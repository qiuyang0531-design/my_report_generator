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5EEEC" w14:textId="77777777" w:rsidR="00C75E31" w:rsidRDefault="00C75E31">
      <w:pPr>
        <w:jc w:val="center"/>
        <w:rPr>
          <w:rFonts w:eastAsia="宋体" w:cs="Arial"/>
          <w:b/>
          <w:lang w:eastAsia="zh-CN"/>
        </w:rPr>
      </w:pPr>
    </w:p>
    <w:p w14:paraId="5AEB96A5" w14:textId="77777777" w:rsidR="00C75E31" w:rsidRDefault="00C75E31">
      <w:pPr>
        <w:jc w:val="center"/>
        <w:rPr>
          <w:rFonts w:eastAsia="宋体" w:cs="Arial"/>
          <w:b/>
          <w:lang w:eastAsia="zh-CN"/>
        </w:rPr>
      </w:pPr>
    </w:p>
    <w:p w14:paraId="1AFF19A7" w14:textId="77777777" w:rsidR="00C75E31" w:rsidRDefault="00000000">
      <w:pPr>
        <w:jc w:val="center"/>
        <w:rPr>
          <w:rFonts w:eastAsia="宋体" w:cs="Arial"/>
          <w:b/>
          <w:sz w:val="52"/>
          <w:szCs w:val="52"/>
          <w:lang w:eastAsia="zh-CN"/>
        </w:rPr>
      </w:pPr>
      <w:r>
        <w:rPr>
          <w:rFonts w:eastAsia="宋体" w:cs="Arial"/>
          <w:b/>
          <w:sz w:val="52"/>
          <w:szCs w:val="52"/>
          <w:lang w:eastAsia="zh-CN"/>
        </w:rPr>
        <w:t>大冶特殊钢有限公司</w:t>
      </w:r>
    </w:p>
    <w:p w14:paraId="4787C9C0" w14:textId="77777777" w:rsidR="00C75E31" w:rsidRDefault="00C75E31">
      <w:pPr>
        <w:jc w:val="center"/>
        <w:rPr>
          <w:rFonts w:eastAsia="宋体" w:cs="Arial"/>
          <w:b/>
          <w:sz w:val="52"/>
          <w:szCs w:val="52"/>
          <w:lang w:eastAsia="zh-CN"/>
        </w:rPr>
      </w:pPr>
    </w:p>
    <w:p w14:paraId="3F53996D" w14:textId="77777777" w:rsidR="00C75E31" w:rsidRDefault="00000000">
      <w:pPr>
        <w:jc w:val="center"/>
        <w:rPr>
          <w:rFonts w:eastAsia="宋体" w:cs="Arial"/>
          <w:b/>
          <w:sz w:val="52"/>
          <w:szCs w:val="52"/>
          <w:lang w:eastAsia="zh-CN"/>
        </w:rPr>
      </w:pPr>
      <w:r>
        <w:rPr>
          <w:rFonts w:eastAsia="宋体" w:cs="Arial"/>
          <w:b/>
          <w:sz w:val="52"/>
          <w:szCs w:val="52"/>
          <w:lang w:eastAsia="zh-CN"/>
        </w:rPr>
        <w:t>温室气体盘查报告书</w:t>
      </w:r>
    </w:p>
    <w:p w14:paraId="0531B9CD" w14:textId="77777777" w:rsidR="00C75E31" w:rsidRDefault="00C75E31">
      <w:pPr>
        <w:jc w:val="center"/>
        <w:rPr>
          <w:rFonts w:eastAsia="宋体" w:cs="Arial"/>
          <w:lang w:eastAsia="zh-CN"/>
        </w:rPr>
      </w:pPr>
    </w:p>
    <w:p w14:paraId="5FB1A0B9" w14:textId="77777777" w:rsidR="00C75E31" w:rsidRDefault="00000000">
      <w:pPr>
        <w:jc w:val="center"/>
        <w:rPr>
          <w:rFonts w:eastAsia="宋体" w:cs="Arial"/>
          <w:lang w:eastAsia="zh-CN"/>
        </w:rPr>
      </w:pPr>
      <w:r>
        <w:rPr>
          <w:rFonts w:eastAsia="宋体" w:cs="Arial"/>
          <w:noProof/>
          <w:lang w:eastAsia="zh-CN"/>
        </w:rPr>
        <w:drawing>
          <wp:inline distT="0" distB="0" distL="0" distR="0" wp14:anchorId="7058D1E8" wp14:editId="1A79A7F8">
            <wp:extent cx="5760720" cy="3241675"/>
            <wp:effectExtent l="0" t="0" r="0" b="0"/>
            <wp:docPr id="759053050" name="图片 1" descr="城市的地标&#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53050" name="图片 1" descr="城市的地标&#10;&#10;低可信度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60720" cy="3241675"/>
                    </a:xfrm>
                    <a:prstGeom prst="rect">
                      <a:avLst/>
                    </a:prstGeom>
                    <a:noFill/>
                    <a:ln>
                      <a:noFill/>
                    </a:ln>
                  </pic:spPr>
                </pic:pic>
              </a:graphicData>
            </a:graphic>
          </wp:inline>
        </w:drawing>
      </w:r>
    </w:p>
    <w:p w14:paraId="3C6FBC56" w14:textId="77777777" w:rsidR="00C75E31" w:rsidRDefault="00C75E31">
      <w:pPr>
        <w:jc w:val="center"/>
        <w:rPr>
          <w:rFonts w:eastAsia="宋体" w:cs="Arial"/>
          <w:lang w:eastAsia="zh-CN"/>
        </w:rPr>
      </w:pPr>
    </w:p>
    <w:p w14:paraId="259914FF" w14:textId="77777777" w:rsidR="00C75E31" w:rsidRDefault="00C75E31">
      <w:pPr>
        <w:rPr>
          <w:rFonts w:eastAsia="宋体" w:cs="Arial"/>
          <w:lang w:eastAsia="zh-CN"/>
        </w:rPr>
      </w:pPr>
    </w:p>
    <w:p w14:paraId="7CC747BC" w14:textId="77777777" w:rsidR="00C75E31" w:rsidRDefault="00000000">
      <w:pPr>
        <w:ind w:firstLineChars="700" w:firstLine="1960"/>
        <w:rPr>
          <w:rFonts w:eastAsia="宋体" w:cs="Arial"/>
          <w:sz w:val="28"/>
          <w:szCs w:val="28"/>
          <w:lang w:eastAsia="zh-CN"/>
        </w:rPr>
      </w:pPr>
      <w:r>
        <w:rPr>
          <w:rFonts w:eastAsia="宋体" w:cs="Arial"/>
          <w:sz w:val="28"/>
          <w:szCs w:val="28"/>
          <w:lang w:eastAsia="zh-CN"/>
        </w:rPr>
        <w:t>报告期间：</w:t>
      </w:r>
      <w:r>
        <w:rPr>
          <w:rFonts w:eastAsia="宋体" w:cs="Arial"/>
          <w:sz w:val="28"/>
          <w:szCs w:val="28"/>
          <w:lang w:eastAsia="zh-CN"/>
        </w:rPr>
        <w:t>202</w:t>
      </w:r>
      <w:r>
        <w:rPr>
          <w:rFonts w:eastAsia="宋体" w:cs="Arial" w:hint="eastAsia"/>
          <w:sz w:val="28"/>
          <w:szCs w:val="28"/>
          <w:lang w:eastAsia="zh-CN"/>
        </w:rPr>
        <w:t>4</w:t>
      </w:r>
      <w:r>
        <w:rPr>
          <w:rFonts w:eastAsia="宋体" w:cs="Arial"/>
          <w:sz w:val="28"/>
          <w:szCs w:val="28"/>
          <w:lang w:eastAsia="zh-CN"/>
        </w:rPr>
        <w:t>年</w:t>
      </w:r>
      <w:r>
        <w:rPr>
          <w:rFonts w:eastAsia="宋体" w:cs="Arial"/>
          <w:sz w:val="28"/>
          <w:szCs w:val="28"/>
          <w:lang w:eastAsia="zh-CN"/>
        </w:rPr>
        <w:t>1</w:t>
      </w:r>
      <w:r>
        <w:rPr>
          <w:rFonts w:eastAsia="宋体" w:cs="Arial"/>
          <w:sz w:val="28"/>
          <w:szCs w:val="28"/>
          <w:lang w:eastAsia="zh-CN"/>
        </w:rPr>
        <w:t>月</w:t>
      </w:r>
      <w:r>
        <w:rPr>
          <w:rFonts w:eastAsia="宋体" w:cs="Arial"/>
          <w:sz w:val="28"/>
          <w:szCs w:val="28"/>
          <w:lang w:eastAsia="zh-CN"/>
        </w:rPr>
        <w:t>1</w:t>
      </w:r>
      <w:r>
        <w:rPr>
          <w:rFonts w:eastAsia="宋体" w:cs="Arial"/>
          <w:sz w:val="28"/>
          <w:szCs w:val="28"/>
          <w:lang w:eastAsia="zh-CN"/>
        </w:rPr>
        <w:t>日</w:t>
      </w:r>
      <w:r>
        <w:rPr>
          <w:rFonts w:eastAsia="宋体" w:cs="Arial"/>
          <w:sz w:val="28"/>
          <w:szCs w:val="28"/>
          <w:lang w:eastAsia="zh-CN"/>
        </w:rPr>
        <w:t>~ 202</w:t>
      </w:r>
      <w:r>
        <w:rPr>
          <w:rFonts w:eastAsia="宋体" w:cs="Arial" w:hint="eastAsia"/>
          <w:sz w:val="28"/>
          <w:szCs w:val="28"/>
          <w:lang w:eastAsia="zh-CN"/>
        </w:rPr>
        <w:t>4</w:t>
      </w:r>
      <w:r>
        <w:rPr>
          <w:rFonts w:eastAsia="宋体" w:cs="Arial"/>
          <w:sz w:val="28"/>
          <w:szCs w:val="28"/>
          <w:lang w:eastAsia="zh-CN"/>
        </w:rPr>
        <w:t>年</w:t>
      </w:r>
      <w:r>
        <w:rPr>
          <w:rFonts w:eastAsia="宋体" w:cs="Arial"/>
          <w:sz w:val="28"/>
          <w:szCs w:val="28"/>
          <w:lang w:eastAsia="zh-CN"/>
        </w:rPr>
        <w:t>12</w:t>
      </w:r>
      <w:r>
        <w:rPr>
          <w:rFonts w:eastAsia="宋体" w:cs="Arial"/>
          <w:sz w:val="28"/>
          <w:szCs w:val="28"/>
          <w:lang w:eastAsia="zh-CN"/>
        </w:rPr>
        <w:t>月</w:t>
      </w:r>
      <w:r>
        <w:rPr>
          <w:rFonts w:eastAsia="宋体" w:cs="Arial"/>
          <w:sz w:val="28"/>
          <w:szCs w:val="28"/>
          <w:lang w:eastAsia="zh-CN"/>
        </w:rPr>
        <w:t>31</w:t>
      </w:r>
      <w:r>
        <w:rPr>
          <w:rFonts w:eastAsia="宋体" w:cs="Arial"/>
          <w:sz w:val="28"/>
          <w:szCs w:val="28"/>
          <w:lang w:eastAsia="zh-CN"/>
        </w:rPr>
        <w:t>日</w:t>
      </w:r>
    </w:p>
    <w:p w14:paraId="0417F3FB" w14:textId="77777777" w:rsidR="00C75E31" w:rsidRDefault="00000000">
      <w:pPr>
        <w:ind w:firstLineChars="700" w:firstLine="1960"/>
        <w:rPr>
          <w:rFonts w:eastAsia="宋体" w:cs="Arial"/>
          <w:sz w:val="28"/>
          <w:szCs w:val="28"/>
          <w:lang w:eastAsia="zh-CN"/>
        </w:rPr>
      </w:pPr>
      <w:r>
        <w:rPr>
          <w:rFonts w:eastAsia="宋体" w:cs="Arial"/>
          <w:sz w:val="28"/>
          <w:szCs w:val="28"/>
          <w:lang w:eastAsia="zh-CN"/>
        </w:rPr>
        <w:t>版本版次：</w:t>
      </w:r>
      <w:r>
        <w:rPr>
          <w:rFonts w:eastAsia="宋体" w:cs="Arial"/>
          <w:sz w:val="28"/>
          <w:szCs w:val="28"/>
          <w:lang w:eastAsia="zh-CN"/>
        </w:rPr>
        <w:t>A/1</w:t>
      </w:r>
    </w:p>
    <w:p w14:paraId="25F7A141" w14:textId="77777777" w:rsidR="00C75E31" w:rsidRDefault="00000000">
      <w:pPr>
        <w:ind w:firstLineChars="700" w:firstLine="1960"/>
        <w:rPr>
          <w:rFonts w:eastAsia="宋体" w:cs="Arial"/>
          <w:sz w:val="28"/>
          <w:szCs w:val="28"/>
          <w:lang w:eastAsia="zh-CN"/>
        </w:rPr>
      </w:pPr>
      <w:r>
        <w:rPr>
          <w:rFonts w:eastAsia="宋体" w:cs="Arial"/>
          <w:sz w:val="28"/>
          <w:szCs w:val="28"/>
          <w:lang w:eastAsia="zh-CN"/>
        </w:rPr>
        <w:t>文件编号：</w:t>
      </w:r>
      <w:r>
        <w:rPr>
          <w:rFonts w:eastAsia="宋体" w:cs="Arial"/>
          <w:sz w:val="28"/>
          <w:szCs w:val="28"/>
          <w:lang w:eastAsia="zh-CN"/>
        </w:rPr>
        <w:t>DY-GHG-202</w:t>
      </w:r>
      <w:r>
        <w:rPr>
          <w:rFonts w:eastAsia="宋体" w:cs="Arial" w:hint="eastAsia"/>
          <w:sz w:val="28"/>
          <w:szCs w:val="28"/>
          <w:lang w:eastAsia="zh-CN"/>
        </w:rPr>
        <w:t>5</w:t>
      </w:r>
      <w:r>
        <w:rPr>
          <w:rFonts w:eastAsia="宋体" w:cs="Arial"/>
          <w:sz w:val="28"/>
          <w:szCs w:val="28"/>
          <w:lang w:eastAsia="zh-CN"/>
        </w:rPr>
        <w:t>-0</w:t>
      </w:r>
      <w:r>
        <w:rPr>
          <w:rFonts w:eastAsia="宋体" w:cs="Arial" w:hint="eastAsia"/>
          <w:sz w:val="28"/>
          <w:szCs w:val="28"/>
          <w:lang w:eastAsia="zh-CN"/>
        </w:rPr>
        <w:t>1</w:t>
      </w:r>
    </w:p>
    <w:p w14:paraId="27F1EF84" w14:textId="77777777" w:rsidR="00C75E31" w:rsidRDefault="00000000">
      <w:pPr>
        <w:ind w:firstLineChars="700" w:firstLine="1960"/>
        <w:rPr>
          <w:rFonts w:eastAsia="宋体" w:cs="Arial"/>
          <w:sz w:val="28"/>
          <w:szCs w:val="28"/>
          <w:lang w:eastAsia="zh-CN"/>
        </w:rPr>
      </w:pPr>
      <w:r>
        <w:rPr>
          <w:rFonts w:eastAsia="宋体" w:cs="Arial"/>
          <w:sz w:val="28"/>
          <w:szCs w:val="28"/>
          <w:lang w:eastAsia="zh-CN"/>
        </w:rPr>
        <w:t>发行日期：</w:t>
      </w:r>
      <w:r>
        <w:rPr>
          <w:rFonts w:eastAsia="宋体" w:cs="Arial"/>
          <w:sz w:val="28"/>
          <w:szCs w:val="28"/>
          <w:lang w:eastAsia="zh-CN"/>
        </w:rPr>
        <w:t>202</w:t>
      </w:r>
      <w:r>
        <w:rPr>
          <w:rFonts w:eastAsia="宋体" w:cs="Arial" w:hint="eastAsia"/>
          <w:sz w:val="28"/>
          <w:szCs w:val="28"/>
          <w:lang w:eastAsia="zh-CN"/>
        </w:rPr>
        <w:t>5</w:t>
      </w:r>
      <w:r>
        <w:rPr>
          <w:rFonts w:eastAsia="宋体" w:cs="Arial"/>
          <w:sz w:val="28"/>
          <w:szCs w:val="28"/>
          <w:lang w:eastAsia="zh-CN"/>
        </w:rPr>
        <w:t>年</w:t>
      </w:r>
      <w:r>
        <w:rPr>
          <w:rFonts w:eastAsia="宋体" w:cs="Arial" w:hint="eastAsia"/>
          <w:sz w:val="28"/>
          <w:szCs w:val="28"/>
          <w:lang w:eastAsia="zh-CN"/>
        </w:rPr>
        <w:t>7</w:t>
      </w:r>
      <w:r>
        <w:rPr>
          <w:rFonts w:eastAsia="宋体" w:cs="Arial"/>
          <w:sz w:val="28"/>
          <w:szCs w:val="28"/>
          <w:lang w:eastAsia="zh-CN"/>
        </w:rPr>
        <w:t>月</w:t>
      </w:r>
      <w:r>
        <w:rPr>
          <w:rFonts w:eastAsia="宋体" w:cs="Arial" w:hint="eastAsia"/>
          <w:sz w:val="28"/>
          <w:szCs w:val="28"/>
          <w:lang w:eastAsia="zh-CN"/>
        </w:rPr>
        <w:t>3</w:t>
      </w:r>
      <w:r>
        <w:rPr>
          <w:rFonts w:eastAsia="宋体" w:cs="Arial"/>
          <w:sz w:val="28"/>
          <w:szCs w:val="28"/>
          <w:lang w:eastAsia="zh-CN"/>
        </w:rPr>
        <w:t>日</w:t>
      </w:r>
    </w:p>
    <w:p w14:paraId="077E5793" w14:textId="77777777" w:rsidR="00C75E31" w:rsidRDefault="00000000">
      <w:pPr>
        <w:ind w:firstLineChars="700" w:firstLine="1960"/>
        <w:rPr>
          <w:rFonts w:eastAsia="宋体" w:cs="Arial"/>
          <w:color w:val="000000" w:themeColor="text1"/>
          <w:sz w:val="28"/>
          <w:szCs w:val="28"/>
          <w:lang w:eastAsia="zh-CN"/>
        </w:rPr>
      </w:pPr>
      <w:r>
        <w:rPr>
          <w:rFonts w:eastAsia="宋体" w:cs="Arial"/>
          <w:color w:val="000000" w:themeColor="text1"/>
          <w:sz w:val="28"/>
          <w:szCs w:val="28"/>
          <w:lang w:eastAsia="zh-CN"/>
        </w:rPr>
        <w:t>修订日期：</w:t>
      </w:r>
      <w:r>
        <w:rPr>
          <w:rFonts w:eastAsia="宋体" w:cs="Arial"/>
          <w:color w:val="000000" w:themeColor="text1"/>
          <w:sz w:val="28"/>
          <w:szCs w:val="28"/>
          <w:lang w:eastAsia="zh-CN"/>
        </w:rPr>
        <w:t>202</w:t>
      </w:r>
      <w:r>
        <w:rPr>
          <w:rFonts w:eastAsia="宋体" w:cs="Arial" w:hint="eastAsia"/>
          <w:color w:val="000000" w:themeColor="text1"/>
          <w:sz w:val="28"/>
          <w:szCs w:val="28"/>
          <w:lang w:eastAsia="zh-CN"/>
        </w:rPr>
        <w:t>5</w:t>
      </w:r>
      <w:r>
        <w:rPr>
          <w:rFonts w:eastAsia="宋体" w:cs="Arial"/>
          <w:color w:val="000000" w:themeColor="text1"/>
          <w:sz w:val="28"/>
          <w:szCs w:val="28"/>
          <w:lang w:eastAsia="zh-CN"/>
        </w:rPr>
        <w:t>年</w:t>
      </w:r>
      <w:r>
        <w:rPr>
          <w:rFonts w:eastAsia="宋体" w:cs="Arial" w:hint="eastAsia"/>
          <w:color w:val="000000" w:themeColor="text1"/>
          <w:sz w:val="28"/>
          <w:szCs w:val="28"/>
          <w:lang w:eastAsia="zh-CN"/>
        </w:rPr>
        <w:t>7</w:t>
      </w:r>
      <w:r>
        <w:rPr>
          <w:rFonts w:eastAsia="宋体" w:cs="Arial"/>
          <w:color w:val="000000" w:themeColor="text1"/>
          <w:sz w:val="28"/>
          <w:szCs w:val="28"/>
          <w:lang w:eastAsia="zh-CN"/>
        </w:rPr>
        <w:t>月</w:t>
      </w:r>
      <w:r>
        <w:rPr>
          <w:rFonts w:eastAsia="宋体" w:cs="Arial" w:hint="eastAsia"/>
          <w:color w:val="000000" w:themeColor="text1"/>
          <w:sz w:val="28"/>
          <w:szCs w:val="28"/>
          <w:lang w:val="en-US" w:eastAsia="zh-CN"/>
        </w:rPr>
        <w:t>3</w:t>
      </w:r>
      <w:r>
        <w:rPr>
          <w:rFonts w:eastAsia="宋体" w:cs="Arial"/>
          <w:color w:val="000000" w:themeColor="text1"/>
          <w:sz w:val="28"/>
          <w:szCs w:val="28"/>
          <w:lang w:eastAsia="zh-CN"/>
        </w:rPr>
        <w:t>日</w:t>
      </w:r>
    </w:p>
    <w:p w14:paraId="14F253DC" w14:textId="77777777" w:rsidR="00C75E31" w:rsidRDefault="00C75E31">
      <w:pPr>
        <w:jc w:val="center"/>
        <w:rPr>
          <w:rFonts w:eastAsia="宋体" w:cs="Arial"/>
          <w:sz w:val="28"/>
          <w:szCs w:val="28"/>
          <w:lang w:eastAsia="zh-CN"/>
        </w:rPr>
      </w:pPr>
    </w:p>
    <w:p w14:paraId="2F87CDE7" w14:textId="77777777" w:rsidR="00C75E31" w:rsidRDefault="00C75E31">
      <w:pPr>
        <w:jc w:val="center"/>
        <w:rPr>
          <w:rFonts w:eastAsia="宋体" w:cs="Arial"/>
          <w:sz w:val="28"/>
          <w:szCs w:val="28"/>
          <w:lang w:eastAsia="zh-CN"/>
        </w:rPr>
      </w:pPr>
    </w:p>
    <w:p w14:paraId="07F2EC7D" w14:textId="77777777" w:rsidR="00C75E31" w:rsidRDefault="00C75E31">
      <w:pPr>
        <w:jc w:val="center"/>
        <w:rPr>
          <w:rFonts w:eastAsia="宋体" w:cs="Arial"/>
          <w:sz w:val="28"/>
          <w:szCs w:val="28"/>
          <w:lang w:eastAsia="zh-CN"/>
        </w:rPr>
      </w:pPr>
    </w:p>
    <w:p w14:paraId="0D673B86" w14:textId="77777777" w:rsidR="00C75E31" w:rsidRDefault="00000000">
      <w:pPr>
        <w:jc w:val="center"/>
        <w:rPr>
          <w:rFonts w:eastAsia="宋体" w:cs="Arial"/>
          <w:sz w:val="28"/>
          <w:szCs w:val="28"/>
          <w:lang w:eastAsia="zh-CN"/>
        </w:rPr>
      </w:pPr>
      <w:r>
        <w:rPr>
          <w:rFonts w:eastAsia="宋体" w:cs="Arial"/>
          <w:sz w:val="28"/>
          <w:szCs w:val="28"/>
          <w:lang w:eastAsia="zh-CN"/>
        </w:rPr>
        <w:t>制作：杨春英</w:t>
      </w:r>
      <w:r>
        <w:rPr>
          <w:rFonts w:eastAsia="宋体" w:cs="Arial"/>
          <w:sz w:val="28"/>
          <w:szCs w:val="28"/>
          <w:lang w:eastAsia="zh-CN"/>
        </w:rPr>
        <w:t xml:space="preserve">                      </w:t>
      </w:r>
      <w:r>
        <w:rPr>
          <w:rFonts w:eastAsia="宋体" w:cs="Arial"/>
          <w:sz w:val="28"/>
          <w:szCs w:val="28"/>
          <w:lang w:eastAsia="zh-CN"/>
        </w:rPr>
        <w:t>审核：</w:t>
      </w:r>
      <w:r>
        <w:rPr>
          <w:rFonts w:eastAsia="宋体" w:cs="Arial"/>
          <w:sz w:val="28"/>
          <w:szCs w:val="28"/>
          <w:lang w:eastAsia="zh-CN"/>
        </w:rPr>
        <w:t xml:space="preserve">                     </w:t>
      </w:r>
      <w:r>
        <w:rPr>
          <w:rFonts w:eastAsia="宋体" w:cs="Arial"/>
          <w:sz w:val="28"/>
          <w:szCs w:val="28"/>
          <w:lang w:eastAsia="zh-CN"/>
        </w:rPr>
        <w:t>核准：</w:t>
      </w:r>
    </w:p>
    <w:p w14:paraId="4C633B6D" w14:textId="77777777" w:rsidR="00C75E31" w:rsidRDefault="00C75E31">
      <w:pPr>
        <w:rPr>
          <w:rFonts w:eastAsia="宋体" w:cs="Arial"/>
          <w:lang w:eastAsia="zh-CN"/>
        </w:rPr>
      </w:pPr>
    </w:p>
    <w:sdt>
      <w:sdtPr>
        <w:rPr>
          <w:rFonts w:ascii="宋体" w:eastAsia="宋体" w:hAnsi="宋体" w:cs="宋体" w:hint="eastAsia"/>
          <w:b w:val="0"/>
          <w:caps w:val="0"/>
          <w:color w:val="auto"/>
          <w:spacing w:val="0"/>
          <w:lang w:val="zh-CN" w:eastAsia="zh-CN"/>
        </w:rPr>
        <w:id w:val="819469919"/>
        <w:docPartObj>
          <w:docPartGallery w:val="Table of Contents"/>
          <w:docPartUnique/>
        </w:docPartObj>
      </w:sdtPr>
      <w:sdtEndPr>
        <w:rPr>
          <w:rFonts w:ascii="Arial" w:eastAsiaTheme="minorEastAsia" w:hAnsi="Arial" w:cs="Times New Roman" w:hint="default"/>
          <w:bCs/>
          <w:sz w:val="19"/>
          <w:szCs w:val="19"/>
          <w:lang w:eastAsia="fr-FR"/>
        </w:rPr>
      </w:sdtEndPr>
      <w:sdtContent>
        <w:p w14:paraId="15EBA3D6" w14:textId="77777777" w:rsidR="00C75E31" w:rsidRDefault="00000000">
          <w:pPr>
            <w:pStyle w:val="TOC10"/>
            <w:jc w:val="center"/>
            <w:rPr>
              <w:color w:val="auto"/>
              <w:sz w:val="19"/>
              <w:szCs w:val="19"/>
            </w:rPr>
          </w:pPr>
          <w:r>
            <w:rPr>
              <w:rFonts w:ascii="宋体" w:eastAsia="宋体" w:hAnsi="宋体" w:cs="宋体" w:hint="eastAsia"/>
              <w:color w:val="auto"/>
              <w:sz w:val="30"/>
              <w:szCs w:val="30"/>
              <w:lang w:val="zh-CN" w:eastAsia="zh-CN"/>
            </w:rPr>
            <w:t>目录</w:t>
          </w:r>
        </w:p>
        <w:p w14:paraId="0137DC81" w14:textId="3A50DEB7"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eastAsia="宋体" w:cs="Arial"/>
              <w:b/>
              <w:sz w:val="20"/>
              <w:lang w:eastAsia="zh-CN"/>
            </w:rPr>
            <w:fldChar w:fldCharType="begin"/>
          </w:r>
          <w:r>
            <w:rPr>
              <w:rFonts w:eastAsia="宋体" w:cs="Arial"/>
              <w:b/>
              <w:sz w:val="20"/>
              <w:lang w:eastAsia="zh-CN"/>
            </w:rPr>
            <w:instrText xml:space="preserve"> TOC \o "1-3" \h \z \u </w:instrText>
          </w:r>
          <w:r>
            <w:rPr>
              <w:rFonts w:eastAsia="宋体" w:cs="Arial"/>
              <w:b/>
              <w:sz w:val="20"/>
              <w:lang w:eastAsia="zh-CN"/>
            </w:rPr>
            <w:fldChar w:fldCharType="separate"/>
          </w:r>
          <w:hyperlink w:anchor="_Toc202805960" w:history="1">
            <w:r>
              <w:rPr>
                <w:rStyle w:val="af7"/>
                <w:rFonts w:hint="eastAsia"/>
                <w:b/>
                <w:noProof/>
              </w:rPr>
              <w:t>第一章</w:t>
            </w:r>
            <w:r>
              <w:rPr>
                <w:rStyle w:val="af7"/>
                <w:rFonts w:hint="eastAsia"/>
                <w:b/>
                <w:noProof/>
              </w:rPr>
              <w:t xml:space="preserve"> </w:t>
            </w:r>
            <w:r>
              <w:rPr>
                <w:rStyle w:val="af7"/>
                <w:rFonts w:hint="eastAsia"/>
                <w:b/>
                <w:noProof/>
              </w:rPr>
              <w:t>概述</w:t>
            </w:r>
            <w:r>
              <w:rPr>
                <w:rFonts w:hint="eastAsia"/>
                <w:noProof/>
              </w:rPr>
              <w:tab/>
            </w:r>
            <w:r>
              <w:rPr>
                <w:rFonts w:hint="eastAsia"/>
                <w:noProof/>
              </w:rPr>
              <w:fldChar w:fldCharType="begin"/>
            </w:r>
            <w:r>
              <w:rPr>
                <w:rFonts w:hint="eastAsia"/>
                <w:noProof/>
              </w:rPr>
              <w:instrText xml:space="preserve"> </w:instrText>
            </w:r>
            <w:r>
              <w:rPr>
                <w:noProof/>
              </w:rPr>
              <w:instrText>PAGEREF _Toc202805960 \h</w:instrText>
            </w:r>
            <w:r>
              <w:rPr>
                <w:rFonts w:hint="eastAsia"/>
                <w:noProof/>
              </w:rPr>
              <w:instrText xml:space="preserve"> </w:instrText>
            </w:r>
            <w:r>
              <w:rPr>
                <w:rFonts w:hint="eastAsia"/>
                <w:noProof/>
              </w:rPr>
            </w:r>
            <w:r>
              <w:rPr>
                <w:rFonts w:hint="eastAsia"/>
                <w:noProof/>
              </w:rPr>
              <w:fldChar w:fldCharType="separate"/>
            </w:r>
            <w:r w:rsidR="00CB60E2">
              <w:rPr>
                <w:noProof/>
              </w:rPr>
              <w:t>1</w:t>
            </w:r>
            <w:r>
              <w:rPr>
                <w:rFonts w:hint="eastAsia"/>
                <w:noProof/>
              </w:rPr>
              <w:fldChar w:fldCharType="end"/>
            </w:r>
          </w:hyperlink>
        </w:p>
        <w:p w14:paraId="5712E4FA" w14:textId="30A81B74"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61" w:history="1">
            <w:r>
              <w:rPr>
                <w:rStyle w:val="af7"/>
                <w:rFonts w:hint="eastAsia"/>
                <w:noProof/>
              </w:rPr>
              <w:t>一、</w:t>
            </w:r>
            <w:r>
              <w:rPr>
                <w:rStyle w:val="af7"/>
                <w:rFonts w:hint="eastAsia"/>
                <w:noProof/>
              </w:rPr>
              <w:t xml:space="preserve"> </w:t>
            </w:r>
            <w:r>
              <w:rPr>
                <w:rStyle w:val="af7"/>
                <w:rFonts w:hint="eastAsia"/>
                <w:noProof/>
              </w:rPr>
              <w:t>报告组织</w:t>
            </w:r>
            <w:r>
              <w:rPr>
                <w:rFonts w:hint="eastAsia"/>
                <w:noProof/>
              </w:rPr>
              <w:tab/>
            </w:r>
            <w:r>
              <w:rPr>
                <w:rFonts w:hint="eastAsia"/>
                <w:noProof/>
              </w:rPr>
              <w:fldChar w:fldCharType="begin"/>
            </w:r>
            <w:r>
              <w:rPr>
                <w:rFonts w:hint="eastAsia"/>
                <w:noProof/>
              </w:rPr>
              <w:instrText xml:space="preserve"> </w:instrText>
            </w:r>
            <w:r>
              <w:rPr>
                <w:noProof/>
              </w:rPr>
              <w:instrText>PAGEREF _Toc202805961 \h</w:instrText>
            </w:r>
            <w:r>
              <w:rPr>
                <w:rFonts w:hint="eastAsia"/>
                <w:noProof/>
              </w:rPr>
              <w:instrText xml:space="preserve"> </w:instrText>
            </w:r>
            <w:r>
              <w:rPr>
                <w:rFonts w:hint="eastAsia"/>
                <w:noProof/>
              </w:rPr>
            </w:r>
            <w:r>
              <w:rPr>
                <w:rFonts w:hint="eastAsia"/>
                <w:noProof/>
              </w:rPr>
              <w:fldChar w:fldCharType="separate"/>
            </w:r>
            <w:r w:rsidR="00CB60E2">
              <w:rPr>
                <w:noProof/>
              </w:rPr>
              <w:t>1</w:t>
            </w:r>
            <w:r>
              <w:rPr>
                <w:rFonts w:hint="eastAsia"/>
                <w:noProof/>
              </w:rPr>
              <w:fldChar w:fldCharType="end"/>
            </w:r>
          </w:hyperlink>
        </w:p>
        <w:p w14:paraId="0AE739CB" w14:textId="469FA936"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62" w:history="1">
            <w:r>
              <w:rPr>
                <w:rStyle w:val="af7"/>
                <w:rFonts w:hint="eastAsia"/>
                <w:noProof/>
              </w:rPr>
              <w:t>二、</w:t>
            </w:r>
            <w:r>
              <w:rPr>
                <w:rStyle w:val="af7"/>
                <w:rFonts w:hint="eastAsia"/>
                <w:noProof/>
              </w:rPr>
              <w:t xml:space="preserve"> </w:t>
            </w:r>
            <w:r>
              <w:rPr>
                <w:rStyle w:val="af7"/>
                <w:rFonts w:hint="eastAsia"/>
                <w:noProof/>
              </w:rPr>
              <w:t>报告的预期用途</w:t>
            </w:r>
            <w:r>
              <w:rPr>
                <w:rFonts w:hint="eastAsia"/>
                <w:noProof/>
              </w:rPr>
              <w:tab/>
            </w:r>
            <w:r>
              <w:rPr>
                <w:rFonts w:hint="eastAsia"/>
                <w:noProof/>
              </w:rPr>
              <w:fldChar w:fldCharType="begin"/>
            </w:r>
            <w:r>
              <w:rPr>
                <w:rFonts w:hint="eastAsia"/>
                <w:noProof/>
              </w:rPr>
              <w:instrText xml:space="preserve"> </w:instrText>
            </w:r>
            <w:r>
              <w:rPr>
                <w:noProof/>
              </w:rPr>
              <w:instrText>PAGEREF _Toc202805962 \h</w:instrText>
            </w:r>
            <w:r>
              <w:rPr>
                <w:rFonts w:hint="eastAsia"/>
                <w:noProof/>
              </w:rPr>
              <w:instrText xml:space="preserve"> </w:instrText>
            </w:r>
            <w:r>
              <w:rPr>
                <w:rFonts w:hint="eastAsia"/>
                <w:noProof/>
              </w:rPr>
            </w:r>
            <w:r>
              <w:rPr>
                <w:rFonts w:hint="eastAsia"/>
                <w:noProof/>
              </w:rPr>
              <w:fldChar w:fldCharType="separate"/>
            </w:r>
            <w:r w:rsidR="00CB60E2">
              <w:rPr>
                <w:noProof/>
              </w:rPr>
              <w:t>2</w:t>
            </w:r>
            <w:r>
              <w:rPr>
                <w:rFonts w:hint="eastAsia"/>
                <w:noProof/>
              </w:rPr>
              <w:fldChar w:fldCharType="end"/>
            </w:r>
          </w:hyperlink>
        </w:p>
        <w:p w14:paraId="63A0E00F" w14:textId="08D567FB"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63" w:history="1">
            <w:r>
              <w:rPr>
                <w:rStyle w:val="af7"/>
                <w:rFonts w:hint="eastAsia"/>
                <w:noProof/>
              </w:rPr>
              <w:t>三、</w:t>
            </w:r>
            <w:r>
              <w:rPr>
                <w:rStyle w:val="af7"/>
                <w:rFonts w:hint="eastAsia"/>
                <w:noProof/>
              </w:rPr>
              <w:t xml:space="preserve"> </w:t>
            </w:r>
            <w:r>
              <w:rPr>
                <w:rStyle w:val="af7"/>
                <w:rFonts w:hint="eastAsia"/>
                <w:noProof/>
              </w:rPr>
              <w:t>预期的使用者</w:t>
            </w:r>
            <w:r>
              <w:rPr>
                <w:rFonts w:hint="eastAsia"/>
                <w:noProof/>
              </w:rPr>
              <w:tab/>
            </w:r>
            <w:r>
              <w:rPr>
                <w:rFonts w:hint="eastAsia"/>
                <w:noProof/>
              </w:rPr>
              <w:fldChar w:fldCharType="begin"/>
            </w:r>
            <w:r>
              <w:rPr>
                <w:rFonts w:hint="eastAsia"/>
                <w:noProof/>
              </w:rPr>
              <w:instrText xml:space="preserve"> </w:instrText>
            </w:r>
            <w:r>
              <w:rPr>
                <w:noProof/>
              </w:rPr>
              <w:instrText>PAGEREF _Toc202805963 \h</w:instrText>
            </w:r>
            <w:r>
              <w:rPr>
                <w:rFonts w:hint="eastAsia"/>
                <w:noProof/>
              </w:rPr>
              <w:instrText xml:space="preserve"> </w:instrText>
            </w:r>
            <w:r>
              <w:rPr>
                <w:rFonts w:hint="eastAsia"/>
                <w:noProof/>
              </w:rPr>
            </w:r>
            <w:r>
              <w:rPr>
                <w:rFonts w:hint="eastAsia"/>
                <w:noProof/>
              </w:rPr>
              <w:fldChar w:fldCharType="separate"/>
            </w:r>
            <w:r w:rsidR="00CB60E2">
              <w:rPr>
                <w:noProof/>
              </w:rPr>
              <w:t>3</w:t>
            </w:r>
            <w:r>
              <w:rPr>
                <w:rFonts w:hint="eastAsia"/>
                <w:noProof/>
              </w:rPr>
              <w:fldChar w:fldCharType="end"/>
            </w:r>
          </w:hyperlink>
        </w:p>
        <w:p w14:paraId="2DC08BF2" w14:textId="4F8B5970"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64" w:history="1">
            <w:r>
              <w:rPr>
                <w:rStyle w:val="af7"/>
                <w:rFonts w:hint="eastAsia"/>
                <w:noProof/>
              </w:rPr>
              <w:t>四、</w:t>
            </w:r>
            <w:r>
              <w:rPr>
                <w:rStyle w:val="af7"/>
                <w:rFonts w:hint="eastAsia"/>
                <w:noProof/>
              </w:rPr>
              <w:t xml:space="preserve"> </w:t>
            </w:r>
            <w:r>
              <w:rPr>
                <w:rStyle w:val="af7"/>
                <w:rFonts w:hint="eastAsia"/>
                <w:noProof/>
              </w:rPr>
              <w:t>报告覆盖的盘查周期</w:t>
            </w:r>
            <w:r>
              <w:rPr>
                <w:rFonts w:hint="eastAsia"/>
                <w:noProof/>
              </w:rPr>
              <w:tab/>
            </w:r>
            <w:r>
              <w:rPr>
                <w:rFonts w:hint="eastAsia"/>
                <w:noProof/>
              </w:rPr>
              <w:fldChar w:fldCharType="begin"/>
            </w:r>
            <w:r>
              <w:rPr>
                <w:rFonts w:hint="eastAsia"/>
                <w:noProof/>
              </w:rPr>
              <w:instrText xml:space="preserve"> </w:instrText>
            </w:r>
            <w:r>
              <w:rPr>
                <w:noProof/>
              </w:rPr>
              <w:instrText>PAGEREF _Toc202805964 \h</w:instrText>
            </w:r>
            <w:r>
              <w:rPr>
                <w:rFonts w:hint="eastAsia"/>
                <w:noProof/>
              </w:rPr>
              <w:instrText xml:space="preserve"> </w:instrText>
            </w:r>
            <w:r>
              <w:rPr>
                <w:rFonts w:hint="eastAsia"/>
                <w:noProof/>
              </w:rPr>
            </w:r>
            <w:r>
              <w:rPr>
                <w:rFonts w:hint="eastAsia"/>
                <w:noProof/>
              </w:rPr>
              <w:fldChar w:fldCharType="separate"/>
            </w:r>
            <w:r w:rsidR="00CB60E2">
              <w:rPr>
                <w:noProof/>
              </w:rPr>
              <w:t>3</w:t>
            </w:r>
            <w:r>
              <w:rPr>
                <w:rFonts w:hint="eastAsia"/>
                <w:noProof/>
              </w:rPr>
              <w:fldChar w:fldCharType="end"/>
            </w:r>
          </w:hyperlink>
        </w:p>
        <w:p w14:paraId="4EC59D5A" w14:textId="53992679"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65" w:history="1">
            <w:r>
              <w:rPr>
                <w:rStyle w:val="af7"/>
                <w:rFonts w:hint="eastAsia"/>
                <w:noProof/>
              </w:rPr>
              <w:t>五、</w:t>
            </w:r>
            <w:r>
              <w:rPr>
                <w:rStyle w:val="af7"/>
                <w:rFonts w:hint="eastAsia"/>
                <w:noProof/>
              </w:rPr>
              <w:t xml:space="preserve"> </w:t>
            </w:r>
            <w:r>
              <w:rPr>
                <w:rStyle w:val="af7"/>
                <w:rFonts w:hint="eastAsia"/>
                <w:noProof/>
              </w:rPr>
              <w:t>报告数据结论</w:t>
            </w:r>
            <w:r>
              <w:rPr>
                <w:rFonts w:hint="eastAsia"/>
                <w:noProof/>
              </w:rPr>
              <w:tab/>
            </w:r>
            <w:r>
              <w:rPr>
                <w:rFonts w:hint="eastAsia"/>
                <w:noProof/>
              </w:rPr>
              <w:fldChar w:fldCharType="begin"/>
            </w:r>
            <w:r>
              <w:rPr>
                <w:rFonts w:hint="eastAsia"/>
                <w:noProof/>
              </w:rPr>
              <w:instrText xml:space="preserve"> </w:instrText>
            </w:r>
            <w:r>
              <w:rPr>
                <w:noProof/>
              </w:rPr>
              <w:instrText>PAGEREF _Toc202805965 \h</w:instrText>
            </w:r>
            <w:r>
              <w:rPr>
                <w:rFonts w:hint="eastAsia"/>
                <w:noProof/>
              </w:rPr>
              <w:instrText xml:space="preserve"> </w:instrText>
            </w:r>
            <w:r>
              <w:rPr>
                <w:rFonts w:hint="eastAsia"/>
                <w:noProof/>
              </w:rPr>
            </w:r>
            <w:r>
              <w:rPr>
                <w:rFonts w:hint="eastAsia"/>
                <w:noProof/>
              </w:rPr>
              <w:fldChar w:fldCharType="separate"/>
            </w:r>
            <w:r w:rsidR="00CB60E2">
              <w:rPr>
                <w:noProof/>
              </w:rPr>
              <w:t>3</w:t>
            </w:r>
            <w:r>
              <w:rPr>
                <w:rFonts w:hint="eastAsia"/>
                <w:noProof/>
              </w:rPr>
              <w:fldChar w:fldCharType="end"/>
            </w:r>
          </w:hyperlink>
        </w:p>
        <w:p w14:paraId="0E3268C1" w14:textId="323F2342"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66" w:history="1">
            <w:r>
              <w:rPr>
                <w:rStyle w:val="af7"/>
                <w:rFonts w:hint="eastAsia"/>
                <w:noProof/>
              </w:rPr>
              <w:t>六、</w:t>
            </w:r>
            <w:r>
              <w:rPr>
                <w:rStyle w:val="af7"/>
                <w:rFonts w:hint="eastAsia"/>
                <w:noProof/>
              </w:rPr>
              <w:t xml:space="preserve"> </w:t>
            </w:r>
            <w:r>
              <w:rPr>
                <w:rStyle w:val="af7"/>
                <w:rFonts w:hint="eastAsia"/>
                <w:noProof/>
              </w:rPr>
              <w:t>核查声明</w:t>
            </w:r>
            <w:r>
              <w:rPr>
                <w:rFonts w:hint="eastAsia"/>
                <w:noProof/>
              </w:rPr>
              <w:tab/>
            </w:r>
            <w:r>
              <w:rPr>
                <w:rFonts w:hint="eastAsia"/>
                <w:noProof/>
              </w:rPr>
              <w:fldChar w:fldCharType="begin"/>
            </w:r>
            <w:r>
              <w:rPr>
                <w:rFonts w:hint="eastAsia"/>
                <w:noProof/>
              </w:rPr>
              <w:instrText xml:space="preserve"> </w:instrText>
            </w:r>
            <w:r>
              <w:rPr>
                <w:noProof/>
              </w:rPr>
              <w:instrText>PAGEREF _Toc202805966 \h</w:instrText>
            </w:r>
            <w:r>
              <w:rPr>
                <w:rFonts w:hint="eastAsia"/>
                <w:noProof/>
              </w:rPr>
              <w:instrText xml:space="preserve"> </w:instrText>
            </w:r>
            <w:r>
              <w:rPr>
                <w:rFonts w:hint="eastAsia"/>
                <w:noProof/>
              </w:rPr>
            </w:r>
            <w:r>
              <w:rPr>
                <w:rFonts w:hint="eastAsia"/>
                <w:noProof/>
              </w:rPr>
              <w:fldChar w:fldCharType="separate"/>
            </w:r>
            <w:r w:rsidR="00CB60E2">
              <w:rPr>
                <w:noProof/>
              </w:rPr>
              <w:t>4</w:t>
            </w:r>
            <w:r>
              <w:rPr>
                <w:rFonts w:hint="eastAsia"/>
                <w:noProof/>
              </w:rPr>
              <w:fldChar w:fldCharType="end"/>
            </w:r>
          </w:hyperlink>
        </w:p>
        <w:p w14:paraId="3EE96C89" w14:textId="39BE9CC1"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67" w:history="1">
            <w:r>
              <w:rPr>
                <w:rStyle w:val="af7"/>
                <w:rFonts w:hint="eastAsia"/>
                <w:noProof/>
              </w:rPr>
              <w:t>七、</w:t>
            </w:r>
            <w:r>
              <w:rPr>
                <w:rStyle w:val="af7"/>
                <w:rFonts w:hint="eastAsia"/>
                <w:noProof/>
              </w:rPr>
              <w:t xml:space="preserve"> </w:t>
            </w:r>
            <w:r>
              <w:rPr>
                <w:rStyle w:val="af7"/>
                <w:rFonts w:hint="eastAsia"/>
                <w:noProof/>
              </w:rPr>
              <w:t>文件控制</w:t>
            </w:r>
            <w:r>
              <w:rPr>
                <w:rFonts w:hint="eastAsia"/>
                <w:noProof/>
              </w:rPr>
              <w:tab/>
            </w:r>
            <w:r>
              <w:rPr>
                <w:rFonts w:hint="eastAsia"/>
                <w:noProof/>
              </w:rPr>
              <w:fldChar w:fldCharType="begin"/>
            </w:r>
            <w:r>
              <w:rPr>
                <w:rFonts w:hint="eastAsia"/>
                <w:noProof/>
              </w:rPr>
              <w:instrText xml:space="preserve"> </w:instrText>
            </w:r>
            <w:r>
              <w:rPr>
                <w:noProof/>
              </w:rPr>
              <w:instrText>PAGEREF _Toc202805967 \h</w:instrText>
            </w:r>
            <w:r>
              <w:rPr>
                <w:rFonts w:hint="eastAsia"/>
                <w:noProof/>
              </w:rPr>
              <w:instrText xml:space="preserve"> </w:instrText>
            </w:r>
            <w:r>
              <w:rPr>
                <w:rFonts w:hint="eastAsia"/>
                <w:noProof/>
              </w:rPr>
            </w:r>
            <w:r>
              <w:rPr>
                <w:rFonts w:hint="eastAsia"/>
                <w:noProof/>
              </w:rPr>
              <w:fldChar w:fldCharType="separate"/>
            </w:r>
            <w:r w:rsidR="00CB60E2">
              <w:rPr>
                <w:noProof/>
              </w:rPr>
              <w:t>4</w:t>
            </w:r>
            <w:r>
              <w:rPr>
                <w:rFonts w:hint="eastAsia"/>
                <w:noProof/>
              </w:rPr>
              <w:fldChar w:fldCharType="end"/>
            </w:r>
          </w:hyperlink>
        </w:p>
        <w:p w14:paraId="1BF594FF" w14:textId="57371C9C"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68" w:history="1">
            <w:r>
              <w:rPr>
                <w:rStyle w:val="af7"/>
                <w:rFonts w:hint="eastAsia"/>
                <w:noProof/>
              </w:rPr>
              <w:t>八、</w:t>
            </w:r>
            <w:r>
              <w:rPr>
                <w:rStyle w:val="af7"/>
                <w:rFonts w:hint="eastAsia"/>
                <w:noProof/>
              </w:rPr>
              <w:t xml:space="preserve"> </w:t>
            </w:r>
            <w:r>
              <w:rPr>
                <w:rStyle w:val="af7"/>
                <w:rFonts w:hint="eastAsia"/>
                <w:noProof/>
              </w:rPr>
              <w:t>公开政策</w:t>
            </w:r>
            <w:r>
              <w:rPr>
                <w:rFonts w:hint="eastAsia"/>
                <w:noProof/>
              </w:rPr>
              <w:tab/>
            </w:r>
            <w:r>
              <w:rPr>
                <w:rFonts w:hint="eastAsia"/>
                <w:noProof/>
              </w:rPr>
              <w:fldChar w:fldCharType="begin"/>
            </w:r>
            <w:r>
              <w:rPr>
                <w:rFonts w:hint="eastAsia"/>
                <w:noProof/>
              </w:rPr>
              <w:instrText xml:space="preserve"> </w:instrText>
            </w:r>
            <w:r>
              <w:rPr>
                <w:noProof/>
              </w:rPr>
              <w:instrText>PAGEREF _Toc202805968 \h</w:instrText>
            </w:r>
            <w:r>
              <w:rPr>
                <w:rFonts w:hint="eastAsia"/>
                <w:noProof/>
              </w:rPr>
              <w:instrText xml:space="preserve"> </w:instrText>
            </w:r>
            <w:r>
              <w:rPr>
                <w:rFonts w:hint="eastAsia"/>
                <w:noProof/>
              </w:rPr>
            </w:r>
            <w:r>
              <w:rPr>
                <w:rFonts w:hint="eastAsia"/>
                <w:noProof/>
              </w:rPr>
              <w:fldChar w:fldCharType="separate"/>
            </w:r>
            <w:r w:rsidR="00CB60E2">
              <w:rPr>
                <w:noProof/>
              </w:rPr>
              <w:t>4</w:t>
            </w:r>
            <w:r>
              <w:rPr>
                <w:rFonts w:hint="eastAsia"/>
                <w:noProof/>
              </w:rPr>
              <w:fldChar w:fldCharType="end"/>
            </w:r>
          </w:hyperlink>
        </w:p>
        <w:p w14:paraId="3761AA38" w14:textId="7AF71CD2"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69" w:history="1">
            <w:r>
              <w:rPr>
                <w:rStyle w:val="af7"/>
                <w:rFonts w:hint="eastAsia"/>
                <w:b/>
                <w:iCs/>
                <w:noProof/>
              </w:rPr>
              <w:t>第二章</w:t>
            </w:r>
            <w:r>
              <w:rPr>
                <w:rStyle w:val="af7"/>
                <w:rFonts w:hint="eastAsia"/>
                <w:b/>
                <w:iCs/>
                <w:noProof/>
              </w:rPr>
              <w:t xml:space="preserve"> </w:t>
            </w:r>
            <w:r>
              <w:rPr>
                <w:rStyle w:val="af7"/>
                <w:rFonts w:hint="eastAsia"/>
                <w:b/>
                <w:iCs/>
                <w:noProof/>
              </w:rPr>
              <w:t>组织边界</w:t>
            </w:r>
            <w:r>
              <w:rPr>
                <w:rFonts w:hint="eastAsia"/>
                <w:noProof/>
              </w:rPr>
              <w:tab/>
            </w:r>
            <w:r>
              <w:rPr>
                <w:rFonts w:hint="eastAsia"/>
                <w:noProof/>
              </w:rPr>
              <w:fldChar w:fldCharType="begin"/>
            </w:r>
            <w:r>
              <w:rPr>
                <w:rFonts w:hint="eastAsia"/>
                <w:noProof/>
              </w:rPr>
              <w:instrText xml:space="preserve"> </w:instrText>
            </w:r>
            <w:r>
              <w:rPr>
                <w:noProof/>
              </w:rPr>
              <w:instrText>PAGEREF _Toc202805969 \h</w:instrText>
            </w:r>
            <w:r>
              <w:rPr>
                <w:rFonts w:hint="eastAsia"/>
                <w:noProof/>
              </w:rPr>
              <w:instrText xml:space="preserve"> </w:instrText>
            </w:r>
            <w:r>
              <w:rPr>
                <w:rFonts w:hint="eastAsia"/>
                <w:noProof/>
              </w:rPr>
            </w:r>
            <w:r>
              <w:rPr>
                <w:rFonts w:hint="eastAsia"/>
                <w:noProof/>
              </w:rPr>
              <w:fldChar w:fldCharType="separate"/>
            </w:r>
            <w:r w:rsidR="00CB60E2">
              <w:rPr>
                <w:noProof/>
              </w:rPr>
              <w:t>4</w:t>
            </w:r>
            <w:r>
              <w:rPr>
                <w:rFonts w:hint="eastAsia"/>
                <w:noProof/>
              </w:rPr>
              <w:fldChar w:fldCharType="end"/>
            </w:r>
          </w:hyperlink>
        </w:p>
        <w:p w14:paraId="38CBE6EF" w14:textId="79878B6A"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70" w:history="1">
            <w:r>
              <w:rPr>
                <w:rStyle w:val="af7"/>
                <w:rFonts w:hint="eastAsia"/>
                <w:noProof/>
              </w:rPr>
              <w:t>一、</w:t>
            </w:r>
            <w:r>
              <w:rPr>
                <w:rStyle w:val="af7"/>
                <w:rFonts w:hint="eastAsia"/>
                <w:noProof/>
              </w:rPr>
              <w:t xml:space="preserve"> </w:t>
            </w:r>
            <w:r>
              <w:rPr>
                <w:rStyle w:val="af7"/>
                <w:rFonts w:hint="eastAsia"/>
                <w:noProof/>
              </w:rPr>
              <w:t>组织边界</w:t>
            </w:r>
            <w:r>
              <w:rPr>
                <w:rFonts w:hint="eastAsia"/>
                <w:noProof/>
              </w:rPr>
              <w:tab/>
            </w:r>
            <w:r>
              <w:rPr>
                <w:rFonts w:hint="eastAsia"/>
                <w:noProof/>
              </w:rPr>
              <w:fldChar w:fldCharType="begin"/>
            </w:r>
            <w:r>
              <w:rPr>
                <w:rFonts w:hint="eastAsia"/>
                <w:noProof/>
              </w:rPr>
              <w:instrText xml:space="preserve"> </w:instrText>
            </w:r>
            <w:r>
              <w:rPr>
                <w:noProof/>
              </w:rPr>
              <w:instrText>PAGEREF _Toc202805970 \h</w:instrText>
            </w:r>
            <w:r>
              <w:rPr>
                <w:rFonts w:hint="eastAsia"/>
                <w:noProof/>
              </w:rPr>
              <w:instrText xml:space="preserve"> </w:instrText>
            </w:r>
            <w:r>
              <w:rPr>
                <w:rFonts w:hint="eastAsia"/>
                <w:noProof/>
              </w:rPr>
            </w:r>
            <w:r>
              <w:rPr>
                <w:rFonts w:hint="eastAsia"/>
                <w:noProof/>
              </w:rPr>
              <w:fldChar w:fldCharType="separate"/>
            </w:r>
            <w:r w:rsidR="00CB60E2">
              <w:rPr>
                <w:noProof/>
              </w:rPr>
              <w:t>4</w:t>
            </w:r>
            <w:r>
              <w:rPr>
                <w:rFonts w:hint="eastAsia"/>
                <w:noProof/>
              </w:rPr>
              <w:fldChar w:fldCharType="end"/>
            </w:r>
          </w:hyperlink>
        </w:p>
        <w:p w14:paraId="01672855" w14:textId="58709AC6"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71" w:history="1">
            <w:r>
              <w:rPr>
                <w:rStyle w:val="af7"/>
                <w:rFonts w:hint="eastAsia"/>
                <w:noProof/>
              </w:rPr>
              <w:t>二、</w:t>
            </w:r>
            <w:r>
              <w:rPr>
                <w:rStyle w:val="af7"/>
                <w:rFonts w:hint="eastAsia"/>
                <w:noProof/>
              </w:rPr>
              <w:t xml:space="preserve"> </w:t>
            </w:r>
            <w:r>
              <w:rPr>
                <w:rStyle w:val="af7"/>
                <w:rFonts w:hint="eastAsia"/>
                <w:noProof/>
              </w:rPr>
              <w:t>合并方法学</w:t>
            </w:r>
            <w:r>
              <w:rPr>
                <w:rFonts w:hint="eastAsia"/>
                <w:noProof/>
              </w:rPr>
              <w:tab/>
            </w:r>
            <w:r>
              <w:rPr>
                <w:rFonts w:hint="eastAsia"/>
                <w:noProof/>
              </w:rPr>
              <w:fldChar w:fldCharType="begin"/>
            </w:r>
            <w:r>
              <w:rPr>
                <w:rFonts w:hint="eastAsia"/>
                <w:noProof/>
              </w:rPr>
              <w:instrText xml:space="preserve"> </w:instrText>
            </w:r>
            <w:r>
              <w:rPr>
                <w:noProof/>
              </w:rPr>
              <w:instrText>PAGEREF _Toc202805971 \h</w:instrText>
            </w:r>
            <w:r>
              <w:rPr>
                <w:rFonts w:hint="eastAsia"/>
                <w:noProof/>
              </w:rPr>
              <w:instrText xml:space="preserve"> </w:instrText>
            </w:r>
            <w:r>
              <w:rPr>
                <w:rFonts w:hint="eastAsia"/>
                <w:noProof/>
              </w:rPr>
            </w:r>
            <w:r>
              <w:rPr>
                <w:rFonts w:hint="eastAsia"/>
                <w:noProof/>
              </w:rPr>
              <w:fldChar w:fldCharType="separate"/>
            </w:r>
            <w:r w:rsidR="00CB60E2">
              <w:rPr>
                <w:noProof/>
              </w:rPr>
              <w:t>4</w:t>
            </w:r>
            <w:r>
              <w:rPr>
                <w:rFonts w:hint="eastAsia"/>
                <w:noProof/>
              </w:rPr>
              <w:fldChar w:fldCharType="end"/>
            </w:r>
          </w:hyperlink>
        </w:p>
        <w:p w14:paraId="6D82FF9F" w14:textId="622F2A8E"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72" w:history="1">
            <w:r>
              <w:rPr>
                <w:rStyle w:val="af7"/>
                <w:rFonts w:hint="eastAsia"/>
                <w:b/>
                <w:iCs/>
                <w:noProof/>
              </w:rPr>
              <w:t>第三章</w:t>
            </w:r>
            <w:r>
              <w:rPr>
                <w:rStyle w:val="af7"/>
                <w:rFonts w:hint="eastAsia"/>
                <w:b/>
                <w:iCs/>
                <w:noProof/>
              </w:rPr>
              <w:t xml:space="preserve"> </w:t>
            </w:r>
            <w:r>
              <w:rPr>
                <w:rStyle w:val="af7"/>
                <w:rFonts w:hint="eastAsia"/>
                <w:b/>
                <w:iCs/>
                <w:noProof/>
              </w:rPr>
              <w:t>报告边界</w:t>
            </w:r>
            <w:r>
              <w:rPr>
                <w:rFonts w:hint="eastAsia"/>
                <w:noProof/>
              </w:rPr>
              <w:tab/>
            </w:r>
            <w:r>
              <w:rPr>
                <w:rFonts w:hint="eastAsia"/>
                <w:noProof/>
              </w:rPr>
              <w:fldChar w:fldCharType="begin"/>
            </w:r>
            <w:r>
              <w:rPr>
                <w:rFonts w:hint="eastAsia"/>
                <w:noProof/>
              </w:rPr>
              <w:instrText xml:space="preserve"> </w:instrText>
            </w:r>
            <w:r>
              <w:rPr>
                <w:noProof/>
              </w:rPr>
              <w:instrText>PAGEREF _Toc202805972 \h</w:instrText>
            </w:r>
            <w:r>
              <w:rPr>
                <w:rFonts w:hint="eastAsia"/>
                <w:noProof/>
              </w:rPr>
              <w:instrText xml:space="preserve"> </w:instrText>
            </w:r>
            <w:r>
              <w:rPr>
                <w:rFonts w:hint="eastAsia"/>
                <w:noProof/>
              </w:rPr>
            </w:r>
            <w:r>
              <w:rPr>
                <w:rFonts w:hint="eastAsia"/>
                <w:noProof/>
              </w:rPr>
              <w:fldChar w:fldCharType="separate"/>
            </w:r>
            <w:r w:rsidR="00CB60E2">
              <w:rPr>
                <w:noProof/>
              </w:rPr>
              <w:t>4</w:t>
            </w:r>
            <w:r>
              <w:rPr>
                <w:rFonts w:hint="eastAsia"/>
                <w:noProof/>
              </w:rPr>
              <w:fldChar w:fldCharType="end"/>
            </w:r>
          </w:hyperlink>
        </w:p>
        <w:p w14:paraId="55956030" w14:textId="3518753F"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73" w:history="1">
            <w:r>
              <w:rPr>
                <w:rStyle w:val="af7"/>
                <w:rFonts w:hint="eastAsia"/>
                <w:noProof/>
              </w:rPr>
              <w:t>一、</w:t>
            </w:r>
            <w:r>
              <w:rPr>
                <w:rStyle w:val="af7"/>
                <w:rFonts w:hint="eastAsia"/>
                <w:noProof/>
              </w:rPr>
              <w:t xml:space="preserve"> </w:t>
            </w:r>
            <w:r>
              <w:rPr>
                <w:rStyle w:val="af7"/>
                <w:rFonts w:hint="eastAsia"/>
                <w:noProof/>
              </w:rPr>
              <w:t>直接温室气体排放</w:t>
            </w:r>
            <w:r>
              <w:rPr>
                <w:rFonts w:hint="eastAsia"/>
                <w:noProof/>
              </w:rPr>
              <w:tab/>
            </w:r>
            <w:r>
              <w:rPr>
                <w:rFonts w:hint="eastAsia"/>
                <w:noProof/>
              </w:rPr>
              <w:fldChar w:fldCharType="begin"/>
            </w:r>
            <w:r>
              <w:rPr>
                <w:rFonts w:hint="eastAsia"/>
                <w:noProof/>
              </w:rPr>
              <w:instrText xml:space="preserve"> </w:instrText>
            </w:r>
            <w:r>
              <w:rPr>
                <w:noProof/>
              </w:rPr>
              <w:instrText>PAGEREF _Toc202805973 \h</w:instrText>
            </w:r>
            <w:r>
              <w:rPr>
                <w:rFonts w:hint="eastAsia"/>
                <w:noProof/>
              </w:rPr>
              <w:instrText xml:space="preserve"> </w:instrText>
            </w:r>
            <w:r>
              <w:rPr>
                <w:rFonts w:hint="eastAsia"/>
                <w:noProof/>
              </w:rPr>
            </w:r>
            <w:r>
              <w:rPr>
                <w:rFonts w:hint="eastAsia"/>
                <w:noProof/>
              </w:rPr>
              <w:fldChar w:fldCharType="separate"/>
            </w:r>
            <w:r w:rsidR="00CB60E2">
              <w:rPr>
                <w:noProof/>
              </w:rPr>
              <w:t>4</w:t>
            </w:r>
            <w:r>
              <w:rPr>
                <w:rFonts w:hint="eastAsia"/>
                <w:noProof/>
              </w:rPr>
              <w:fldChar w:fldCharType="end"/>
            </w:r>
          </w:hyperlink>
        </w:p>
        <w:p w14:paraId="5E97E654" w14:textId="7DCC7FBE"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74" w:history="1">
            <w:r>
              <w:rPr>
                <w:rStyle w:val="af7"/>
                <w:rFonts w:hint="eastAsia"/>
                <w:noProof/>
              </w:rPr>
              <w:t>二、</w:t>
            </w:r>
            <w:r>
              <w:rPr>
                <w:rStyle w:val="af7"/>
                <w:rFonts w:hint="eastAsia"/>
                <w:noProof/>
              </w:rPr>
              <w:t xml:space="preserve"> </w:t>
            </w:r>
            <w:r>
              <w:rPr>
                <w:rStyle w:val="af7"/>
                <w:rFonts w:hint="eastAsia"/>
                <w:noProof/>
              </w:rPr>
              <w:t>间接温室气体排放</w:t>
            </w:r>
            <w:r>
              <w:rPr>
                <w:rFonts w:hint="eastAsia"/>
                <w:noProof/>
              </w:rPr>
              <w:tab/>
            </w:r>
            <w:r>
              <w:rPr>
                <w:rFonts w:hint="eastAsia"/>
                <w:noProof/>
              </w:rPr>
              <w:fldChar w:fldCharType="begin"/>
            </w:r>
            <w:r>
              <w:rPr>
                <w:rFonts w:hint="eastAsia"/>
                <w:noProof/>
              </w:rPr>
              <w:instrText xml:space="preserve"> </w:instrText>
            </w:r>
            <w:r>
              <w:rPr>
                <w:noProof/>
              </w:rPr>
              <w:instrText>PAGEREF _Toc202805974 \h</w:instrText>
            </w:r>
            <w:r>
              <w:rPr>
                <w:rFonts w:hint="eastAsia"/>
                <w:noProof/>
              </w:rPr>
              <w:instrText xml:space="preserve"> </w:instrText>
            </w:r>
            <w:r>
              <w:rPr>
                <w:rFonts w:hint="eastAsia"/>
                <w:noProof/>
              </w:rPr>
            </w:r>
            <w:r>
              <w:rPr>
                <w:rFonts w:hint="eastAsia"/>
                <w:noProof/>
              </w:rPr>
              <w:fldChar w:fldCharType="separate"/>
            </w:r>
            <w:r w:rsidR="00CB60E2">
              <w:rPr>
                <w:noProof/>
              </w:rPr>
              <w:t>5</w:t>
            </w:r>
            <w:r>
              <w:rPr>
                <w:rFonts w:hint="eastAsia"/>
                <w:noProof/>
              </w:rPr>
              <w:fldChar w:fldCharType="end"/>
            </w:r>
          </w:hyperlink>
        </w:p>
        <w:p w14:paraId="046C1D01" w14:textId="5B3E1604"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75" w:history="1">
            <w:r>
              <w:rPr>
                <w:rStyle w:val="af7"/>
                <w:rFonts w:hint="eastAsia"/>
                <w:noProof/>
              </w:rPr>
              <w:t>三、</w:t>
            </w:r>
            <w:r>
              <w:rPr>
                <w:rStyle w:val="af7"/>
                <w:rFonts w:hint="eastAsia"/>
                <w:noProof/>
              </w:rPr>
              <w:t xml:space="preserve"> </w:t>
            </w:r>
            <w:r>
              <w:rPr>
                <w:rStyle w:val="af7"/>
                <w:rFonts w:hint="eastAsia"/>
                <w:noProof/>
              </w:rPr>
              <w:t>生物排放</w:t>
            </w:r>
            <w:r>
              <w:rPr>
                <w:rFonts w:hint="eastAsia"/>
                <w:noProof/>
              </w:rPr>
              <w:tab/>
            </w:r>
            <w:r>
              <w:rPr>
                <w:rFonts w:hint="eastAsia"/>
                <w:noProof/>
              </w:rPr>
              <w:fldChar w:fldCharType="begin"/>
            </w:r>
            <w:r>
              <w:rPr>
                <w:rFonts w:hint="eastAsia"/>
                <w:noProof/>
              </w:rPr>
              <w:instrText xml:space="preserve"> </w:instrText>
            </w:r>
            <w:r>
              <w:rPr>
                <w:noProof/>
              </w:rPr>
              <w:instrText>PAGEREF _Toc202805975 \h</w:instrText>
            </w:r>
            <w:r>
              <w:rPr>
                <w:rFonts w:hint="eastAsia"/>
                <w:noProof/>
              </w:rPr>
              <w:instrText xml:space="preserve"> </w:instrText>
            </w:r>
            <w:r>
              <w:rPr>
                <w:rFonts w:hint="eastAsia"/>
                <w:noProof/>
              </w:rPr>
            </w:r>
            <w:r>
              <w:rPr>
                <w:rFonts w:hint="eastAsia"/>
                <w:noProof/>
              </w:rPr>
              <w:fldChar w:fldCharType="separate"/>
            </w:r>
            <w:r w:rsidR="00CB60E2">
              <w:rPr>
                <w:noProof/>
              </w:rPr>
              <w:t>7</w:t>
            </w:r>
            <w:r>
              <w:rPr>
                <w:rFonts w:hint="eastAsia"/>
                <w:noProof/>
              </w:rPr>
              <w:fldChar w:fldCharType="end"/>
            </w:r>
          </w:hyperlink>
        </w:p>
        <w:p w14:paraId="42A165D6" w14:textId="146C5971"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76" w:history="1">
            <w:r>
              <w:rPr>
                <w:rStyle w:val="af7"/>
                <w:rFonts w:hint="eastAsia"/>
                <w:noProof/>
              </w:rPr>
              <w:t>四、</w:t>
            </w:r>
            <w:r>
              <w:rPr>
                <w:rStyle w:val="af7"/>
                <w:rFonts w:hint="eastAsia"/>
                <w:noProof/>
              </w:rPr>
              <w:t xml:space="preserve"> </w:t>
            </w:r>
            <w:r>
              <w:rPr>
                <w:rStyle w:val="af7"/>
                <w:rFonts w:hint="eastAsia"/>
                <w:noProof/>
              </w:rPr>
              <w:t>直接</w:t>
            </w:r>
            <w:r>
              <w:rPr>
                <w:rStyle w:val="af7"/>
                <w:rFonts w:hint="eastAsia"/>
                <w:noProof/>
              </w:rPr>
              <w:t>GHG</w:t>
            </w:r>
            <w:r>
              <w:rPr>
                <w:rStyle w:val="af7"/>
                <w:rFonts w:hint="eastAsia"/>
                <w:noProof/>
              </w:rPr>
              <w:t>移除</w:t>
            </w:r>
            <w:r>
              <w:rPr>
                <w:rFonts w:hint="eastAsia"/>
                <w:noProof/>
              </w:rPr>
              <w:tab/>
            </w:r>
            <w:r>
              <w:rPr>
                <w:rFonts w:hint="eastAsia"/>
                <w:noProof/>
              </w:rPr>
              <w:fldChar w:fldCharType="begin"/>
            </w:r>
            <w:r>
              <w:rPr>
                <w:rFonts w:hint="eastAsia"/>
                <w:noProof/>
              </w:rPr>
              <w:instrText xml:space="preserve"> </w:instrText>
            </w:r>
            <w:r>
              <w:rPr>
                <w:noProof/>
              </w:rPr>
              <w:instrText>PAGEREF _Toc202805976 \h</w:instrText>
            </w:r>
            <w:r>
              <w:rPr>
                <w:rFonts w:hint="eastAsia"/>
                <w:noProof/>
              </w:rPr>
              <w:instrText xml:space="preserve"> </w:instrText>
            </w:r>
            <w:r>
              <w:rPr>
                <w:rFonts w:hint="eastAsia"/>
                <w:noProof/>
              </w:rPr>
            </w:r>
            <w:r>
              <w:rPr>
                <w:rFonts w:hint="eastAsia"/>
                <w:noProof/>
              </w:rPr>
              <w:fldChar w:fldCharType="separate"/>
            </w:r>
            <w:r w:rsidR="00CB60E2">
              <w:rPr>
                <w:noProof/>
              </w:rPr>
              <w:t>7</w:t>
            </w:r>
            <w:r>
              <w:rPr>
                <w:rFonts w:hint="eastAsia"/>
                <w:noProof/>
              </w:rPr>
              <w:fldChar w:fldCharType="end"/>
            </w:r>
          </w:hyperlink>
        </w:p>
        <w:p w14:paraId="44CC9E9B" w14:textId="40B539DD"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77" w:history="1">
            <w:r>
              <w:rPr>
                <w:rStyle w:val="af7"/>
                <w:rFonts w:hint="eastAsia"/>
                <w:noProof/>
              </w:rPr>
              <w:t>五、</w:t>
            </w:r>
            <w:r>
              <w:rPr>
                <w:rStyle w:val="af7"/>
                <w:rFonts w:hint="eastAsia"/>
                <w:noProof/>
              </w:rPr>
              <w:t xml:space="preserve"> GHG</w:t>
            </w:r>
            <w:r>
              <w:rPr>
                <w:rStyle w:val="af7"/>
                <w:rFonts w:hint="eastAsia"/>
                <w:noProof/>
              </w:rPr>
              <w:t>储存</w:t>
            </w:r>
            <w:r>
              <w:rPr>
                <w:rFonts w:hint="eastAsia"/>
                <w:noProof/>
              </w:rPr>
              <w:tab/>
            </w:r>
            <w:r>
              <w:rPr>
                <w:rFonts w:hint="eastAsia"/>
                <w:noProof/>
              </w:rPr>
              <w:fldChar w:fldCharType="begin"/>
            </w:r>
            <w:r>
              <w:rPr>
                <w:rFonts w:hint="eastAsia"/>
                <w:noProof/>
              </w:rPr>
              <w:instrText xml:space="preserve"> </w:instrText>
            </w:r>
            <w:r>
              <w:rPr>
                <w:noProof/>
              </w:rPr>
              <w:instrText>PAGEREF _Toc202805977 \h</w:instrText>
            </w:r>
            <w:r>
              <w:rPr>
                <w:rFonts w:hint="eastAsia"/>
                <w:noProof/>
              </w:rPr>
              <w:instrText xml:space="preserve"> </w:instrText>
            </w:r>
            <w:r>
              <w:rPr>
                <w:rFonts w:hint="eastAsia"/>
                <w:noProof/>
              </w:rPr>
            </w:r>
            <w:r>
              <w:rPr>
                <w:rFonts w:hint="eastAsia"/>
                <w:noProof/>
              </w:rPr>
              <w:fldChar w:fldCharType="separate"/>
            </w:r>
            <w:r w:rsidR="00CB60E2">
              <w:rPr>
                <w:noProof/>
              </w:rPr>
              <w:t>7</w:t>
            </w:r>
            <w:r>
              <w:rPr>
                <w:rFonts w:hint="eastAsia"/>
                <w:noProof/>
              </w:rPr>
              <w:fldChar w:fldCharType="end"/>
            </w:r>
          </w:hyperlink>
        </w:p>
        <w:p w14:paraId="78ED6E4E" w14:textId="5A478840"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78" w:history="1">
            <w:r>
              <w:rPr>
                <w:rStyle w:val="af7"/>
                <w:rFonts w:hint="eastAsia"/>
                <w:b/>
                <w:iCs/>
                <w:noProof/>
              </w:rPr>
              <w:t>第四章</w:t>
            </w:r>
            <w:r>
              <w:rPr>
                <w:rStyle w:val="af7"/>
                <w:rFonts w:hint="eastAsia"/>
                <w:b/>
                <w:iCs/>
                <w:noProof/>
              </w:rPr>
              <w:t xml:space="preserve"> </w:t>
            </w:r>
            <w:r>
              <w:rPr>
                <w:rStyle w:val="af7"/>
                <w:rFonts w:hint="eastAsia"/>
                <w:b/>
                <w:iCs/>
                <w:noProof/>
              </w:rPr>
              <w:t>温室气体盘查清册与量化说明</w:t>
            </w:r>
            <w:r>
              <w:rPr>
                <w:rFonts w:hint="eastAsia"/>
                <w:noProof/>
              </w:rPr>
              <w:tab/>
            </w:r>
            <w:r>
              <w:rPr>
                <w:rFonts w:hint="eastAsia"/>
                <w:noProof/>
              </w:rPr>
              <w:fldChar w:fldCharType="begin"/>
            </w:r>
            <w:r>
              <w:rPr>
                <w:rFonts w:hint="eastAsia"/>
                <w:noProof/>
              </w:rPr>
              <w:instrText xml:space="preserve"> </w:instrText>
            </w:r>
            <w:r>
              <w:rPr>
                <w:noProof/>
              </w:rPr>
              <w:instrText>PAGEREF _Toc202805978 \h</w:instrText>
            </w:r>
            <w:r>
              <w:rPr>
                <w:rFonts w:hint="eastAsia"/>
                <w:noProof/>
              </w:rPr>
              <w:instrText xml:space="preserve"> </w:instrText>
            </w:r>
            <w:r>
              <w:rPr>
                <w:rFonts w:hint="eastAsia"/>
                <w:noProof/>
              </w:rPr>
            </w:r>
            <w:r>
              <w:rPr>
                <w:rFonts w:hint="eastAsia"/>
                <w:noProof/>
              </w:rPr>
              <w:fldChar w:fldCharType="separate"/>
            </w:r>
            <w:r w:rsidR="00CB60E2">
              <w:rPr>
                <w:noProof/>
              </w:rPr>
              <w:t>8</w:t>
            </w:r>
            <w:r>
              <w:rPr>
                <w:rFonts w:hint="eastAsia"/>
                <w:noProof/>
              </w:rPr>
              <w:fldChar w:fldCharType="end"/>
            </w:r>
          </w:hyperlink>
        </w:p>
        <w:p w14:paraId="47ADA9E9" w14:textId="3E93E287"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79" w:history="1">
            <w:r>
              <w:rPr>
                <w:rStyle w:val="af7"/>
                <w:rFonts w:hint="eastAsia"/>
                <w:noProof/>
              </w:rPr>
              <w:t>一、</w:t>
            </w:r>
            <w:r>
              <w:rPr>
                <w:rStyle w:val="af7"/>
                <w:rFonts w:hint="eastAsia"/>
                <w:noProof/>
              </w:rPr>
              <w:t xml:space="preserve"> </w:t>
            </w:r>
            <w:r>
              <w:rPr>
                <w:rStyle w:val="af7"/>
                <w:rFonts w:hint="eastAsia"/>
                <w:noProof/>
              </w:rPr>
              <w:t>温室气体盘查清册</w:t>
            </w:r>
            <w:r>
              <w:rPr>
                <w:rFonts w:hint="eastAsia"/>
                <w:noProof/>
              </w:rPr>
              <w:tab/>
            </w:r>
            <w:r>
              <w:rPr>
                <w:rFonts w:hint="eastAsia"/>
                <w:noProof/>
              </w:rPr>
              <w:fldChar w:fldCharType="begin"/>
            </w:r>
            <w:r>
              <w:rPr>
                <w:rFonts w:hint="eastAsia"/>
                <w:noProof/>
              </w:rPr>
              <w:instrText xml:space="preserve"> </w:instrText>
            </w:r>
            <w:r>
              <w:rPr>
                <w:noProof/>
              </w:rPr>
              <w:instrText>PAGEREF _Toc202805979 \h</w:instrText>
            </w:r>
            <w:r>
              <w:rPr>
                <w:rFonts w:hint="eastAsia"/>
                <w:noProof/>
              </w:rPr>
              <w:instrText xml:space="preserve"> </w:instrText>
            </w:r>
            <w:r>
              <w:rPr>
                <w:rFonts w:hint="eastAsia"/>
                <w:noProof/>
              </w:rPr>
            </w:r>
            <w:r>
              <w:rPr>
                <w:rFonts w:hint="eastAsia"/>
                <w:noProof/>
              </w:rPr>
              <w:fldChar w:fldCharType="separate"/>
            </w:r>
            <w:r w:rsidR="00CB60E2">
              <w:rPr>
                <w:noProof/>
              </w:rPr>
              <w:t>8</w:t>
            </w:r>
            <w:r>
              <w:rPr>
                <w:rFonts w:hint="eastAsia"/>
                <w:noProof/>
              </w:rPr>
              <w:fldChar w:fldCharType="end"/>
            </w:r>
          </w:hyperlink>
        </w:p>
        <w:p w14:paraId="6C5C27FC" w14:textId="0E224A34"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80" w:history="1">
            <w:r>
              <w:rPr>
                <w:rStyle w:val="af7"/>
                <w:rFonts w:hint="eastAsia"/>
                <w:noProof/>
              </w:rPr>
              <w:t>（一）</w:t>
            </w:r>
            <w:r>
              <w:rPr>
                <w:rStyle w:val="af7"/>
                <w:rFonts w:hint="eastAsia"/>
                <w:noProof/>
              </w:rPr>
              <w:t xml:space="preserve"> </w:t>
            </w:r>
            <w:r>
              <w:rPr>
                <w:rStyle w:val="af7"/>
                <w:rFonts w:hint="eastAsia"/>
                <w:noProof/>
              </w:rPr>
              <w:t>范围一直接排放源清册</w:t>
            </w:r>
            <w:r>
              <w:rPr>
                <w:rFonts w:hint="eastAsia"/>
                <w:noProof/>
              </w:rPr>
              <w:tab/>
            </w:r>
            <w:r>
              <w:rPr>
                <w:rFonts w:hint="eastAsia"/>
                <w:noProof/>
              </w:rPr>
              <w:fldChar w:fldCharType="begin"/>
            </w:r>
            <w:r>
              <w:rPr>
                <w:rFonts w:hint="eastAsia"/>
                <w:noProof/>
              </w:rPr>
              <w:instrText xml:space="preserve"> </w:instrText>
            </w:r>
            <w:r>
              <w:rPr>
                <w:noProof/>
              </w:rPr>
              <w:instrText>PAGEREF _Toc202805980 \h</w:instrText>
            </w:r>
            <w:r>
              <w:rPr>
                <w:rFonts w:hint="eastAsia"/>
                <w:noProof/>
              </w:rPr>
              <w:instrText xml:space="preserve"> </w:instrText>
            </w:r>
            <w:r>
              <w:rPr>
                <w:rFonts w:hint="eastAsia"/>
                <w:noProof/>
              </w:rPr>
            </w:r>
            <w:r>
              <w:rPr>
                <w:rFonts w:hint="eastAsia"/>
                <w:noProof/>
              </w:rPr>
              <w:fldChar w:fldCharType="separate"/>
            </w:r>
            <w:r w:rsidR="00CB60E2">
              <w:rPr>
                <w:noProof/>
              </w:rPr>
              <w:t>8</w:t>
            </w:r>
            <w:r>
              <w:rPr>
                <w:rFonts w:hint="eastAsia"/>
                <w:noProof/>
              </w:rPr>
              <w:fldChar w:fldCharType="end"/>
            </w:r>
          </w:hyperlink>
        </w:p>
        <w:p w14:paraId="2676CE4F" w14:textId="5F2A7C10"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81" w:history="1">
            <w:r>
              <w:rPr>
                <w:rStyle w:val="af7"/>
                <w:rFonts w:hint="eastAsia"/>
                <w:noProof/>
              </w:rPr>
              <w:t>（二）</w:t>
            </w:r>
            <w:r>
              <w:rPr>
                <w:rStyle w:val="af7"/>
                <w:rFonts w:hint="eastAsia"/>
                <w:noProof/>
              </w:rPr>
              <w:t xml:space="preserve"> </w:t>
            </w:r>
            <w:r>
              <w:rPr>
                <w:rStyle w:val="af7"/>
                <w:rFonts w:hint="eastAsia"/>
                <w:noProof/>
              </w:rPr>
              <w:t>范围二输入能源的间接排放清册</w:t>
            </w:r>
            <w:r>
              <w:rPr>
                <w:rFonts w:hint="eastAsia"/>
                <w:noProof/>
              </w:rPr>
              <w:tab/>
            </w:r>
            <w:r>
              <w:rPr>
                <w:rFonts w:hint="eastAsia"/>
                <w:noProof/>
              </w:rPr>
              <w:fldChar w:fldCharType="begin"/>
            </w:r>
            <w:r>
              <w:rPr>
                <w:rFonts w:hint="eastAsia"/>
                <w:noProof/>
              </w:rPr>
              <w:instrText xml:space="preserve"> </w:instrText>
            </w:r>
            <w:r>
              <w:rPr>
                <w:noProof/>
              </w:rPr>
              <w:instrText>PAGEREF _Toc202805981 \h</w:instrText>
            </w:r>
            <w:r>
              <w:rPr>
                <w:rFonts w:hint="eastAsia"/>
                <w:noProof/>
              </w:rPr>
              <w:instrText xml:space="preserve"> </w:instrText>
            </w:r>
            <w:r>
              <w:rPr>
                <w:rFonts w:hint="eastAsia"/>
                <w:noProof/>
              </w:rPr>
            </w:r>
            <w:r>
              <w:rPr>
                <w:rFonts w:hint="eastAsia"/>
                <w:noProof/>
              </w:rPr>
              <w:fldChar w:fldCharType="separate"/>
            </w:r>
            <w:r w:rsidR="00CB60E2">
              <w:rPr>
                <w:noProof/>
              </w:rPr>
              <w:t>9</w:t>
            </w:r>
            <w:r>
              <w:rPr>
                <w:rFonts w:hint="eastAsia"/>
                <w:noProof/>
              </w:rPr>
              <w:fldChar w:fldCharType="end"/>
            </w:r>
          </w:hyperlink>
        </w:p>
        <w:p w14:paraId="36D56592" w14:textId="2E85FA95"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82" w:history="1">
            <w:r>
              <w:rPr>
                <w:rStyle w:val="af7"/>
                <w:rFonts w:hint="eastAsia"/>
                <w:noProof/>
              </w:rPr>
              <w:t>（三）</w:t>
            </w:r>
            <w:r>
              <w:rPr>
                <w:rStyle w:val="af7"/>
                <w:rFonts w:hint="eastAsia"/>
                <w:noProof/>
              </w:rPr>
              <w:t xml:space="preserve"> </w:t>
            </w:r>
            <w:r>
              <w:rPr>
                <w:rStyle w:val="af7"/>
                <w:rFonts w:hint="eastAsia"/>
                <w:noProof/>
              </w:rPr>
              <w:t>范围三类别</w:t>
            </w:r>
            <w:r>
              <w:rPr>
                <w:rStyle w:val="af7"/>
                <w:rFonts w:hint="eastAsia"/>
                <w:noProof/>
              </w:rPr>
              <w:t>1</w:t>
            </w:r>
            <w:r>
              <w:rPr>
                <w:rStyle w:val="af7"/>
                <w:rFonts w:hint="eastAsia"/>
                <w:noProof/>
              </w:rPr>
              <w:t>外购商品和服务的上游排放清册</w:t>
            </w:r>
            <w:r>
              <w:rPr>
                <w:rFonts w:hint="eastAsia"/>
                <w:noProof/>
              </w:rPr>
              <w:tab/>
            </w:r>
            <w:r>
              <w:rPr>
                <w:rFonts w:hint="eastAsia"/>
                <w:noProof/>
              </w:rPr>
              <w:fldChar w:fldCharType="begin"/>
            </w:r>
            <w:r>
              <w:rPr>
                <w:rFonts w:hint="eastAsia"/>
                <w:noProof/>
              </w:rPr>
              <w:instrText xml:space="preserve"> </w:instrText>
            </w:r>
            <w:r>
              <w:rPr>
                <w:noProof/>
              </w:rPr>
              <w:instrText>PAGEREF _Toc202805982 \h</w:instrText>
            </w:r>
            <w:r>
              <w:rPr>
                <w:rFonts w:hint="eastAsia"/>
                <w:noProof/>
              </w:rPr>
              <w:instrText xml:space="preserve"> </w:instrText>
            </w:r>
            <w:r>
              <w:rPr>
                <w:rFonts w:hint="eastAsia"/>
                <w:noProof/>
              </w:rPr>
            </w:r>
            <w:r>
              <w:rPr>
                <w:rFonts w:hint="eastAsia"/>
                <w:noProof/>
              </w:rPr>
              <w:fldChar w:fldCharType="separate"/>
            </w:r>
            <w:r w:rsidR="00CB60E2">
              <w:rPr>
                <w:noProof/>
              </w:rPr>
              <w:t>9</w:t>
            </w:r>
            <w:r>
              <w:rPr>
                <w:rFonts w:hint="eastAsia"/>
                <w:noProof/>
              </w:rPr>
              <w:fldChar w:fldCharType="end"/>
            </w:r>
          </w:hyperlink>
        </w:p>
        <w:p w14:paraId="33A666B6" w14:textId="7C64ABFE"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83" w:history="1">
            <w:r>
              <w:rPr>
                <w:rStyle w:val="af7"/>
                <w:rFonts w:hint="eastAsia"/>
                <w:noProof/>
              </w:rPr>
              <w:t>（四）</w:t>
            </w:r>
            <w:r>
              <w:rPr>
                <w:rStyle w:val="af7"/>
                <w:rFonts w:hint="eastAsia"/>
                <w:noProof/>
              </w:rPr>
              <w:t xml:space="preserve"> </w:t>
            </w:r>
            <w:r>
              <w:rPr>
                <w:rStyle w:val="af7"/>
                <w:rFonts w:hint="eastAsia"/>
                <w:noProof/>
              </w:rPr>
              <w:t>范围三类别</w:t>
            </w:r>
            <w:r>
              <w:rPr>
                <w:rStyle w:val="af7"/>
                <w:rFonts w:hint="eastAsia"/>
                <w:noProof/>
              </w:rPr>
              <w:t>2</w:t>
            </w:r>
            <w:r>
              <w:rPr>
                <w:rStyle w:val="af7"/>
                <w:rFonts w:hint="eastAsia"/>
                <w:noProof/>
              </w:rPr>
              <w:t>资本货物的排放清册</w:t>
            </w:r>
            <w:r>
              <w:rPr>
                <w:rFonts w:hint="eastAsia"/>
                <w:noProof/>
              </w:rPr>
              <w:tab/>
            </w:r>
            <w:r>
              <w:rPr>
                <w:rFonts w:hint="eastAsia"/>
                <w:noProof/>
              </w:rPr>
              <w:fldChar w:fldCharType="begin"/>
            </w:r>
            <w:r>
              <w:rPr>
                <w:rFonts w:hint="eastAsia"/>
                <w:noProof/>
              </w:rPr>
              <w:instrText xml:space="preserve"> </w:instrText>
            </w:r>
            <w:r>
              <w:rPr>
                <w:noProof/>
              </w:rPr>
              <w:instrText>PAGEREF _Toc202805983 \h</w:instrText>
            </w:r>
            <w:r>
              <w:rPr>
                <w:rFonts w:hint="eastAsia"/>
                <w:noProof/>
              </w:rPr>
              <w:instrText xml:space="preserve"> </w:instrText>
            </w:r>
            <w:r>
              <w:rPr>
                <w:rFonts w:hint="eastAsia"/>
                <w:noProof/>
              </w:rPr>
            </w:r>
            <w:r>
              <w:rPr>
                <w:rFonts w:hint="eastAsia"/>
                <w:noProof/>
              </w:rPr>
              <w:fldChar w:fldCharType="separate"/>
            </w:r>
            <w:r w:rsidR="00CB60E2">
              <w:rPr>
                <w:noProof/>
              </w:rPr>
              <w:t>10</w:t>
            </w:r>
            <w:r>
              <w:rPr>
                <w:rFonts w:hint="eastAsia"/>
                <w:noProof/>
              </w:rPr>
              <w:fldChar w:fldCharType="end"/>
            </w:r>
          </w:hyperlink>
        </w:p>
        <w:p w14:paraId="11BF1156" w14:textId="2C270EA3"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84" w:history="1">
            <w:r>
              <w:rPr>
                <w:rStyle w:val="af7"/>
                <w:rFonts w:hint="eastAsia"/>
                <w:noProof/>
              </w:rPr>
              <w:t>（五）</w:t>
            </w:r>
            <w:r>
              <w:rPr>
                <w:rStyle w:val="af7"/>
                <w:rFonts w:hint="eastAsia"/>
                <w:noProof/>
              </w:rPr>
              <w:t xml:space="preserve"> </w:t>
            </w:r>
            <w:r>
              <w:rPr>
                <w:rStyle w:val="af7"/>
                <w:rFonts w:hint="eastAsia"/>
                <w:noProof/>
              </w:rPr>
              <w:t>范围三类别</w:t>
            </w:r>
            <w:r>
              <w:rPr>
                <w:rStyle w:val="af7"/>
                <w:rFonts w:hint="eastAsia"/>
                <w:noProof/>
              </w:rPr>
              <w:t>3</w:t>
            </w:r>
            <w:r>
              <w:rPr>
                <w:rStyle w:val="af7"/>
                <w:rFonts w:hint="eastAsia"/>
                <w:noProof/>
              </w:rPr>
              <w:t>范围一、二相关燃料和能源相关的活动产生的排放清册</w:t>
            </w:r>
            <w:r>
              <w:rPr>
                <w:rFonts w:hint="eastAsia"/>
                <w:noProof/>
              </w:rPr>
              <w:tab/>
            </w:r>
            <w:r>
              <w:rPr>
                <w:rFonts w:hint="eastAsia"/>
                <w:noProof/>
              </w:rPr>
              <w:fldChar w:fldCharType="begin"/>
            </w:r>
            <w:r>
              <w:rPr>
                <w:rFonts w:hint="eastAsia"/>
                <w:noProof/>
              </w:rPr>
              <w:instrText xml:space="preserve"> </w:instrText>
            </w:r>
            <w:r>
              <w:rPr>
                <w:noProof/>
              </w:rPr>
              <w:instrText>PAGEREF _Toc202805984 \h</w:instrText>
            </w:r>
            <w:r>
              <w:rPr>
                <w:rFonts w:hint="eastAsia"/>
                <w:noProof/>
              </w:rPr>
              <w:instrText xml:space="preserve"> </w:instrText>
            </w:r>
            <w:r>
              <w:rPr>
                <w:rFonts w:hint="eastAsia"/>
                <w:noProof/>
              </w:rPr>
            </w:r>
            <w:r>
              <w:rPr>
                <w:rFonts w:hint="eastAsia"/>
                <w:noProof/>
              </w:rPr>
              <w:fldChar w:fldCharType="separate"/>
            </w:r>
            <w:r w:rsidR="00CB60E2">
              <w:rPr>
                <w:noProof/>
              </w:rPr>
              <w:t>11</w:t>
            </w:r>
            <w:r>
              <w:rPr>
                <w:rFonts w:hint="eastAsia"/>
                <w:noProof/>
              </w:rPr>
              <w:fldChar w:fldCharType="end"/>
            </w:r>
          </w:hyperlink>
        </w:p>
        <w:p w14:paraId="6A08D313" w14:textId="3972860E"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85" w:history="1">
            <w:r>
              <w:rPr>
                <w:rStyle w:val="af7"/>
                <w:rFonts w:hint="eastAsia"/>
                <w:noProof/>
              </w:rPr>
              <w:t>（六）</w:t>
            </w:r>
            <w:r>
              <w:rPr>
                <w:rStyle w:val="af7"/>
                <w:rFonts w:hint="eastAsia"/>
                <w:noProof/>
              </w:rPr>
              <w:t xml:space="preserve"> </w:t>
            </w:r>
            <w:r>
              <w:rPr>
                <w:rStyle w:val="af7"/>
                <w:rFonts w:hint="eastAsia"/>
                <w:noProof/>
              </w:rPr>
              <w:t>范围三类别</w:t>
            </w:r>
            <w:r>
              <w:rPr>
                <w:rStyle w:val="af7"/>
                <w:rFonts w:hint="eastAsia"/>
                <w:noProof/>
              </w:rPr>
              <w:t>4</w:t>
            </w:r>
            <w:r>
              <w:rPr>
                <w:rStyle w:val="af7"/>
                <w:rFonts w:hint="eastAsia"/>
                <w:noProof/>
              </w:rPr>
              <w:t>上游运输配送产生的排放清册</w:t>
            </w:r>
            <w:r>
              <w:rPr>
                <w:rFonts w:hint="eastAsia"/>
                <w:noProof/>
              </w:rPr>
              <w:tab/>
            </w:r>
            <w:r>
              <w:rPr>
                <w:rFonts w:hint="eastAsia"/>
                <w:noProof/>
              </w:rPr>
              <w:fldChar w:fldCharType="begin"/>
            </w:r>
            <w:r>
              <w:rPr>
                <w:rFonts w:hint="eastAsia"/>
                <w:noProof/>
              </w:rPr>
              <w:instrText xml:space="preserve"> </w:instrText>
            </w:r>
            <w:r>
              <w:rPr>
                <w:noProof/>
              </w:rPr>
              <w:instrText>PAGEREF _Toc202805985 \h</w:instrText>
            </w:r>
            <w:r>
              <w:rPr>
                <w:rFonts w:hint="eastAsia"/>
                <w:noProof/>
              </w:rPr>
              <w:instrText xml:space="preserve"> </w:instrText>
            </w:r>
            <w:r>
              <w:rPr>
                <w:rFonts w:hint="eastAsia"/>
                <w:noProof/>
              </w:rPr>
            </w:r>
            <w:r>
              <w:rPr>
                <w:rFonts w:hint="eastAsia"/>
                <w:noProof/>
              </w:rPr>
              <w:fldChar w:fldCharType="separate"/>
            </w:r>
            <w:r w:rsidR="00CB60E2">
              <w:rPr>
                <w:noProof/>
              </w:rPr>
              <w:t>11</w:t>
            </w:r>
            <w:r>
              <w:rPr>
                <w:rFonts w:hint="eastAsia"/>
                <w:noProof/>
              </w:rPr>
              <w:fldChar w:fldCharType="end"/>
            </w:r>
          </w:hyperlink>
        </w:p>
        <w:p w14:paraId="6F968100" w14:textId="6AF75D89"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86" w:history="1">
            <w:r>
              <w:rPr>
                <w:rStyle w:val="af7"/>
                <w:rFonts w:hint="eastAsia"/>
                <w:noProof/>
              </w:rPr>
              <w:t>（七）</w:t>
            </w:r>
            <w:r>
              <w:rPr>
                <w:rStyle w:val="af7"/>
                <w:rFonts w:hint="eastAsia"/>
                <w:noProof/>
              </w:rPr>
              <w:t xml:space="preserve"> </w:t>
            </w:r>
            <w:r>
              <w:rPr>
                <w:rStyle w:val="af7"/>
                <w:rFonts w:hint="eastAsia"/>
                <w:noProof/>
              </w:rPr>
              <w:t>范围三类别</w:t>
            </w:r>
            <w:r>
              <w:rPr>
                <w:rStyle w:val="af7"/>
                <w:rFonts w:hint="eastAsia"/>
                <w:noProof/>
              </w:rPr>
              <w:t>5</w:t>
            </w:r>
            <w:r>
              <w:rPr>
                <w:rStyle w:val="af7"/>
                <w:rFonts w:hint="eastAsia"/>
                <w:noProof/>
              </w:rPr>
              <w:t>运营中产生废物所产生的排放清册</w:t>
            </w:r>
            <w:r>
              <w:rPr>
                <w:rFonts w:hint="eastAsia"/>
                <w:noProof/>
              </w:rPr>
              <w:tab/>
            </w:r>
            <w:r>
              <w:rPr>
                <w:rFonts w:hint="eastAsia"/>
                <w:noProof/>
              </w:rPr>
              <w:fldChar w:fldCharType="begin"/>
            </w:r>
            <w:r>
              <w:rPr>
                <w:rFonts w:hint="eastAsia"/>
                <w:noProof/>
              </w:rPr>
              <w:instrText xml:space="preserve"> </w:instrText>
            </w:r>
            <w:r>
              <w:rPr>
                <w:noProof/>
              </w:rPr>
              <w:instrText>PAGEREF _Toc202805986 \h</w:instrText>
            </w:r>
            <w:r>
              <w:rPr>
                <w:rFonts w:hint="eastAsia"/>
                <w:noProof/>
              </w:rPr>
              <w:instrText xml:space="preserve"> </w:instrText>
            </w:r>
            <w:r>
              <w:rPr>
                <w:rFonts w:hint="eastAsia"/>
                <w:noProof/>
              </w:rPr>
            </w:r>
            <w:r>
              <w:rPr>
                <w:rFonts w:hint="eastAsia"/>
                <w:noProof/>
              </w:rPr>
              <w:fldChar w:fldCharType="separate"/>
            </w:r>
            <w:r w:rsidR="00CB60E2">
              <w:rPr>
                <w:noProof/>
              </w:rPr>
              <w:t>12</w:t>
            </w:r>
            <w:r>
              <w:rPr>
                <w:rFonts w:hint="eastAsia"/>
                <w:noProof/>
              </w:rPr>
              <w:fldChar w:fldCharType="end"/>
            </w:r>
          </w:hyperlink>
        </w:p>
        <w:p w14:paraId="7BDFDBED" w14:textId="405EB3B8"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87" w:history="1">
            <w:r>
              <w:rPr>
                <w:rStyle w:val="af7"/>
                <w:rFonts w:hint="eastAsia"/>
                <w:noProof/>
              </w:rPr>
              <w:t>（八）</w:t>
            </w:r>
            <w:r>
              <w:rPr>
                <w:rStyle w:val="af7"/>
                <w:rFonts w:hint="eastAsia"/>
                <w:noProof/>
              </w:rPr>
              <w:t xml:space="preserve"> </w:t>
            </w:r>
            <w:r>
              <w:rPr>
                <w:rStyle w:val="af7"/>
                <w:rFonts w:hint="eastAsia"/>
                <w:noProof/>
              </w:rPr>
              <w:t>范围三类别</w:t>
            </w:r>
            <w:r>
              <w:rPr>
                <w:rStyle w:val="af7"/>
                <w:rFonts w:hint="eastAsia"/>
                <w:noProof/>
              </w:rPr>
              <w:t>6</w:t>
            </w:r>
            <w:r>
              <w:rPr>
                <w:rStyle w:val="af7"/>
                <w:rFonts w:hint="eastAsia"/>
                <w:noProof/>
              </w:rPr>
              <w:t>商务旅行产生的排放清册</w:t>
            </w:r>
            <w:r>
              <w:rPr>
                <w:rFonts w:hint="eastAsia"/>
                <w:noProof/>
              </w:rPr>
              <w:tab/>
            </w:r>
            <w:r>
              <w:rPr>
                <w:rFonts w:hint="eastAsia"/>
                <w:noProof/>
              </w:rPr>
              <w:fldChar w:fldCharType="begin"/>
            </w:r>
            <w:r>
              <w:rPr>
                <w:rFonts w:hint="eastAsia"/>
                <w:noProof/>
              </w:rPr>
              <w:instrText xml:space="preserve"> </w:instrText>
            </w:r>
            <w:r>
              <w:rPr>
                <w:noProof/>
              </w:rPr>
              <w:instrText>PAGEREF _Toc202805987 \h</w:instrText>
            </w:r>
            <w:r>
              <w:rPr>
                <w:rFonts w:hint="eastAsia"/>
                <w:noProof/>
              </w:rPr>
              <w:instrText xml:space="preserve"> </w:instrText>
            </w:r>
            <w:r>
              <w:rPr>
                <w:rFonts w:hint="eastAsia"/>
                <w:noProof/>
              </w:rPr>
            </w:r>
            <w:r>
              <w:rPr>
                <w:rFonts w:hint="eastAsia"/>
                <w:noProof/>
              </w:rPr>
              <w:fldChar w:fldCharType="separate"/>
            </w:r>
            <w:r w:rsidR="00CB60E2">
              <w:rPr>
                <w:noProof/>
              </w:rPr>
              <w:t>12</w:t>
            </w:r>
            <w:r>
              <w:rPr>
                <w:rFonts w:hint="eastAsia"/>
                <w:noProof/>
              </w:rPr>
              <w:fldChar w:fldCharType="end"/>
            </w:r>
          </w:hyperlink>
        </w:p>
        <w:p w14:paraId="560507E9" w14:textId="262F0CAD"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88" w:history="1">
            <w:r>
              <w:rPr>
                <w:rStyle w:val="af7"/>
                <w:rFonts w:hint="eastAsia"/>
                <w:noProof/>
              </w:rPr>
              <w:t>（九）</w:t>
            </w:r>
            <w:r>
              <w:rPr>
                <w:rStyle w:val="af7"/>
                <w:rFonts w:hint="eastAsia"/>
                <w:noProof/>
              </w:rPr>
              <w:t xml:space="preserve"> </w:t>
            </w:r>
            <w:r>
              <w:rPr>
                <w:rStyle w:val="af7"/>
                <w:rFonts w:hint="eastAsia"/>
                <w:noProof/>
              </w:rPr>
              <w:t>范围三类别</w:t>
            </w:r>
            <w:r>
              <w:rPr>
                <w:rStyle w:val="af7"/>
                <w:rFonts w:hint="eastAsia"/>
                <w:noProof/>
              </w:rPr>
              <w:t>7</w:t>
            </w:r>
            <w:r>
              <w:rPr>
                <w:rStyle w:val="af7"/>
                <w:rFonts w:hint="eastAsia"/>
                <w:noProof/>
              </w:rPr>
              <w:t>运营中产生的废物排放清册</w:t>
            </w:r>
            <w:r>
              <w:rPr>
                <w:rFonts w:hint="eastAsia"/>
                <w:noProof/>
              </w:rPr>
              <w:tab/>
            </w:r>
            <w:r>
              <w:rPr>
                <w:rFonts w:hint="eastAsia"/>
                <w:noProof/>
              </w:rPr>
              <w:fldChar w:fldCharType="begin"/>
            </w:r>
            <w:r>
              <w:rPr>
                <w:rFonts w:hint="eastAsia"/>
                <w:noProof/>
              </w:rPr>
              <w:instrText xml:space="preserve"> </w:instrText>
            </w:r>
            <w:r>
              <w:rPr>
                <w:noProof/>
              </w:rPr>
              <w:instrText>PAGEREF _Toc202805988 \h</w:instrText>
            </w:r>
            <w:r>
              <w:rPr>
                <w:rFonts w:hint="eastAsia"/>
                <w:noProof/>
              </w:rPr>
              <w:instrText xml:space="preserve"> </w:instrText>
            </w:r>
            <w:r>
              <w:rPr>
                <w:rFonts w:hint="eastAsia"/>
                <w:noProof/>
              </w:rPr>
            </w:r>
            <w:r>
              <w:rPr>
                <w:rFonts w:hint="eastAsia"/>
                <w:noProof/>
              </w:rPr>
              <w:fldChar w:fldCharType="separate"/>
            </w:r>
            <w:r w:rsidR="00CB60E2">
              <w:rPr>
                <w:noProof/>
              </w:rPr>
              <w:t>12</w:t>
            </w:r>
            <w:r>
              <w:rPr>
                <w:rFonts w:hint="eastAsia"/>
                <w:noProof/>
              </w:rPr>
              <w:fldChar w:fldCharType="end"/>
            </w:r>
          </w:hyperlink>
        </w:p>
        <w:p w14:paraId="1A0D5661" w14:textId="668C4C51"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89" w:history="1">
            <w:r>
              <w:rPr>
                <w:rStyle w:val="af7"/>
                <w:rFonts w:hint="eastAsia"/>
                <w:noProof/>
              </w:rPr>
              <w:t>（十）</w:t>
            </w:r>
            <w:r>
              <w:rPr>
                <w:rStyle w:val="af7"/>
                <w:rFonts w:hint="eastAsia"/>
                <w:noProof/>
              </w:rPr>
              <w:t xml:space="preserve"> </w:t>
            </w:r>
            <w:r>
              <w:rPr>
                <w:rStyle w:val="af7"/>
                <w:rFonts w:hint="eastAsia"/>
                <w:noProof/>
              </w:rPr>
              <w:t>范围三类别</w:t>
            </w:r>
            <w:r>
              <w:rPr>
                <w:rStyle w:val="af7"/>
                <w:rFonts w:hint="eastAsia"/>
                <w:noProof/>
              </w:rPr>
              <w:t>9</w:t>
            </w:r>
            <w:r>
              <w:rPr>
                <w:rStyle w:val="af7"/>
                <w:rFonts w:hint="eastAsia"/>
                <w:noProof/>
              </w:rPr>
              <w:t>下游运输配送产生的排放清册</w:t>
            </w:r>
            <w:r>
              <w:rPr>
                <w:rFonts w:hint="eastAsia"/>
                <w:noProof/>
              </w:rPr>
              <w:tab/>
            </w:r>
            <w:r>
              <w:rPr>
                <w:rFonts w:hint="eastAsia"/>
                <w:noProof/>
              </w:rPr>
              <w:fldChar w:fldCharType="begin"/>
            </w:r>
            <w:r>
              <w:rPr>
                <w:rFonts w:hint="eastAsia"/>
                <w:noProof/>
              </w:rPr>
              <w:instrText xml:space="preserve"> </w:instrText>
            </w:r>
            <w:r>
              <w:rPr>
                <w:noProof/>
              </w:rPr>
              <w:instrText>PAGEREF _Toc202805989 \h</w:instrText>
            </w:r>
            <w:r>
              <w:rPr>
                <w:rFonts w:hint="eastAsia"/>
                <w:noProof/>
              </w:rPr>
              <w:instrText xml:space="preserve"> </w:instrText>
            </w:r>
            <w:r>
              <w:rPr>
                <w:rFonts w:hint="eastAsia"/>
                <w:noProof/>
              </w:rPr>
            </w:r>
            <w:r>
              <w:rPr>
                <w:rFonts w:hint="eastAsia"/>
                <w:noProof/>
              </w:rPr>
              <w:fldChar w:fldCharType="separate"/>
            </w:r>
            <w:r w:rsidR="00CB60E2">
              <w:rPr>
                <w:noProof/>
              </w:rPr>
              <w:t>13</w:t>
            </w:r>
            <w:r>
              <w:rPr>
                <w:rFonts w:hint="eastAsia"/>
                <w:noProof/>
              </w:rPr>
              <w:fldChar w:fldCharType="end"/>
            </w:r>
          </w:hyperlink>
        </w:p>
        <w:p w14:paraId="0CB78DD3" w14:textId="589E7733"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90" w:history="1">
            <w:r>
              <w:rPr>
                <w:rStyle w:val="af7"/>
                <w:rFonts w:hint="eastAsia"/>
                <w:noProof/>
              </w:rPr>
              <w:t>（十一）</w:t>
            </w:r>
            <w:r>
              <w:rPr>
                <w:rStyle w:val="af7"/>
                <w:rFonts w:hint="eastAsia"/>
                <w:noProof/>
              </w:rPr>
              <w:t xml:space="preserve"> </w:t>
            </w:r>
            <w:r>
              <w:rPr>
                <w:rStyle w:val="af7"/>
                <w:rFonts w:hint="eastAsia"/>
                <w:noProof/>
              </w:rPr>
              <w:t>范围三类别</w:t>
            </w:r>
            <w:r>
              <w:rPr>
                <w:rStyle w:val="af7"/>
                <w:rFonts w:hint="eastAsia"/>
                <w:noProof/>
              </w:rPr>
              <w:t>10</w:t>
            </w:r>
            <w:r>
              <w:rPr>
                <w:rStyle w:val="af7"/>
                <w:rFonts w:hint="eastAsia"/>
                <w:noProof/>
              </w:rPr>
              <w:t>外销产品加工产生的排放清册</w:t>
            </w:r>
            <w:r>
              <w:rPr>
                <w:rFonts w:hint="eastAsia"/>
                <w:noProof/>
              </w:rPr>
              <w:tab/>
            </w:r>
            <w:r>
              <w:rPr>
                <w:rFonts w:hint="eastAsia"/>
                <w:noProof/>
              </w:rPr>
              <w:fldChar w:fldCharType="begin"/>
            </w:r>
            <w:r>
              <w:rPr>
                <w:rFonts w:hint="eastAsia"/>
                <w:noProof/>
              </w:rPr>
              <w:instrText xml:space="preserve"> </w:instrText>
            </w:r>
            <w:r>
              <w:rPr>
                <w:noProof/>
              </w:rPr>
              <w:instrText>PAGEREF _Toc202805990 \h</w:instrText>
            </w:r>
            <w:r>
              <w:rPr>
                <w:rFonts w:hint="eastAsia"/>
                <w:noProof/>
              </w:rPr>
              <w:instrText xml:space="preserve"> </w:instrText>
            </w:r>
            <w:r>
              <w:rPr>
                <w:rFonts w:hint="eastAsia"/>
                <w:noProof/>
              </w:rPr>
            </w:r>
            <w:r>
              <w:rPr>
                <w:rFonts w:hint="eastAsia"/>
                <w:noProof/>
              </w:rPr>
              <w:fldChar w:fldCharType="separate"/>
            </w:r>
            <w:r w:rsidR="00CB60E2">
              <w:rPr>
                <w:noProof/>
              </w:rPr>
              <w:t>13</w:t>
            </w:r>
            <w:r>
              <w:rPr>
                <w:rFonts w:hint="eastAsia"/>
                <w:noProof/>
              </w:rPr>
              <w:fldChar w:fldCharType="end"/>
            </w:r>
          </w:hyperlink>
        </w:p>
        <w:p w14:paraId="78C88F2C" w14:textId="58F2D847"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91" w:history="1">
            <w:r>
              <w:rPr>
                <w:rStyle w:val="af7"/>
                <w:rFonts w:hint="eastAsia"/>
                <w:noProof/>
              </w:rPr>
              <w:t>（十二）</w:t>
            </w:r>
            <w:r>
              <w:rPr>
                <w:rStyle w:val="af7"/>
                <w:rFonts w:hint="eastAsia"/>
                <w:noProof/>
              </w:rPr>
              <w:t xml:space="preserve"> </w:t>
            </w:r>
            <w:r>
              <w:rPr>
                <w:rStyle w:val="af7"/>
                <w:rFonts w:hint="eastAsia"/>
                <w:noProof/>
              </w:rPr>
              <w:t>范围三类别</w:t>
            </w:r>
            <w:r>
              <w:rPr>
                <w:rStyle w:val="af7"/>
                <w:rFonts w:hint="eastAsia"/>
                <w:noProof/>
              </w:rPr>
              <w:t>12</w:t>
            </w:r>
            <w:r>
              <w:rPr>
                <w:rStyle w:val="af7"/>
                <w:rFonts w:hint="eastAsia"/>
                <w:noProof/>
              </w:rPr>
              <w:t>外销产品报废产生的排放清册</w:t>
            </w:r>
            <w:r>
              <w:rPr>
                <w:rFonts w:hint="eastAsia"/>
                <w:noProof/>
              </w:rPr>
              <w:tab/>
            </w:r>
            <w:r>
              <w:rPr>
                <w:rFonts w:hint="eastAsia"/>
                <w:noProof/>
              </w:rPr>
              <w:fldChar w:fldCharType="begin"/>
            </w:r>
            <w:r>
              <w:rPr>
                <w:rFonts w:hint="eastAsia"/>
                <w:noProof/>
              </w:rPr>
              <w:instrText xml:space="preserve"> </w:instrText>
            </w:r>
            <w:r>
              <w:rPr>
                <w:noProof/>
              </w:rPr>
              <w:instrText>PAGEREF _Toc202805991 \h</w:instrText>
            </w:r>
            <w:r>
              <w:rPr>
                <w:rFonts w:hint="eastAsia"/>
                <w:noProof/>
              </w:rPr>
              <w:instrText xml:space="preserve"> </w:instrText>
            </w:r>
            <w:r>
              <w:rPr>
                <w:rFonts w:hint="eastAsia"/>
                <w:noProof/>
              </w:rPr>
            </w:r>
            <w:r>
              <w:rPr>
                <w:rFonts w:hint="eastAsia"/>
                <w:noProof/>
              </w:rPr>
              <w:fldChar w:fldCharType="separate"/>
            </w:r>
            <w:r w:rsidR="00CB60E2">
              <w:rPr>
                <w:noProof/>
              </w:rPr>
              <w:t>13</w:t>
            </w:r>
            <w:r>
              <w:rPr>
                <w:rFonts w:hint="eastAsia"/>
                <w:noProof/>
              </w:rPr>
              <w:fldChar w:fldCharType="end"/>
            </w:r>
          </w:hyperlink>
        </w:p>
        <w:p w14:paraId="41297BAD" w14:textId="5F5E4988"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92" w:history="1">
            <w:r>
              <w:rPr>
                <w:rStyle w:val="af7"/>
                <w:rFonts w:hint="eastAsia"/>
                <w:noProof/>
              </w:rPr>
              <w:t>二、</w:t>
            </w:r>
            <w:r>
              <w:rPr>
                <w:rStyle w:val="af7"/>
                <w:rFonts w:hint="eastAsia"/>
                <w:noProof/>
              </w:rPr>
              <w:t xml:space="preserve"> </w:t>
            </w:r>
            <w:r>
              <w:rPr>
                <w:rStyle w:val="af7"/>
                <w:rFonts w:hint="eastAsia"/>
                <w:noProof/>
              </w:rPr>
              <w:t>量化方法说明</w:t>
            </w:r>
            <w:r>
              <w:rPr>
                <w:rFonts w:hint="eastAsia"/>
                <w:noProof/>
              </w:rPr>
              <w:tab/>
            </w:r>
            <w:r>
              <w:rPr>
                <w:rFonts w:hint="eastAsia"/>
                <w:noProof/>
              </w:rPr>
              <w:fldChar w:fldCharType="begin"/>
            </w:r>
            <w:r>
              <w:rPr>
                <w:rFonts w:hint="eastAsia"/>
                <w:noProof/>
              </w:rPr>
              <w:instrText xml:space="preserve"> </w:instrText>
            </w:r>
            <w:r>
              <w:rPr>
                <w:noProof/>
              </w:rPr>
              <w:instrText>PAGEREF _Toc202805992 \h</w:instrText>
            </w:r>
            <w:r>
              <w:rPr>
                <w:rFonts w:hint="eastAsia"/>
                <w:noProof/>
              </w:rPr>
              <w:instrText xml:space="preserve"> </w:instrText>
            </w:r>
            <w:r>
              <w:rPr>
                <w:rFonts w:hint="eastAsia"/>
                <w:noProof/>
              </w:rPr>
            </w:r>
            <w:r>
              <w:rPr>
                <w:rFonts w:hint="eastAsia"/>
                <w:noProof/>
              </w:rPr>
              <w:fldChar w:fldCharType="separate"/>
            </w:r>
            <w:r w:rsidR="00CB60E2">
              <w:rPr>
                <w:noProof/>
              </w:rPr>
              <w:t>13</w:t>
            </w:r>
            <w:r>
              <w:rPr>
                <w:rFonts w:hint="eastAsia"/>
                <w:noProof/>
              </w:rPr>
              <w:fldChar w:fldCharType="end"/>
            </w:r>
          </w:hyperlink>
        </w:p>
        <w:p w14:paraId="6F7A7CE1" w14:textId="17E91C9D"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93" w:history="1">
            <w:r>
              <w:rPr>
                <w:rStyle w:val="af7"/>
                <w:rFonts w:hint="eastAsia"/>
                <w:noProof/>
              </w:rPr>
              <w:t>（一）</w:t>
            </w:r>
            <w:r>
              <w:rPr>
                <w:rStyle w:val="af7"/>
                <w:rFonts w:hint="eastAsia"/>
                <w:iCs/>
                <w:noProof/>
              </w:rPr>
              <w:t xml:space="preserve"> </w:t>
            </w:r>
            <w:r>
              <w:rPr>
                <w:rStyle w:val="af7"/>
                <w:rFonts w:hint="eastAsia"/>
                <w:iCs/>
                <w:noProof/>
              </w:rPr>
              <w:t>排放源：热处理炉</w:t>
            </w:r>
            <w:r>
              <w:rPr>
                <w:rStyle w:val="af7"/>
                <w:rFonts w:hint="eastAsia"/>
                <w:iCs/>
                <w:noProof/>
              </w:rPr>
              <w:t>/</w:t>
            </w:r>
            <w:r>
              <w:rPr>
                <w:rStyle w:val="af7"/>
                <w:rFonts w:hint="eastAsia"/>
                <w:iCs/>
                <w:noProof/>
              </w:rPr>
              <w:t>加热炉（天然气燃烧）</w:t>
            </w:r>
            <w:r>
              <w:rPr>
                <w:rFonts w:hint="eastAsia"/>
                <w:noProof/>
              </w:rPr>
              <w:tab/>
            </w:r>
            <w:r>
              <w:rPr>
                <w:rFonts w:hint="eastAsia"/>
                <w:noProof/>
              </w:rPr>
              <w:fldChar w:fldCharType="begin"/>
            </w:r>
            <w:r>
              <w:rPr>
                <w:rFonts w:hint="eastAsia"/>
                <w:noProof/>
              </w:rPr>
              <w:instrText xml:space="preserve"> </w:instrText>
            </w:r>
            <w:r>
              <w:rPr>
                <w:noProof/>
              </w:rPr>
              <w:instrText>PAGEREF _Toc202805993 \h</w:instrText>
            </w:r>
            <w:r>
              <w:rPr>
                <w:rFonts w:hint="eastAsia"/>
                <w:noProof/>
              </w:rPr>
              <w:instrText xml:space="preserve"> </w:instrText>
            </w:r>
            <w:r>
              <w:rPr>
                <w:rFonts w:hint="eastAsia"/>
                <w:noProof/>
              </w:rPr>
            </w:r>
            <w:r>
              <w:rPr>
                <w:rFonts w:hint="eastAsia"/>
                <w:noProof/>
              </w:rPr>
              <w:fldChar w:fldCharType="separate"/>
            </w:r>
            <w:r w:rsidR="00CB60E2">
              <w:rPr>
                <w:noProof/>
              </w:rPr>
              <w:t>13</w:t>
            </w:r>
            <w:r>
              <w:rPr>
                <w:rFonts w:hint="eastAsia"/>
                <w:noProof/>
              </w:rPr>
              <w:fldChar w:fldCharType="end"/>
            </w:r>
          </w:hyperlink>
        </w:p>
        <w:p w14:paraId="4915A632" w14:textId="4003825A"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94" w:history="1">
            <w:r>
              <w:rPr>
                <w:rStyle w:val="af7"/>
                <w:rFonts w:hint="eastAsia"/>
                <w:noProof/>
              </w:rPr>
              <w:t>（二）</w:t>
            </w:r>
            <w:r>
              <w:rPr>
                <w:rStyle w:val="af7"/>
                <w:rFonts w:hint="eastAsia"/>
                <w:iCs/>
                <w:noProof/>
              </w:rPr>
              <w:t xml:space="preserve"> </w:t>
            </w:r>
            <w:r>
              <w:rPr>
                <w:rStyle w:val="af7"/>
                <w:rFonts w:hint="eastAsia"/>
                <w:iCs/>
                <w:noProof/>
              </w:rPr>
              <w:t>排放源：冶钢宾馆（液化石油气燃烧）</w:t>
            </w:r>
            <w:r>
              <w:rPr>
                <w:rFonts w:hint="eastAsia"/>
                <w:noProof/>
              </w:rPr>
              <w:tab/>
            </w:r>
            <w:r>
              <w:rPr>
                <w:rFonts w:hint="eastAsia"/>
                <w:noProof/>
              </w:rPr>
              <w:fldChar w:fldCharType="begin"/>
            </w:r>
            <w:r>
              <w:rPr>
                <w:rFonts w:hint="eastAsia"/>
                <w:noProof/>
              </w:rPr>
              <w:instrText xml:space="preserve"> </w:instrText>
            </w:r>
            <w:r>
              <w:rPr>
                <w:noProof/>
              </w:rPr>
              <w:instrText>PAGEREF _Toc202805994 \h</w:instrText>
            </w:r>
            <w:r>
              <w:rPr>
                <w:rFonts w:hint="eastAsia"/>
                <w:noProof/>
              </w:rPr>
              <w:instrText xml:space="preserve"> </w:instrText>
            </w:r>
            <w:r>
              <w:rPr>
                <w:rFonts w:hint="eastAsia"/>
                <w:noProof/>
              </w:rPr>
            </w:r>
            <w:r>
              <w:rPr>
                <w:rFonts w:hint="eastAsia"/>
                <w:noProof/>
              </w:rPr>
              <w:fldChar w:fldCharType="separate"/>
            </w:r>
            <w:r w:rsidR="00CB60E2">
              <w:rPr>
                <w:noProof/>
              </w:rPr>
              <w:t>14</w:t>
            </w:r>
            <w:r>
              <w:rPr>
                <w:rFonts w:hint="eastAsia"/>
                <w:noProof/>
              </w:rPr>
              <w:fldChar w:fldCharType="end"/>
            </w:r>
          </w:hyperlink>
        </w:p>
        <w:p w14:paraId="5E9599B7" w14:textId="0093EC2E"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95" w:history="1">
            <w:r>
              <w:rPr>
                <w:rStyle w:val="af7"/>
                <w:rFonts w:hint="eastAsia"/>
                <w:iCs/>
                <w:noProof/>
              </w:rPr>
              <w:t>（三）</w:t>
            </w:r>
            <w:r>
              <w:rPr>
                <w:rStyle w:val="af7"/>
                <w:rFonts w:hint="eastAsia"/>
                <w:iCs/>
                <w:noProof/>
              </w:rPr>
              <w:t xml:space="preserve"> </w:t>
            </w:r>
            <w:r>
              <w:rPr>
                <w:rStyle w:val="af7"/>
                <w:rFonts w:hint="eastAsia"/>
                <w:iCs/>
                <w:noProof/>
              </w:rPr>
              <w:t>排放源：固体燃料（无烟煤、烟煤、洗精煤、焦炭、焦屑燃烧）</w:t>
            </w:r>
            <w:r>
              <w:rPr>
                <w:rFonts w:hint="eastAsia"/>
                <w:noProof/>
              </w:rPr>
              <w:tab/>
            </w:r>
            <w:r>
              <w:rPr>
                <w:rFonts w:hint="eastAsia"/>
                <w:noProof/>
              </w:rPr>
              <w:fldChar w:fldCharType="begin"/>
            </w:r>
            <w:r>
              <w:rPr>
                <w:rFonts w:hint="eastAsia"/>
                <w:noProof/>
              </w:rPr>
              <w:instrText xml:space="preserve"> </w:instrText>
            </w:r>
            <w:r>
              <w:rPr>
                <w:noProof/>
              </w:rPr>
              <w:instrText>PAGEREF _Toc202805995 \h</w:instrText>
            </w:r>
            <w:r>
              <w:rPr>
                <w:rFonts w:hint="eastAsia"/>
                <w:noProof/>
              </w:rPr>
              <w:instrText xml:space="preserve"> </w:instrText>
            </w:r>
            <w:r>
              <w:rPr>
                <w:rFonts w:hint="eastAsia"/>
                <w:noProof/>
              </w:rPr>
            </w:r>
            <w:r>
              <w:rPr>
                <w:rFonts w:hint="eastAsia"/>
                <w:noProof/>
              </w:rPr>
              <w:fldChar w:fldCharType="separate"/>
            </w:r>
            <w:r w:rsidR="00CB60E2">
              <w:rPr>
                <w:noProof/>
              </w:rPr>
              <w:t>14</w:t>
            </w:r>
            <w:r>
              <w:rPr>
                <w:rFonts w:hint="eastAsia"/>
                <w:noProof/>
              </w:rPr>
              <w:fldChar w:fldCharType="end"/>
            </w:r>
          </w:hyperlink>
        </w:p>
        <w:p w14:paraId="2C36DB3F" w14:textId="7F870F8D"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96" w:history="1">
            <w:r>
              <w:rPr>
                <w:rStyle w:val="af7"/>
                <w:rFonts w:hint="eastAsia"/>
                <w:iCs/>
                <w:noProof/>
              </w:rPr>
              <w:t>（四）</w:t>
            </w:r>
            <w:r>
              <w:rPr>
                <w:rStyle w:val="af7"/>
                <w:rFonts w:hint="eastAsia"/>
                <w:iCs/>
                <w:noProof/>
              </w:rPr>
              <w:t xml:space="preserve"> </w:t>
            </w:r>
            <w:r>
              <w:rPr>
                <w:rStyle w:val="af7"/>
                <w:rFonts w:hint="eastAsia"/>
                <w:iCs/>
                <w:noProof/>
              </w:rPr>
              <w:t>排放源：副产品外售（焦炉煤气、粗苯燃烧）</w:t>
            </w:r>
            <w:r>
              <w:rPr>
                <w:rFonts w:hint="eastAsia"/>
                <w:noProof/>
              </w:rPr>
              <w:tab/>
            </w:r>
            <w:r>
              <w:rPr>
                <w:rFonts w:hint="eastAsia"/>
                <w:noProof/>
              </w:rPr>
              <w:fldChar w:fldCharType="begin"/>
            </w:r>
            <w:r>
              <w:rPr>
                <w:rFonts w:hint="eastAsia"/>
                <w:noProof/>
              </w:rPr>
              <w:instrText xml:space="preserve"> </w:instrText>
            </w:r>
            <w:r>
              <w:rPr>
                <w:noProof/>
              </w:rPr>
              <w:instrText>PAGEREF _Toc202805996 \h</w:instrText>
            </w:r>
            <w:r>
              <w:rPr>
                <w:rFonts w:hint="eastAsia"/>
                <w:noProof/>
              </w:rPr>
              <w:instrText xml:space="preserve"> </w:instrText>
            </w:r>
            <w:r>
              <w:rPr>
                <w:rFonts w:hint="eastAsia"/>
                <w:noProof/>
              </w:rPr>
            </w:r>
            <w:r>
              <w:rPr>
                <w:rFonts w:hint="eastAsia"/>
                <w:noProof/>
              </w:rPr>
              <w:fldChar w:fldCharType="separate"/>
            </w:r>
            <w:r w:rsidR="00CB60E2">
              <w:rPr>
                <w:noProof/>
              </w:rPr>
              <w:t>15</w:t>
            </w:r>
            <w:r>
              <w:rPr>
                <w:rFonts w:hint="eastAsia"/>
                <w:noProof/>
              </w:rPr>
              <w:fldChar w:fldCharType="end"/>
            </w:r>
          </w:hyperlink>
        </w:p>
        <w:p w14:paraId="4F85CA97" w14:textId="2AF97CF9"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97" w:history="1">
            <w:r>
              <w:rPr>
                <w:rStyle w:val="af7"/>
                <w:rFonts w:hint="eastAsia"/>
                <w:iCs/>
                <w:noProof/>
              </w:rPr>
              <w:t>（五）</w:t>
            </w:r>
            <w:r>
              <w:rPr>
                <w:rStyle w:val="af7"/>
                <w:rFonts w:hint="eastAsia"/>
                <w:iCs/>
                <w:noProof/>
              </w:rPr>
              <w:t xml:space="preserve"> </w:t>
            </w:r>
            <w:r>
              <w:rPr>
                <w:rStyle w:val="af7"/>
                <w:rFonts w:hint="eastAsia"/>
                <w:iCs/>
                <w:noProof/>
              </w:rPr>
              <w:t>排放源：场内运输（</w:t>
            </w:r>
            <w:r>
              <w:rPr>
                <w:rStyle w:val="af7"/>
                <w:rFonts w:hint="eastAsia"/>
                <w:iCs/>
                <w:noProof/>
              </w:rPr>
              <w:t>0#</w:t>
            </w:r>
            <w:r>
              <w:rPr>
                <w:rStyle w:val="af7"/>
                <w:rFonts w:hint="eastAsia"/>
                <w:iCs/>
                <w:noProof/>
              </w:rPr>
              <w:t>柴油燃烧）</w:t>
            </w:r>
            <w:r>
              <w:rPr>
                <w:rFonts w:hint="eastAsia"/>
                <w:noProof/>
              </w:rPr>
              <w:tab/>
            </w:r>
            <w:r>
              <w:rPr>
                <w:rFonts w:hint="eastAsia"/>
                <w:noProof/>
              </w:rPr>
              <w:fldChar w:fldCharType="begin"/>
            </w:r>
            <w:r>
              <w:rPr>
                <w:rFonts w:hint="eastAsia"/>
                <w:noProof/>
              </w:rPr>
              <w:instrText xml:space="preserve"> </w:instrText>
            </w:r>
            <w:r>
              <w:rPr>
                <w:noProof/>
              </w:rPr>
              <w:instrText>PAGEREF _Toc202805997 \h</w:instrText>
            </w:r>
            <w:r>
              <w:rPr>
                <w:rFonts w:hint="eastAsia"/>
                <w:noProof/>
              </w:rPr>
              <w:instrText xml:space="preserve"> </w:instrText>
            </w:r>
            <w:r>
              <w:rPr>
                <w:rFonts w:hint="eastAsia"/>
                <w:noProof/>
              </w:rPr>
            </w:r>
            <w:r>
              <w:rPr>
                <w:rFonts w:hint="eastAsia"/>
                <w:noProof/>
              </w:rPr>
              <w:fldChar w:fldCharType="separate"/>
            </w:r>
            <w:r w:rsidR="00CB60E2">
              <w:rPr>
                <w:noProof/>
              </w:rPr>
              <w:t>15</w:t>
            </w:r>
            <w:r>
              <w:rPr>
                <w:rFonts w:hint="eastAsia"/>
                <w:noProof/>
              </w:rPr>
              <w:fldChar w:fldCharType="end"/>
            </w:r>
          </w:hyperlink>
        </w:p>
        <w:p w14:paraId="5AB9E05D" w14:textId="4AD5E8A7"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98" w:history="1">
            <w:r>
              <w:rPr>
                <w:rStyle w:val="af7"/>
                <w:rFonts w:hint="eastAsia"/>
                <w:iCs/>
                <w:noProof/>
              </w:rPr>
              <w:t>（六）</w:t>
            </w:r>
            <w:r>
              <w:rPr>
                <w:rStyle w:val="af7"/>
                <w:rFonts w:hint="eastAsia"/>
                <w:iCs/>
                <w:noProof/>
              </w:rPr>
              <w:t xml:space="preserve"> </w:t>
            </w:r>
            <w:r>
              <w:rPr>
                <w:rStyle w:val="af7"/>
                <w:rFonts w:hint="eastAsia"/>
                <w:iCs/>
                <w:noProof/>
              </w:rPr>
              <w:t>排放源：公务车（</w:t>
            </w:r>
            <w:r>
              <w:rPr>
                <w:rStyle w:val="af7"/>
                <w:rFonts w:hint="eastAsia"/>
                <w:iCs/>
                <w:noProof/>
              </w:rPr>
              <w:t>92#</w:t>
            </w:r>
            <w:r>
              <w:rPr>
                <w:rStyle w:val="af7"/>
                <w:rFonts w:hint="eastAsia"/>
                <w:iCs/>
                <w:noProof/>
              </w:rPr>
              <w:t>汽油燃烧）</w:t>
            </w:r>
            <w:r>
              <w:rPr>
                <w:rFonts w:hint="eastAsia"/>
                <w:noProof/>
              </w:rPr>
              <w:tab/>
            </w:r>
            <w:r>
              <w:rPr>
                <w:rFonts w:hint="eastAsia"/>
                <w:noProof/>
              </w:rPr>
              <w:fldChar w:fldCharType="begin"/>
            </w:r>
            <w:r>
              <w:rPr>
                <w:rFonts w:hint="eastAsia"/>
                <w:noProof/>
              </w:rPr>
              <w:instrText xml:space="preserve"> </w:instrText>
            </w:r>
            <w:r>
              <w:rPr>
                <w:noProof/>
              </w:rPr>
              <w:instrText>PAGEREF _Toc202805998 \h</w:instrText>
            </w:r>
            <w:r>
              <w:rPr>
                <w:rFonts w:hint="eastAsia"/>
                <w:noProof/>
              </w:rPr>
              <w:instrText xml:space="preserve"> </w:instrText>
            </w:r>
            <w:r>
              <w:rPr>
                <w:rFonts w:hint="eastAsia"/>
                <w:noProof/>
              </w:rPr>
            </w:r>
            <w:r>
              <w:rPr>
                <w:rFonts w:hint="eastAsia"/>
                <w:noProof/>
              </w:rPr>
              <w:fldChar w:fldCharType="separate"/>
            </w:r>
            <w:r w:rsidR="00CB60E2">
              <w:rPr>
                <w:noProof/>
              </w:rPr>
              <w:t>15</w:t>
            </w:r>
            <w:r>
              <w:rPr>
                <w:rFonts w:hint="eastAsia"/>
                <w:noProof/>
              </w:rPr>
              <w:fldChar w:fldCharType="end"/>
            </w:r>
          </w:hyperlink>
        </w:p>
        <w:p w14:paraId="27E14400" w14:textId="00E5FA91"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5999" w:history="1">
            <w:r>
              <w:rPr>
                <w:rStyle w:val="af7"/>
                <w:rFonts w:hint="eastAsia"/>
                <w:iCs/>
                <w:noProof/>
              </w:rPr>
              <w:t>（七）</w:t>
            </w:r>
            <w:r>
              <w:rPr>
                <w:rStyle w:val="af7"/>
                <w:rFonts w:hint="eastAsia"/>
                <w:iCs/>
                <w:noProof/>
              </w:rPr>
              <w:t xml:space="preserve"> </w:t>
            </w:r>
            <w:r>
              <w:rPr>
                <w:rStyle w:val="af7"/>
                <w:rFonts w:hint="eastAsia"/>
                <w:iCs/>
                <w:noProof/>
              </w:rPr>
              <w:t>排放源：分体式空调</w:t>
            </w:r>
            <w:r>
              <w:rPr>
                <w:rStyle w:val="af7"/>
                <w:rFonts w:hint="eastAsia"/>
                <w:iCs/>
                <w:noProof/>
              </w:rPr>
              <w:t>/</w:t>
            </w:r>
            <w:r>
              <w:rPr>
                <w:rStyle w:val="af7"/>
                <w:rFonts w:hint="eastAsia"/>
                <w:iCs/>
                <w:noProof/>
              </w:rPr>
              <w:t>汽车空调（</w:t>
            </w:r>
            <w:r>
              <w:rPr>
                <w:rStyle w:val="af7"/>
                <w:rFonts w:hint="eastAsia"/>
                <w:iCs/>
                <w:noProof/>
              </w:rPr>
              <w:t>R32</w:t>
            </w:r>
            <w:r>
              <w:rPr>
                <w:rStyle w:val="af7"/>
                <w:rFonts w:hint="eastAsia"/>
                <w:iCs/>
                <w:noProof/>
              </w:rPr>
              <w:t>、</w:t>
            </w:r>
            <w:r>
              <w:rPr>
                <w:rStyle w:val="af7"/>
                <w:rFonts w:hint="eastAsia"/>
                <w:iCs/>
                <w:noProof/>
              </w:rPr>
              <w:t>R22</w:t>
            </w:r>
            <w:r>
              <w:rPr>
                <w:rStyle w:val="af7"/>
                <w:rFonts w:hint="eastAsia"/>
                <w:iCs/>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_Toc202805999 \h</w:instrText>
            </w:r>
            <w:r>
              <w:rPr>
                <w:rFonts w:hint="eastAsia"/>
                <w:noProof/>
              </w:rPr>
              <w:instrText xml:space="preserve"> </w:instrText>
            </w:r>
            <w:r>
              <w:rPr>
                <w:rFonts w:hint="eastAsia"/>
                <w:noProof/>
              </w:rPr>
            </w:r>
            <w:r>
              <w:rPr>
                <w:rFonts w:hint="eastAsia"/>
                <w:noProof/>
              </w:rPr>
              <w:fldChar w:fldCharType="separate"/>
            </w:r>
            <w:r w:rsidR="00CB60E2">
              <w:rPr>
                <w:noProof/>
              </w:rPr>
              <w:t>16</w:t>
            </w:r>
            <w:r>
              <w:rPr>
                <w:rFonts w:hint="eastAsia"/>
                <w:noProof/>
              </w:rPr>
              <w:fldChar w:fldCharType="end"/>
            </w:r>
          </w:hyperlink>
        </w:p>
        <w:p w14:paraId="07FA8347" w14:textId="2CFFFCAE"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6000" w:history="1">
            <w:r>
              <w:rPr>
                <w:rStyle w:val="af7"/>
                <w:rFonts w:hint="eastAsia"/>
                <w:iCs/>
                <w:noProof/>
              </w:rPr>
              <w:t>（八）</w:t>
            </w:r>
            <w:r>
              <w:rPr>
                <w:rStyle w:val="af7"/>
                <w:rFonts w:hint="eastAsia"/>
                <w:iCs/>
                <w:noProof/>
              </w:rPr>
              <w:t xml:space="preserve"> </w:t>
            </w:r>
            <w:r>
              <w:rPr>
                <w:rStyle w:val="af7"/>
                <w:rFonts w:hint="eastAsia"/>
                <w:iCs/>
                <w:noProof/>
              </w:rPr>
              <w:t>排放源：</w:t>
            </w:r>
            <w:r>
              <w:rPr>
                <w:rStyle w:val="af7"/>
                <w:rFonts w:hint="eastAsia"/>
                <w:iCs/>
                <w:noProof/>
              </w:rPr>
              <w:t>CO</w:t>
            </w:r>
            <w:r>
              <w:rPr>
                <w:rStyle w:val="af7"/>
                <w:rFonts w:hint="eastAsia"/>
                <w:iCs/>
                <w:noProof/>
                <w:vertAlign w:val="subscript"/>
              </w:rPr>
              <w:t>2</w:t>
            </w:r>
            <w:r>
              <w:rPr>
                <w:rStyle w:val="af7"/>
                <w:rFonts w:hint="eastAsia"/>
                <w:iCs/>
                <w:noProof/>
              </w:rPr>
              <w:t>灭火器灭火系统逸散</w:t>
            </w:r>
            <w:r>
              <w:rPr>
                <w:rFonts w:hint="eastAsia"/>
                <w:noProof/>
              </w:rPr>
              <w:tab/>
            </w:r>
            <w:r>
              <w:rPr>
                <w:rFonts w:hint="eastAsia"/>
                <w:noProof/>
              </w:rPr>
              <w:fldChar w:fldCharType="begin"/>
            </w:r>
            <w:r>
              <w:rPr>
                <w:rFonts w:hint="eastAsia"/>
                <w:noProof/>
              </w:rPr>
              <w:instrText xml:space="preserve"> </w:instrText>
            </w:r>
            <w:r>
              <w:rPr>
                <w:noProof/>
              </w:rPr>
              <w:instrText>PAGEREF _Toc202806000 \h</w:instrText>
            </w:r>
            <w:r>
              <w:rPr>
                <w:rFonts w:hint="eastAsia"/>
                <w:noProof/>
              </w:rPr>
              <w:instrText xml:space="preserve"> </w:instrText>
            </w:r>
            <w:r>
              <w:rPr>
                <w:rFonts w:hint="eastAsia"/>
                <w:noProof/>
              </w:rPr>
            </w:r>
            <w:r>
              <w:rPr>
                <w:rFonts w:hint="eastAsia"/>
                <w:noProof/>
              </w:rPr>
              <w:fldChar w:fldCharType="separate"/>
            </w:r>
            <w:r w:rsidR="00CB60E2">
              <w:rPr>
                <w:noProof/>
              </w:rPr>
              <w:t>16</w:t>
            </w:r>
            <w:r>
              <w:rPr>
                <w:rFonts w:hint="eastAsia"/>
                <w:noProof/>
              </w:rPr>
              <w:fldChar w:fldCharType="end"/>
            </w:r>
          </w:hyperlink>
        </w:p>
        <w:p w14:paraId="308AF503" w14:textId="0CD28F12"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6001" w:history="1">
            <w:r>
              <w:rPr>
                <w:rStyle w:val="af7"/>
                <w:rFonts w:hint="eastAsia"/>
                <w:iCs/>
                <w:noProof/>
              </w:rPr>
              <w:t>（九）</w:t>
            </w:r>
            <w:r>
              <w:rPr>
                <w:rStyle w:val="af7"/>
                <w:rFonts w:hint="eastAsia"/>
                <w:iCs/>
                <w:noProof/>
              </w:rPr>
              <w:t xml:space="preserve"> </w:t>
            </w:r>
            <w:r>
              <w:rPr>
                <w:rStyle w:val="af7"/>
                <w:rFonts w:hint="eastAsia"/>
                <w:iCs/>
                <w:noProof/>
              </w:rPr>
              <w:t>排放源：化粪池（</w:t>
            </w:r>
            <w:r>
              <w:rPr>
                <w:rStyle w:val="af7"/>
                <w:rFonts w:hint="eastAsia"/>
                <w:iCs/>
                <w:noProof/>
              </w:rPr>
              <w:t>CH</w:t>
            </w:r>
            <w:r>
              <w:rPr>
                <w:rStyle w:val="af7"/>
                <w:rFonts w:hint="eastAsia"/>
                <w:iCs/>
                <w:noProof/>
                <w:vertAlign w:val="subscript"/>
              </w:rPr>
              <w:t>4</w:t>
            </w:r>
            <w:r>
              <w:rPr>
                <w:rStyle w:val="af7"/>
                <w:rFonts w:hint="eastAsia"/>
                <w:iCs/>
                <w:noProof/>
              </w:rPr>
              <w:t>逸散）</w:t>
            </w:r>
            <w:r>
              <w:rPr>
                <w:rFonts w:hint="eastAsia"/>
                <w:noProof/>
              </w:rPr>
              <w:tab/>
            </w:r>
            <w:r>
              <w:rPr>
                <w:rFonts w:hint="eastAsia"/>
                <w:noProof/>
              </w:rPr>
              <w:fldChar w:fldCharType="begin"/>
            </w:r>
            <w:r>
              <w:rPr>
                <w:rFonts w:hint="eastAsia"/>
                <w:noProof/>
              </w:rPr>
              <w:instrText xml:space="preserve"> </w:instrText>
            </w:r>
            <w:r>
              <w:rPr>
                <w:noProof/>
              </w:rPr>
              <w:instrText>PAGEREF _Toc202806001 \h</w:instrText>
            </w:r>
            <w:r>
              <w:rPr>
                <w:rFonts w:hint="eastAsia"/>
                <w:noProof/>
              </w:rPr>
              <w:instrText xml:space="preserve"> </w:instrText>
            </w:r>
            <w:r>
              <w:rPr>
                <w:rFonts w:hint="eastAsia"/>
                <w:noProof/>
              </w:rPr>
            </w:r>
            <w:r>
              <w:rPr>
                <w:rFonts w:hint="eastAsia"/>
                <w:noProof/>
              </w:rPr>
              <w:fldChar w:fldCharType="separate"/>
            </w:r>
            <w:r w:rsidR="00CB60E2">
              <w:rPr>
                <w:noProof/>
              </w:rPr>
              <w:t>16</w:t>
            </w:r>
            <w:r>
              <w:rPr>
                <w:rFonts w:hint="eastAsia"/>
                <w:noProof/>
              </w:rPr>
              <w:fldChar w:fldCharType="end"/>
            </w:r>
          </w:hyperlink>
        </w:p>
        <w:p w14:paraId="5DE65319" w14:textId="449979EF"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6002" w:history="1">
            <w:r>
              <w:rPr>
                <w:rStyle w:val="af7"/>
                <w:rFonts w:hint="eastAsia"/>
                <w:iCs/>
                <w:noProof/>
              </w:rPr>
              <w:t>（十）</w:t>
            </w:r>
            <w:r>
              <w:rPr>
                <w:rStyle w:val="af7"/>
                <w:rFonts w:hint="eastAsia"/>
                <w:iCs/>
                <w:noProof/>
              </w:rPr>
              <w:t xml:space="preserve"> </w:t>
            </w:r>
            <w:r>
              <w:rPr>
                <w:rStyle w:val="af7"/>
                <w:rFonts w:hint="eastAsia"/>
                <w:iCs/>
                <w:noProof/>
              </w:rPr>
              <w:t>排放源：厌氧池（</w:t>
            </w:r>
            <w:r>
              <w:rPr>
                <w:rStyle w:val="af7"/>
                <w:rFonts w:hint="eastAsia"/>
                <w:iCs/>
                <w:noProof/>
              </w:rPr>
              <w:t>CH</w:t>
            </w:r>
            <w:r>
              <w:rPr>
                <w:rStyle w:val="af7"/>
                <w:rFonts w:hint="eastAsia"/>
                <w:iCs/>
                <w:noProof/>
                <w:vertAlign w:val="subscript"/>
              </w:rPr>
              <w:t>4</w:t>
            </w:r>
            <w:r>
              <w:rPr>
                <w:rStyle w:val="af7"/>
                <w:rFonts w:hint="eastAsia"/>
                <w:iCs/>
                <w:noProof/>
              </w:rPr>
              <w:t>逸散）</w:t>
            </w:r>
            <w:r>
              <w:rPr>
                <w:rFonts w:hint="eastAsia"/>
                <w:noProof/>
              </w:rPr>
              <w:tab/>
            </w:r>
            <w:r>
              <w:rPr>
                <w:rFonts w:hint="eastAsia"/>
                <w:noProof/>
              </w:rPr>
              <w:fldChar w:fldCharType="begin"/>
            </w:r>
            <w:r>
              <w:rPr>
                <w:rFonts w:hint="eastAsia"/>
                <w:noProof/>
              </w:rPr>
              <w:instrText xml:space="preserve"> </w:instrText>
            </w:r>
            <w:r>
              <w:rPr>
                <w:noProof/>
              </w:rPr>
              <w:instrText>PAGEREF _Toc202806002 \h</w:instrText>
            </w:r>
            <w:r>
              <w:rPr>
                <w:rFonts w:hint="eastAsia"/>
                <w:noProof/>
              </w:rPr>
              <w:instrText xml:space="preserve"> </w:instrText>
            </w:r>
            <w:r>
              <w:rPr>
                <w:rFonts w:hint="eastAsia"/>
                <w:noProof/>
              </w:rPr>
            </w:r>
            <w:r>
              <w:rPr>
                <w:rFonts w:hint="eastAsia"/>
                <w:noProof/>
              </w:rPr>
              <w:fldChar w:fldCharType="separate"/>
            </w:r>
            <w:r w:rsidR="00CB60E2">
              <w:rPr>
                <w:noProof/>
              </w:rPr>
              <w:t>17</w:t>
            </w:r>
            <w:r>
              <w:rPr>
                <w:rFonts w:hint="eastAsia"/>
                <w:noProof/>
              </w:rPr>
              <w:fldChar w:fldCharType="end"/>
            </w:r>
          </w:hyperlink>
        </w:p>
        <w:p w14:paraId="680ECC35" w14:textId="5E14E1CA"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6003" w:history="1">
            <w:r>
              <w:rPr>
                <w:rStyle w:val="af7"/>
                <w:rFonts w:hint="eastAsia"/>
                <w:iCs/>
                <w:noProof/>
              </w:rPr>
              <w:t>（十一）</w:t>
            </w:r>
            <w:r>
              <w:rPr>
                <w:rStyle w:val="af7"/>
                <w:rFonts w:hint="eastAsia"/>
                <w:iCs/>
                <w:noProof/>
              </w:rPr>
              <w:t xml:space="preserve"> </w:t>
            </w:r>
            <w:r>
              <w:rPr>
                <w:rStyle w:val="af7"/>
                <w:rFonts w:hint="eastAsia"/>
                <w:iCs/>
                <w:noProof/>
              </w:rPr>
              <w:t>排放源：高压开关（</w:t>
            </w:r>
            <w:r>
              <w:rPr>
                <w:rStyle w:val="af7"/>
                <w:rFonts w:hint="eastAsia"/>
                <w:iCs/>
                <w:noProof/>
              </w:rPr>
              <w:t>SF</w:t>
            </w:r>
            <w:r>
              <w:rPr>
                <w:rStyle w:val="af7"/>
                <w:rFonts w:hint="eastAsia"/>
                <w:iCs/>
                <w:noProof/>
                <w:vertAlign w:val="subscript"/>
              </w:rPr>
              <w:t>6</w:t>
            </w:r>
            <w:r>
              <w:rPr>
                <w:rStyle w:val="af7"/>
                <w:rFonts w:hint="eastAsia"/>
                <w:iCs/>
                <w:noProof/>
              </w:rPr>
              <w:t>逸散）</w:t>
            </w:r>
            <w:r>
              <w:rPr>
                <w:rFonts w:hint="eastAsia"/>
                <w:noProof/>
              </w:rPr>
              <w:tab/>
            </w:r>
            <w:r>
              <w:rPr>
                <w:rFonts w:hint="eastAsia"/>
                <w:noProof/>
              </w:rPr>
              <w:fldChar w:fldCharType="begin"/>
            </w:r>
            <w:r>
              <w:rPr>
                <w:rFonts w:hint="eastAsia"/>
                <w:noProof/>
              </w:rPr>
              <w:instrText xml:space="preserve"> </w:instrText>
            </w:r>
            <w:r>
              <w:rPr>
                <w:noProof/>
              </w:rPr>
              <w:instrText>PAGEREF _Toc202806003 \h</w:instrText>
            </w:r>
            <w:r>
              <w:rPr>
                <w:rFonts w:hint="eastAsia"/>
                <w:noProof/>
              </w:rPr>
              <w:instrText xml:space="preserve"> </w:instrText>
            </w:r>
            <w:r>
              <w:rPr>
                <w:rFonts w:hint="eastAsia"/>
                <w:noProof/>
              </w:rPr>
            </w:r>
            <w:r>
              <w:rPr>
                <w:rFonts w:hint="eastAsia"/>
                <w:noProof/>
              </w:rPr>
              <w:fldChar w:fldCharType="separate"/>
            </w:r>
            <w:r w:rsidR="00CB60E2">
              <w:rPr>
                <w:noProof/>
              </w:rPr>
              <w:t>17</w:t>
            </w:r>
            <w:r>
              <w:rPr>
                <w:rFonts w:hint="eastAsia"/>
                <w:noProof/>
              </w:rPr>
              <w:fldChar w:fldCharType="end"/>
            </w:r>
          </w:hyperlink>
        </w:p>
        <w:p w14:paraId="1ABCFD33" w14:textId="351ED75C"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hint="eastAsia"/>
              <w:noProof/>
            </w:rPr>
            <w:fldChar w:fldCharType="begin"/>
          </w:r>
          <w:r>
            <w:rPr>
              <w:noProof/>
            </w:rPr>
            <w:instrText xml:space="preserve"> HYPERLINK \l "_Toc202806004" </w:instrText>
          </w:r>
          <w:r>
            <w:rPr>
              <w:rFonts w:hint="eastAsia"/>
              <w:noProof/>
            </w:rPr>
          </w:r>
          <w:r>
            <w:rPr>
              <w:rFonts w:hint="eastAsia"/>
              <w:noProof/>
            </w:rPr>
            <w:fldChar w:fldCharType="separate"/>
          </w:r>
          <w:r>
            <w:rPr>
              <w:rStyle w:val="af7"/>
              <w:rFonts w:hint="eastAsia"/>
              <w:iCs/>
              <w:noProof/>
            </w:rPr>
            <w:t>（十二）</w:t>
          </w:r>
          <w:r>
            <w:rPr>
              <w:rStyle w:val="af7"/>
              <w:rFonts w:hint="eastAsia"/>
              <w:iCs/>
              <w:noProof/>
            </w:rPr>
            <w:t xml:space="preserve"> </w:t>
          </w:r>
          <w:r>
            <w:rPr>
              <w:rStyle w:val="af7"/>
              <w:rFonts w:hint="eastAsia"/>
              <w:iCs/>
              <w:noProof/>
            </w:rPr>
            <w:t>排放源：制程排放（</w:t>
          </w:r>
          <w:r>
            <w:rPr>
              <w:rStyle w:val="af7"/>
              <w:rFonts w:hint="eastAsia"/>
              <w:iCs/>
              <w:noProof/>
            </w:rPr>
            <w:t>CO</w:t>
          </w:r>
          <w:r>
            <w:rPr>
              <w:rStyle w:val="af7"/>
              <w:rFonts w:hint="eastAsia"/>
              <w:iCs/>
              <w:noProof/>
              <w:vertAlign w:val="subscript"/>
            </w:rPr>
            <w:t>2</w:t>
          </w:r>
          <w:r>
            <w:rPr>
              <w:rStyle w:val="af7"/>
              <w:rFonts w:hint="eastAsia"/>
              <w:iCs/>
              <w:noProof/>
            </w:rPr>
            <w:t>排放）</w:t>
          </w:r>
          <w:r>
            <w:rPr>
              <w:rFonts w:hint="eastAsia"/>
              <w:noProof/>
            </w:rPr>
            <w:tab/>
          </w:r>
          <w:r>
            <w:rPr>
              <w:rFonts w:hint="eastAsia"/>
              <w:noProof/>
            </w:rPr>
            <w:fldChar w:fldCharType="begin"/>
          </w:r>
          <w:r>
            <w:rPr>
              <w:rFonts w:hint="eastAsia"/>
              <w:noProof/>
            </w:rPr>
            <w:instrText xml:space="preserve"> </w:instrText>
          </w:r>
          <w:r>
            <w:rPr>
              <w:noProof/>
            </w:rPr>
            <w:instrText>PAGEREF _Toc202806004 \h</w:instrText>
          </w:r>
          <w:r>
            <w:rPr>
              <w:rFonts w:hint="eastAsia"/>
              <w:noProof/>
            </w:rPr>
            <w:instrText xml:space="preserve"> </w:instrText>
          </w:r>
          <w:r>
            <w:rPr>
              <w:rFonts w:hint="eastAsia"/>
              <w:noProof/>
            </w:rPr>
          </w:r>
          <w:r>
            <w:rPr>
              <w:rFonts w:hint="eastAsia"/>
              <w:noProof/>
            </w:rPr>
            <w:fldChar w:fldCharType="separate"/>
          </w:r>
          <w:ins w:id="0" w:author="扬 邱" w:date="2025-07-09T18:02:00Z" w16du:dateUtc="2025-07-09T10:02:00Z">
            <w:r w:rsidR="00CB60E2">
              <w:rPr>
                <w:noProof/>
              </w:rPr>
              <w:t>18</w:t>
            </w:r>
          </w:ins>
          <w:del w:id="1" w:author="扬 邱" w:date="2025-07-09T18:02:00Z" w16du:dateUtc="2025-07-09T10:02:00Z">
            <w:r w:rsidDel="00CB60E2">
              <w:rPr>
                <w:noProof/>
              </w:rPr>
              <w:delText>17</w:delText>
            </w:r>
          </w:del>
          <w:r>
            <w:rPr>
              <w:rFonts w:hint="eastAsia"/>
              <w:noProof/>
            </w:rPr>
            <w:fldChar w:fldCharType="end"/>
          </w:r>
          <w:r>
            <w:rPr>
              <w:rFonts w:hint="eastAsia"/>
              <w:noProof/>
            </w:rPr>
            <w:fldChar w:fldCharType="end"/>
          </w:r>
        </w:p>
        <w:p w14:paraId="5F4A4F3D" w14:textId="2B5B65DC"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6005" w:history="1">
            <w:r>
              <w:rPr>
                <w:rStyle w:val="af7"/>
                <w:rFonts w:hint="eastAsia"/>
                <w:iCs/>
                <w:noProof/>
              </w:rPr>
              <w:t>（十三）</w:t>
            </w:r>
            <w:r>
              <w:rPr>
                <w:rStyle w:val="af7"/>
                <w:rFonts w:hint="eastAsia"/>
                <w:iCs/>
                <w:noProof/>
              </w:rPr>
              <w:t xml:space="preserve"> </w:t>
            </w:r>
            <w:r>
              <w:rPr>
                <w:rStyle w:val="af7"/>
                <w:rFonts w:hint="eastAsia"/>
                <w:iCs/>
                <w:noProof/>
              </w:rPr>
              <w:t>排放源：外购电力（</w:t>
            </w:r>
            <w:r>
              <w:rPr>
                <w:rStyle w:val="af7"/>
                <w:rFonts w:hint="eastAsia"/>
                <w:iCs/>
                <w:noProof/>
              </w:rPr>
              <w:t>CO</w:t>
            </w:r>
            <w:r>
              <w:rPr>
                <w:rStyle w:val="af7"/>
                <w:rFonts w:hint="eastAsia"/>
                <w:iCs/>
                <w:noProof/>
                <w:vertAlign w:val="subscript"/>
              </w:rPr>
              <w:t>2</w:t>
            </w:r>
            <w:r>
              <w:rPr>
                <w:rStyle w:val="af7"/>
                <w:rFonts w:hint="eastAsia"/>
                <w:iCs/>
                <w:noProof/>
              </w:rPr>
              <w:t>排放）</w:t>
            </w:r>
            <w:r>
              <w:rPr>
                <w:rFonts w:hint="eastAsia"/>
                <w:noProof/>
              </w:rPr>
              <w:tab/>
            </w:r>
            <w:r>
              <w:rPr>
                <w:rFonts w:hint="eastAsia"/>
                <w:noProof/>
              </w:rPr>
              <w:fldChar w:fldCharType="begin"/>
            </w:r>
            <w:r>
              <w:rPr>
                <w:rFonts w:hint="eastAsia"/>
                <w:noProof/>
              </w:rPr>
              <w:instrText xml:space="preserve"> </w:instrText>
            </w:r>
            <w:r>
              <w:rPr>
                <w:noProof/>
              </w:rPr>
              <w:instrText>PAGEREF _Toc202806005 \h</w:instrText>
            </w:r>
            <w:r>
              <w:rPr>
                <w:rFonts w:hint="eastAsia"/>
                <w:noProof/>
              </w:rPr>
              <w:instrText xml:space="preserve"> </w:instrText>
            </w:r>
            <w:r>
              <w:rPr>
                <w:rFonts w:hint="eastAsia"/>
                <w:noProof/>
              </w:rPr>
            </w:r>
            <w:r>
              <w:rPr>
                <w:rFonts w:hint="eastAsia"/>
                <w:noProof/>
              </w:rPr>
              <w:fldChar w:fldCharType="separate"/>
            </w:r>
            <w:r w:rsidR="00CB60E2">
              <w:rPr>
                <w:noProof/>
              </w:rPr>
              <w:t>18</w:t>
            </w:r>
            <w:r>
              <w:rPr>
                <w:rFonts w:hint="eastAsia"/>
                <w:noProof/>
              </w:rPr>
              <w:fldChar w:fldCharType="end"/>
            </w:r>
          </w:hyperlink>
        </w:p>
        <w:p w14:paraId="40CEBC77" w14:textId="163F2B9F"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6006" w:history="1">
            <w:r>
              <w:rPr>
                <w:rStyle w:val="af7"/>
                <w:rFonts w:hint="eastAsia"/>
                <w:iCs/>
                <w:noProof/>
              </w:rPr>
              <w:t>（十四）</w:t>
            </w:r>
            <w:r>
              <w:rPr>
                <w:rStyle w:val="af7"/>
                <w:rFonts w:hint="eastAsia"/>
                <w:iCs/>
                <w:noProof/>
              </w:rPr>
              <w:t xml:space="preserve"> </w:t>
            </w:r>
            <w:r>
              <w:rPr>
                <w:rStyle w:val="af7"/>
                <w:rFonts w:hint="eastAsia"/>
                <w:iCs/>
                <w:noProof/>
              </w:rPr>
              <w:t>外购商品和服务的排放</w:t>
            </w:r>
            <w:r>
              <w:rPr>
                <w:rFonts w:hint="eastAsia"/>
                <w:noProof/>
              </w:rPr>
              <w:tab/>
            </w:r>
            <w:r>
              <w:rPr>
                <w:rFonts w:hint="eastAsia"/>
                <w:noProof/>
              </w:rPr>
              <w:fldChar w:fldCharType="begin"/>
            </w:r>
            <w:r>
              <w:rPr>
                <w:rFonts w:hint="eastAsia"/>
                <w:noProof/>
              </w:rPr>
              <w:instrText xml:space="preserve"> </w:instrText>
            </w:r>
            <w:r>
              <w:rPr>
                <w:noProof/>
              </w:rPr>
              <w:instrText>PAGEREF _Toc202806006 \h</w:instrText>
            </w:r>
            <w:r>
              <w:rPr>
                <w:rFonts w:hint="eastAsia"/>
                <w:noProof/>
              </w:rPr>
              <w:instrText xml:space="preserve"> </w:instrText>
            </w:r>
            <w:r>
              <w:rPr>
                <w:rFonts w:hint="eastAsia"/>
                <w:noProof/>
              </w:rPr>
            </w:r>
            <w:r>
              <w:rPr>
                <w:rFonts w:hint="eastAsia"/>
                <w:noProof/>
              </w:rPr>
              <w:fldChar w:fldCharType="separate"/>
            </w:r>
            <w:r w:rsidR="00CB60E2">
              <w:rPr>
                <w:noProof/>
              </w:rPr>
              <w:t>18</w:t>
            </w:r>
            <w:r>
              <w:rPr>
                <w:rFonts w:hint="eastAsia"/>
                <w:noProof/>
              </w:rPr>
              <w:fldChar w:fldCharType="end"/>
            </w:r>
          </w:hyperlink>
        </w:p>
        <w:p w14:paraId="5620EAE2" w14:textId="7C424683"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6007" w:history="1">
            <w:r>
              <w:rPr>
                <w:rStyle w:val="af7"/>
                <w:rFonts w:hint="eastAsia"/>
                <w:iCs/>
                <w:noProof/>
              </w:rPr>
              <w:t>（十五）</w:t>
            </w:r>
            <w:r>
              <w:rPr>
                <w:rStyle w:val="af7"/>
                <w:rFonts w:hint="eastAsia"/>
                <w:iCs/>
                <w:noProof/>
              </w:rPr>
              <w:t xml:space="preserve"> </w:t>
            </w:r>
            <w:r>
              <w:rPr>
                <w:rStyle w:val="af7"/>
                <w:rFonts w:hint="eastAsia"/>
                <w:iCs/>
                <w:noProof/>
              </w:rPr>
              <w:t>资本货物排放</w:t>
            </w:r>
            <w:r>
              <w:rPr>
                <w:rFonts w:hint="eastAsia"/>
                <w:noProof/>
              </w:rPr>
              <w:tab/>
            </w:r>
            <w:r>
              <w:rPr>
                <w:rFonts w:hint="eastAsia"/>
                <w:noProof/>
              </w:rPr>
              <w:fldChar w:fldCharType="begin"/>
            </w:r>
            <w:r>
              <w:rPr>
                <w:rFonts w:hint="eastAsia"/>
                <w:noProof/>
              </w:rPr>
              <w:instrText xml:space="preserve"> </w:instrText>
            </w:r>
            <w:r>
              <w:rPr>
                <w:noProof/>
              </w:rPr>
              <w:instrText>PAGEREF _Toc202806007 \h</w:instrText>
            </w:r>
            <w:r>
              <w:rPr>
                <w:rFonts w:hint="eastAsia"/>
                <w:noProof/>
              </w:rPr>
              <w:instrText xml:space="preserve"> </w:instrText>
            </w:r>
            <w:r>
              <w:rPr>
                <w:rFonts w:hint="eastAsia"/>
                <w:noProof/>
              </w:rPr>
            </w:r>
            <w:r>
              <w:rPr>
                <w:rFonts w:hint="eastAsia"/>
                <w:noProof/>
              </w:rPr>
              <w:fldChar w:fldCharType="separate"/>
            </w:r>
            <w:r w:rsidR="00CB60E2">
              <w:rPr>
                <w:noProof/>
              </w:rPr>
              <w:t>19</w:t>
            </w:r>
            <w:r>
              <w:rPr>
                <w:rFonts w:hint="eastAsia"/>
                <w:noProof/>
              </w:rPr>
              <w:fldChar w:fldCharType="end"/>
            </w:r>
          </w:hyperlink>
        </w:p>
        <w:p w14:paraId="47DFCF25" w14:textId="457FE7A9"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hint="eastAsia"/>
              <w:noProof/>
            </w:rPr>
            <w:fldChar w:fldCharType="begin"/>
          </w:r>
          <w:r>
            <w:rPr>
              <w:noProof/>
            </w:rPr>
            <w:instrText xml:space="preserve"> HYPERLINK \l "_Toc202806008" </w:instrText>
          </w:r>
          <w:r>
            <w:rPr>
              <w:rFonts w:hint="eastAsia"/>
              <w:noProof/>
            </w:rPr>
          </w:r>
          <w:r>
            <w:rPr>
              <w:rFonts w:hint="eastAsia"/>
              <w:noProof/>
            </w:rPr>
            <w:fldChar w:fldCharType="separate"/>
          </w:r>
          <w:r>
            <w:rPr>
              <w:rStyle w:val="af7"/>
              <w:rFonts w:hint="eastAsia"/>
              <w:iCs/>
              <w:noProof/>
            </w:rPr>
            <w:t>（十六）</w:t>
          </w:r>
          <w:r>
            <w:rPr>
              <w:rStyle w:val="af7"/>
              <w:rFonts w:hint="eastAsia"/>
              <w:iCs/>
              <w:noProof/>
            </w:rPr>
            <w:t xml:space="preserve"> </w:t>
          </w:r>
          <w:r>
            <w:rPr>
              <w:rStyle w:val="af7"/>
              <w:rFonts w:hint="eastAsia"/>
              <w:iCs/>
              <w:noProof/>
            </w:rPr>
            <w:t>范围一、二相关燃料和能源相关的活动产生的排放</w:t>
          </w:r>
          <w:r>
            <w:rPr>
              <w:rFonts w:hint="eastAsia"/>
              <w:noProof/>
            </w:rPr>
            <w:tab/>
          </w:r>
          <w:r>
            <w:rPr>
              <w:rFonts w:hint="eastAsia"/>
              <w:noProof/>
            </w:rPr>
            <w:fldChar w:fldCharType="begin"/>
          </w:r>
          <w:r>
            <w:rPr>
              <w:rFonts w:hint="eastAsia"/>
              <w:noProof/>
            </w:rPr>
            <w:instrText xml:space="preserve"> </w:instrText>
          </w:r>
          <w:r>
            <w:rPr>
              <w:noProof/>
            </w:rPr>
            <w:instrText>PAGEREF _Toc202806008 \h</w:instrText>
          </w:r>
          <w:r>
            <w:rPr>
              <w:rFonts w:hint="eastAsia"/>
              <w:noProof/>
            </w:rPr>
            <w:instrText xml:space="preserve"> </w:instrText>
          </w:r>
          <w:r>
            <w:rPr>
              <w:rFonts w:hint="eastAsia"/>
              <w:noProof/>
            </w:rPr>
          </w:r>
          <w:r>
            <w:rPr>
              <w:rFonts w:hint="eastAsia"/>
              <w:noProof/>
            </w:rPr>
            <w:fldChar w:fldCharType="separate"/>
          </w:r>
          <w:ins w:id="2" w:author="扬 邱" w:date="2025-07-09T18:02:00Z" w16du:dateUtc="2025-07-09T10:02:00Z">
            <w:r w:rsidR="00CB60E2">
              <w:rPr>
                <w:noProof/>
              </w:rPr>
              <w:t>20</w:t>
            </w:r>
          </w:ins>
          <w:del w:id="3" w:author="扬 邱" w:date="2025-07-09T18:02:00Z" w16du:dateUtc="2025-07-09T10:02:00Z">
            <w:r w:rsidDel="00CB60E2">
              <w:rPr>
                <w:noProof/>
              </w:rPr>
              <w:delText>19</w:delText>
            </w:r>
          </w:del>
          <w:r>
            <w:rPr>
              <w:rFonts w:hint="eastAsia"/>
              <w:noProof/>
            </w:rPr>
            <w:fldChar w:fldCharType="end"/>
          </w:r>
          <w:r>
            <w:rPr>
              <w:rFonts w:hint="eastAsia"/>
              <w:noProof/>
            </w:rPr>
            <w:fldChar w:fldCharType="end"/>
          </w:r>
        </w:p>
        <w:p w14:paraId="701A9F9F" w14:textId="5EBED69E"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hint="eastAsia"/>
              <w:noProof/>
            </w:rPr>
            <w:lastRenderedPageBreak/>
            <w:fldChar w:fldCharType="begin"/>
          </w:r>
          <w:r>
            <w:rPr>
              <w:noProof/>
            </w:rPr>
            <w:instrText xml:space="preserve"> HYPERLINK \l "_Toc202806009" </w:instrText>
          </w:r>
          <w:r>
            <w:rPr>
              <w:rFonts w:hint="eastAsia"/>
              <w:noProof/>
            </w:rPr>
          </w:r>
          <w:r>
            <w:rPr>
              <w:rFonts w:hint="eastAsia"/>
              <w:noProof/>
            </w:rPr>
            <w:fldChar w:fldCharType="separate"/>
          </w:r>
          <w:r>
            <w:rPr>
              <w:rStyle w:val="af7"/>
              <w:rFonts w:hint="eastAsia"/>
              <w:iCs/>
              <w:noProof/>
            </w:rPr>
            <w:t>（十七）</w:t>
          </w:r>
          <w:r>
            <w:rPr>
              <w:rStyle w:val="af7"/>
              <w:rFonts w:hint="eastAsia"/>
              <w:iCs/>
              <w:noProof/>
            </w:rPr>
            <w:t xml:space="preserve"> </w:t>
          </w:r>
          <w:r>
            <w:rPr>
              <w:rStyle w:val="af7"/>
              <w:rFonts w:hint="eastAsia"/>
              <w:iCs/>
              <w:noProof/>
            </w:rPr>
            <w:t>上下游运输配送产生的排放</w:t>
          </w:r>
          <w:r>
            <w:rPr>
              <w:rFonts w:hint="eastAsia"/>
              <w:noProof/>
            </w:rPr>
            <w:tab/>
          </w:r>
          <w:r>
            <w:rPr>
              <w:rFonts w:hint="eastAsia"/>
              <w:noProof/>
            </w:rPr>
            <w:fldChar w:fldCharType="begin"/>
          </w:r>
          <w:r>
            <w:rPr>
              <w:rFonts w:hint="eastAsia"/>
              <w:noProof/>
            </w:rPr>
            <w:instrText xml:space="preserve"> </w:instrText>
          </w:r>
          <w:r>
            <w:rPr>
              <w:noProof/>
            </w:rPr>
            <w:instrText>PAGEREF _Toc202806009 \h</w:instrText>
          </w:r>
          <w:r>
            <w:rPr>
              <w:rFonts w:hint="eastAsia"/>
              <w:noProof/>
            </w:rPr>
            <w:instrText xml:space="preserve"> </w:instrText>
          </w:r>
          <w:r>
            <w:rPr>
              <w:rFonts w:hint="eastAsia"/>
              <w:noProof/>
            </w:rPr>
          </w:r>
          <w:r>
            <w:rPr>
              <w:rFonts w:hint="eastAsia"/>
              <w:noProof/>
            </w:rPr>
            <w:fldChar w:fldCharType="separate"/>
          </w:r>
          <w:ins w:id="4" w:author="扬 邱" w:date="2025-07-09T18:02:00Z" w16du:dateUtc="2025-07-09T10:02:00Z">
            <w:r w:rsidR="00CB60E2">
              <w:rPr>
                <w:noProof/>
              </w:rPr>
              <w:t>21</w:t>
            </w:r>
          </w:ins>
          <w:del w:id="5" w:author="扬 邱" w:date="2025-07-09T18:02:00Z" w16du:dateUtc="2025-07-09T10:02:00Z">
            <w:r w:rsidDel="00CB60E2">
              <w:rPr>
                <w:noProof/>
              </w:rPr>
              <w:delText>20</w:delText>
            </w:r>
          </w:del>
          <w:r>
            <w:rPr>
              <w:rFonts w:hint="eastAsia"/>
              <w:noProof/>
            </w:rPr>
            <w:fldChar w:fldCharType="end"/>
          </w:r>
          <w:r>
            <w:rPr>
              <w:rFonts w:hint="eastAsia"/>
              <w:noProof/>
            </w:rPr>
            <w:fldChar w:fldCharType="end"/>
          </w:r>
        </w:p>
        <w:p w14:paraId="486A8727" w14:textId="46D480BD"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hint="eastAsia"/>
              <w:noProof/>
            </w:rPr>
            <w:fldChar w:fldCharType="begin"/>
          </w:r>
          <w:r>
            <w:rPr>
              <w:noProof/>
            </w:rPr>
            <w:instrText xml:space="preserve"> HYPERLINK \l "_Toc202806010" </w:instrText>
          </w:r>
          <w:r>
            <w:rPr>
              <w:rFonts w:hint="eastAsia"/>
              <w:noProof/>
            </w:rPr>
          </w:r>
          <w:r>
            <w:rPr>
              <w:rFonts w:hint="eastAsia"/>
              <w:noProof/>
            </w:rPr>
            <w:fldChar w:fldCharType="separate"/>
          </w:r>
          <w:r>
            <w:rPr>
              <w:rStyle w:val="af7"/>
              <w:rFonts w:hint="eastAsia"/>
              <w:iCs/>
              <w:noProof/>
            </w:rPr>
            <w:t>（十八）</w:t>
          </w:r>
          <w:r>
            <w:rPr>
              <w:rStyle w:val="af7"/>
              <w:rFonts w:hint="eastAsia"/>
              <w:iCs/>
              <w:noProof/>
            </w:rPr>
            <w:t xml:space="preserve"> </w:t>
          </w:r>
          <w:r>
            <w:rPr>
              <w:rStyle w:val="af7"/>
              <w:rFonts w:hint="eastAsia"/>
              <w:iCs/>
              <w:noProof/>
            </w:rPr>
            <w:t>运营中产生的废物排放</w:t>
          </w:r>
          <w:r>
            <w:rPr>
              <w:rFonts w:hint="eastAsia"/>
              <w:noProof/>
            </w:rPr>
            <w:tab/>
          </w:r>
          <w:r>
            <w:rPr>
              <w:rFonts w:hint="eastAsia"/>
              <w:noProof/>
            </w:rPr>
            <w:fldChar w:fldCharType="begin"/>
          </w:r>
          <w:r>
            <w:rPr>
              <w:rFonts w:hint="eastAsia"/>
              <w:noProof/>
            </w:rPr>
            <w:instrText xml:space="preserve"> </w:instrText>
          </w:r>
          <w:r>
            <w:rPr>
              <w:noProof/>
            </w:rPr>
            <w:instrText>PAGEREF _Toc202806010 \h</w:instrText>
          </w:r>
          <w:r>
            <w:rPr>
              <w:rFonts w:hint="eastAsia"/>
              <w:noProof/>
            </w:rPr>
            <w:instrText xml:space="preserve"> </w:instrText>
          </w:r>
          <w:r>
            <w:rPr>
              <w:rFonts w:hint="eastAsia"/>
              <w:noProof/>
            </w:rPr>
          </w:r>
          <w:r>
            <w:rPr>
              <w:rFonts w:hint="eastAsia"/>
              <w:noProof/>
            </w:rPr>
            <w:fldChar w:fldCharType="separate"/>
          </w:r>
          <w:ins w:id="6" w:author="扬 邱" w:date="2025-07-09T18:02:00Z" w16du:dateUtc="2025-07-09T10:02:00Z">
            <w:r w:rsidR="00CB60E2">
              <w:rPr>
                <w:noProof/>
              </w:rPr>
              <w:t>21</w:t>
            </w:r>
          </w:ins>
          <w:del w:id="7" w:author="扬 邱" w:date="2025-07-09T18:02:00Z" w16du:dateUtc="2025-07-09T10:02:00Z">
            <w:r w:rsidDel="00CB60E2">
              <w:rPr>
                <w:noProof/>
              </w:rPr>
              <w:delText>20</w:delText>
            </w:r>
          </w:del>
          <w:r>
            <w:rPr>
              <w:rFonts w:hint="eastAsia"/>
              <w:noProof/>
            </w:rPr>
            <w:fldChar w:fldCharType="end"/>
          </w:r>
          <w:r>
            <w:rPr>
              <w:rFonts w:hint="eastAsia"/>
              <w:noProof/>
            </w:rPr>
            <w:fldChar w:fldCharType="end"/>
          </w:r>
        </w:p>
        <w:p w14:paraId="39CFCEB1" w14:textId="1F46262A"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hint="eastAsia"/>
              <w:noProof/>
            </w:rPr>
            <w:fldChar w:fldCharType="begin"/>
          </w:r>
          <w:r>
            <w:rPr>
              <w:noProof/>
            </w:rPr>
            <w:instrText xml:space="preserve"> HYPERLINK \l "_Toc202806011" </w:instrText>
          </w:r>
          <w:r>
            <w:rPr>
              <w:rFonts w:hint="eastAsia"/>
              <w:noProof/>
            </w:rPr>
          </w:r>
          <w:r>
            <w:rPr>
              <w:rFonts w:hint="eastAsia"/>
              <w:noProof/>
            </w:rPr>
            <w:fldChar w:fldCharType="separate"/>
          </w:r>
          <w:r>
            <w:rPr>
              <w:rStyle w:val="af7"/>
              <w:rFonts w:hint="eastAsia"/>
              <w:iCs/>
              <w:noProof/>
            </w:rPr>
            <w:t>（十九）</w:t>
          </w:r>
          <w:r>
            <w:rPr>
              <w:rStyle w:val="af7"/>
              <w:rFonts w:hint="eastAsia"/>
              <w:iCs/>
              <w:noProof/>
            </w:rPr>
            <w:t xml:space="preserve"> </w:t>
          </w:r>
          <w:r>
            <w:rPr>
              <w:rStyle w:val="af7"/>
              <w:rFonts w:hint="eastAsia"/>
              <w:iCs/>
              <w:noProof/>
            </w:rPr>
            <w:t>商务旅行产生的排放</w:t>
          </w:r>
          <w:r>
            <w:rPr>
              <w:rFonts w:hint="eastAsia"/>
              <w:noProof/>
            </w:rPr>
            <w:tab/>
          </w:r>
          <w:r>
            <w:rPr>
              <w:rFonts w:hint="eastAsia"/>
              <w:noProof/>
            </w:rPr>
            <w:fldChar w:fldCharType="begin"/>
          </w:r>
          <w:r>
            <w:rPr>
              <w:rFonts w:hint="eastAsia"/>
              <w:noProof/>
            </w:rPr>
            <w:instrText xml:space="preserve"> </w:instrText>
          </w:r>
          <w:r>
            <w:rPr>
              <w:noProof/>
            </w:rPr>
            <w:instrText>PAGEREF _Toc202806011 \h</w:instrText>
          </w:r>
          <w:r>
            <w:rPr>
              <w:rFonts w:hint="eastAsia"/>
              <w:noProof/>
            </w:rPr>
            <w:instrText xml:space="preserve"> </w:instrText>
          </w:r>
          <w:r>
            <w:rPr>
              <w:rFonts w:hint="eastAsia"/>
              <w:noProof/>
            </w:rPr>
          </w:r>
          <w:r>
            <w:rPr>
              <w:rFonts w:hint="eastAsia"/>
              <w:noProof/>
            </w:rPr>
            <w:fldChar w:fldCharType="separate"/>
          </w:r>
          <w:ins w:id="8" w:author="扬 邱" w:date="2025-07-09T18:02:00Z" w16du:dateUtc="2025-07-09T10:02:00Z">
            <w:r w:rsidR="00CB60E2">
              <w:rPr>
                <w:noProof/>
              </w:rPr>
              <w:t>22</w:t>
            </w:r>
          </w:ins>
          <w:del w:id="9" w:author="扬 邱" w:date="2025-07-09T18:02:00Z" w16du:dateUtc="2025-07-09T10:02:00Z">
            <w:r w:rsidDel="00CB60E2">
              <w:rPr>
                <w:noProof/>
              </w:rPr>
              <w:delText>21</w:delText>
            </w:r>
          </w:del>
          <w:r>
            <w:rPr>
              <w:rFonts w:hint="eastAsia"/>
              <w:noProof/>
            </w:rPr>
            <w:fldChar w:fldCharType="end"/>
          </w:r>
          <w:r>
            <w:rPr>
              <w:rFonts w:hint="eastAsia"/>
              <w:noProof/>
            </w:rPr>
            <w:fldChar w:fldCharType="end"/>
          </w:r>
        </w:p>
        <w:p w14:paraId="743928E0" w14:textId="470A9F6D"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hint="eastAsia"/>
              <w:noProof/>
            </w:rPr>
            <w:fldChar w:fldCharType="begin"/>
          </w:r>
          <w:r>
            <w:rPr>
              <w:noProof/>
            </w:rPr>
            <w:instrText xml:space="preserve"> HYPERLINK \l "_Toc202806012" </w:instrText>
          </w:r>
          <w:r>
            <w:rPr>
              <w:rFonts w:hint="eastAsia"/>
              <w:noProof/>
            </w:rPr>
          </w:r>
          <w:r>
            <w:rPr>
              <w:rFonts w:hint="eastAsia"/>
              <w:noProof/>
            </w:rPr>
            <w:fldChar w:fldCharType="separate"/>
          </w:r>
          <w:r>
            <w:rPr>
              <w:rStyle w:val="af7"/>
              <w:rFonts w:hint="eastAsia"/>
              <w:iCs/>
              <w:noProof/>
            </w:rPr>
            <w:t>（二十）</w:t>
          </w:r>
          <w:r>
            <w:rPr>
              <w:rStyle w:val="af7"/>
              <w:rFonts w:hint="eastAsia"/>
              <w:iCs/>
              <w:noProof/>
            </w:rPr>
            <w:t xml:space="preserve"> </w:t>
          </w:r>
          <w:r>
            <w:rPr>
              <w:rStyle w:val="af7"/>
              <w:rFonts w:hint="eastAsia"/>
              <w:iCs/>
              <w:noProof/>
            </w:rPr>
            <w:t>员工通勤产生的排放</w:t>
          </w:r>
          <w:r>
            <w:rPr>
              <w:rFonts w:hint="eastAsia"/>
              <w:noProof/>
            </w:rPr>
            <w:tab/>
          </w:r>
          <w:r>
            <w:rPr>
              <w:rFonts w:hint="eastAsia"/>
              <w:noProof/>
            </w:rPr>
            <w:fldChar w:fldCharType="begin"/>
          </w:r>
          <w:r>
            <w:rPr>
              <w:rFonts w:hint="eastAsia"/>
              <w:noProof/>
            </w:rPr>
            <w:instrText xml:space="preserve"> </w:instrText>
          </w:r>
          <w:r>
            <w:rPr>
              <w:noProof/>
            </w:rPr>
            <w:instrText>PAGEREF _Toc202806012 \h</w:instrText>
          </w:r>
          <w:r>
            <w:rPr>
              <w:rFonts w:hint="eastAsia"/>
              <w:noProof/>
            </w:rPr>
            <w:instrText xml:space="preserve"> </w:instrText>
          </w:r>
          <w:r>
            <w:rPr>
              <w:rFonts w:hint="eastAsia"/>
              <w:noProof/>
            </w:rPr>
          </w:r>
          <w:r>
            <w:rPr>
              <w:rFonts w:hint="eastAsia"/>
              <w:noProof/>
            </w:rPr>
            <w:fldChar w:fldCharType="separate"/>
          </w:r>
          <w:ins w:id="10" w:author="扬 邱" w:date="2025-07-09T18:02:00Z" w16du:dateUtc="2025-07-09T10:02:00Z">
            <w:r w:rsidR="00CB60E2">
              <w:rPr>
                <w:noProof/>
              </w:rPr>
              <w:t>22</w:t>
            </w:r>
          </w:ins>
          <w:del w:id="11" w:author="扬 邱" w:date="2025-07-09T18:02:00Z" w16du:dateUtc="2025-07-09T10:02:00Z">
            <w:r w:rsidDel="00CB60E2">
              <w:rPr>
                <w:noProof/>
              </w:rPr>
              <w:delText>21</w:delText>
            </w:r>
          </w:del>
          <w:r>
            <w:rPr>
              <w:rFonts w:hint="eastAsia"/>
              <w:noProof/>
            </w:rPr>
            <w:fldChar w:fldCharType="end"/>
          </w:r>
          <w:r>
            <w:rPr>
              <w:rFonts w:hint="eastAsia"/>
              <w:noProof/>
            </w:rPr>
            <w:fldChar w:fldCharType="end"/>
          </w:r>
        </w:p>
        <w:p w14:paraId="4FE20BA4" w14:textId="21BF2EE8"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6013" w:history="1">
            <w:r>
              <w:rPr>
                <w:rStyle w:val="af7"/>
                <w:rFonts w:hint="eastAsia"/>
                <w:iCs/>
                <w:noProof/>
              </w:rPr>
              <w:t>（二十一）</w:t>
            </w:r>
            <w:r>
              <w:rPr>
                <w:rStyle w:val="af7"/>
                <w:rFonts w:hint="eastAsia"/>
                <w:iCs/>
                <w:noProof/>
              </w:rPr>
              <w:t xml:space="preserve"> </w:t>
            </w:r>
            <w:r>
              <w:rPr>
                <w:rStyle w:val="af7"/>
                <w:rFonts w:hint="eastAsia"/>
                <w:iCs/>
                <w:noProof/>
              </w:rPr>
              <w:t>外销产品加工产生的排放</w:t>
            </w:r>
            <w:r>
              <w:rPr>
                <w:rFonts w:hint="eastAsia"/>
                <w:noProof/>
              </w:rPr>
              <w:tab/>
            </w:r>
            <w:r>
              <w:rPr>
                <w:rFonts w:hint="eastAsia"/>
                <w:noProof/>
              </w:rPr>
              <w:fldChar w:fldCharType="begin"/>
            </w:r>
            <w:r>
              <w:rPr>
                <w:rFonts w:hint="eastAsia"/>
                <w:noProof/>
              </w:rPr>
              <w:instrText xml:space="preserve"> </w:instrText>
            </w:r>
            <w:r>
              <w:rPr>
                <w:noProof/>
              </w:rPr>
              <w:instrText>PAGEREF _Toc202806013 \h</w:instrText>
            </w:r>
            <w:r>
              <w:rPr>
                <w:rFonts w:hint="eastAsia"/>
                <w:noProof/>
              </w:rPr>
              <w:instrText xml:space="preserve"> </w:instrText>
            </w:r>
            <w:r>
              <w:rPr>
                <w:rFonts w:hint="eastAsia"/>
                <w:noProof/>
              </w:rPr>
            </w:r>
            <w:r>
              <w:rPr>
                <w:rFonts w:hint="eastAsia"/>
                <w:noProof/>
              </w:rPr>
              <w:fldChar w:fldCharType="separate"/>
            </w:r>
            <w:r w:rsidR="00CB60E2">
              <w:rPr>
                <w:noProof/>
              </w:rPr>
              <w:t>22</w:t>
            </w:r>
            <w:r>
              <w:rPr>
                <w:rFonts w:hint="eastAsia"/>
                <w:noProof/>
              </w:rPr>
              <w:fldChar w:fldCharType="end"/>
            </w:r>
          </w:hyperlink>
        </w:p>
        <w:p w14:paraId="2DE56C92" w14:textId="579546CA"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hint="eastAsia"/>
              <w:noProof/>
            </w:rPr>
            <w:fldChar w:fldCharType="begin"/>
          </w:r>
          <w:r>
            <w:rPr>
              <w:noProof/>
            </w:rPr>
            <w:instrText xml:space="preserve"> HYPERLINK \l "_Toc202806014" </w:instrText>
          </w:r>
          <w:r>
            <w:rPr>
              <w:rFonts w:hint="eastAsia"/>
              <w:noProof/>
            </w:rPr>
          </w:r>
          <w:r>
            <w:rPr>
              <w:rFonts w:hint="eastAsia"/>
              <w:noProof/>
            </w:rPr>
            <w:fldChar w:fldCharType="separate"/>
          </w:r>
          <w:r>
            <w:rPr>
              <w:rStyle w:val="af7"/>
              <w:rFonts w:hint="eastAsia"/>
              <w:iCs/>
              <w:noProof/>
            </w:rPr>
            <w:t>（二十二）</w:t>
          </w:r>
          <w:r>
            <w:rPr>
              <w:rStyle w:val="af7"/>
              <w:rFonts w:hint="eastAsia"/>
              <w:iCs/>
              <w:noProof/>
            </w:rPr>
            <w:t xml:space="preserve"> </w:t>
          </w:r>
          <w:r>
            <w:rPr>
              <w:rStyle w:val="af7"/>
              <w:rFonts w:hint="eastAsia"/>
              <w:iCs/>
              <w:noProof/>
            </w:rPr>
            <w:t>外销产品报废产生的排放</w:t>
          </w:r>
          <w:r>
            <w:rPr>
              <w:rFonts w:hint="eastAsia"/>
              <w:noProof/>
            </w:rPr>
            <w:tab/>
          </w:r>
          <w:r>
            <w:rPr>
              <w:rFonts w:hint="eastAsia"/>
              <w:noProof/>
            </w:rPr>
            <w:fldChar w:fldCharType="begin"/>
          </w:r>
          <w:r>
            <w:rPr>
              <w:rFonts w:hint="eastAsia"/>
              <w:noProof/>
            </w:rPr>
            <w:instrText xml:space="preserve"> </w:instrText>
          </w:r>
          <w:r>
            <w:rPr>
              <w:noProof/>
            </w:rPr>
            <w:instrText>PAGEREF _Toc202806014 \h</w:instrText>
          </w:r>
          <w:r>
            <w:rPr>
              <w:rFonts w:hint="eastAsia"/>
              <w:noProof/>
            </w:rPr>
            <w:instrText xml:space="preserve"> </w:instrText>
          </w:r>
          <w:r>
            <w:rPr>
              <w:rFonts w:hint="eastAsia"/>
              <w:noProof/>
            </w:rPr>
          </w:r>
          <w:r>
            <w:rPr>
              <w:rFonts w:hint="eastAsia"/>
              <w:noProof/>
            </w:rPr>
            <w:fldChar w:fldCharType="separate"/>
          </w:r>
          <w:ins w:id="12" w:author="扬 邱" w:date="2025-07-09T18:02:00Z" w16du:dateUtc="2025-07-09T10:02:00Z">
            <w:r w:rsidR="00CB60E2">
              <w:rPr>
                <w:noProof/>
              </w:rPr>
              <w:t>23</w:t>
            </w:r>
          </w:ins>
          <w:del w:id="13" w:author="扬 邱" w:date="2025-07-09T18:02:00Z" w16du:dateUtc="2025-07-09T10:02:00Z">
            <w:r w:rsidDel="00CB60E2">
              <w:rPr>
                <w:noProof/>
              </w:rPr>
              <w:delText>22</w:delText>
            </w:r>
          </w:del>
          <w:r>
            <w:rPr>
              <w:rFonts w:hint="eastAsia"/>
              <w:noProof/>
            </w:rPr>
            <w:fldChar w:fldCharType="end"/>
          </w:r>
          <w:r>
            <w:rPr>
              <w:rFonts w:hint="eastAsia"/>
              <w:noProof/>
            </w:rPr>
            <w:fldChar w:fldCharType="end"/>
          </w:r>
        </w:p>
        <w:p w14:paraId="5582D649" w14:textId="53C8AD73"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hint="eastAsia"/>
              <w:noProof/>
            </w:rPr>
            <w:fldChar w:fldCharType="begin"/>
          </w:r>
          <w:r>
            <w:rPr>
              <w:noProof/>
            </w:rPr>
            <w:instrText xml:space="preserve"> HYPERLINK \l "_Toc202806015" </w:instrText>
          </w:r>
          <w:r>
            <w:rPr>
              <w:rFonts w:hint="eastAsia"/>
              <w:noProof/>
            </w:rPr>
          </w:r>
          <w:r>
            <w:rPr>
              <w:rFonts w:hint="eastAsia"/>
              <w:noProof/>
            </w:rPr>
            <w:fldChar w:fldCharType="separate"/>
          </w:r>
          <w:r>
            <w:rPr>
              <w:rStyle w:val="af7"/>
              <w:rFonts w:hint="eastAsia"/>
              <w:iCs/>
              <w:noProof/>
            </w:rPr>
            <w:t>（二十三）</w:t>
          </w:r>
          <w:r>
            <w:rPr>
              <w:rStyle w:val="af7"/>
              <w:rFonts w:hint="eastAsia"/>
              <w:iCs/>
              <w:noProof/>
            </w:rPr>
            <w:t xml:space="preserve"> </w:t>
          </w:r>
          <w:r>
            <w:rPr>
              <w:rStyle w:val="af7"/>
              <w:rFonts w:hint="eastAsia"/>
              <w:iCs/>
              <w:noProof/>
            </w:rPr>
            <w:t>全球暖化潜值（</w:t>
          </w:r>
          <w:r>
            <w:rPr>
              <w:rStyle w:val="af7"/>
              <w:rFonts w:hint="eastAsia"/>
              <w:iCs/>
              <w:noProof/>
            </w:rPr>
            <w:t>GWP</w:t>
          </w:r>
          <w:r>
            <w:rPr>
              <w:rStyle w:val="af7"/>
              <w:rFonts w:hint="eastAsia"/>
              <w:iCs/>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_Toc202806015 \h</w:instrText>
          </w:r>
          <w:r>
            <w:rPr>
              <w:rFonts w:hint="eastAsia"/>
              <w:noProof/>
            </w:rPr>
            <w:instrText xml:space="preserve"> </w:instrText>
          </w:r>
          <w:r>
            <w:rPr>
              <w:rFonts w:hint="eastAsia"/>
              <w:noProof/>
            </w:rPr>
          </w:r>
          <w:r>
            <w:rPr>
              <w:rFonts w:hint="eastAsia"/>
              <w:noProof/>
            </w:rPr>
            <w:fldChar w:fldCharType="separate"/>
          </w:r>
          <w:ins w:id="14" w:author="扬 邱" w:date="2025-07-09T18:02:00Z" w16du:dateUtc="2025-07-09T10:02:00Z">
            <w:r w:rsidR="00CB60E2">
              <w:rPr>
                <w:noProof/>
              </w:rPr>
              <w:t>23</w:t>
            </w:r>
          </w:ins>
          <w:del w:id="15" w:author="扬 邱" w:date="2025-07-09T18:02:00Z" w16du:dateUtc="2025-07-09T10:02:00Z">
            <w:r w:rsidDel="00CB60E2">
              <w:rPr>
                <w:noProof/>
              </w:rPr>
              <w:delText>22</w:delText>
            </w:r>
          </w:del>
          <w:r>
            <w:rPr>
              <w:rFonts w:hint="eastAsia"/>
              <w:noProof/>
            </w:rPr>
            <w:fldChar w:fldCharType="end"/>
          </w:r>
          <w:r>
            <w:rPr>
              <w:rFonts w:hint="eastAsia"/>
              <w:noProof/>
            </w:rPr>
            <w:fldChar w:fldCharType="end"/>
          </w:r>
        </w:p>
        <w:p w14:paraId="17637FAB" w14:textId="733C4D97"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hyperlink w:anchor="_Toc202806016" w:history="1">
            <w:r>
              <w:rPr>
                <w:rStyle w:val="af7"/>
                <w:rFonts w:hint="eastAsia"/>
                <w:noProof/>
              </w:rPr>
              <w:t>三、</w:t>
            </w:r>
            <w:r>
              <w:rPr>
                <w:rStyle w:val="af7"/>
                <w:rFonts w:hint="eastAsia"/>
                <w:noProof/>
              </w:rPr>
              <w:t xml:space="preserve"> </w:t>
            </w:r>
            <w:r>
              <w:rPr>
                <w:rStyle w:val="af7"/>
                <w:rFonts w:hint="eastAsia"/>
                <w:noProof/>
              </w:rPr>
              <w:t>量化排除情况</w:t>
            </w:r>
            <w:r>
              <w:rPr>
                <w:rFonts w:hint="eastAsia"/>
                <w:noProof/>
              </w:rPr>
              <w:tab/>
            </w:r>
            <w:r>
              <w:rPr>
                <w:rFonts w:hint="eastAsia"/>
                <w:noProof/>
              </w:rPr>
              <w:fldChar w:fldCharType="begin"/>
            </w:r>
            <w:r>
              <w:rPr>
                <w:rFonts w:hint="eastAsia"/>
                <w:noProof/>
              </w:rPr>
              <w:instrText xml:space="preserve"> </w:instrText>
            </w:r>
            <w:r>
              <w:rPr>
                <w:noProof/>
              </w:rPr>
              <w:instrText>PAGEREF _Toc202806016 \h</w:instrText>
            </w:r>
            <w:r>
              <w:rPr>
                <w:rFonts w:hint="eastAsia"/>
                <w:noProof/>
              </w:rPr>
              <w:instrText xml:space="preserve"> </w:instrText>
            </w:r>
            <w:r>
              <w:rPr>
                <w:rFonts w:hint="eastAsia"/>
                <w:noProof/>
              </w:rPr>
            </w:r>
            <w:r>
              <w:rPr>
                <w:rFonts w:hint="eastAsia"/>
                <w:noProof/>
              </w:rPr>
              <w:fldChar w:fldCharType="separate"/>
            </w:r>
            <w:r w:rsidR="00CB60E2">
              <w:rPr>
                <w:noProof/>
              </w:rPr>
              <w:t>23</w:t>
            </w:r>
            <w:r>
              <w:rPr>
                <w:rFonts w:hint="eastAsia"/>
                <w:noProof/>
              </w:rPr>
              <w:fldChar w:fldCharType="end"/>
            </w:r>
          </w:hyperlink>
        </w:p>
        <w:p w14:paraId="5F259218" w14:textId="5D2BF4F1"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hint="eastAsia"/>
              <w:noProof/>
            </w:rPr>
            <w:fldChar w:fldCharType="begin"/>
          </w:r>
          <w:r>
            <w:rPr>
              <w:noProof/>
            </w:rPr>
            <w:instrText xml:space="preserve"> HYPERLINK \l "_Toc202806017" </w:instrText>
          </w:r>
          <w:r>
            <w:rPr>
              <w:rFonts w:hint="eastAsia"/>
              <w:noProof/>
            </w:rPr>
          </w:r>
          <w:r>
            <w:rPr>
              <w:rFonts w:hint="eastAsia"/>
              <w:noProof/>
            </w:rPr>
            <w:fldChar w:fldCharType="separate"/>
          </w:r>
          <w:r>
            <w:rPr>
              <w:rStyle w:val="af7"/>
              <w:rFonts w:hint="eastAsia"/>
              <w:noProof/>
            </w:rPr>
            <w:t>四、</w:t>
          </w:r>
          <w:r>
            <w:rPr>
              <w:rStyle w:val="af7"/>
              <w:rFonts w:hint="eastAsia"/>
              <w:noProof/>
            </w:rPr>
            <w:t xml:space="preserve"> </w:t>
          </w:r>
          <w:r>
            <w:rPr>
              <w:rStyle w:val="af7"/>
              <w:rFonts w:hint="eastAsia"/>
              <w:noProof/>
            </w:rPr>
            <w:t>不确定性评价</w:t>
          </w:r>
          <w:r>
            <w:rPr>
              <w:rFonts w:hint="eastAsia"/>
              <w:noProof/>
            </w:rPr>
            <w:tab/>
          </w:r>
          <w:r>
            <w:rPr>
              <w:rFonts w:hint="eastAsia"/>
              <w:noProof/>
            </w:rPr>
            <w:fldChar w:fldCharType="begin"/>
          </w:r>
          <w:r>
            <w:rPr>
              <w:rFonts w:hint="eastAsia"/>
              <w:noProof/>
            </w:rPr>
            <w:instrText xml:space="preserve"> </w:instrText>
          </w:r>
          <w:r>
            <w:rPr>
              <w:noProof/>
            </w:rPr>
            <w:instrText>PAGEREF _Toc202806017 \h</w:instrText>
          </w:r>
          <w:r>
            <w:rPr>
              <w:rFonts w:hint="eastAsia"/>
              <w:noProof/>
            </w:rPr>
            <w:instrText xml:space="preserve"> </w:instrText>
          </w:r>
          <w:r>
            <w:rPr>
              <w:rFonts w:hint="eastAsia"/>
              <w:noProof/>
            </w:rPr>
          </w:r>
          <w:r>
            <w:rPr>
              <w:rFonts w:hint="eastAsia"/>
              <w:noProof/>
            </w:rPr>
            <w:fldChar w:fldCharType="separate"/>
          </w:r>
          <w:ins w:id="16" w:author="扬 邱" w:date="2025-07-09T18:02:00Z" w16du:dateUtc="2025-07-09T10:02:00Z">
            <w:r w:rsidR="00CB60E2">
              <w:rPr>
                <w:noProof/>
              </w:rPr>
              <w:t>24</w:t>
            </w:r>
          </w:ins>
          <w:del w:id="17" w:author="扬 邱" w:date="2025-07-09T18:02:00Z" w16du:dateUtc="2025-07-09T10:02:00Z">
            <w:r w:rsidDel="00CB60E2">
              <w:rPr>
                <w:noProof/>
              </w:rPr>
              <w:delText>23</w:delText>
            </w:r>
          </w:del>
          <w:r>
            <w:rPr>
              <w:rFonts w:hint="eastAsia"/>
              <w:noProof/>
            </w:rPr>
            <w:fldChar w:fldCharType="end"/>
          </w:r>
          <w:r>
            <w:rPr>
              <w:rFonts w:hint="eastAsia"/>
              <w:noProof/>
            </w:rPr>
            <w:fldChar w:fldCharType="end"/>
          </w:r>
        </w:p>
        <w:p w14:paraId="3F628DCB" w14:textId="5ABFB2B4"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hint="eastAsia"/>
              <w:noProof/>
            </w:rPr>
            <w:fldChar w:fldCharType="begin"/>
          </w:r>
          <w:r>
            <w:rPr>
              <w:noProof/>
            </w:rPr>
            <w:instrText xml:space="preserve"> HYPERLINK \l "_Toc202806018" </w:instrText>
          </w:r>
          <w:r>
            <w:rPr>
              <w:rFonts w:hint="eastAsia"/>
              <w:noProof/>
            </w:rPr>
          </w:r>
          <w:r>
            <w:rPr>
              <w:rFonts w:hint="eastAsia"/>
              <w:noProof/>
            </w:rPr>
            <w:fldChar w:fldCharType="separate"/>
          </w:r>
          <w:r>
            <w:rPr>
              <w:rStyle w:val="af7"/>
              <w:rFonts w:hint="eastAsia"/>
              <w:noProof/>
            </w:rPr>
            <w:t>(</w:t>
          </w:r>
          <w:r>
            <w:rPr>
              <w:rStyle w:val="af7"/>
              <w:rFonts w:hint="eastAsia"/>
              <w:noProof/>
            </w:rPr>
            <w:t>一</w:t>
          </w:r>
          <w:r>
            <w:rPr>
              <w:rStyle w:val="af7"/>
              <w:rFonts w:hint="eastAsia"/>
              <w:noProof/>
            </w:rPr>
            <w:t xml:space="preserve">) </w:t>
          </w:r>
          <w:r>
            <w:rPr>
              <w:rStyle w:val="af7"/>
              <w:rFonts w:hint="eastAsia"/>
              <w:noProof/>
            </w:rPr>
            <w:t>数据分级作业</w:t>
          </w:r>
          <w:r>
            <w:rPr>
              <w:rFonts w:hint="eastAsia"/>
              <w:noProof/>
            </w:rPr>
            <w:tab/>
          </w:r>
          <w:r>
            <w:rPr>
              <w:rFonts w:hint="eastAsia"/>
              <w:noProof/>
            </w:rPr>
            <w:fldChar w:fldCharType="begin"/>
          </w:r>
          <w:r>
            <w:rPr>
              <w:rFonts w:hint="eastAsia"/>
              <w:noProof/>
            </w:rPr>
            <w:instrText xml:space="preserve"> </w:instrText>
          </w:r>
          <w:r>
            <w:rPr>
              <w:noProof/>
            </w:rPr>
            <w:instrText>PAGEREF _Toc202806018 \h</w:instrText>
          </w:r>
          <w:r>
            <w:rPr>
              <w:rFonts w:hint="eastAsia"/>
              <w:noProof/>
            </w:rPr>
            <w:instrText xml:space="preserve"> </w:instrText>
          </w:r>
          <w:r>
            <w:rPr>
              <w:rFonts w:hint="eastAsia"/>
              <w:noProof/>
            </w:rPr>
          </w:r>
          <w:r>
            <w:rPr>
              <w:rFonts w:hint="eastAsia"/>
              <w:noProof/>
            </w:rPr>
            <w:fldChar w:fldCharType="separate"/>
          </w:r>
          <w:ins w:id="18" w:author="扬 邱" w:date="2025-07-09T18:02:00Z" w16du:dateUtc="2025-07-09T10:02:00Z">
            <w:r w:rsidR="00CB60E2">
              <w:rPr>
                <w:noProof/>
              </w:rPr>
              <w:t>24</w:t>
            </w:r>
          </w:ins>
          <w:del w:id="19" w:author="扬 邱" w:date="2025-07-09T18:02:00Z" w16du:dateUtc="2025-07-09T10:02:00Z">
            <w:r w:rsidDel="00CB60E2">
              <w:rPr>
                <w:noProof/>
              </w:rPr>
              <w:delText>23</w:delText>
            </w:r>
          </w:del>
          <w:r>
            <w:rPr>
              <w:rFonts w:hint="eastAsia"/>
              <w:noProof/>
            </w:rPr>
            <w:fldChar w:fldCharType="end"/>
          </w:r>
          <w:r>
            <w:rPr>
              <w:rFonts w:hint="eastAsia"/>
              <w:noProof/>
            </w:rPr>
            <w:fldChar w:fldCharType="end"/>
          </w:r>
        </w:p>
        <w:p w14:paraId="42E66DE0" w14:textId="67AB932A"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hint="eastAsia"/>
              <w:noProof/>
            </w:rPr>
            <w:fldChar w:fldCharType="begin"/>
          </w:r>
          <w:r>
            <w:rPr>
              <w:noProof/>
            </w:rPr>
            <w:instrText xml:space="preserve"> HYPERLINK \l "_Toc202806019" </w:instrText>
          </w:r>
          <w:r>
            <w:rPr>
              <w:rFonts w:hint="eastAsia"/>
              <w:noProof/>
            </w:rPr>
          </w:r>
          <w:r>
            <w:rPr>
              <w:rFonts w:hint="eastAsia"/>
              <w:noProof/>
            </w:rPr>
            <w:fldChar w:fldCharType="separate"/>
          </w:r>
          <w:r>
            <w:rPr>
              <w:rStyle w:val="af7"/>
              <w:rFonts w:hint="eastAsia"/>
              <w:noProof/>
            </w:rPr>
            <w:t>(</w:t>
          </w:r>
          <w:r>
            <w:rPr>
              <w:rStyle w:val="af7"/>
              <w:rFonts w:hint="eastAsia"/>
              <w:noProof/>
            </w:rPr>
            <w:t>二</w:t>
          </w:r>
          <w:r>
            <w:rPr>
              <w:rStyle w:val="af7"/>
              <w:rFonts w:hint="eastAsia"/>
              <w:noProof/>
            </w:rPr>
            <w:t xml:space="preserve">) </w:t>
          </w:r>
          <w:r>
            <w:rPr>
              <w:rStyle w:val="af7"/>
              <w:rFonts w:hint="eastAsia"/>
              <w:noProof/>
            </w:rPr>
            <w:t>不确定性计算</w:t>
          </w:r>
          <w:r>
            <w:rPr>
              <w:rFonts w:hint="eastAsia"/>
              <w:noProof/>
            </w:rPr>
            <w:tab/>
          </w:r>
          <w:r>
            <w:rPr>
              <w:rFonts w:hint="eastAsia"/>
              <w:noProof/>
            </w:rPr>
            <w:fldChar w:fldCharType="begin"/>
          </w:r>
          <w:r>
            <w:rPr>
              <w:rFonts w:hint="eastAsia"/>
              <w:noProof/>
            </w:rPr>
            <w:instrText xml:space="preserve"> </w:instrText>
          </w:r>
          <w:r>
            <w:rPr>
              <w:noProof/>
            </w:rPr>
            <w:instrText>PAGEREF _Toc202806019 \h</w:instrText>
          </w:r>
          <w:r>
            <w:rPr>
              <w:rFonts w:hint="eastAsia"/>
              <w:noProof/>
            </w:rPr>
            <w:instrText xml:space="preserve"> </w:instrText>
          </w:r>
          <w:r>
            <w:rPr>
              <w:rFonts w:hint="eastAsia"/>
              <w:noProof/>
            </w:rPr>
          </w:r>
          <w:r>
            <w:rPr>
              <w:rFonts w:hint="eastAsia"/>
              <w:noProof/>
            </w:rPr>
            <w:fldChar w:fldCharType="separate"/>
          </w:r>
          <w:ins w:id="20" w:author="扬 邱" w:date="2025-07-09T18:02:00Z" w16du:dateUtc="2025-07-09T10:02:00Z">
            <w:r w:rsidR="00CB60E2">
              <w:rPr>
                <w:noProof/>
              </w:rPr>
              <w:t>24</w:t>
            </w:r>
          </w:ins>
          <w:del w:id="21" w:author="扬 邱" w:date="2025-07-09T18:02:00Z" w16du:dateUtc="2025-07-09T10:02:00Z">
            <w:r w:rsidDel="00CB60E2">
              <w:rPr>
                <w:noProof/>
              </w:rPr>
              <w:delText>23</w:delText>
            </w:r>
          </w:del>
          <w:r>
            <w:rPr>
              <w:rFonts w:hint="eastAsia"/>
              <w:noProof/>
            </w:rPr>
            <w:fldChar w:fldCharType="end"/>
          </w:r>
          <w:r>
            <w:rPr>
              <w:rFonts w:hint="eastAsia"/>
              <w:noProof/>
            </w:rPr>
            <w:fldChar w:fldCharType="end"/>
          </w:r>
        </w:p>
        <w:p w14:paraId="1D120F02" w14:textId="51851405"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hint="eastAsia"/>
              <w:noProof/>
            </w:rPr>
            <w:fldChar w:fldCharType="begin"/>
          </w:r>
          <w:r>
            <w:rPr>
              <w:noProof/>
            </w:rPr>
            <w:instrText xml:space="preserve"> HYPERLINK \l "_Toc202806020" </w:instrText>
          </w:r>
          <w:r>
            <w:rPr>
              <w:rFonts w:hint="eastAsia"/>
              <w:noProof/>
            </w:rPr>
          </w:r>
          <w:r>
            <w:rPr>
              <w:rFonts w:hint="eastAsia"/>
              <w:noProof/>
            </w:rPr>
            <w:fldChar w:fldCharType="separate"/>
          </w:r>
          <w:r>
            <w:rPr>
              <w:rStyle w:val="af7"/>
              <w:rFonts w:hint="eastAsia"/>
              <w:noProof/>
            </w:rPr>
            <w:t>(</w:t>
          </w:r>
          <w:r>
            <w:rPr>
              <w:rStyle w:val="af7"/>
              <w:rFonts w:hint="eastAsia"/>
              <w:noProof/>
            </w:rPr>
            <w:t>三</w:t>
          </w:r>
          <w:r>
            <w:rPr>
              <w:rStyle w:val="af7"/>
              <w:rFonts w:hint="eastAsia"/>
              <w:noProof/>
            </w:rPr>
            <w:t xml:space="preserve">) </w:t>
          </w:r>
          <w:r>
            <w:rPr>
              <w:rStyle w:val="af7"/>
              <w:rFonts w:hint="eastAsia"/>
              <w:noProof/>
            </w:rPr>
            <w:t>数据评分范围分布</w:t>
          </w:r>
          <w:r>
            <w:rPr>
              <w:rFonts w:hint="eastAsia"/>
              <w:noProof/>
            </w:rPr>
            <w:tab/>
          </w:r>
          <w:r>
            <w:rPr>
              <w:rFonts w:hint="eastAsia"/>
              <w:noProof/>
            </w:rPr>
            <w:fldChar w:fldCharType="begin"/>
          </w:r>
          <w:r>
            <w:rPr>
              <w:rFonts w:hint="eastAsia"/>
              <w:noProof/>
            </w:rPr>
            <w:instrText xml:space="preserve"> </w:instrText>
          </w:r>
          <w:r>
            <w:rPr>
              <w:noProof/>
            </w:rPr>
            <w:instrText>PAGEREF _Toc202806020 \h</w:instrText>
          </w:r>
          <w:r>
            <w:rPr>
              <w:rFonts w:hint="eastAsia"/>
              <w:noProof/>
            </w:rPr>
            <w:instrText xml:space="preserve"> </w:instrText>
          </w:r>
          <w:r>
            <w:rPr>
              <w:rFonts w:hint="eastAsia"/>
              <w:noProof/>
            </w:rPr>
          </w:r>
          <w:r>
            <w:rPr>
              <w:rFonts w:hint="eastAsia"/>
              <w:noProof/>
            </w:rPr>
            <w:fldChar w:fldCharType="separate"/>
          </w:r>
          <w:ins w:id="22" w:author="扬 邱" w:date="2025-07-09T18:02:00Z" w16du:dateUtc="2025-07-09T10:02:00Z">
            <w:r w:rsidR="00CB60E2">
              <w:rPr>
                <w:noProof/>
              </w:rPr>
              <w:t>24</w:t>
            </w:r>
          </w:ins>
          <w:del w:id="23" w:author="扬 邱" w:date="2025-07-09T18:02:00Z" w16du:dateUtc="2025-07-09T10:02:00Z">
            <w:r w:rsidDel="00CB60E2">
              <w:rPr>
                <w:noProof/>
              </w:rPr>
              <w:delText>23</w:delText>
            </w:r>
          </w:del>
          <w:r>
            <w:rPr>
              <w:rFonts w:hint="eastAsia"/>
              <w:noProof/>
            </w:rPr>
            <w:fldChar w:fldCharType="end"/>
          </w:r>
          <w:r>
            <w:rPr>
              <w:rFonts w:hint="eastAsia"/>
              <w:noProof/>
            </w:rPr>
            <w:fldChar w:fldCharType="end"/>
          </w:r>
        </w:p>
        <w:p w14:paraId="58D67107" w14:textId="19AFBD4E"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hint="eastAsia"/>
              <w:noProof/>
            </w:rPr>
            <w:fldChar w:fldCharType="begin"/>
          </w:r>
          <w:r>
            <w:rPr>
              <w:noProof/>
            </w:rPr>
            <w:instrText xml:space="preserve"> HYPERLINK \l "_Toc202806021" </w:instrText>
          </w:r>
          <w:r>
            <w:rPr>
              <w:rFonts w:hint="eastAsia"/>
              <w:noProof/>
            </w:rPr>
          </w:r>
          <w:r>
            <w:rPr>
              <w:rFonts w:hint="eastAsia"/>
              <w:noProof/>
            </w:rPr>
            <w:fldChar w:fldCharType="separate"/>
          </w:r>
          <w:r>
            <w:rPr>
              <w:rStyle w:val="af7"/>
              <w:rFonts w:hint="eastAsia"/>
              <w:noProof/>
            </w:rPr>
            <w:t>五、</w:t>
          </w:r>
          <w:r>
            <w:rPr>
              <w:rStyle w:val="af7"/>
              <w:rFonts w:hint="eastAsia"/>
              <w:noProof/>
            </w:rPr>
            <w:t xml:space="preserve"> </w:t>
          </w:r>
          <w:r>
            <w:rPr>
              <w:rStyle w:val="af7"/>
              <w:rFonts w:hint="eastAsia"/>
              <w:noProof/>
            </w:rPr>
            <w:t>基准年清册</w:t>
          </w:r>
          <w:r>
            <w:rPr>
              <w:rFonts w:hint="eastAsia"/>
              <w:noProof/>
            </w:rPr>
            <w:tab/>
          </w:r>
          <w:r>
            <w:rPr>
              <w:rFonts w:hint="eastAsia"/>
              <w:noProof/>
            </w:rPr>
            <w:fldChar w:fldCharType="begin"/>
          </w:r>
          <w:r>
            <w:rPr>
              <w:rFonts w:hint="eastAsia"/>
              <w:noProof/>
            </w:rPr>
            <w:instrText xml:space="preserve"> </w:instrText>
          </w:r>
          <w:r>
            <w:rPr>
              <w:noProof/>
            </w:rPr>
            <w:instrText>PAGEREF _Toc202806021 \h</w:instrText>
          </w:r>
          <w:r>
            <w:rPr>
              <w:rFonts w:hint="eastAsia"/>
              <w:noProof/>
            </w:rPr>
            <w:instrText xml:space="preserve"> </w:instrText>
          </w:r>
          <w:r>
            <w:rPr>
              <w:rFonts w:hint="eastAsia"/>
              <w:noProof/>
            </w:rPr>
          </w:r>
          <w:r>
            <w:rPr>
              <w:rFonts w:hint="eastAsia"/>
              <w:noProof/>
            </w:rPr>
            <w:fldChar w:fldCharType="separate"/>
          </w:r>
          <w:ins w:id="24" w:author="扬 邱" w:date="2025-07-09T18:02:00Z" w16du:dateUtc="2025-07-09T10:02:00Z">
            <w:r w:rsidR="00CB60E2">
              <w:rPr>
                <w:noProof/>
              </w:rPr>
              <w:t>25</w:t>
            </w:r>
          </w:ins>
          <w:del w:id="25" w:author="扬 邱" w:date="2025-07-09T18:02:00Z" w16du:dateUtc="2025-07-09T10:02:00Z">
            <w:r w:rsidDel="00CB60E2">
              <w:rPr>
                <w:noProof/>
              </w:rPr>
              <w:delText>24</w:delText>
            </w:r>
          </w:del>
          <w:r>
            <w:rPr>
              <w:rFonts w:hint="eastAsia"/>
              <w:noProof/>
            </w:rPr>
            <w:fldChar w:fldCharType="end"/>
          </w:r>
          <w:r>
            <w:rPr>
              <w:rFonts w:hint="eastAsia"/>
              <w:noProof/>
            </w:rPr>
            <w:fldChar w:fldCharType="end"/>
          </w:r>
        </w:p>
        <w:p w14:paraId="35BB0750" w14:textId="3263B43F"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hint="eastAsia"/>
              <w:noProof/>
            </w:rPr>
            <w:fldChar w:fldCharType="begin"/>
          </w:r>
          <w:r>
            <w:rPr>
              <w:noProof/>
            </w:rPr>
            <w:instrText xml:space="preserve"> HYPERLINK \l "_Toc202806022" </w:instrText>
          </w:r>
          <w:r>
            <w:rPr>
              <w:rFonts w:hint="eastAsia"/>
              <w:noProof/>
            </w:rPr>
          </w:r>
          <w:r>
            <w:rPr>
              <w:rFonts w:hint="eastAsia"/>
              <w:noProof/>
            </w:rPr>
            <w:fldChar w:fldCharType="separate"/>
          </w:r>
          <w:r>
            <w:rPr>
              <w:rStyle w:val="af7"/>
              <w:rFonts w:hint="eastAsia"/>
              <w:noProof/>
            </w:rPr>
            <w:t>(</w:t>
          </w:r>
          <w:r>
            <w:rPr>
              <w:rStyle w:val="af7"/>
              <w:rFonts w:hint="eastAsia"/>
              <w:noProof/>
            </w:rPr>
            <w:t>一</w:t>
          </w:r>
          <w:r>
            <w:rPr>
              <w:rStyle w:val="af7"/>
              <w:rFonts w:hint="eastAsia"/>
              <w:noProof/>
            </w:rPr>
            <w:t>)</w:t>
          </w:r>
          <w:r>
            <w:rPr>
              <w:rStyle w:val="af7"/>
              <w:rFonts w:hint="eastAsia"/>
              <w:noProof/>
              <w:lang w:val="en-US"/>
            </w:rPr>
            <w:t xml:space="preserve"> </w:t>
          </w:r>
          <w:r>
            <w:rPr>
              <w:rStyle w:val="af7"/>
              <w:rFonts w:hint="eastAsia"/>
              <w:noProof/>
              <w:lang w:val="en-US"/>
            </w:rPr>
            <w:t>基准年温室气体清单</w:t>
          </w:r>
          <w:r>
            <w:rPr>
              <w:rFonts w:hint="eastAsia"/>
              <w:noProof/>
            </w:rPr>
            <w:tab/>
          </w:r>
          <w:r>
            <w:rPr>
              <w:rFonts w:hint="eastAsia"/>
              <w:noProof/>
            </w:rPr>
            <w:fldChar w:fldCharType="begin"/>
          </w:r>
          <w:r>
            <w:rPr>
              <w:rFonts w:hint="eastAsia"/>
              <w:noProof/>
            </w:rPr>
            <w:instrText xml:space="preserve"> </w:instrText>
          </w:r>
          <w:r>
            <w:rPr>
              <w:noProof/>
            </w:rPr>
            <w:instrText>PAGEREF _Toc202806022 \h</w:instrText>
          </w:r>
          <w:r>
            <w:rPr>
              <w:rFonts w:hint="eastAsia"/>
              <w:noProof/>
            </w:rPr>
            <w:instrText xml:space="preserve"> </w:instrText>
          </w:r>
          <w:r>
            <w:rPr>
              <w:rFonts w:hint="eastAsia"/>
              <w:noProof/>
            </w:rPr>
          </w:r>
          <w:r>
            <w:rPr>
              <w:rFonts w:hint="eastAsia"/>
              <w:noProof/>
            </w:rPr>
            <w:fldChar w:fldCharType="separate"/>
          </w:r>
          <w:ins w:id="26" w:author="扬 邱" w:date="2025-07-09T18:02:00Z" w16du:dateUtc="2025-07-09T10:02:00Z">
            <w:r w:rsidR="00CB60E2">
              <w:rPr>
                <w:noProof/>
              </w:rPr>
              <w:t>25</w:t>
            </w:r>
          </w:ins>
          <w:del w:id="27" w:author="扬 邱" w:date="2025-07-09T18:02:00Z" w16du:dateUtc="2025-07-09T10:02:00Z">
            <w:r w:rsidDel="00CB60E2">
              <w:rPr>
                <w:noProof/>
              </w:rPr>
              <w:delText>24</w:delText>
            </w:r>
          </w:del>
          <w:r>
            <w:rPr>
              <w:rFonts w:hint="eastAsia"/>
              <w:noProof/>
            </w:rPr>
            <w:fldChar w:fldCharType="end"/>
          </w:r>
          <w:r>
            <w:rPr>
              <w:rFonts w:hint="eastAsia"/>
              <w:noProof/>
            </w:rPr>
            <w:fldChar w:fldCharType="end"/>
          </w:r>
        </w:p>
        <w:p w14:paraId="631465DF" w14:textId="2665BA67"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hint="eastAsia"/>
              <w:noProof/>
            </w:rPr>
            <w:fldChar w:fldCharType="begin"/>
          </w:r>
          <w:r>
            <w:rPr>
              <w:noProof/>
            </w:rPr>
            <w:instrText xml:space="preserve"> HYPERLINK \l "_Toc202806023" </w:instrText>
          </w:r>
          <w:r>
            <w:rPr>
              <w:rFonts w:hint="eastAsia"/>
              <w:noProof/>
            </w:rPr>
          </w:r>
          <w:r>
            <w:rPr>
              <w:rFonts w:hint="eastAsia"/>
              <w:noProof/>
            </w:rPr>
            <w:fldChar w:fldCharType="separate"/>
          </w:r>
          <w:r>
            <w:rPr>
              <w:rStyle w:val="af7"/>
              <w:rFonts w:hint="eastAsia"/>
              <w:noProof/>
            </w:rPr>
            <w:t>(</w:t>
          </w:r>
          <w:r>
            <w:rPr>
              <w:rStyle w:val="af7"/>
              <w:rFonts w:hint="eastAsia"/>
              <w:noProof/>
            </w:rPr>
            <w:t>二</w:t>
          </w:r>
          <w:r>
            <w:rPr>
              <w:rStyle w:val="af7"/>
              <w:rFonts w:hint="eastAsia"/>
              <w:noProof/>
            </w:rPr>
            <w:t>)</w:t>
          </w:r>
          <w:r>
            <w:rPr>
              <w:rStyle w:val="af7"/>
              <w:rFonts w:hint="eastAsia"/>
              <w:noProof/>
              <w:lang w:val="en-US"/>
            </w:rPr>
            <w:t xml:space="preserve"> </w:t>
          </w:r>
          <w:r>
            <w:rPr>
              <w:rStyle w:val="af7"/>
              <w:rFonts w:hint="eastAsia"/>
              <w:noProof/>
              <w:lang w:val="en-US"/>
            </w:rPr>
            <w:t>各排放源明细</w:t>
          </w:r>
          <w:r>
            <w:rPr>
              <w:rFonts w:hint="eastAsia"/>
              <w:noProof/>
            </w:rPr>
            <w:tab/>
          </w:r>
          <w:r>
            <w:rPr>
              <w:rFonts w:hint="eastAsia"/>
              <w:noProof/>
            </w:rPr>
            <w:fldChar w:fldCharType="begin"/>
          </w:r>
          <w:r>
            <w:rPr>
              <w:rFonts w:hint="eastAsia"/>
              <w:noProof/>
            </w:rPr>
            <w:instrText xml:space="preserve"> </w:instrText>
          </w:r>
          <w:r>
            <w:rPr>
              <w:noProof/>
            </w:rPr>
            <w:instrText>PAGEREF _Toc202806023 \h</w:instrText>
          </w:r>
          <w:r>
            <w:rPr>
              <w:rFonts w:hint="eastAsia"/>
              <w:noProof/>
            </w:rPr>
            <w:instrText xml:space="preserve"> </w:instrText>
          </w:r>
          <w:r>
            <w:rPr>
              <w:rFonts w:hint="eastAsia"/>
              <w:noProof/>
            </w:rPr>
          </w:r>
          <w:r>
            <w:rPr>
              <w:rFonts w:hint="eastAsia"/>
              <w:noProof/>
            </w:rPr>
            <w:fldChar w:fldCharType="separate"/>
          </w:r>
          <w:ins w:id="28" w:author="扬 邱" w:date="2025-07-09T18:02:00Z" w16du:dateUtc="2025-07-09T10:02:00Z">
            <w:r w:rsidR="00CB60E2">
              <w:rPr>
                <w:noProof/>
              </w:rPr>
              <w:t>26</w:t>
            </w:r>
          </w:ins>
          <w:del w:id="29" w:author="扬 邱" w:date="2025-07-09T18:02:00Z" w16du:dateUtc="2025-07-09T10:02:00Z">
            <w:r w:rsidDel="00CB60E2">
              <w:rPr>
                <w:noProof/>
              </w:rPr>
              <w:delText>25</w:delText>
            </w:r>
          </w:del>
          <w:r>
            <w:rPr>
              <w:rFonts w:hint="eastAsia"/>
              <w:noProof/>
            </w:rPr>
            <w:fldChar w:fldCharType="end"/>
          </w:r>
          <w:r>
            <w:rPr>
              <w:rFonts w:hint="eastAsia"/>
              <w:noProof/>
            </w:rPr>
            <w:fldChar w:fldCharType="end"/>
          </w:r>
        </w:p>
        <w:p w14:paraId="209505BD" w14:textId="2ABE155E" w:rsidR="00C75E31" w:rsidRDefault="00000000">
          <w:pPr>
            <w:pStyle w:val="TOC1"/>
            <w:rPr>
              <w:rFonts w:asciiTheme="minorHAnsi" w:eastAsiaTheme="minorEastAsia" w:hAnsiTheme="minorHAnsi" w:cstheme="minorBidi"/>
              <w:noProof/>
              <w:color w:val="auto"/>
              <w:kern w:val="2"/>
              <w:sz w:val="22"/>
              <w:szCs w:val="24"/>
              <w:lang w:val="en-US" w:eastAsia="zh-CN" w:bidi="ar-SA"/>
              <w14:ligatures w14:val="standardContextual"/>
            </w:rPr>
          </w:pPr>
          <w:r>
            <w:rPr>
              <w:rFonts w:hint="eastAsia"/>
              <w:noProof/>
            </w:rPr>
            <w:fldChar w:fldCharType="begin"/>
          </w:r>
          <w:r>
            <w:rPr>
              <w:noProof/>
            </w:rPr>
            <w:instrText xml:space="preserve"> HYPERLINK \l "_Toc202806024" </w:instrText>
          </w:r>
          <w:r>
            <w:rPr>
              <w:rFonts w:hint="eastAsia"/>
              <w:noProof/>
            </w:rPr>
          </w:r>
          <w:r>
            <w:rPr>
              <w:rFonts w:hint="eastAsia"/>
              <w:noProof/>
            </w:rPr>
            <w:fldChar w:fldCharType="separate"/>
          </w:r>
          <w:r>
            <w:rPr>
              <w:rStyle w:val="af7"/>
              <w:rFonts w:hint="eastAsia"/>
              <w:b/>
              <w:bCs/>
              <w:noProof/>
            </w:rPr>
            <w:t>第五章</w:t>
          </w:r>
          <w:r>
            <w:rPr>
              <w:rStyle w:val="af7"/>
              <w:rFonts w:hint="eastAsia"/>
              <w:b/>
              <w:bCs/>
              <w:noProof/>
            </w:rPr>
            <w:t xml:space="preserve"> </w:t>
          </w:r>
          <w:r>
            <w:rPr>
              <w:rStyle w:val="af7"/>
              <w:rFonts w:hint="eastAsia"/>
              <w:b/>
              <w:bCs/>
              <w:noProof/>
            </w:rPr>
            <w:t>减排行动和绩效追踪</w:t>
          </w:r>
          <w:r>
            <w:rPr>
              <w:rFonts w:hint="eastAsia"/>
              <w:noProof/>
            </w:rPr>
            <w:tab/>
          </w:r>
          <w:r>
            <w:rPr>
              <w:rFonts w:hint="eastAsia"/>
              <w:noProof/>
            </w:rPr>
            <w:fldChar w:fldCharType="begin"/>
          </w:r>
          <w:r>
            <w:rPr>
              <w:rFonts w:hint="eastAsia"/>
              <w:noProof/>
            </w:rPr>
            <w:instrText xml:space="preserve"> </w:instrText>
          </w:r>
          <w:r>
            <w:rPr>
              <w:noProof/>
            </w:rPr>
            <w:instrText>PAGEREF _Toc202806024 \h</w:instrText>
          </w:r>
          <w:r>
            <w:rPr>
              <w:rFonts w:hint="eastAsia"/>
              <w:noProof/>
            </w:rPr>
            <w:instrText xml:space="preserve"> </w:instrText>
          </w:r>
          <w:r>
            <w:rPr>
              <w:rFonts w:hint="eastAsia"/>
              <w:noProof/>
            </w:rPr>
          </w:r>
          <w:r>
            <w:rPr>
              <w:rFonts w:hint="eastAsia"/>
              <w:noProof/>
            </w:rPr>
            <w:fldChar w:fldCharType="separate"/>
          </w:r>
          <w:ins w:id="30" w:author="扬 邱" w:date="2025-07-09T18:02:00Z" w16du:dateUtc="2025-07-09T10:02:00Z">
            <w:r w:rsidR="00CB60E2">
              <w:rPr>
                <w:noProof/>
              </w:rPr>
              <w:t>34</w:t>
            </w:r>
          </w:ins>
          <w:del w:id="31" w:author="扬 邱" w:date="2025-07-09T18:02:00Z" w16du:dateUtc="2025-07-09T10:02:00Z">
            <w:r w:rsidDel="00CB60E2">
              <w:rPr>
                <w:noProof/>
              </w:rPr>
              <w:delText>31</w:delText>
            </w:r>
          </w:del>
          <w:r>
            <w:rPr>
              <w:rFonts w:hint="eastAsia"/>
              <w:noProof/>
            </w:rPr>
            <w:fldChar w:fldCharType="end"/>
          </w:r>
          <w:r>
            <w:rPr>
              <w:rFonts w:hint="eastAsia"/>
              <w:noProof/>
            </w:rPr>
            <w:fldChar w:fldCharType="end"/>
          </w:r>
        </w:p>
        <w:p w14:paraId="7E6F300B" w14:textId="77777777" w:rsidR="00C75E31" w:rsidRDefault="00000000">
          <w:pPr>
            <w:spacing w:line="440" w:lineRule="exact"/>
            <w:rPr>
              <w:rFonts w:eastAsia="宋体" w:cs="Arial"/>
              <w:b/>
              <w:caps/>
              <w:sz w:val="18"/>
              <w:szCs w:val="20"/>
              <w:lang w:eastAsia="zh-CN" w:bidi="en-US"/>
            </w:rPr>
            <w:sectPr w:rsidR="00C75E31">
              <w:footerReference w:type="default" r:id="rId9"/>
              <w:pgSz w:w="11906" w:h="16838"/>
              <w:pgMar w:top="1417" w:right="1417" w:bottom="1417" w:left="1417" w:header="708" w:footer="708" w:gutter="0"/>
              <w:pgNumType w:start="1"/>
              <w:cols w:space="708"/>
              <w:docGrid w:linePitch="360"/>
            </w:sectPr>
          </w:pPr>
          <w:r>
            <w:rPr>
              <w:rFonts w:eastAsia="宋体" w:cs="Arial"/>
              <w:b/>
              <w:caps/>
              <w:color w:val="000000" w:themeColor="text1"/>
              <w:szCs w:val="20"/>
              <w:lang w:eastAsia="zh-CN" w:bidi="en-US"/>
            </w:rPr>
            <w:fldChar w:fldCharType="end"/>
          </w:r>
        </w:p>
      </w:sdtContent>
    </w:sdt>
    <w:p w14:paraId="0A93183A" w14:textId="77777777" w:rsidR="00C75E31" w:rsidRDefault="00000000">
      <w:pPr>
        <w:pStyle w:val="Style2"/>
        <w:numPr>
          <w:ilvl w:val="0"/>
          <w:numId w:val="7"/>
        </w:numPr>
        <w:spacing w:line="360" w:lineRule="auto"/>
        <w:rPr>
          <w:b/>
          <w:sz w:val="28"/>
          <w:szCs w:val="28"/>
        </w:rPr>
      </w:pPr>
      <w:bookmarkStart w:id="32" w:name="_Toc202805960"/>
      <w:bookmarkStart w:id="33" w:name="_Toc198906566"/>
      <w:r>
        <w:rPr>
          <w:b/>
          <w:sz w:val="28"/>
          <w:szCs w:val="28"/>
        </w:rPr>
        <w:lastRenderedPageBreak/>
        <w:t>概述</w:t>
      </w:r>
      <w:bookmarkEnd w:id="32"/>
      <w:bookmarkEnd w:id="33"/>
    </w:p>
    <w:p w14:paraId="481510DB" w14:textId="77777777" w:rsidR="00C75E31" w:rsidRDefault="00000000">
      <w:pPr>
        <w:pStyle w:val="Style2"/>
        <w:numPr>
          <w:ilvl w:val="1"/>
          <w:numId w:val="8"/>
        </w:numPr>
        <w:spacing w:line="360" w:lineRule="auto"/>
        <w:rPr>
          <w:sz w:val="28"/>
          <w:szCs w:val="28"/>
        </w:rPr>
      </w:pPr>
      <w:bookmarkStart w:id="34" w:name="_Toc202805961"/>
      <w:bookmarkStart w:id="35" w:name="_Toc198906567"/>
      <w:r>
        <w:t>报告组织</w:t>
      </w:r>
      <w:bookmarkEnd w:id="34"/>
      <w:bookmarkEnd w:id="35"/>
    </w:p>
    <w:p w14:paraId="6B348CB4" w14:textId="77777777" w:rsidR="00C75E31" w:rsidRDefault="00000000">
      <w:pPr>
        <w:pStyle w:val="afb"/>
        <w:spacing w:before="0" w:line="360" w:lineRule="auto"/>
        <w:ind w:left="567"/>
        <w:rPr>
          <w:rFonts w:eastAsia="宋体" w:cs="Arial"/>
          <w:iCs/>
          <w:sz w:val="24"/>
          <w:lang w:eastAsia="zh-CN"/>
        </w:rPr>
      </w:pPr>
      <w:r>
        <w:rPr>
          <w:rFonts w:eastAsia="宋体" w:cs="Arial"/>
          <w:b/>
          <w:bCs/>
          <w:iCs/>
          <w:sz w:val="24"/>
          <w:lang w:eastAsia="zh-CN"/>
        </w:rPr>
        <w:t>公司名称：</w:t>
      </w:r>
      <w:r>
        <w:rPr>
          <w:rFonts w:eastAsia="宋体" w:cs="Arial"/>
          <w:iCs/>
          <w:sz w:val="24"/>
          <w:lang w:eastAsia="zh-CN"/>
        </w:rPr>
        <w:t>大冶特殊钢有限公司</w:t>
      </w:r>
    </w:p>
    <w:p w14:paraId="5A06CBDA" w14:textId="77777777" w:rsidR="00C75E31" w:rsidRDefault="00000000">
      <w:pPr>
        <w:pStyle w:val="afb"/>
        <w:spacing w:before="0" w:line="360" w:lineRule="auto"/>
        <w:ind w:left="567"/>
        <w:rPr>
          <w:rFonts w:eastAsia="宋体" w:cs="Arial"/>
          <w:iCs/>
          <w:sz w:val="24"/>
          <w:lang w:eastAsia="zh-CN"/>
        </w:rPr>
      </w:pPr>
      <w:r>
        <w:rPr>
          <w:rFonts w:eastAsia="宋体" w:cs="Arial"/>
          <w:b/>
          <w:bCs/>
          <w:iCs/>
          <w:sz w:val="24"/>
          <w:lang w:eastAsia="zh-CN"/>
        </w:rPr>
        <w:t>统一社会信用代码：</w:t>
      </w:r>
      <w:r>
        <w:rPr>
          <w:rFonts w:eastAsia="宋体" w:cs="Arial"/>
          <w:iCs/>
          <w:sz w:val="24"/>
          <w:lang w:eastAsia="zh-CN"/>
        </w:rPr>
        <w:t>91420000798750168P</w:t>
      </w:r>
    </w:p>
    <w:p w14:paraId="51C74AC7" w14:textId="77777777" w:rsidR="00C75E31" w:rsidRDefault="00000000">
      <w:pPr>
        <w:pStyle w:val="afb"/>
        <w:spacing w:before="0" w:line="360" w:lineRule="auto"/>
        <w:ind w:left="567"/>
        <w:rPr>
          <w:rFonts w:eastAsia="宋体" w:cs="Arial"/>
          <w:iCs/>
          <w:sz w:val="24"/>
          <w:lang w:eastAsia="zh-CN"/>
        </w:rPr>
      </w:pPr>
      <w:r>
        <w:rPr>
          <w:rFonts w:eastAsia="宋体" w:cs="Arial"/>
          <w:b/>
          <w:bCs/>
          <w:iCs/>
          <w:sz w:val="24"/>
          <w:lang w:eastAsia="zh-CN"/>
        </w:rPr>
        <w:t>法定代表人：</w:t>
      </w:r>
      <w:r>
        <w:rPr>
          <w:rFonts w:eastAsia="宋体" w:cs="Arial"/>
          <w:iCs/>
          <w:sz w:val="24"/>
          <w:lang w:eastAsia="zh-CN"/>
        </w:rPr>
        <w:t>蒋乔</w:t>
      </w:r>
    </w:p>
    <w:p w14:paraId="658C934D" w14:textId="77777777" w:rsidR="00C75E31" w:rsidRDefault="00000000">
      <w:pPr>
        <w:pStyle w:val="afb"/>
        <w:spacing w:before="0" w:line="360" w:lineRule="auto"/>
        <w:ind w:left="567"/>
        <w:rPr>
          <w:rFonts w:eastAsia="宋体" w:cs="Arial"/>
          <w:iCs/>
          <w:sz w:val="24"/>
          <w:lang w:eastAsia="zh-CN"/>
        </w:rPr>
      </w:pPr>
      <w:r>
        <w:rPr>
          <w:rFonts w:eastAsia="宋体" w:cs="Arial"/>
          <w:b/>
          <w:bCs/>
          <w:iCs/>
          <w:sz w:val="24"/>
          <w:lang w:eastAsia="zh-CN"/>
        </w:rPr>
        <w:t>注册资本：</w:t>
      </w:r>
      <w:r>
        <w:rPr>
          <w:rFonts w:eastAsia="宋体" w:cs="Arial"/>
          <w:color w:val="333333"/>
          <w:sz w:val="21"/>
          <w:szCs w:val="21"/>
          <w:shd w:val="clear" w:color="auto" w:fill="FFFFFF"/>
        </w:rPr>
        <w:t> </w:t>
      </w:r>
      <w:r>
        <w:rPr>
          <w:rFonts w:eastAsia="宋体" w:cs="Arial"/>
          <w:iCs/>
          <w:sz w:val="24"/>
          <w:lang w:eastAsia="zh-CN"/>
        </w:rPr>
        <w:t>207218.53</w:t>
      </w:r>
      <w:r>
        <w:rPr>
          <w:rFonts w:eastAsia="宋体" w:cs="Arial"/>
          <w:iCs/>
          <w:sz w:val="24"/>
          <w:lang w:eastAsia="zh-CN"/>
        </w:rPr>
        <w:t>万元</w:t>
      </w:r>
    </w:p>
    <w:p w14:paraId="5CFBD719" w14:textId="77777777" w:rsidR="00C75E31" w:rsidRDefault="00000000">
      <w:pPr>
        <w:pStyle w:val="afb"/>
        <w:spacing w:before="0" w:line="360" w:lineRule="auto"/>
        <w:ind w:left="567"/>
        <w:rPr>
          <w:rFonts w:eastAsia="宋体" w:cs="Arial"/>
          <w:iCs/>
          <w:sz w:val="24"/>
          <w:lang w:eastAsia="zh-CN"/>
        </w:rPr>
      </w:pPr>
      <w:r>
        <w:rPr>
          <w:rFonts w:eastAsia="宋体" w:cs="Arial"/>
          <w:b/>
          <w:bCs/>
          <w:iCs/>
          <w:sz w:val="24"/>
          <w:lang w:eastAsia="zh-CN"/>
        </w:rPr>
        <w:t>成立日期：</w:t>
      </w:r>
      <w:r>
        <w:rPr>
          <w:rFonts w:eastAsia="宋体" w:cs="Arial"/>
          <w:iCs/>
          <w:sz w:val="24"/>
          <w:lang w:eastAsia="zh-CN"/>
        </w:rPr>
        <w:t>2007</w:t>
      </w:r>
      <w:r>
        <w:rPr>
          <w:rFonts w:eastAsia="宋体" w:cs="Arial"/>
          <w:iCs/>
          <w:sz w:val="24"/>
          <w:lang w:eastAsia="zh-CN"/>
        </w:rPr>
        <w:t>年</w:t>
      </w:r>
      <w:r>
        <w:rPr>
          <w:rFonts w:eastAsia="宋体" w:cs="Arial"/>
          <w:iCs/>
          <w:sz w:val="24"/>
          <w:lang w:eastAsia="zh-CN"/>
        </w:rPr>
        <w:t>3</w:t>
      </w:r>
      <w:r>
        <w:rPr>
          <w:rFonts w:eastAsia="宋体" w:cs="Arial"/>
          <w:iCs/>
          <w:sz w:val="24"/>
          <w:lang w:eastAsia="zh-CN"/>
        </w:rPr>
        <w:t>月</w:t>
      </w:r>
      <w:r>
        <w:rPr>
          <w:rFonts w:eastAsia="宋体" w:cs="Arial"/>
          <w:iCs/>
          <w:sz w:val="24"/>
          <w:lang w:eastAsia="zh-CN"/>
        </w:rPr>
        <w:t>9</w:t>
      </w:r>
      <w:r>
        <w:rPr>
          <w:rFonts w:eastAsia="宋体" w:cs="Arial"/>
          <w:iCs/>
          <w:sz w:val="24"/>
          <w:lang w:eastAsia="zh-CN"/>
        </w:rPr>
        <w:t>日</w:t>
      </w:r>
    </w:p>
    <w:p w14:paraId="4477CA06" w14:textId="77777777" w:rsidR="00C75E31" w:rsidRDefault="00000000">
      <w:pPr>
        <w:pStyle w:val="afb"/>
        <w:spacing w:before="0" w:line="360" w:lineRule="auto"/>
        <w:ind w:left="567"/>
        <w:rPr>
          <w:rFonts w:eastAsia="宋体" w:cs="Arial"/>
          <w:iCs/>
          <w:sz w:val="24"/>
          <w:lang w:eastAsia="zh-CN"/>
        </w:rPr>
      </w:pPr>
      <w:r>
        <w:rPr>
          <w:rFonts w:eastAsia="宋体" w:cs="Arial"/>
          <w:b/>
          <w:bCs/>
          <w:iCs/>
          <w:sz w:val="24"/>
          <w:lang w:eastAsia="zh-CN"/>
        </w:rPr>
        <w:t>注册地址：</w:t>
      </w:r>
      <w:r>
        <w:rPr>
          <w:rFonts w:eastAsia="宋体" w:cs="Arial"/>
          <w:iCs/>
          <w:sz w:val="24"/>
          <w:lang w:eastAsia="zh-CN"/>
        </w:rPr>
        <w:t>湖北省黄石市黄石大道</w:t>
      </w:r>
      <w:r>
        <w:rPr>
          <w:rFonts w:eastAsia="宋体" w:cs="Arial"/>
          <w:iCs/>
          <w:sz w:val="24"/>
          <w:lang w:eastAsia="zh-CN"/>
        </w:rPr>
        <w:t>316</w:t>
      </w:r>
      <w:r>
        <w:rPr>
          <w:rFonts w:eastAsia="宋体" w:cs="Arial"/>
          <w:iCs/>
          <w:sz w:val="24"/>
          <w:lang w:eastAsia="zh-CN"/>
        </w:rPr>
        <w:t>号</w:t>
      </w:r>
    </w:p>
    <w:p w14:paraId="428E3041" w14:textId="77777777" w:rsidR="00C75E31" w:rsidRDefault="00000000">
      <w:pPr>
        <w:pStyle w:val="afb"/>
        <w:spacing w:before="0" w:line="360" w:lineRule="auto"/>
        <w:ind w:left="567"/>
        <w:rPr>
          <w:rFonts w:eastAsia="宋体" w:cs="Arial"/>
          <w:iCs/>
          <w:sz w:val="24"/>
          <w:lang w:eastAsia="zh-CN"/>
        </w:rPr>
      </w:pPr>
      <w:r>
        <w:rPr>
          <w:rFonts w:eastAsia="宋体" w:cs="Arial"/>
          <w:b/>
          <w:bCs/>
          <w:iCs/>
          <w:sz w:val="24"/>
          <w:lang w:eastAsia="zh-CN"/>
        </w:rPr>
        <w:t>生产地址：</w:t>
      </w:r>
      <w:r>
        <w:rPr>
          <w:rFonts w:eastAsia="宋体" w:cs="Arial"/>
          <w:iCs/>
          <w:sz w:val="24"/>
          <w:lang w:eastAsia="zh-CN"/>
        </w:rPr>
        <w:t>湖北省黄石市黄石大道</w:t>
      </w:r>
      <w:r>
        <w:rPr>
          <w:rFonts w:eastAsia="宋体" w:cs="Arial"/>
          <w:iCs/>
          <w:sz w:val="24"/>
          <w:lang w:eastAsia="zh-CN"/>
        </w:rPr>
        <w:t>316</w:t>
      </w:r>
      <w:r>
        <w:rPr>
          <w:rFonts w:eastAsia="宋体" w:cs="Arial"/>
          <w:iCs/>
          <w:sz w:val="24"/>
          <w:lang w:eastAsia="zh-CN"/>
        </w:rPr>
        <w:t>号</w:t>
      </w:r>
    </w:p>
    <w:p w14:paraId="63DE12EA" w14:textId="77777777" w:rsidR="00C75E31" w:rsidRDefault="00000000">
      <w:pPr>
        <w:pStyle w:val="afb"/>
        <w:spacing w:before="0" w:line="360" w:lineRule="auto"/>
        <w:ind w:left="567"/>
        <w:rPr>
          <w:rFonts w:eastAsia="宋体" w:cs="Arial"/>
          <w:b/>
          <w:bCs/>
          <w:iCs/>
          <w:sz w:val="24"/>
          <w:lang w:eastAsia="zh-CN"/>
        </w:rPr>
      </w:pPr>
      <w:r>
        <w:rPr>
          <w:rFonts w:eastAsia="宋体" w:cs="Arial"/>
          <w:b/>
          <w:bCs/>
          <w:iCs/>
          <w:sz w:val="24"/>
          <w:lang w:eastAsia="zh-CN"/>
        </w:rPr>
        <w:t>经营范围：</w:t>
      </w:r>
    </w:p>
    <w:p w14:paraId="59888B06" w14:textId="77777777" w:rsidR="00C75E31" w:rsidRDefault="00000000">
      <w:pPr>
        <w:pStyle w:val="afb"/>
        <w:spacing w:before="0" w:line="360" w:lineRule="auto"/>
        <w:ind w:left="567" w:firstLineChars="200" w:firstLine="480"/>
        <w:rPr>
          <w:rFonts w:eastAsia="宋体" w:cs="Arial"/>
          <w:iCs/>
          <w:sz w:val="24"/>
          <w:lang w:eastAsia="zh-CN"/>
        </w:rPr>
      </w:pPr>
      <w:r>
        <w:rPr>
          <w:rFonts w:eastAsia="宋体" w:cs="Arial"/>
          <w:iCs/>
          <w:sz w:val="24"/>
          <w:lang w:eastAsia="zh-CN"/>
        </w:rPr>
        <w:t>大冶特殊钢有限公司成立于</w:t>
      </w:r>
      <w:r>
        <w:rPr>
          <w:rFonts w:eastAsia="宋体" w:cs="Arial"/>
          <w:iCs/>
          <w:sz w:val="24"/>
          <w:lang w:eastAsia="zh-CN"/>
        </w:rPr>
        <w:t>2007</w:t>
      </w:r>
      <w:r>
        <w:rPr>
          <w:rFonts w:eastAsia="宋体" w:cs="Arial"/>
          <w:iCs/>
          <w:sz w:val="24"/>
          <w:lang w:eastAsia="zh-CN"/>
        </w:rPr>
        <w:t>年</w:t>
      </w:r>
      <w:r>
        <w:rPr>
          <w:rFonts w:eastAsia="宋体" w:cs="Arial"/>
          <w:iCs/>
          <w:sz w:val="24"/>
          <w:lang w:eastAsia="zh-CN"/>
        </w:rPr>
        <w:t>03</w:t>
      </w:r>
      <w:r>
        <w:rPr>
          <w:rFonts w:eastAsia="宋体" w:cs="Arial"/>
          <w:iCs/>
          <w:sz w:val="24"/>
          <w:lang w:eastAsia="zh-CN"/>
        </w:rPr>
        <w:t>月</w:t>
      </w:r>
      <w:r>
        <w:rPr>
          <w:rFonts w:eastAsia="宋体" w:cs="Arial"/>
          <w:iCs/>
          <w:sz w:val="24"/>
          <w:lang w:eastAsia="zh-CN"/>
        </w:rPr>
        <w:t>09</w:t>
      </w:r>
      <w:r>
        <w:rPr>
          <w:rFonts w:eastAsia="宋体" w:cs="Arial"/>
          <w:iCs/>
          <w:sz w:val="24"/>
          <w:lang w:eastAsia="zh-CN"/>
        </w:rPr>
        <w:t>日，注册地位于湖北省黄石市黄石大道</w:t>
      </w:r>
      <w:r>
        <w:rPr>
          <w:rFonts w:eastAsia="宋体" w:cs="Arial"/>
          <w:iCs/>
          <w:sz w:val="24"/>
          <w:lang w:eastAsia="zh-CN"/>
        </w:rPr>
        <w:t>316</w:t>
      </w:r>
      <w:r>
        <w:rPr>
          <w:rFonts w:eastAsia="宋体" w:cs="Arial"/>
          <w:iCs/>
          <w:sz w:val="24"/>
          <w:lang w:eastAsia="zh-CN"/>
        </w:rPr>
        <w:t>号，法定代表人为蒋乔。经营范围包括黑色、有色金属冶炼、压延加工；生产、销售高温合金材料、耐蚀合金材料、铁矿石、钢坯、钢锭、钢材、金属制品、钢管及管件和相应的工业辅助材料及承接来料加工业务；钢铁和合金材料检测；再生资源回收经营；货物或技术进出口（国家限定公司经营或禁止进出口的商品和技术除外）；机械零件、汽车零部件制造和加工；机械、仪表、电器制造和修理；化工产品（不含危险品和限制类产品）制造；港口码头建设及经营；煤气、热力、自来水、工业用水生产和供应；餐饮经营与管理。（涉及许可经营项目，应取得相关部门许可后方可经营）。</w:t>
      </w:r>
    </w:p>
    <w:p w14:paraId="664A5439" w14:textId="77777777" w:rsidR="00C75E31" w:rsidRDefault="00000000">
      <w:pPr>
        <w:pStyle w:val="afb"/>
        <w:spacing w:before="0" w:line="360" w:lineRule="auto"/>
        <w:ind w:left="567"/>
        <w:rPr>
          <w:rFonts w:eastAsia="宋体" w:cs="Arial"/>
          <w:b/>
          <w:bCs/>
          <w:iCs/>
          <w:sz w:val="24"/>
          <w:lang w:eastAsia="zh-CN"/>
        </w:rPr>
      </w:pPr>
      <w:r>
        <w:rPr>
          <w:rFonts w:eastAsia="宋体" w:cs="Arial"/>
          <w:b/>
          <w:bCs/>
          <w:iCs/>
          <w:sz w:val="24"/>
          <w:lang w:eastAsia="zh-CN"/>
        </w:rPr>
        <w:t>公司简介：</w:t>
      </w:r>
    </w:p>
    <w:p w14:paraId="4C8DEFE3" w14:textId="77777777" w:rsidR="00C75E31" w:rsidRDefault="00000000">
      <w:pPr>
        <w:pStyle w:val="afb"/>
        <w:spacing w:before="0" w:line="360" w:lineRule="auto"/>
        <w:ind w:left="567" w:firstLineChars="200" w:firstLine="480"/>
        <w:rPr>
          <w:rFonts w:eastAsia="宋体" w:cs="Arial"/>
          <w:iCs/>
          <w:sz w:val="24"/>
          <w:lang w:eastAsia="zh-CN"/>
        </w:rPr>
      </w:pPr>
      <w:r>
        <w:rPr>
          <w:rFonts w:eastAsia="宋体" w:cs="Arial"/>
          <w:iCs/>
          <w:sz w:val="24"/>
          <w:lang w:eastAsia="zh-CN"/>
        </w:rPr>
        <w:t>大冶特殊钢有限公司（简称：大冶特钢）是中国近代</w:t>
      </w:r>
      <w:r>
        <w:rPr>
          <w:rFonts w:eastAsia="宋体" w:cs="Arial"/>
          <w:iCs/>
          <w:sz w:val="24"/>
          <w:lang w:eastAsia="zh-CN"/>
        </w:rPr>
        <w:t>“</w:t>
      </w:r>
      <w:r>
        <w:rPr>
          <w:rFonts w:eastAsia="宋体" w:cs="Arial"/>
          <w:iCs/>
          <w:sz w:val="24"/>
          <w:lang w:eastAsia="zh-CN"/>
        </w:rPr>
        <w:t>钢铁摇篮</w:t>
      </w:r>
      <w:r>
        <w:rPr>
          <w:rFonts w:eastAsia="宋体" w:cs="Arial"/>
          <w:iCs/>
          <w:sz w:val="24"/>
          <w:lang w:eastAsia="zh-CN"/>
        </w:rPr>
        <w:t>”</w:t>
      </w:r>
      <w:r>
        <w:rPr>
          <w:rFonts w:eastAsia="宋体" w:cs="Arial"/>
          <w:iCs/>
          <w:sz w:val="24"/>
          <w:lang w:eastAsia="zh-CN"/>
        </w:rPr>
        <w:t>，地处中国矿冶之都、先进制造业基地湖北省黄石市。隶属中信泰富特钢集团，是其沿海沿江产业链的战略布局中的重要一环。</w:t>
      </w:r>
    </w:p>
    <w:p w14:paraId="7C38C7DB" w14:textId="77777777" w:rsidR="00C75E31" w:rsidRDefault="00000000">
      <w:pPr>
        <w:pStyle w:val="afb"/>
        <w:spacing w:before="0" w:line="360" w:lineRule="auto"/>
        <w:ind w:left="567" w:firstLineChars="200" w:firstLine="480"/>
        <w:rPr>
          <w:rFonts w:eastAsia="宋体" w:cs="Arial"/>
          <w:iCs/>
          <w:sz w:val="24"/>
          <w:lang w:eastAsia="zh-CN"/>
        </w:rPr>
      </w:pPr>
      <w:r>
        <w:rPr>
          <w:rFonts w:eastAsia="宋体" w:cs="Arial"/>
          <w:iCs/>
          <w:sz w:val="24"/>
          <w:lang w:eastAsia="zh-CN"/>
        </w:rPr>
        <w:t>大冶特钢是国家高新技术企业、全国首批两化融合示范企业、全国首批绿色制造示范企业、全国绿化模范单位。拥有国家认定企业技术中心、院士专家工作站、博士后科研工作站、高品质特殊钢湖北省重点实验室，先后承担国家多项冶金课题的项目攻关，主持或参与起草修订了多项国家和行业技术标准。先后荣获</w:t>
      </w:r>
      <w:r>
        <w:rPr>
          <w:rFonts w:eastAsia="宋体" w:cs="Arial"/>
          <w:iCs/>
          <w:sz w:val="24"/>
          <w:lang w:eastAsia="zh-CN"/>
        </w:rPr>
        <w:t>“</w:t>
      </w:r>
      <w:r>
        <w:rPr>
          <w:rFonts w:eastAsia="宋体" w:cs="Arial"/>
          <w:iCs/>
          <w:sz w:val="24"/>
          <w:lang w:eastAsia="zh-CN"/>
        </w:rPr>
        <w:t>全国质量奖</w:t>
      </w:r>
      <w:r>
        <w:rPr>
          <w:rFonts w:eastAsia="宋体" w:cs="Arial"/>
          <w:iCs/>
          <w:sz w:val="24"/>
          <w:lang w:eastAsia="zh-CN"/>
        </w:rPr>
        <w:t>”</w:t>
      </w:r>
      <w:r>
        <w:rPr>
          <w:rFonts w:eastAsia="宋体" w:cs="Arial"/>
          <w:iCs/>
          <w:sz w:val="24"/>
          <w:lang w:eastAsia="zh-CN"/>
        </w:rPr>
        <w:t>、</w:t>
      </w:r>
      <w:r>
        <w:rPr>
          <w:rFonts w:eastAsia="宋体" w:cs="Arial"/>
          <w:iCs/>
          <w:sz w:val="24"/>
          <w:lang w:eastAsia="zh-CN"/>
        </w:rPr>
        <w:t>“</w:t>
      </w:r>
      <w:r>
        <w:rPr>
          <w:rFonts w:eastAsia="宋体" w:cs="Arial"/>
          <w:iCs/>
          <w:sz w:val="24"/>
          <w:lang w:eastAsia="zh-CN"/>
        </w:rPr>
        <w:t>全国质量标杆</w:t>
      </w:r>
      <w:r>
        <w:rPr>
          <w:rFonts w:eastAsia="宋体" w:cs="Arial"/>
          <w:iCs/>
          <w:sz w:val="24"/>
          <w:lang w:eastAsia="zh-CN"/>
        </w:rPr>
        <w:t>”</w:t>
      </w:r>
      <w:r>
        <w:rPr>
          <w:rFonts w:eastAsia="宋体" w:cs="Arial"/>
          <w:iCs/>
          <w:sz w:val="24"/>
          <w:lang w:eastAsia="zh-CN"/>
        </w:rPr>
        <w:t>、</w:t>
      </w:r>
      <w:r>
        <w:rPr>
          <w:rFonts w:eastAsia="宋体" w:cs="Arial"/>
          <w:iCs/>
          <w:sz w:val="24"/>
          <w:lang w:eastAsia="zh-CN"/>
        </w:rPr>
        <w:t>“</w:t>
      </w:r>
      <w:r>
        <w:rPr>
          <w:rFonts w:eastAsia="宋体" w:cs="Arial"/>
          <w:iCs/>
          <w:sz w:val="24"/>
          <w:lang w:eastAsia="zh-CN"/>
        </w:rPr>
        <w:t>中国工业大奖表彰奖</w:t>
      </w:r>
      <w:r>
        <w:rPr>
          <w:rFonts w:eastAsia="宋体" w:cs="Arial"/>
          <w:iCs/>
          <w:sz w:val="24"/>
          <w:lang w:eastAsia="zh-CN"/>
        </w:rPr>
        <w:t>”</w:t>
      </w:r>
      <w:r>
        <w:rPr>
          <w:rFonts w:eastAsia="宋体" w:cs="Arial"/>
          <w:iCs/>
          <w:sz w:val="24"/>
          <w:lang w:eastAsia="zh-CN"/>
        </w:rPr>
        <w:t>，多项产品荣获国家冶金产品实物质量</w:t>
      </w:r>
      <w:r>
        <w:rPr>
          <w:rFonts w:eastAsia="宋体" w:cs="Arial"/>
          <w:iCs/>
          <w:sz w:val="24"/>
          <w:lang w:eastAsia="zh-CN"/>
        </w:rPr>
        <w:t>“</w:t>
      </w:r>
      <w:r>
        <w:rPr>
          <w:rFonts w:eastAsia="宋体" w:cs="Arial"/>
          <w:iCs/>
          <w:sz w:val="24"/>
          <w:lang w:eastAsia="zh-CN"/>
        </w:rPr>
        <w:t>金杯奖</w:t>
      </w:r>
      <w:r>
        <w:rPr>
          <w:rFonts w:eastAsia="宋体" w:cs="Arial"/>
          <w:iCs/>
          <w:sz w:val="24"/>
          <w:lang w:eastAsia="zh-CN"/>
        </w:rPr>
        <w:t>”</w:t>
      </w:r>
      <w:r>
        <w:rPr>
          <w:rFonts w:eastAsia="宋体" w:cs="Arial"/>
          <w:iCs/>
          <w:sz w:val="24"/>
          <w:lang w:eastAsia="zh-CN"/>
        </w:rPr>
        <w:t>、</w:t>
      </w:r>
      <w:r>
        <w:rPr>
          <w:rFonts w:eastAsia="宋体" w:cs="Arial"/>
          <w:iCs/>
          <w:sz w:val="24"/>
          <w:lang w:eastAsia="zh-CN"/>
        </w:rPr>
        <w:t>“</w:t>
      </w:r>
      <w:r>
        <w:rPr>
          <w:rFonts w:eastAsia="宋体" w:cs="Arial"/>
          <w:iCs/>
          <w:sz w:val="24"/>
          <w:lang w:eastAsia="zh-CN"/>
        </w:rPr>
        <w:t>国家科学技术进步一等奖、二等奖</w:t>
      </w:r>
      <w:r>
        <w:rPr>
          <w:rFonts w:eastAsia="宋体" w:cs="Arial"/>
          <w:iCs/>
          <w:sz w:val="24"/>
          <w:lang w:eastAsia="zh-CN"/>
        </w:rPr>
        <w:t>”</w:t>
      </w:r>
      <w:r>
        <w:rPr>
          <w:rFonts w:eastAsia="宋体" w:cs="Arial"/>
          <w:iCs/>
          <w:sz w:val="24"/>
          <w:lang w:eastAsia="zh-CN"/>
        </w:rPr>
        <w:t>、</w:t>
      </w:r>
      <w:r>
        <w:rPr>
          <w:rFonts w:eastAsia="宋体" w:cs="Arial"/>
          <w:iCs/>
          <w:sz w:val="24"/>
          <w:lang w:eastAsia="zh-CN"/>
        </w:rPr>
        <w:t>“</w:t>
      </w:r>
      <w:r>
        <w:rPr>
          <w:rFonts w:eastAsia="宋体" w:cs="Arial"/>
          <w:iCs/>
          <w:sz w:val="24"/>
          <w:lang w:eastAsia="zh-CN"/>
        </w:rPr>
        <w:t>冶金科学技术奖</w:t>
      </w:r>
      <w:r>
        <w:rPr>
          <w:rFonts w:eastAsia="宋体" w:cs="Arial"/>
          <w:iCs/>
          <w:sz w:val="24"/>
          <w:lang w:eastAsia="zh-CN"/>
        </w:rPr>
        <w:lastRenderedPageBreak/>
        <w:t>一等奖</w:t>
      </w:r>
      <w:r>
        <w:rPr>
          <w:rFonts w:eastAsia="宋体" w:cs="Arial"/>
          <w:iCs/>
          <w:sz w:val="24"/>
          <w:lang w:eastAsia="zh-CN"/>
        </w:rPr>
        <w:t>”</w:t>
      </w:r>
      <w:r>
        <w:rPr>
          <w:rFonts w:eastAsia="宋体" w:cs="Arial"/>
          <w:iCs/>
          <w:sz w:val="24"/>
          <w:lang w:eastAsia="zh-CN"/>
        </w:rPr>
        <w:t>、</w:t>
      </w:r>
      <w:r>
        <w:rPr>
          <w:rFonts w:eastAsia="宋体" w:cs="Arial"/>
          <w:iCs/>
          <w:sz w:val="24"/>
          <w:lang w:eastAsia="zh-CN"/>
        </w:rPr>
        <w:t>“</w:t>
      </w:r>
      <w:r>
        <w:rPr>
          <w:rFonts w:eastAsia="宋体" w:cs="Arial"/>
          <w:iCs/>
          <w:sz w:val="24"/>
          <w:lang w:eastAsia="zh-CN"/>
        </w:rPr>
        <w:t>国家知识产权优势企业</w:t>
      </w:r>
      <w:r>
        <w:rPr>
          <w:rFonts w:eastAsia="宋体" w:cs="Arial"/>
          <w:iCs/>
          <w:sz w:val="24"/>
          <w:lang w:eastAsia="zh-CN"/>
        </w:rPr>
        <w:t>”</w:t>
      </w:r>
      <w:r>
        <w:rPr>
          <w:rFonts w:eastAsia="宋体" w:cs="Arial"/>
          <w:iCs/>
          <w:sz w:val="24"/>
          <w:lang w:eastAsia="zh-CN"/>
        </w:rPr>
        <w:t>、</w:t>
      </w:r>
      <w:r>
        <w:rPr>
          <w:rFonts w:eastAsia="宋体" w:cs="Arial"/>
          <w:iCs/>
          <w:sz w:val="24"/>
          <w:lang w:eastAsia="zh-CN"/>
        </w:rPr>
        <w:t>“</w:t>
      </w:r>
      <w:r>
        <w:rPr>
          <w:rFonts w:eastAsia="宋体" w:cs="Arial"/>
          <w:iCs/>
          <w:sz w:val="24"/>
          <w:lang w:eastAsia="zh-CN"/>
        </w:rPr>
        <w:t>中国航天突出贡献供应商</w:t>
      </w:r>
      <w:r>
        <w:rPr>
          <w:rFonts w:eastAsia="宋体" w:cs="Arial"/>
          <w:iCs/>
          <w:sz w:val="24"/>
          <w:lang w:eastAsia="zh-CN"/>
        </w:rPr>
        <w:t>”</w:t>
      </w:r>
      <w:r>
        <w:rPr>
          <w:rFonts w:eastAsia="宋体" w:cs="Arial"/>
          <w:iCs/>
          <w:sz w:val="24"/>
          <w:lang w:eastAsia="zh-CN"/>
        </w:rPr>
        <w:t>、</w:t>
      </w:r>
      <w:r>
        <w:rPr>
          <w:rFonts w:eastAsia="宋体" w:cs="Arial"/>
          <w:iCs/>
          <w:sz w:val="24"/>
          <w:lang w:eastAsia="zh-CN"/>
        </w:rPr>
        <w:t>“</w:t>
      </w:r>
      <w:r>
        <w:rPr>
          <w:rFonts w:eastAsia="宋体" w:cs="Arial"/>
          <w:iCs/>
          <w:sz w:val="24"/>
          <w:lang w:eastAsia="zh-CN"/>
        </w:rPr>
        <w:t>中国工模具行业最具影响力钢厂品牌</w:t>
      </w:r>
      <w:r>
        <w:rPr>
          <w:rFonts w:eastAsia="宋体" w:cs="Arial"/>
          <w:iCs/>
          <w:sz w:val="24"/>
          <w:lang w:eastAsia="zh-CN"/>
        </w:rPr>
        <w:t>”</w:t>
      </w:r>
      <w:r>
        <w:rPr>
          <w:rFonts w:eastAsia="宋体" w:cs="Arial"/>
          <w:iCs/>
          <w:sz w:val="24"/>
          <w:lang w:eastAsia="zh-CN"/>
        </w:rPr>
        <w:t>等奖项。</w:t>
      </w:r>
    </w:p>
    <w:p w14:paraId="29580815" w14:textId="77777777" w:rsidR="00C75E31" w:rsidRDefault="00000000">
      <w:pPr>
        <w:pStyle w:val="afb"/>
        <w:spacing w:before="0" w:line="360" w:lineRule="auto"/>
        <w:ind w:left="567" w:firstLineChars="200" w:firstLine="480"/>
        <w:rPr>
          <w:rFonts w:eastAsia="宋体" w:cs="Arial"/>
          <w:iCs/>
          <w:sz w:val="24"/>
          <w:lang w:eastAsia="zh-CN"/>
        </w:rPr>
      </w:pPr>
      <w:r>
        <w:rPr>
          <w:rFonts w:eastAsia="宋体" w:cs="Arial"/>
          <w:iCs/>
          <w:sz w:val="24"/>
          <w:lang w:eastAsia="zh-CN"/>
        </w:rPr>
        <w:t>大冶特钢是中国品种规格最齐全的高品质棒材、高端中厚壁无缝钢管、高合金锻材三大特钢生产基地，工艺技术和装备具备世界先进水平。主要产品有轴承钢、汽车用钢、能源用钢、工程机械用钢、航空航天用钢等。主要服务于航天航空、海洋、核电、风电、交通、火电、油气、工程机械、重燃、船舶、石化、汽车、高铁等关键领域。</w:t>
      </w:r>
    </w:p>
    <w:p w14:paraId="313ADA48" w14:textId="77777777" w:rsidR="00C75E31" w:rsidRDefault="00000000">
      <w:pPr>
        <w:pStyle w:val="afb"/>
        <w:spacing w:before="0" w:line="360" w:lineRule="auto"/>
        <w:ind w:left="567" w:firstLineChars="200" w:firstLine="480"/>
        <w:rPr>
          <w:rFonts w:eastAsia="宋体" w:cs="Arial"/>
          <w:iCs/>
          <w:sz w:val="24"/>
          <w:lang w:eastAsia="zh-CN"/>
        </w:rPr>
      </w:pPr>
      <w:r>
        <w:rPr>
          <w:rFonts w:eastAsia="宋体" w:cs="Arial"/>
          <w:iCs/>
          <w:sz w:val="24"/>
          <w:lang w:eastAsia="zh-CN"/>
        </w:rPr>
        <w:t>从中国第一炉电渣钢到第一根极薄壁高温合金旋压管，从第一个飞机用高温合金涡轮盘，到第一根轧制的飞机大梁</w:t>
      </w:r>
      <w:r>
        <w:rPr>
          <w:rFonts w:eastAsia="宋体" w:cs="Arial"/>
          <w:iCs/>
          <w:sz w:val="24"/>
          <w:lang w:eastAsia="zh-CN"/>
        </w:rPr>
        <w:t>(</w:t>
      </w:r>
      <w:r>
        <w:rPr>
          <w:rFonts w:eastAsia="宋体" w:cs="Arial"/>
          <w:iCs/>
          <w:sz w:val="24"/>
          <w:lang w:eastAsia="zh-CN"/>
        </w:rPr>
        <w:t>毛坯</w:t>
      </w:r>
      <w:r>
        <w:rPr>
          <w:rFonts w:eastAsia="宋体" w:cs="Arial"/>
          <w:iCs/>
          <w:sz w:val="24"/>
          <w:lang w:eastAsia="zh-CN"/>
        </w:rPr>
        <w:t>)</w:t>
      </w:r>
      <w:r>
        <w:rPr>
          <w:rFonts w:eastAsia="宋体" w:cs="Arial"/>
          <w:iCs/>
          <w:sz w:val="24"/>
          <w:lang w:eastAsia="zh-CN"/>
        </w:rPr>
        <w:t>，从中国第一颗人造地球卫星，到神舟系列飞船的上天，到</w:t>
      </w:r>
      <w:r>
        <w:rPr>
          <w:rFonts w:eastAsia="宋体" w:cs="Arial"/>
          <w:iCs/>
          <w:sz w:val="24"/>
          <w:lang w:eastAsia="zh-CN"/>
        </w:rPr>
        <w:t>“</w:t>
      </w:r>
      <w:r>
        <w:rPr>
          <w:rFonts w:eastAsia="宋体" w:cs="Arial"/>
          <w:iCs/>
          <w:sz w:val="24"/>
          <w:lang w:eastAsia="zh-CN"/>
        </w:rPr>
        <w:t>嫦娥</w:t>
      </w:r>
      <w:r>
        <w:rPr>
          <w:rFonts w:eastAsia="宋体" w:cs="Arial"/>
          <w:iCs/>
          <w:sz w:val="24"/>
          <w:lang w:eastAsia="zh-CN"/>
        </w:rPr>
        <w:t>”</w:t>
      </w:r>
      <w:r>
        <w:rPr>
          <w:rFonts w:eastAsia="宋体" w:cs="Arial"/>
          <w:iCs/>
          <w:sz w:val="24"/>
          <w:lang w:eastAsia="zh-CN"/>
        </w:rPr>
        <w:t>奔月，再到</w:t>
      </w:r>
      <w:r>
        <w:rPr>
          <w:rFonts w:eastAsia="宋体" w:cs="Arial"/>
          <w:iCs/>
          <w:sz w:val="24"/>
          <w:lang w:eastAsia="zh-CN"/>
        </w:rPr>
        <w:t>“</w:t>
      </w:r>
      <w:r>
        <w:rPr>
          <w:rFonts w:eastAsia="宋体" w:cs="Arial"/>
          <w:iCs/>
          <w:sz w:val="24"/>
          <w:lang w:eastAsia="zh-CN"/>
        </w:rPr>
        <w:t>天宫</w:t>
      </w:r>
      <w:r>
        <w:rPr>
          <w:rFonts w:eastAsia="宋体" w:cs="Arial"/>
          <w:iCs/>
          <w:sz w:val="24"/>
          <w:lang w:eastAsia="zh-CN"/>
        </w:rPr>
        <w:t>”“</w:t>
      </w:r>
      <w:r>
        <w:rPr>
          <w:rFonts w:eastAsia="宋体" w:cs="Arial"/>
          <w:iCs/>
          <w:sz w:val="24"/>
          <w:lang w:eastAsia="zh-CN"/>
        </w:rPr>
        <w:t>北斗</w:t>
      </w:r>
      <w:r>
        <w:rPr>
          <w:rFonts w:eastAsia="宋体" w:cs="Arial"/>
          <w:iCs/>
          <w:sz w:val="24"/>
          <w:lang w:eastAsia="zh-CN"/>
        </w:rPr>
        <w:t>”</w:t>
      </w:r>
      <w:r>
        <w:rPr>
          <w:rFonts w:eastAsia="宋体" w:cs="Arial"/>
          <w:iCs/>
          <w:sz w:val="24"/>
          <w:lang w:eastAsia="zh-CN"/>
        </w:rPr>
        <w:t>发射升空，大冶特钢均提供了关键部件的用钢。工程机械用无缝钢管已连续</w:t>
      </w:r>
      <w:r>
        <w:rPr>
          <w:rFonts w:eastAsia="宋体" w:cs="Arial"/>
          <w:iCs/>
          <w:sz w:val="24"/>
          <w:lang w:eastAsia="zh-CN"/>
        </w:rPr>
        <w:t>13</w:t>
      </w:r>
      <w:r>
        <w:rPr>
          <w:rFonts w:eastAsia="宋体" w:cs="Arial"/>
          <w:iCs/>
          <w:sz w:val="24"/>
          <w:lang w:eastAsia="zh-CN"/>
        </w:rPr>
        <w:t>年产销量全国第一、</w:t>
      </w:r>
      <w:r>
        <w:rPr>
          <w:rFonts w:eastAsia="宋体" w:cs="Arial"/>
          <w:iCs/>
          <w:sz w:val="24"/>
          <w:lang w:eastAsia="zh-CN"/>
        </w:rPr>
        <w:t>13</w:t>
      </w:r>
      <w:r>
        <w:rPr>
          <w:rFonts w:eastAsia="宋体" w:cs="Arial"/>
          <w:iCs/>
          <w:sz w:val="24"/>
          <w:lang w:eastAsia="zh-CN"/>
        </w:rPr>
        <w:t>年全球第一，石油工具及装备用中厚壁无缝钢管连续</w:t>
      </w:r>
      <w:r>
        <w:rPr>
          <w:rFonts w:eastAsia="宋体" w:cs="Arial"/>
          <w:iCs/>
          <w:sz w:val="24"/>
          <w:lang w:eastAsia="zh-CN"/>
        </w:rPr>
        <w:t>10</w:t>
      </w:r>
      <w:r>
        <w:rPr>
          <w:rFonts w:eastAsia="宋体" w:cs="Arial"/>
          <w:iCs/>
          <w:sz w:val="24"/>
          <w:lang w:eastAsia="zh-CN"/>
        </w:rPr>
        <w:t>年产销量全国第一，大口径厚壁高压锅炉用管连续</w:t>
      </w:r>
      <w:r>
        <w:rPr>
          <w:rFonts w:eastAsia="宋体" w:cs="Arial"/>
          <w:iCs/>
          <w:sz w:val="24"/>
          <w:lang w:eastAsia="zh-CN"/>
        </w:rPr>
        <w:t>5</w:t>
      </w:r>
      <w:r>
        <w:rPr>
          <w:rFonts w:eastAsia="宋体" w:cs="Arial"/>
          <w:iCs/>
          <w:sz w:val="24"/>
          <w:lang w:eastAsia="zh-CN"/>
        </w:rPr>
        <w:t>年产销量全国第一。</w:t>
      </w:r>
    </w:p>
    <w:p w14:paraId="39D4CF07" w14:textId="77777777" w:rsidR="00C75E31" w:rsidRDefault="00000000">
      <w:pPr>
        <w:pStyle w:val="afb"/>
        <w:spacing w:before="0" w:line="360" w:lineRule="auto"/>
        <w:ind w:left="567" w:firstLineChars="200" w:firstLine="480"/>
        <w:rPr>
          <w:rFonts w:eastAsia="宋体" w:cs="Arial"/>
          <w:iCs/>
          <w:sz w:val="24"/>
          <w:lang w:eastAsia="zh-CN"/>
        </w:rPr>
      </w:pPr>
      <w:r>
        <w:rPr>
          <w:rFonts w:eastAsia="宋体" w:cs="Arial"/>
          <w:iCs/>
          <w:sz w:val="24"/>
          <w:lang w:eastAsia="zh-CN"/>
        </w:rPr>
        <w:t>大冶特钢秉承</w:t>
      </w:r>
      <w:r>
        <w:rPr>
          <w:rFonts w:eastAsia="宋体" w:cs="Arial"/>
          <w:iCs/>
          <w:sz w:val="24"/>
          <w:lang w:eastAsia="zh-CN"/>
        </w:rPr>
        <w:t>“</w:t>
      </w:r>
      <w:r>
        <w:rPr>
          <w:rFonts w:eastAsia="宋体" w:cs="Arial"/>
          <w:iCs/>
          <w:sz w:val="24"/>
          <w:lang w:eastAsia="zh-CN"/>
        </w:rPr>
        <w:t>诚信、创新、融合、卓越</w:t>
      </w:r>
      <w:r>
        <w:rPr>
          <w:rFonts w:eastAsia="宋体" w:cs="Arial"/>
          <w:iCs/>
          <w:sz w:val="24"/>
          <w:lang w:eastAsia="zh-CN"/>
        </w:rPr>
        <w:t>”</w:t>
      </w:r>
      <w:r>
        <w:rPr>
          <w:rFonts w:eastAsia="宋体" w:cs="Arial"/>
          <w:iCs/>
          <w:sz w:val="24"/>
          <w:lang w:eastAsia="zh-CN"/>
        </w:rPr>
        <w:t>的理念，牢记为客户创造价值，为员工创造幸福，为股东创造效益，为社会创造财富的企业使命，致力于为客户提供多规格、多品种、高品质的特殊钢产品及整体服务方案，致力于</w:t>
      </w:r>
      <w:r>
        <w:rPr>
          <w:rFonts w:eastAsia="宋体" w:cs="Arial"/>
          <w:iCs/>
          <w:sz w:val="24"/>
          <w:lang w:eastAsia="zh-CN"/>
        </w:rPr>
        <w:t>“</w:t>
      </w:r>
      <w:r>
        <w:rPr>
          <w:rFonts w:eastAsia="宋体" w:cs="Arial"/>
          <w:iCs/>
          <w:sz w:val="24"/>
          <w:lang w:eastAsia="zh-CN"/>
        </w:rPr>
        <w:t>创建全球最具竞争力的特钢企业集团</w:t>
      </w:r>
      <w:r>
        <w:rPr>
          <w:rFonts w:eastAsia="宋体" w:cs="Arial"/>
          <w:iCs/>
          <w:sz w:val="24"/>
          <w:lang w:eastAsia="zh-CN"/>
        </w:rPr>
        <w:t>”</w:t>
      </w:r>
      <w:r>
        <w:rPr>
          <w:rFonts w:eastAsia="宋体" w:cs="Arial"/>
          <w:iCs/>
          <w:sz w:val="24"/>
          <w:lang w:eastAsia="zh-CN"/>
        </w:rPr>
        <w:t>。</w:t>
      </w:r>
    </w:p>
    <w:p w14:paraId="34171556" w14:textId="77777777" w:rsidR="00C75E31" w:rsidRDefault="00000000">
      <w:pPr>
        <w:keepNext/>
        <w:spacing w:before="0"/>
        <w:jc w:val="center"/>
      </w:pPr>
      <w:r>
        <w:rPr>
          <w:rFonts w:eastAsia="宋体" w:cs="Arial"/>
          <w:noProof/>
        </w:rPr>
        <w:drawing>
          <wp:inline distT="0" distB="0" distL="0" distR="0" wp14:anchorId="482DA425" wp14:editId="19FEEB1F">
            <wp:extent cx="5760720" cy="2028825"/>
            <wp:effectExtent l="0" t="0" r="0" b="0"/>
            <wp:docPr id="903582958" name="图片 2"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82958" name="图片 2" descr="地图&#10;&#10;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60720" cy="2028825"/>
                    </a:xfrm>
                    <a:prstGeom prst="rect">
                      <a:avLst/>
                    </a:prstGeom>
                    <a:noFill/>
                    <a:ln>
                      <a:noFill/>
                    </a:ln>
                  </pic:spPr>
                </pic:pic>
              </a:graphicData>
            </a:graphic>
          </wp:inline>
        </w:drawing>
      </w:r>
    </w:p>
    <w:p w14:paraId="749A5D41" w14:textId="77777777" w:rsidR="00C75E31" w:rsidRDefault="00000000">
      <w:pPr>
        <w:pStyle w:val="a3"/>
        <w:jc w:val="center"/>
        <w:rPr>
          <w:rFonts w:eastAsia="宋体" w:cs="Arial"/>
          <w:iCs/>
          <w:sz w:val="24"/>
          <w:lang w:eastAsia="zh-C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1</w:t>
      </w:r>
      <w:r>
        <w:fldChar w:fldCharType="end"/>
      </w:r>
      <w:r>
        <w:rPr>
          <w:rFonts w:hint="eastAsia"/>
          <w:lang w:eastAsia="zh-CN"/>
        </w:rPr>
        <w:t>生产地址示意图</w:t>
      </w:r>
    </w:p>
    <w:p w14:paraId="60F87EB9" w14:textId="77777777" w:rsidR="00C75E31" w:rsidRDefault="00C75E31">
      <w:pPr>
        <w:pStyle w:val="afb"/>
        <w:spacing w:before="0"/>
        <w:ind w:left="567"/>
        <w:rPr>
          <w:rFonts w:eastAsia="宋体" w:cs="Arial"/>
          <w:i/>
          <w:sz w:val="24"/>
          <w:lang w:eastAsia="zh-CN"/>
        </w:rPr>
      </w:pPr>
    </w:p>
    <w:p w14:paraId="38225FA4" w14:textId="77777777" w:rsidR="00C75E31" w:rsidRDefault="00000000">
      <w:pPr>
        <w:pStyle w:val="Style2"/>
        <w:numPr>
          <w:ilvl w:val="1"/>
          <w:numId w:val="8"/>
        </w:numPr>
        <w:spacing w:line="360" w:lineRule="auto"/>
      </w:pPr>
      <w:bookmarkStart w:id="36" w:name="_Toc198906568"/>
      <w:bookmarkStart w:id="37" w:name="_Toc202805962"/>
      <w:r>
        <w:t>报告的预期用途</w:t>
      </w:r>
      <w:bookmarkEnd w:id="36"/>
      <w:bookmarkEnd w:id="37"/>
    </w:p>
    <w:p w14:paraId="19BBE7A7" w14:textId="77777777" w:rsidR="00C75E31" w:rsidRDefault="00000000">
      <w:pPr>
        <w:pStyle w:val="afb"/>
        <w:numPr>
          <w:ilvl w:val="0"/>
          <w:numId w:val="9"/>
        </w:numPr>
        <w:spacing w:before="0" w:line="360" w:lineRule="auto"/>
        <w:rPr>
          <w:rFonts w:eastAsia="宋体" w:cs="Arial"/>
          <w:iCs/>
          <w:sz w:val="24"/>
          <w:lang w:eastAsia="zh-CN"/>
        </w:rPr>
      </w:pPr>
      <w:r>
        <w:rPr>
          <w:rFonts w:eastAsia="宋体" w:cs="Arial"/>
          <w:iCs/>
          <w:sz w:val="24"/>
          <w:lang w:eastAsia="zh-CN"/>
        </w:rPr>
        <w:t>向客户提供温室气体排放数据；</w:t>
      </w:r>
    </w:p>
    <w:p w14:paraId="58B2B9AC" w14:textId="77777777" w:rsidR="00C75E31" w:rsidRDefault="00000000">
      <w:pPr>
        <w:pStyle w:val="afb"/>
        <w:numPr>
          <w:ilvl w:val="0"/>
          <w:numId w:val="9"/>
        </w:numPr>
        <w:spacing w:before="0" w:line="360" w:lineRule="auto"/>
        <w:rPr>
          <w:rFonts w:eastAsia="宋体" w:cs="Arial"/>
          <w:iCs/>
          <w:sz w:val="24"/>
          <w:lang w:eastAsia="zh-CN"/>
        </w:rPr>
      </w:pPr>
      <w:r>
        <w:rPr>
          <w:rFonts w:eastAsia="宋体" w:cs="Arial"/>
          <w:iCs/>
          <w:sz w:val="24"/>
          <w:lang w:eastAsia="zh-CN"/>
        </w:rPr>
        <w:t>向集团提供温室气体排放数据；</w:t>
      </w:r>
    </w:p>
    <w:p w14:paraId="5B89EAAD" w14:textId="77777777" w:rsidR="00C75E31" w:rsidRDefault="00000000">
      <w:pPr>
        <w:pStyle w:val="afb"/>
        <w:numPr>
          <w:ilvl w:val="0"/>
          <w:numId w:val="9"/>
        </w:numPr>
        <w:spacing w:before="0" w:line="360" w:lineRule="auto"/>
        <w:rPr>
          <w:rFonts w:eastAsia="宋体" w:cs="Arial"/>
          <w:iCs/>
          <w:sz w:val="24"/>
          <w:lang w:eastAsia="zh-CN"/>
        </w:rPr>
      </w:pPr>
      <w:r>
        <w:rPr>
          <w:rFonts w:eastAsia="宋体" w:cs="Arial"/>
          <w:iCs/>
          <w:sz w:val="24"/>
          <w:lang w:eastAsia="zh-CN"/>
        </w:rPr>
        <w:t>社会责任报告披露；</w:t>
      </w:r>
    </w:p>
    <w:p w14:paraId="54FCDDF7" w14:textId="77777777" w:rsidR="00C75E31" w:rsidRDefault="00000000">
      <w:pPr>
        <w:pStyle w:val="afb"/>
        <w:numPr>
          <w:ilvl w:val="0"/>
          <w:numId w:val="9"/>
        </w:numPr>
        <w:spacing w:before="0" w:line="360" w:lineRule="auto"/>
        <w:rPr>
          <w:rFonts w:eastAsia="宋体" w:cs="Arial"/>
          <w:iCs/>
          <w:sz w:val="24"/>
          <w:lang w:eastAsia="zh-CN"/>
        </w:rPr>
      </w:pPr>
      <w:r>
        <w:rPr>
          <w:rFonts w:eastAsia="宋体" w:cs="Arial"/>
          <w:iCs/>
          <w:sz w:val="24"/>
          <w:lang w:eastAsia="zh-CN"/>
        </w:rPr>
        <w:lastRenderedPageBreak/>
        <w:t>为本公司温室气体减排战略计划决策提供依据。</w:t>
      </w:r>
    </w:p>
    <w:p w14:paraId="03DC34E3" w14:textId="77777777" w:rsidR="00C75E31" w:rsidRDefault="00C75E31">
      <w:pPr>
        <w:spacing w:before="0" w:line="360" w:lineRule="auto"/>
        <w:rPr>
          <w:rFonts w:eastAsia="宋体" w:cs="Arial"/>
          <w:iCs/>
          <w:sz w:val="24"/>
          <w:lang w:eastAsia="zh-CN"/>
        </w:rPr>
      </w:pPr>
    </w:p>
    <w:p w14:paraId="31E58803" w14:textId="77777777" w:rsidR="00C75E31" w:rsidRDefault="00000000">
      <w:pPr>
        <w:pStyle w:val="Style2"/>
        <w:numPr>
          <w:ilvl w:val="1"/>
          <w:numId w:val="8"/>
        </w:numPr>
        <w:spacing w:line="360" w:lineRule="auto"/>
      </w:pPr>
      <w:bookmarkStart w:id="38" w:name="_Toc202805963"/>
      <w:bookmarkStart w:id="39" w:name="_Toc198906569"/>
      <w:r>
        <w:rPr>
          <w:rFonts w:hint="eastAsia"/>
        </w:rPr>
        <w:t>预期的使用者</w:t>
      </w:r>
      <w:bookmarkEnd w:id="38"/>
      <w:bookmarkEnd w:id="39"/>
    </w:p>
    <w:p w14:paraId="4D9FA09F"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客户、集团、社会公众、企业内部管理者</w:t>
      </w:r>
    </w:p>
    <w:p w14:paraId="7FE1E32D" w14:textId="77777777" w:rsidR="00C75E31" w:rsidRDefault="00C75E31">
      <w:pPr>
        <w:pStyle w:val="afb"/>
        <w:spacing w:before="0" w:line="360" w:lineRule="auto"/>
        <w:ind w:left="567"/>
        <w:rPr>
          <w:rFonts w:eastAsia="宋体" w:cs="Arial"/>
          <w:iCs/>
          <w:sz w:val="24"/>
          <w:lang w:eastAsia="zh-CN"/>
        </w:rPr>
      </w:pPr>
    </w:p>
    <w:p w14:paraId="17D53960" w14:textId="77777777" w:rsidR="00C75E31" w:rsidRDefault="00000000">
      <w:pPr>
        <w:pStyle w:val="Style2"/>
        <w:numPr>
          <w:ilvl w:val="1"/>
          <w:numId w:val="8"/>
        </w:numPr>
        <w:spacing w:line="360" w:lineRule="auto"/>
      </w:pPr>
      <w:bookmarkStart w:id="40" w:name="_Toc202805964"/>
      <w:bookmarkStart w:id="41" w:name="_Toc198906570"/>
      <w:r>
        <w:t>报告覆盖的盘查周期</w:t>
      </w:r>
      <w:bookmarkEnd w:id="40"/>
      <w:bookmarkEnd w:id="41"/>
    </w:p>
    <w:p w14:paraId="6A06CD72"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日至</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w:t>
      </w:r>
    </w:p>
    <w:p w14:paraId="220489C0" w14:textId="77777777" w:rsidR="00C75E31" w:rsidRDefault="00C75E31">
      <w:pPr>
        <w:pStyle w:val="afb"/>
        <w:spacing w:before="0" w:line="360" w:lineRule="auto"/>
        <w:ind w:left="567"/>
        <w:rPr>
          <w:rFonts w:eastAsia="宋体" w:cs="Arial"/>
          <w:iCs/>
          <w:sz w:val="24"/>
          <w:lang w:eastAsia="zh-CN"/>
        </w:rPr>
      </w:pPr>
    </w:p>
    <w:p w14:paraId="23253D7B" w14:textId="77777777" w:rsidR="00C75E31" w:rsidRDefault="00000000">
      <w:pPr>
        <w:pStyle w:val="Style2"/>
        <w:numPr>
          <w:ilvl w:val="1"/>
          <w:numId w:val="8"/>
        </w:numPr>
        <w:spacing w:line="360" w:lineRule="auto"/>
      </w:pPr>
      <w:bookmarkStart w:id="42" w:name="_Toc198906571"/>
      <w:bookmarkStart w:id="43" w:name="_Toc202805965"/>
      <w:r>
        <w:t>报告数据结论</w:t>
      </w:r>
      <w:bookmarkEnd w:id="42"/>
      <w:bookmarkEnd w:id="43"/>
    </w:p>
    <w:p w14:paraId="66B44A09"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本报告所覆盖的盘查</w:t>
      </w:r>
      <w:r>
        <w:rPr>
          <w:rFonts w:eastAsia="宋体" w:cs="Arial" w:hint="eastAsia"/>
          <w:iCs/>
          <w:sz w:val="24"/>
          <w:lang w:eastAsia="zh-CN"/>
        </w:rPr>
        <w:t>范围</w:t>
      </w:r>
      <w:r>
        <w:rPr>
          <w:rFonts w:eastAsia="宋体" w:cs="Arial"/>
          <w:iCs/>
          <w:sz w:val="24"/>
          <w:lang w:eastAsia="zh-CN"/>
        </w:rPr>
        <w:t>涉及</w:t>
      </w:r>
      <w:r>
        <w:rPr>
          <w:rFonts w:eastAsia="宋体" w:cs="Arial" w:hint="eastAsia"/>
          <w:iCs/>
          <w:sz w:val="24"/>
          <w:lang w:eastAsia="zh-CN"/>
        </w:rPr>
        <w:t>范围一</w:t>
      </w:r>
      <w:r>
        <w:rPr>
          <w:rFonts w:eastAsia="宋体" w:cs="Arial"/>
          <w:iCs/>
          <w:sz w:val="24"/>
          <w:lang w:eastAsia="zh-CN"/>
        </w:rPr>
        <w:t>、</w:t>
      </w:r>
      <w:r>
        <w:rPr>
          <w:rFonts w:eastAsia="宋体" w:cs="Arial" w:hint="eastAsia"/>
          <w:iCs/>
          <w:sz w:val="24"/>
          <w:lang w:eastAsia="zh-CN"/>
        </w:rPr>
        <w:t>范围二</w:t>
      </w:r>
      <w:r>
        <w:rPr>
          <w:rFonts w:eastAsia="宋体" w:cs="Arial"/>
          <w:iCs/>
          <w:sz w:val="24"/>
          <w:lang w:eastAsia="zh-CN"/>
        </w:rPr>
        <w:t>和</w:t>
      </w:r>
      <w:r>
        <w:rPr>
          <w:rFonts w:eastAsia="宋体" w:cs="Arial" w:hint="eastAsia"/>
          <w:iCs/>
          <w:sz w:val="24"/>
          <w:lang w:eastAsia="zh-CN"/>
        </w:rPr>
        <w:t>范围三。</w:t>
      </w:r>
      <w:r>
        <w:rPr>
          <w:rFonts w:eastAsia="宋体" w:cs="Arial"/>
          <w:iCs/>
          <w:sz w:val="24"/>
          <w:lang w:eastAsia="zh-CN"/>
        </w:rPr>
        <w:t xml:space="preserve"> </w:t>
      </w:r>
    </w:p>
    <w:p w14:paraId="2D891782"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其中：</w:t>
      </w:r>
    </w:p>
    <w:p w14:paraId="7F57A0B4" w14:textId="77777777" w:rsidR="00C75E31" w:rsidRDefault="00000000">
      <w:pPr>
        <w:pStyle w:val="afb"/>
        <w:spacing w:before="0" w:line="360" w:lineRule="auto"/>
        <w:ind w:left="567"/>
        <w:rPr>
          <w:rFonts w:eastAsia="宋体" w:cs="Arial"/>
          <w:b/>
          <w:bCs/>
          <w:iCs/>
          <w:sz w:val="24"/>
          <w:lang w:eastAsia="zh-CN"/>
        </w:rPr>
      </w:pPr>
      <w:r>
        <w:rPr>
          <w:rFonts w:eastAsia="宋体" w:cs="Arial" w:hint="eastAsia"/>
          <w:iCs/>
          <w:sz w:val="24"/>
          <w:lang w:eastAsia="zh-CN"/>
        </w:rPr>
        <w:t>范围一</w:t>
      </w:r>
      <w:r>
        <w:rPr>
          <w:rFonts w:eastAsia="宋体" w:cs="Arial"/>
          <w:iCs/>
          <w:sz w:val="24"/>
          <w:lang w:eastAsia="zh-CN"/>
        </w:rPr>
        <w:t>直接温室气体排放量</w:t>
      </w:r>
      <w:r>
        <w:rPr>
          <w:rFonts w:eastAsia="宋体" w:cs="Arial" w:hint="eastAsia"/>
          <w:iCs/>
          <w:sz w:val="24"/>
          <w:lang w:eastAsia="zh-CN"/>
        </w:rPr>
        <w:t>7,206,908.77</w:t>
      </w:r>
      <w:r>
        <w:rPr>
          <w:rFonts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5FBD085C" w14:textId="77777777" w:rsidR="00C75E31"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范围二</w:t>
      </w:r>
      <w:r>
        <w:rPr>
          <w:rFonts w:eastAsia="宋体" w:cs="Arial"/>
          <w:iCs/>
          <w:sz w:val="24"/>
          <w:lang w:eastAsia="zh-CN"/>
        </w:rPr>
        <w:t>输入能源间接温室气体</w:t>
      </w:r>
      <w:r>
        <w:rPr>
          <w:rFonts w:eastAsia="宋体" w:cs="Arial" w:hint="eastAsia"/>
          <w:iCs/>
          <w:sz w:val="24"/>
          <w:lang w:eastAsia="zh-CN"/>
        </w:rPr>
        <w:t>（基于位置）</w:t>
      </w:r>
      <w:r>
        <w:rPr>
          <w:rFonts w:eastAsia="宋体" w:cs="Arial"/>
          <w:iCs/>
          <w:sz w:val="24"/>
          <w:lang w:eastAsia="zh-CN"/>
        </w:rPr>
        <w:t>排放量</w:t>
      </w:r>
      <w:r>
        <w:rPr>
          <w:rFonts w:eastAsia="宋体" w:cs="Arial" w:hint="eastAsia"/>
          <w:iCs/>
          <w:sz w:val="24"/>
          <w:lang w:eastAsia="zh-CN"/>
        </w:rPr>
        <w:t>873,514.88</w:t>
      </w:r>
      <w:r>
        <w:rPr>
          <w:rFonts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71F68BB5" w14:textId="77777777" w:rsidR="00C75E31"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范围二</w:t>
      </w:r>
      <w:r>
        <w:rPr>
          <w:rFonts w:eastAsia="宋体" w:cs="Arial"/>
          <w:iCs/>
          <w:sz w:val="24"/>
          <w:lang w:eastAsia="zh-CN"/>
        </w:rPr>
        <w:t>输入能源间接温室气体</w:t>
      </w:r>
      <w:r>
        <w:rPr>
          <w:rFonts w:eastAsia="宋体" w:cs="Arial" w:hint="eastAsia"/>
          <w:iCs/>
          <w:sz w:val="24"/>
          <w:lang w:eastAsia="zh-CN"/>
        </w:rPr>
        <w:t>（基于市场）</w:t>
      </w:r>
      <w:r>
        <w:rPr>
          <w:rFonts w:eastAsia="宋体" w:cs="Arial"/>
          <w:iCs/>
          <w:sz w:val="24"/>
          <w:lang w:eastAsia="zh-CN"/>
        </w:rPr>
        <w:t>排放量</w:t>
      </w:r>
      <w:r>
        <w:rPr>
          <w:rFonts w:eastAsia="宋体" w:cs="Arial" w:hint="eastAsia"/>
          <w:iCs/>
          <w:sz w:val="24"/>
          <w:lang w:eastAsia="zh-CN"/>
        </w:rPr>
        <w:t>1,167,029.81</w:t>
      </w:r>
      <w:r>
        <w:rPr>
          <w:rFonts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1A5A9A3D" w14:textId="77777777" w:rsidR="00C75E31"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范围三价值链排放量</w:t>
      </w:r>
      <w:r>
        <w:rPr>
          <w:rFonts w:eastAsia="宋体" w:cs="Arial" w:hint="eastAsia"/>
          <w:iCs/>
          <w:sz w:val="24"/>
          <w:lang w:eastAsia="zh-CN"/>
        </w:rPr>
        <w:t>8,361,489.60</w:t>
      </w:r>
      <w:r>
        <w:rPr>
          <w:rFonts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r>
        <w:rPr>
          <w:rFonts w:eastAsia="宋体" w:cs="Arial" w:hint="eastAsia"/>
          <w:iCs/>
          <w:sz w:val="24"/>
          <w:lang w:eastAsia="zh-CN"/>
        </w:rPr>
        <w:t>其中包括：</w:t>
      </w:r>
    </w:p>
    <w:p w14:paraId="20DBD6D3" w14:textId="77777777" w:rsidR="00C75E31" w:rsidRDefault="00C75E31">
      <w:pPr>
        <w:pStyle w:val="afb"/>
        <w:spacing w:before="0" w:line="360" w:lineRule="auto"/>
        <w:ind w:left="567"/>
        <w:rPr>
          <w:rFonts w:eastAsia="宋体" w:cs="Arial"/>
          <w:iCs/>
          <w:sz w:val="24"/>
          <w:lang w:eastAsia="zh-CN"/>
        </w:rPr>
      </w:pPr>
    </w:p>
    <w:p w14:paraId="2CCD2D20" w14:textId="77777777" w:rsidR="00C75E31"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1</w:t>
      </w:r>
      <w:r>
        <w:rPr>
          <w:rFonts w:eastAsia="宋体" w:cs="Arial" w:hint="eastAsia"/>
          <w:iCs/>
          <w:sz w:val="24"/>
          <w:lang w:eastAsia="zh-CN"/>
        </w:rPr>
        <w:t>外购商品和服务的上游排放，排放量</w:t>
      </w:r>
      <w:r>
        <w:rPr>
          <w:rFonts w:eastAsia="宋体" w:cs="Arial" w:hint="eastAsia"/>
          <w:iCs/>
          <w:sz w:val="24"/>
          <w:lang w:eastAsia="zh-CN"/>
        </w:rPr>
        <w:t>2,643,526.95</w:t>
      </w:r>
      <w:r>
        <w:rPr>
          <w:rFonts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5649019C" w14:textId="77777777" w:rsidR="00C75E31"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2</w:t>
      </w:r>
      <w:r>
        <w:rPr>
          <w:rFonts w:eastAsia="宋体" w:cs="Arial" w:hint="eastAsia"/>
          <w:iCs/>
          <w:sz w:val="24"/>
          <w:lang w:eastAsia="zh-CN"/>
        </w:rPr>
        <w:t>资本货物，排放量</w:t>
      </w:r>
      <w:r>
        <w:rPr>
          <w:rFonts w:eastAsia="宋体" w:cs="Arial" w:hint="eastAsia"/>
          <w:iCs/>
          <w:sz w:val="24"/>
          <w:lang w:eastAsia="zh-CN"/>
        </w:rPr>
        <w:t>51,996.98</w:t>
      </w:r>
      <w:r>
        <w:rPr>
          <w:rFonts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49CFA778" w14:textId="77777777" w:rsidR="00C75E31"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3</w:t>
      </w:r>
      <w:r>
        <w:rPr>
          <w:rFonts w:eastAsia="宋体" w:cs="Arial" w:hint="eastAsia"/>
          <w:iCs/>
          <w:sz w:val="24"/>
          <w:lang w:eastAsia="zh-CN"/>
        </w:rPr>
        <w:t>范围一、二相关燃料和能源相关的活动产生的排放，排放量</w:t>
      </w:r>
      <w:r>
        <w:rPr>
          <w:rFonts w:eastAsia="宋体" w:cs="Arial" w:hint="eastAsia"/>
          <w:iCs/>
          <w:sz w:val="24"/>
          <w:lang w:eastAsia="zh-CN"/>
        </w:rPr>
        <w:t>2,007,459.26</w:t>
      </w:r>
      <w:r>
        <w:rPr>
          <w:rFonts w:eastAsia="宋体" w:cs="Arial" w:hint="eastAsia"/>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3E5892B7" w14:textId="77777777" w:rsidR="00C75E31"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4</w:t>
      </w:r>
      <w:r>
        <w:rPr>
          <w:rFonts w:eastAsia="宋体" w:cs="Arial" w:hint="eastAsia"/>
          <w:iCs/>
          <w:sz w:val="24"/>
          <w:lang w:eastAsia="zh-CN"/>
        </w:rPr>
        <w:t>上游运输配送产生的排放，排放量</w:t>
      </w:r>
      <w:bookmarkStart w:id="44" w:name="OLE_LINK1"/>
      <w:r>
        <w:rPr>
          <w:rFonts w:eastAsia="宋体" w:cs="Arial" w:hint="eastAsia"/>
          <w:iCs/>
          <w:sz w:val="24"/>
          <w:lang w:eastAsia="zh-CN"/>
        </w:rPr>
        <w:t>362,284.74</w:t>
      </w:r>
      <w:r>
        <w:rPr>
          <w:rFonts w:eastAsia="宋体" w:cs="Arial" w:hint="eastAsia"/>
          <w:iCs/>
          <w:sz w:val="24"/>
          <w:lang w:eastAsia="zh-CN"/>
        </w:rPr>
        <w:t>吨</w:t>
      </w:r>
      <w:bookmarkEnd w:id="44"/>
      <w:r>
        <w:rPr>
          <w:rFonts w:eastAsia="宋体" w:cs="Arial"/>
          <w:iCs/>
          <w:sz w:val="24"/>
          <w:lang w:eastAsia="zh-CN"/>
        </w:rPr>
        <w:t xml:space="preserve"> 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67015470" w14:textId="77777777" w:rsidR="00C75E31"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5</w:t>
      </w:r>
      <w:r>
        <w:rPr>
          <w:rFonts w:eastAsia="宋体" w:cs="Arial" w:hint="eastAsia"/>
          <w:iCs/>
          <w:sz w:val="24"/>
          <w:lang w:eastAsia="zh-CN"/>
        </w:rPr>
        <w:t>运营中产生的废物排放，排放量</w:t>
      </w:r>
      <w:r>
        <w:rPr>
          <w:rFonts w:eastAsia="宋体" w:cs="Arial" w:hint="eastAsia"/>
          <w:iCs/>
          <w:sz w:val="24"/>
          <w:lang w:eastAsia="zh-CN"/>
        </w:rPr>
        <w:t>146,989.35</w:t>
      </w:r>
      <w:r>
        <w:rPr>
          <w:rFonts w:eastAsia="宋体" w:cs="Arial"/>
          <w:iCs/>
          <w:sz w:val="24"/>
          <w:lang w:eastAsia="zh-CN"/>
        </w:rPr>
        <w:t xml:space="preserve"> </w:t>
      </w:r>
      <w:r>
        <w:rPr>
          <w:rFonts w:eastAsia="宋体" w:cs="Arial" w:hint="eastAsia"/>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39114459" w14:textId="77777777" w:rsidR="00C75E31"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6</w:t>
      </w:r>
      <w:r>
        <w:rPr>
          <w:rFonts w:eastAsia="宋体" w:cs="Arial" w:hint="eastAsia"/>
          <w:iCs/>
          <w:sz w:val="24"/>
          <w:lang w:eastAsia="zh-CN"/>
        </w:rPr>
        <w:t>商务旅行产生的排放，排放量</w:t>
      </w:r>
      <w:r>
        <w:rPr>
          <w:rFonts w:eastAsia="宋体" w:cs="Arial" w:hint="eastAsia"/>
          <w:iCs/>
          <w:sz w:val="24"/>
          <w:lang w:eastAsia="zh-CN"/>
        </w:rPr>
        <w:t>1670.17</w:t>
      </w:r>
      <w:r>
        <w:rPr>
          <w:rFonts w:eastAsia="宋体" w:cs="Arial" w:hint="eastAsia"/>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6677E73E" w14:textId="77777777" w:rsidR="00C75E31"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7</w:t>
      </w:r>
      <w:r>
        <w:rPr>
          <w:rFonts w:eastAsia="宋体" w:cs="Arial" w:hint="eastAsia"/>
          <w:iCs/>
          <w:sz w:val="24"/>
          <w:lang w:eastAsia="zh-CN"/>
        </w:rPr>
        <w:t>员工通勤产生的排放，排放量</w:t>
      </w:r>
      <w:r>
        <w:rPr>
          <w:rFonts w:eastAsia="宋体" w:cs="Arial" w:hint="eastAsia"/>
          <w:iCs/>
          <w:sz w:val="24"/>
          <w:lang w:eastAsia="zh-CN"/>
        </w:rPr>
        <w:t>13,322.58</w:t>
      </w:r>
      <w:r>
        <w:rPr>
          <w:rFonts w:eastAsia="宋体" w:cs="Arial" w:hint="eastAsia"/>
          <w:iCs/>
          <w:sz w:val="24"/>
          <w:lang w:eastAsia="zh-CN"/>
        </w:rPr>
        <w:t>吨</w:t>
      </w:r>
      <w:r>
        <w:rPr>
          <w:rFonts w:eastAsia="宋体" w:cs="Arial"/>
          <w:iCs/>
          <w:sz w:val="24"/>
          <w:lang w:eastAsia="zh-CN"/>
        </w:rPr>
        <w:t xml:space="preserve"> 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20EF185B" w14:textId="77777777" w:rsidR="00C75E31"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9</w:t>
      </w:r>
      <w:r>
        <w:rPr>
          <w:rFonts w:eastAsia="宋体" w:cs="Arial" w:hint="eastAsia"/>
          <w:iCs/>
          <w:sz w:val="24"/>
          <w:lang w:eastAsia="zh-CN"/>
        </w:rPr>
        <w:t>下游运输配送产生的排放，排放量</w:t>
      </w:r>
      <w:r>
        <w:rPr>
          <w:rFonts w:eastAsia="宋体" w:cs="Arial" w:hint="eastAsia"/>
          <w:iCs/>
          <w:sz w:val="24"/>
          <w:lang w:eastAsia="zh-CN"/>
        </w:rPr>
        <w:t>274,585.61</w:t>
      </w:r>
      <w:r>
        <w:rPr>
          <w:rFonts w:eastAsia="宋体" w:cs="Arial" w:hint="eastAsia"/>
          <w:iCs/>
          <w:sz w:val="24"/>
          <w:lang w:eastAsia="zh-CN"/>
        </w:rPr>
        <w:t>吨</w:t>
      </w:r>
      <w:r>
        <w:rPr>
          <w:rFonts w:eastAsia="宋体" w:cs="Arial"/>
          <w:iCs/>
          <w:sz w:val="24"/>
          <w:lang w:eastAsia="zh-CN"/>
        </w:rPr>
        <w:t xml:space="preserve"> 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0F8624F1" w14:textId="77777777" w:rsidR="00C75E31"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10</w:t>
      </w:r>
      <w:r>
        <w:rPr>
          <w:rFonts w:eastAsia="宋体" w:cs="Arial" w:hint="eastAsia"/>
          <w:iCs/>
          <w:sz w:val="24"/>
          <w:lang w:eastAsia="zh-CN"/>
        </w:rPr>
        <w:t>外销产品加工产生的排放，排放量</w:t>
      </w:r>
      <w:r>
        <w:rPr>
          <w:rFonts w:eastAsia="宋体" w:cs="Arial" w:hint="eastAsia"/>
          <w:iCs/>
          <w:sz w:val="24"/>
          <w:lang w:eastAsia="zh-CN"/>
        </w:rPr>
        <w:t>2,855,906.61</w:t>
      </w:r>
      <w:r>
        <w:rPr>
          <w:rFonts w:eastAsia="宋体" w:cs="Arial"/>
          <w:iCs/>
          <w:sz w:val="24"/>
          <w:lang w:eastAsia="zh-CN"/>
        </w:rPr>
        <w:t xml:space="preserve"> </w:t>
      </w:r>
      <w:r>
        <w:rPr>
          <w:rFonts w:eastAsia="宋体" w:cs="Arial" w:hint="eastAsia"/>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2843E8C6" w14:textId="77777777" w:rsidR="00C75E31"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12</w:t>
      </w:r>
      <w:r>
        <w:rPr>
          <w:rFonts w:eastAsia="宋体" w:cs="Arial" w:hint="eastAsia"/>
          <w:iCs/>
          <w:sz w:val="24"/>
          <w:lang w:eastAsia="zh-CN"/>
        </w:rPr>
        <w:t>外销产品报废产生的排放，排放量</w:t>
      </w:r>
      <w:r>
        <w:rPr>
          <w:rFonts w:eastAsia="宋体" w:cs="Arial" w:hint="eastAsia"/>
          <w:iCs/>
          <w:sz w:val="24"/>
          <w:lang w:eastAsia="zh-CN"/>
        </w:rPr>
        <w:t>3,747.35</w:t>
      </w:r>
      <w:r>
        <w:rPr>
          <w:rFonts w:eastAsia="宋体" w:cs="Arial" w:hint="eastAsia"/>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203338E8"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类别</w:t>
      </w:r>
      <w:r>
        <w:rPr>
          <w:rFonts w:eastAsia="宋体" w:cs="Arial" w:hint="eastAsia"/>
          <w:iCs/>
          <w:sz w:val="24"/>
          <w:lang w:eastAsia="zh-CN"/>
        </w:rPr>
        <w:t>8</w:t>
      </w:r>
      <w:r>
        <w:rPr>
          <w:rFonts w:eastAsia="宋体" w:cs="Arial"/>
          <w:iCs/>
          <w:sz w:val="24"/>
          <w:lang w:eastAsia="zh-CN"/>
        </w:rPr>
        <w:t>、类别</w:t>
      </w:r>
      <w:r>
        <w:rPr>
          <w:rFonts w:eastAsia="宋体" w:cs="Arial" w:hint="eastAsia"/>
          <w:iCs/>
          <w:sz w:val="24"/>
          <w:lang w:eastAsia="zh-CN"/>
        </w:rPr>
        <w:t>11</w:t>
      </w:r>
      <w:r>
        <w:rPr>
          <w:rFonts w:eastAsia="宋体" w:cs="Arial" w:hint="eastAsia"/>
          <w:iCs/>
          <w:sz w:val="24"/>
          <w:lang w:eastAsia="zh-CN"/>
        </w:rPr>
        <w:t>、类别</w:t>
      </w:r>
      <w:r>
        <w:rPr>
          <w:rFonts w:eastAsia="宋体" w:cs="Arial" w:hint="eastAsia"/>
          <w:iCs/>
          <w:sz w:val="24"/>
          <w:lang w:eastAsia="zh-CN"/>
        </w:rPr>
        <w:t>13</w:t>
      </w:r>
      <w:r>
        <w:rPr>
          <w:rFonts w:eastAsia="宋体" w:cs="Arial" w:hint="eastAsia"/>
          <w:iCs/>
          <w:sz w:val="24"/>
          <w:lang w:eastAsia="zh-CN"/>
        </w:rPr>
        <w:t>、类别</w:t>
      </w:r>
      <w:r>
        <w:rPr>
          <w:rFonts w:eastAsia="宋体" w:cs="Arial" w:hint="eastAsia"/>
          <w:iCs/>
          <w:sz w:val="24"/>
          <w:lang w:eastAsia="zh-CN"/>
        </w:rPr>
        <w:t>14</w:t>
      </w:r>
      <w:r>
        <w:rPr>
          <w:rFonts w:eastAsia="宋体" w:cs="Arial" w:hint="eastAsia"/>
          <w:iCs/>
          <w:sz w:val="24"/>
          <w:lang w:eastAsia="zh-CN"/>
        </w:rPr>
        <w:t>和类别</w:t>
      </w:r>
      <w:r>
        <w:rPr>
          <w:rFonts w:eastAsia="宋体" w:cs="Arial" w:hint="eastAsia"/>
          <w:iCs/>
          <w:sz w:val="24"/>
          <w:lang w:eastAsia="zh-CN"/>
        </w:rPr>
        <w:t>15</w:t>
      </w:r>
      <w:r>
        <w:rPr>
          <w:rFonts w:eastAsia="宋体" w:cs="Arial"/>
          <w:iCs/>
          <w:sz w:val="24"/>
          <w:lang w:eastAsia="zh-CN"/>
        </w:rPr>
        <w:t>其他间接温室气体排放不在本次盘查范围内，本周期内不进行量化。</w:t>
      </w:r>
    </w:p>
    <w:p w14:paraId="681AD6E0" w14:textId="77777777" w:rsidR="00C75E31" w:rsidRDefault="00C75E31">
      <w:pPr>
        <w:pStyle w:val="afb"/>
        <w:spacing w:before="0" w:line="360" w:lineRule="auto"/>
        <w:ind w:left="567"/>
        <w:rPr>
          <w:rFonts w:eastAsia="宋体" w:cs="Arial"/>
          <w:iCs/>
          <w:sz w:val="24"/>
          <w:lang w:eastAsia="zh-CN"/>
        </w:rPr>
      </w:pPr>
    </w:p>
    <w:p w14:paraId="68B22ADC" w14:textId="77777777" w:rsidR="00C75E31" w:rsidRDefault="00000000">
      <w:pPr>
        <w:pStyle w:val="Style2"/>
        <w:numPr>
          <w:ilvl w:val="1"/>
          <w:numId w:val="8"/>
        </w:numPr>
        <w:spacing w:line="360" w:lineRule="auto"/>
      </w:pPr>
      <w:bookmarkStart w:id="45" w:name="_Toc202805966"/>
      <w:bookmarkStart w:id="46" w:name="_Toc198906572"/>
      <w:r>
        <w:lastRenderedPageBreak/>
        <w:t>核查声明</w:t>
      </w:r>
      <w:bookmarkEnd w:id="45"/>
      <w:bookmarkEnd w:id="46"/>
    </w:p>
    <w:p w14:paraId="162331CF"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本次盘查形成的盘查清册、盘查报告等内容，计划于</w:t>
      </w:r>
      <w:r>
        <w:rPr>
          <w:rFonts w:eastAsia="宋体" w:cs="Arial"/>
          <w:iCs/>
          <w:sz w:val="24"/>
          <w:lang w:eastAsia="zh-CN"/>
        </w:rPr>
        <w:t>202</w:t>
      </w:r>
      <w:r>
        <w:rPr>
          <w:rFonts w:eastAsia="宋体" w:cs="Arial" w:hint="eastAsia"/>
          <w:iCs/>
          <w:sz w:val="24"/>
          <w:lang w:eastAsia="zh-CN"/>
        </w:rPr>
        <w:t>5</w:t>
      </w:r>
      <w:r>
        <w:rPr>
          <w:rFonts w:eastAsia="宋体" w:cs="Arial"/>
          <w:iCs/>
          <w:sz w:val="24"/>
          <w:lang w:eastAsia="zh-CN"/>
        </w:rPr>
        <w:t>年</w:t>
      </w:r>
      <w:r>
        <w:rPr>
          <w:rFonts w:eastAsia="宋体" w:cs="Arial" w:hint="eastAsia"/>
          <w:iCs/>
          <w:sz w:val="24"/>
          <w:lang w:eastAsia="zh-CN"/>
        </w:rPr>
        <w:t>7</w:t>
      </w:r>
      <w:r>
        <w:rPr>
          <w:rFonts w:eastAsia="宋体" w:cs="Arial"/>
          <w:iCs/>
          <w:sz w:val="24"/>
          <w:lang w:eastAsia="zh-CN"/>
        </w:rPr>
        <w:t>月底前通过第三方机构核查，以符合</w:t>
      </w:r>
      <w:r>
        <w:rPr>
          <w:rFonts w:eastAsia="宋体" w:cs="Arial" w:hint="eastAsia"/>
          <w:iCs/>
          <w:sz w:val="24"/>
          <w:lang w:eastAsia="zh-CN"/>
        </w:rPr>
        <w:t>GHG Protocol</w:t>
      </w:r>
      <w:r>
        <w:rPr>
          <w:rFonts w:eastAsia="宋体" w:cs="Arial"/>
          <w:iCs/>
          <w:sz w:val="24"/>
          <w:lang w:eastAsia="zh-CN"/>
        </w:rPr>
        <w:t>要求，数据符合相关性、完整性、一致性、准确性和透明性，且无重大错误或遗漏。</w:t>
      </w:r>
    </w:p>
    <w:p w14:paraId="5F3A9DA7" w14:textId="77777777" w:rsidR="00C75E31" w:rsidRDefault="00C75E31">
      <w:pPr>
        <w:pStyle w:val="afb"/>
        <w:spacing w:before="0" w:line="360" w:lineRule="auto"/>
        <w:ind w:left="567"/>
        <w:rPr>
          <w:rFonts w:eastAsia="宋体" w:cs="Arial"/>
          <w:iCs/>
          <w:sz w:val="24"/>
          <w:lang w:eastAsia="zh-CN"/>
        </w:rPr>
      </w:pPr>
    </w:p>
    <w:p w14:paraId="66BEE622" w14:textId="77777777" w:rsidR="00C75E31" w:rsidRDefault="00000000">
      <w:pPr>
        <w:pStyle w:val="Style2"/>
        <w:numPr>
          <w:ilvl w:val="1"/>
          <w:numId w:val="8"/>
        </w:numPr>
        <w:spacing w:line="360" w:lineRule="auto"/>
      </w:pPr>
      <w:bookmarkStart w:id="47" w:name="_Toc202805967"/>
      <w:bookmarkStart w:id="48" w:name="_Toc198906573"/>
      <w:r>
        <w:t>文件控制</w:t>
      </w:r>
      <w:bookmarkEnd w:id="47"/>
      <w:bookmarkEnd w:id="48"/>
    </w:p>
    <w:p w14:paraId="448F97B8"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依据大冶特殊钢温室气体盘查控制程序（</w:t>
      </w:r>
      <w:r>
        <w:rPr>
          <w:rFonts w:eastAsia="宋体" w:cs="Arial"/>
          <w:iCs/>
          <w:sz w:val="24"/>
          <w:lang w:eastAsia="zh-CN"/>
        </w:rPr>
        <w:t>DY-GHG-2023</w:t>
      </w:r>
      <w:r>
        <w:rPr>
          <w:rFonts w:eastAsia="宋体" w:cs="Arial"/>
          <w:iCs/>
          <w:sz w:val="24"/>
          <w:lang w:eastAsia="zh-CN"/>
        </w:rPr>
        <w:t>）规定，本报告经管理者代表批准后，编号存档。</w:t>
      </w:r>
    </w:p>
    <w:p w14:paraId="53BC40DD" w14:textId="77777777" w:rsidR="00C75E31" w:rsidRDefault="00C75E31">
      <w:pPr>
        <w:pStyle w:val="afb"/>
        <w:spacing w:before="0" w:line="360" w:lineRule="auto"/>
        <w:ind w:left="567"/>
        <w:rPr>
          <w:rFonts w:eastAsia="宋体" w:cs="Arial"/>
          <w:iCs/>
          <w:sz w:val="24"/>
          <w:lang w:eastAsia="zh-CN"/>
        </w:rPr>
      </w:pPr>
    </w:p>
    <w:p w14:paraId="78114203" w14:textId="77777777" w:rsidR="00C75E31" w:rsidRDefault="00000000">
      <w:pPr>
        <w:pStyle w:val="Style2"/>
        <w:numPr>
          <w:ilvl w:val="1"/>
          <w:numId w:val="8"/>
        </w:numPr>
        <w:spacing w:line="360" w:lineRule="auto"/>
      </w:pPr>
      <w:bookmarkStart w:id="49" w:name="_Toc198906574"/>
      <w:bookmarkStart w:id="50" w:name="_Toc202805968"/>
      <w:r>
        <w:t>公开政策</w:t>
      </w:r>
      <w:bookmarkEnd w:id="49"/>
      <w:bookmarkEnd w:id="50"/>
    </w:p>
    <w:p w14:paraId="491E643A"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如果需要查阅本报告，可向大冶特殊钢相关负责人提出申请，获得批准后可以调阅。</w:t>
      </w:r>
    </w:p>
    <w:p w14:paraId="2DF7D7B8"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排放数据可通过集团总部官方网站、企业社会责任报告等形式对外公开。</w:t>
      </w:r>
    </w:p>
    <w:p w14:paraId="181B6EBC" w14:textId="77777777" w:rsidR="00C75E31" w:rsidRDefault="00000000">
      <w:pPr>
        <w:spacing w:before="0" w:line="360" w:lineRule="auto"/>
        <w:rPr>
          <w:rFonts w:eastAsia="宋体" w:cs="Arial"/>
          <w:iCs/>
          <w:sz w:val="24"/>
          <w:lang w:eastAsia="zh-CN"/>
        </w:rPr>
      </w:pPr>
      <w:r>
        <w:rPr>
          <w:rFonts w:eastAsia="宋体" w:cs="Arial"/>
          <w:iCs/>
          <w:sz w:val="24"/>
          <w:lang w:eastAsia="zh-CN"/>
        </w:rPr>
        <w:t xml:space="preserve">         </w:t>
      </w:r>
    </w:p>
    <w:p w14:paraId="6F73E14F" w14:textId="77777777" w:rsidR="00C75E31" w:rsidRDefault="00000000">
      <w:pPr>
        <w:pStyle w:val="Style2"/>
        <w:numPr>
          <w:ilvl w:val="0"/>
          <w:numId w:val="10"/>
        </w:numPr>
        <w:spacing w:line="360" w:lineRule="auto"/>
        <w:rPr>
          <w:b/>
          <w:iCs/>
          <w:sz w:val="28"/>
          <w:szCs w:val="28"/>
        </w:rPr>
      </w:pPr>
      <w:bookmarkStart w:id="51" w:name="_Toc198906575"/>
      <w:bookmarkStart w:id="52" w:name="_Toc202805969"/>
      <w:r>
        <w:rPr>
          <w:b/>
          <w:iCs/>
          <w:sz w:val="28"/>
          <w:szCs w:val="28"/>
        </w:rPr>
        <w:t>组织边界</w:t>
      </w:r>
      <w:bookmarkEnd w:id="51"/>
      <w:bookmarkEnd w:id="52"/>
    </w:p>
    <w:p w14:paraId="4B978AAF" w14:textId="77777777" w:rsidR="00C75E31" w:rsidRDefault="00000000">
      <w:pPr>
        <w:pStyle w:val="Style2"/>
        <w:numPr>
          <w:ilvl w:val="1"/>
          <w:numId w:val="8"/>
        </w:numPr>
        <w:spacing w:line="360" w:lineRule="auto"/>
      </w:pPr>
      <w:bookmarkStart w:id="53" w:name="_Toc6523308"/>
      <w:bookmarkStart w:id="54" w:name="_Toc6523465"/>
      <w:bookmarkStart w:id="55" w:name="_Toc6523812"/>
      <w:bookmarkStart w:id="56" w:name="_Toc6523309"/>
      <w:bookmarkStart w:id="57" w:name="_Toc6523466"/>
      <w:bookmarkStart w:id="58" w:name="_Toc6523811"/>
      <w:bookmarkStart w:id="59" w:name="_Toc198906576"/>
      <w:bookmarkStart w:id="60" w:name="_Toc202805970"/>
      <w:bookmarkEnd w:id="53"/>
      <w:bookmarkEnd w:id="54"/>
      <w:bookmarkEnd w:id="55"/>
      <w:bookmarkEnd w:id="56"/>
      <w:bookmarkEnd w:id="57"/>
      <w:bookmarkEnd w:id="58"/>
      <w:r>
        <w:t>组织边界</w:t>
      </w:r>
      <w:bookmarkEnd w:id="59"/>
      <w:bookmarkEnd w:id="60"/>
    </w:p>
    <w:p w14:paraId="0FB04680" w14:textId="77777777" w:rsidR="00C75E31" w:rsidRDefault="00000000">
      <w:pPr>
        <w:pStyle w:val="afb"/>
        <w:spacing w:beforeLines="50" w:line="360" w:lineRule="auto"/>
        <w:ind w:left="567"/>
        <w:rPr>
          <w:rFonts w:eastAsia="宋体" w:cs="Arial"/>
          <w:iCs/>
          <w:sz w:val="24"/>
          <w:lang w:eastAsia="zh-CN"/>
        </w:rPr>
      </w:pPr>
      <w:r>
        <w:rPr>
          <w:rFonts w:eastAsia="宋体" w:cs="Arial"/>
          <w:iCs/>
          <w:sz w:val="24"/>
          <w:lang w:eastAsia="zh-CN"/>
        </w:rPr>
        <w:t>位于中国湖北省黄石市黄石大道</w:t>
      </w:r>
      <w:r>
        <w:rPr>
          <w:rFonts w:eastAsia="宋体" w:cs="Arial"/>
          <w:iCs/>
          <w:sz w:val="24"/>
          <w:lang w:eastAsia="zh-CN"/>
        </w:rPr>
        <w:t>316</w:t>
      </w:r>
      <w:r>
        <w:rPr>
          <w:rFonts w:eastAsia="宋体" w:cs="Arial"/>
          <w:iCs/>
          <w:sz w:val="24"/>
          <w:lang w:eastAsia="zh-CN"/>
        </w:rPr>
        <w:t>号。</w:t>
      </w:r>
    </w:p>
    <w:p w14:paraId="788D57B1" w14:textId="77777777" w:rsidR="00C75E31" w:rsidRDefault="00C75E31">
      <w:pPr>
        <w:pStyle w:val="afb"/>
        <w:spacing w:beforeLines="50" w:line="360" w:lineRule="auto"/>
        <w:ind w:left="567"/>
        <w:rPr>
          <w:rFonts w:eastAsia="宋体" w:cs="Arial"/>
          <w:iCs/>
          <w:sz w:val="24"/>
          <w:lang w:eastAsia="zh-CN"/>
        </w:rPr>
      </w:pPr>
    </w:p>
    <w:p w14:paraId="616A0E2B" w14:textId="77777777" w:rsidR="00C75E31" w:rsidRDefault="00000000">
      <w:pPr>
        <w:pStyle w:val="Style2"/>
        <w:numPr>
          <w:ilvl w:val="1"/>
          <w:numId w:val="8"/>
        </w:numPr>
        <w:spacing w:line="360" w:lineRule="auto"/>
      </w:pPr>
      <w:bookmarkStart w:id="61" w:name="_Toc198906577"/>
      <w:bookmarkStart w:id="62" w:name="_Toc202805971"/>
      <w:r>
        <w:t>合并方法学</w:t>
      </w:r>
      <w:bookmarkEnd w:id="61"/>
      <w:bookmarkEnd w:id="62"/>
    </w:p>
    <w:p w14:paraId="3CAE84FA" w14:textId="77777777" w:rsidR="00C75E31" w:rsidRDefault="00000000">
      <w:pPr>
        <w:pStyle w:val="afb"/>
        <w:spacing w:beforeLines="50" w:line="360" w:lineRule="auto"/>
        <w:ind w:left="567"/>
        <w:rPr>
          <w:rFonts w:eastAsia="宋体" w:cs="Arial"/>
          <w:iCs/>
          <w:sz w:val="24"/>
          <w:lang w:eastAsia="zh-CN"/>
        </w:rPr>
      </w:pPr>
      <w:r>
        <w:rPr>
          <w:rFonts w:eastAsia="宋体" w:cs="Arial"/>
          <w:iCs/>
          <w:sz w:val="24"/>
          <w:lang w:eastAsia="zh-CN"/>
        </w:rPr>
        <w:t>本公司为单一地址公司，为了方便收集数据，合并排放量采用运营控制权的方法。</w:t>
      </w:r>
    </w:p>
    <w:p w14:paraId="0E30403E" w14:textId="77777777" w:rsidR="00C75E31" w:rsidRDefault="00C75E31">
      <w:pPr>
        <w:pStyle w:val="afb"/>
        <w:spacing w:beforeLines="50" w:line="360" w:lineRule="auto"/>
        <w:ind w:left="567"/>
        <w:rPr>
          <w:rFonts w:eastAsia="宋体" w:cs="Arial"/>
          <w:iCs/>
          <w:sz w:val="24"/>
          <w:lang w:eastAsia="zh-CN"/>
        </w:rPr>
      </w:pPr>
    </w:p>
    <w:p w14:paraId="6C1D40B2" w14:textId="77777777" w:rsidR="00C75E31" w:rsidRDefault="00000000">
      <w:pPr>
        <w:pStyle w:val="Style2"/>
        <w:numPr>
          <w:ilvl w:val="0"/>
          <w:numId w:val="10"/>
        </w:numPr>
        <w:spacing w:line="360" w:lineRule="auto"/>
        <w:rPr>
          <w:b/>
          <w:iCs/>
          <w:sz w:val="28"/>
          <w:szCs w:val="28"/>
        </w:rPr>
      </w:pPr>
      <w:r>
        <w:rPr>
          <w:b/>
          <w:iCs/>
          <w:sz w:val="28"/>
          <w:szCs w:val="28"/>
        </w:rPr>
        <w:t xml:space="preserve"> </w:t>
      </w:r>
      <w:bookmarkStart w:id="63" w:name="_Toc202805972"/>
      <w:bookmarkStart w:id="64" w:name="_Toc198906578"/>
      <w:r>
        <w:rPr>
          <w:b/>
          <w:iCs/>
          <w:sz w:val="28"/>
          <w:szCs w:val="28"/>
        </w:rPr>
        <w:t>报告边界</w:t>
      </w:r>
      <w:bookmarkEnd w:id="63"/>
      <w:bookmarkEnd w:id="64"/>
    </w:p>
    <w:p w14:paraId="4AE068D4" w14:textId="77777777" w:rsidR="00C75E31" w:rsidRDefault="00000000">
      <w:pPr>
        <w:pStyle w:val="Style2"/>
        <w:numPr>
          <w:ilvl w:val="1"/>
          <w:numId w:val="8"/>
        </w:numPr>
        <w:spacing w:line="360" w:lineRule="auto"/>
      </w:pPr>
      <w:bookmarkStart w:id="65" w:name="_Toc6523313"/>
      <w:bookmarkStart w:id="66" w:name="_Toc6523470"/>
      <w:bookmarkStart w:id="67" w:name="_Toc6523816"/>
      <w:bookmarkStart w:id="68" w:name="_Toc198906579"/>
      <w:bookmarkStart w:id="69" w:name="_Toc202805973"/>
      <w:bookmarkStart w:id="70" w:name="_Hlk6517159"/>
      <w:bookmarkEnd w:id="65"/>
      <w:bookmarkEnd w:id="66"/>
      <w:bookmarkEnd w:id="67"/>
      <w:r>
        <w:t>直接温室气体排放</w:t>
      </w:r>
      <w:bookmarkEnd w:id="68"/>
      <w:bookmarkEnd w:id="69"/>
    </w:p>
    <w:bookmarkEnd w:id="70"/>
    <w:p w14:paraId="13771F17"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本次盘查识别和量化的</w:t>
      </w:r>
      <w:r>
        <w:rPr>
          <w:rFonts w:eastAsia="宋体" w:cs="Arial" w:hint="eastAsia"/>
          <w:iCs/>
          <w:sz w:val="24"/>
          <w:lang w:eastAsia="zh-CN"/>
        </w:rPr>
        <w:t>范围一</w:t>
      </w:r>
      <w:r>
        <w:rPr>
          <w:rFonts w:eastAsia="宋体" w:cs="Arial"/>
          <w:iCs/>
          <w:sz w:val="24"/>
          <w:lang w:eastAsia="zh-CN"/>
        </w:rPr>
        <w:t>直接排放源包括如下：</w:t>
      </w:r>
    </w:p>
    <w:p w14:paraId="5BF078A4" w14:textId="77777777" w:rsidR="00C75E31" w:rsidRDefault="00C75E31">
      <w:pPr>
        <w:spacing w:before="0" w:line="360" w:lineRule="auto"/>
        <w:rPr>
          <w:rFonts w:eastAsia="宋体" w:cs="Arial"/>
          <w:iCs/>
          <w:sz w:val="24"/>
          <w:lang w:eastAsia="zh-CN"/>
        </w:rPr>
      </w:pPr>
    </w:p>
    <w:p w14:paraId="335109C4" w14:textId="77777777" w:rsidR="00C75E31" w:rsidRDefault="00C75E31">
      <w:pPr>
        <w:spacing w:before="0" w:line="360" w:lineRule="auto"/>
        <w:rPr>
          <w:rFonts w:eastAsia="宋体" w:cs="Arial"/>
          <w:iCs/>
          <w:sz w:val="24"/>
          <w:lang w:eastAsia="zh-CN"/>
        </w:rPr>
      </w:pPr>
    </w:p>
    <w:p w14:paraId="46F0640B" w14:textId="77777777" w:rsidR="00C75E31" w:rsidRDefault="00000000">
      <w:pPr>
        <w:pStyle w:val="a3"/>
        <w:keepNext/>
        <w:jc w:val="center"/>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lang w:eastAsia="zh-CN"/>
        </w:rPr>
        <w:t>范围一直接排放源</w:t>
      </w:r>
    </w:p>
    <w:tbl>
      <w:tblPr>
        <w:tblW w:w="5000" w:type="pct"/>
        <w:tblLook w:val="04A0" w:firstRow="1" w:lastRow="0" w:firstColumn="1" w:lastColumn="0" w:noHBand="0" w:noVBand="1"/>
      </w:tblPr>
      <w:tblGrid>
        <w:gridCol w:w="2783"/>
        <w:gridCol w:w="3567"/>
        <w:gridCol w:w="2490"/>
        <w:gridCol w:w="222"/>
      </w:tblGrid>
      <w:tr w:rsidR="00C75E31" w14:paraId="49714AC0" w14:textId="77777777">
        <w:trPr>
          <w:gridAfter w:val="1"/>
          <w:wAfter w:w="122" w:type="pct"/>
          <w:trHeight w:val="330"/>
        </w:trPr>
        <w:tc>
          <w:tcPr>
            <w:tcW w:w="1536"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4AD20573" w14:textId="77777777" w:rsidR="00C75E31" w:rsidRDefault="00000000">
            <w:pPr>
              <w:spacing w:before="0"/>
              <w:jc w:val="center"/>
              <w:rPr>
                <w:rFonts w:eastAsia="PMingLiU" w:cs="Arial"/>
                <w:b/>
                <w:bCs/>
                <w:sz w:val="24"/>
                <w:lang w:val="en-US" w:eastAsia="zh-CN"/>
              </w:rPr>
            </w:pPr>
            <w:r>
              <w:rPr>
                <w:rFonts w:eastAsia="PMingLiU" w:cs="Arial"/>
                <w:b/>
                <w:bCs/>
                <w:sz w:val="24"/>
                <w:lang w:val="en-US" w:eastAsia="zh-CN"/>
              </w:rPr>
              <w:t>GHG</w:t>
            </w:r>
            <w:r>
              <w:rPr>
                <w:rFonts w:ascii="宋体" w:eastAsia="宋体" w:hAnsi="宋体" w:cs="Arial" w:hint="eastAsia"/>
                <w:b/>
                <w:bCs/>
                <w:sz w:val="24"/>
                <w:lang w:val="en-US" w:eastAsia="zh-CN"/>
              </w:rPr>
              <w:t>排放类别</w:t>
            </w:r>
          </w:p>
        </w:tc>
        <w:tc>
          <w:tcPr>
            <w:tcW w:w="1968"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7627FCB8" w14:textId="77777777" w:rsidR="00C75E31" w:rsidRDefault="00000000">
            <w:pPr>
              <w:spacing w:before="0"/>
              <w:jc w:val="center"/>
              <w:rPr>
                <w:rFonts w:eastAsia="PMingLiU" w:cs="Arial"/>
                <w:b/>
                <w:bCs/>
                <w:sz w:val="24"/>
                <w:lang w:val="en-US" w:eastAsia="zh-CN"/>
              </w:rPr>
            </w:pPr>
            <w:r>
              <w:rPr>
                <w:rFonts w:ascii="宋体" w:eastAsia="宋体" w:hAnsi="宋体" w:cs="Arial" w:hint="eastAsia"/>
                <w:b/>
                <w:bCs/>
                <w:sz w:val="24"/>
                <w:lang w:val="en-US" w:eastAsia="zh-CN"/>
              </w:rPr>
              <w:t>排放源</w:t>
            </w:r>
          </w:p>
        </w:tc>
        <w:tc>
          <w:tcPr>
            <w:tcW w:w="1374"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771706EB" w14:textId="77777777" w:rsidR="00C75E31" w:rsidRDefault="00000000">
            <w:pPr>
              <w:spacing w:before="0"/>
              <w:jc w:val="center"/>
              <w:rPr>
                <w:rFonts w:eastAsia="PMingLiU" w:cs="Arial"/>
                <w:b/>
                <w:bCs/>
                <w:sz w:val="24"/>
                <w:lang w:val="en-US" w:eastAsia="zh-CN"/>
              </w:rPr>
            </w:pPr>
            <w:r>
              <w:rPr>
                <w:rFonts w:ascii="宋体" w:eastAsia="宋体" w:hAnsi="宋体" w:cs="Arial" w:hint="eastAsia"/>
                <w:b/>
                <w:bCs/>
                <w:sz w:val="24"/>
                <w:lang w:val="en-US" w:eastAsia="zh-CN"/>
              </w:rPr>
              <w:t>设施</w:t>
            </w:r>
          </w:p>
        </w:tc>
      </w:tr>
      <w:tr w:rsidR="00C75E31" w14:paraId="467838F5" w14:textId="77777777">
        <w:trPr>
          <w:trHeight w:val="315"/>
        </w:trPr>
        <w:tc>
          <w:tcPr>
            <w:tcW w:w="1536" w:type="pct"/>
            <w:vMerge/>
            <w:tcBorders>
              <w:top w:val="single" w:sz="4" w:space="0" w:color="auto"/>
              <w:left w:val="single" w:sz="4" w:space="0" w:color="auto"/>
              <w:bottom w:val="single" w:sz="4" w:space="0" w:color="auto"/>
              <w:right w:val="single" w:sz="4" w:space="0" w:color="auto"/>
            </w:tcBorders>
            <w:vAlign w:val="center"/>
          </w:tcPr>
          <w:p w14:paraId="1A4D7873" w14:textId="77777777" w:rsidR="00C75E31" w:rsidRDefault="00C75E31">
            <w:pPr>
              <w:spacing w:before="0"/>
              <w:rPr>
                <w:rFonts w:eastAsia="PMingLiU" w:cs="Arial"/>
                <w:b/>
                <w:bCs/>
                <w:sz w:val="24"/>
                <w:lang w:val="en-US" w:eastAsia="zh-CN"/>
              </w:rPr>
            </w:pPr>
          </w:p>
        </w:tc>
        <w:tc>
          <w:tcPr>
            <w:tcW w:w="1968" w:type="pct"/>
            <w:vMerge/>
            <w:tcBorders>
              <w:top w:val="single" w:sz="4" w:space="0" w:color="auto"/>
              <w:left w:val="single" w:sz="4" w:space="0" w:color="auto"/>
              <w:bottom w:val="single" w:sz="4" w:space="0" w:color="auto"/>
              <w:right w:val="single" w:sz="4" w:space="0" w:color="auto"/>
            </w:tcBorders>
            <w:vAlign w:val="center"/>
          </w:tcPr>
          <w:p w14:paraId="29129F4F" w14:textId="77777777" w:rsidR="00C75E31" w:rsidRDefault="00C75E31">
            <w:pPr>
              <w:spacing w:before="0"/>
              <w:rPr>
                <w:rFonts w:eastAsia="PMingLiU" w:cs="Arial"/>
                <w:b/>
                <w:bCs/>
                <w:sz w:val="24"/>
                <w:lang w:val="en-US" w:eastAsia="zh-CN"/>
              </w:rPr>
            </w:pPr>
          </w:p>
        </w:tc>
        <w:tc>
          <w:tcPr>
            <w:tcW w:w="1374" w:type="pct"/>
            <w:vMerge/>
            <w:tcBorders>
              <w:top w:val="single" w:sz="4" w:space="0" w:color="auto"/>
              <w:left w:val="single" w:sz="4" w:space="0" w:color="auto"/>
              <w:bottom w:val="single" w:sz="4" w:space="0" w:color="auto"/>
              <w:right w:val="single" w:sz="4" w:space="0" w:color="auto"/>
            </w:tcBorders>
            <w:vAlign w:val="center"/>
          </w:tcPr>
          <w:p w14:paraId="4A7650C5" w14:textId="77777777" w:rsidR="00C75E31" w:rsidRDefault="00C75E31">
            <w:pPr>
              <w:spacing w:before="0"/>
              <w:rPr>
                <w:rFonts w:eastAsia="PMingLiU" w:cs="Arial"/>
                <w:b/>
                <w:bCs/>
                <w:sz w:val="24"/>
                <w:lang w:val="en-US" w:eastAsia="zh-CN"/>
              </w:rPr>
            </w:pPr>
          </w:p>
        </w:tc>
        <w:tc>
          <w:tcPr>
            <w:tcW w:w="122" w:type="pct"/>
            <w:tcBorders>
              <w:top w:val="nil"/>
              <w:left w:val="nil"/>
              <w:bottom w:val="nil"/>
              <w:right w:val="nil"/>
            </w:tcBorders>
            <w:shd w:val="clear" w:color="auto" w:fill="auto"/>
            <w:noWrap/>
            <w:vAlign w:val="center"/>
          </w:tcPr>
          <w:p w14:paraId="380582D0" w14:textId="77777777" w:rsidR="00C75E31" w:rsidRDefault="00C75E31">
            <w:pPr>
              <w:spacing w:before="0"/>
              <w:jc w:val="center"/>
              <w:rPr>
                <w:rFonts w:eastAsia="PMingLiU" w:cs="Arial"/>
                <w:b/>
                <w:bCs/>
                <w:sz w:val="24"/>
                <w:lang w:val="en-US" w:eastAsia="zh-CN"/>
              </w:rPr>
            </w:pPr>
          </w:p>
        </w:tc>
      </w:tr>
      <w:tr w:rsidR="00C75E31" w14:paraId="55E5D168" w14:textId="77777777">
        <w:trPr>
          <w:trHeight w:val="315"/>
        </w:trPr>
        <w:tc>
          <w:tcPr>
            <w:tcW w:w="1536" w:type="pct"/>
            <w:vMerge/>
            <w:tcBorders>
              <w:top w:val="single" w:sz="4" w:space="0" w:color="auto"/>
              <w:left w:val="single" w:sz="4" w:space="0" w:color="auto"/>
              <w:bottom w:val="single" w:sz="4" w:space="0" w:color="auto"/>
              <w:right w:val="single" w:sz="4" w:space="0" w:color="auto"/>
            </w:tcBorders>
            <w:vAlign w:val="center"/>
          </w:tcPr>
          <w:p w14:paraId="0D2DEF37" w14:textId="77777777" w:rsidR="00C75E31" w:rsidRDefault="00C75E31">
            <w:pPr>
              <w:spacing w:before="0"/>
              <w:rPr>
                <w:rFonts w:eastAsia="PMingLiU" w:cs="Arial"/>
                <w:b/>
                <w:bCs/>
                <w:sz w:val="24"/>
                <w:lang w:val="en-US" w:eastAsia="zh-CN"/>
              </w:rPr>
            </w:pPr>
          </w:p>
        </w:tc>
        <w:tc>
          <w:tcPr>
            <w:tcW w:w="1968" w:type="pct"/>
            <w:vMerge/>
            <w:tcBorders>
              <w:top w:val="single" w:sz="4" w:space="0" w:color="auto"/>
              <w:left w:val="single" w:sz="4" w:space="0" w:color="auto"/>
              <w:bottom w:val="single" w:sz="4" w:space="0" w:color="auto"/>
              <w:right w:val="single" w:sz="4" w:space="0" w:color="auto"/>
            </w:tcBorders>
            <w:vAlign w:val="center"/>
          </w:tcPr>
          <w:p w14:paraId="363ECD26" w14:textId="77777777" w:rsidR="00C75E31" w:rsidRDefault="00C75E31">
            <w:pPr>
              <w:spacing w:before="0"/>
              <w:rPr>
                <w:rFonts w:eastAsia="PMingLiU" w:cs="Arial"/>
                <w:b/>
                <w:bCs/>
                <w:sz w:val="24"/>
                <w:lang w:val="en-US" w:eastAsia="zh-CN"/>
              </w:rPr>
            </w:pPr>
          </w:p>
        </w:tc>
        <w:tc>
          <w:tcPr>
            <w:tcW w:w="1374" w:type="pct"/>
            <w:vMerge/>
            <w:tcBorders>
              <w:top w:val="single" w:sz="4" w:space="0" w:color="auto"/>
              <w:left w:val="single" w:sz="4" w:space="0" w:color="auto"/>
              <w:bottom w:val="single" w:sz="4" w:space="0" w:color="auto"/>
              <w:right w:val="single" w:sz="4" w:space="0" w:color="auto"/>
            </w:tcBorders>
            <w:vAlign w:val="center"/>
          </w:tcPr>
          <w:p w14:paraId="2250FF2D" w14:textId="77777777" w:rsidR="00C75E31" w:rsidRDefault="00C75E31">
            <w:pPr>
              <w:spacing w:before="0"/>
              <w:rPr>
                <w:rFonts w:eastAsia="PMingLiU" w:cs="Arial"/>
                <w:b/>
                <w:bCs/>
                <w:sz w:val="24"/>
                <w:lang w:val="en-US" w:eastAsia="zh-CN"/>
              </w:rPr>
            </w:pPr>
          </w:p>
        </w:tc>
        <w:tc>
          <w:tcPr>
            <w:tcW w:w="122" w:type="pct"/>
            <w:tcBorders>
              <w:top w:val="nil"/>
              <w:left w:val="nil"/>
              <w:bottom w:val="nil"/>
              <w:right w:val="nil"/>
            </w:tcBorders>
            <w:shd w:val="clear" w:color="auto" w:fill="auto"/>
            <w:noWrap/>
            <w:vAlign w:val="center"/>
          </w:tcPr>
          <w:p w14:paraId="185A290F" w14:textId="77777777" w:rsidR="00C75E31" w:rsidRDefault="00C75E31">
            <w:pPr>
              <w:spacing w:before="0"/>
              <w:rPr>
                <w:rFonts w:ascii="Times New Roman" w:eastAsia="Times New Roman" w:hAnsi="Times New Roman"/>
                <w:szCs w:val="20"/>
                <w:lang w:val="en-US" w:eastAsia="zh-CN"/>
              </w:rPr>
            </w:pPr>
          </w:p>
        </w:tc>
      </w:tr>
      <w:tr w:rsidR="00C75E31" w14:paraId="5F98FE56" w14:textId="77777777">
        <w:trPr>
          <w:trHeight w:val="315"/>
        </w:trPr>
        <w:tc>
          <w:tcPr>
            <w:tcW w:w="1536" w:type="pct"/>
            <w:tcBorders>
              <w:top w:val="nil"/>
              <w:left w:val="single" w:sz="4" w:space="0" w:color="auto"/>
              <w:bottom w:val="single" w:sz="4" w:space="0" w:color="auto"/>
              <w:right w:val="single" w:sz="4" w:space="0" w:color="auto"/>
            </w:tcBorders>
            <w:shd w:val="clear" w:color="000000" w:fill="FFFFFF"/>
            <w:vAlign w:val="center"/>
          </w:tcPr>
          <w:p w14:paraId="6C9F5C05"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固定燃烧</w:t>
            </w:r>
          </w:p>
        </w:tc>
        <w:tc>
          <w:tcPr>
            <w:tcW w:w="1968" w:type="pct"/>
            <w:tcBorders>
              <w:top w:val="nil"/>
              <w:left w:val="nil"/>
              <w:bottom w:val="single" w:sz="4" w:space="0" w:color="auto"/>
              <w:right w:val="single" w:sz="4" w:space="0" w:color="auto"/>
            </w:tcBorders>
            <w:shd w:val="clear" w:color="auto" w:fill="auto"/>
            <w:noWrap/>
            <w:vAlign w:val="center"/>
          </w:tcPr>
          <w:p w14:paraId="389A1278"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天然气燃烧</w:t>
            </w:r>
          </w:p>
        </w:tc>
        <w:tc>
          <w:tcPr>
            <w:tcW w:w="1374" w:type="pct"/>
            <w:tcBorders>
              <w:top w:val="nil"/>
              <w:left w:val="nil"/>
              <w:bottom w:val="single" w:sz="4" w:space="0" w:color="auto"/>
              <w:right w:val="single" w:sz="4" w:space="0" w:color="auto"/>
            </w:tcBorders>
            <w:shd w:val="clear" w:color="auto" w:fill="auto"/>
            <w:noWrap/>
            <w:vAlign w:val="center"/>
          </w:tcPr>
          <w:p w14:paraId="09C359BE"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热处理炉（加热炉）</w:t>
            </w:r>
          </w:p>
        </w:tc>
        <w:tc>
          <w:tcPr>
            <w:tcW w:w="122" w:type="pct"/>
            <w:vAlign w:val="center"/>
          </w:tcPr>
          <w:p w14:paraId="265680D4" w14:textId="77777777" w:rsidR="00C75E31" w:rsidRDefault="00C75E31">
            <w:pPr>
              <w:spacing w:before="0"/>
              <w:rPr>
                <w:rFonts w:ascii="Times New Roman" w:eastAsia="Times New Roman" w:hAnsi="Times New Roman"/>
                <w:szCs w:val="20"/>
                <w:lang w:val="en-US" w:eastAsia="zh-CN"/>
              </w:rPr>
            </w:pPr>
          </w:p>
        </w:tc>
      </w:tr>
      <w:tr w:rsidR="00C75E31" w14:paraId="2742EC6F" w14:textId="77777777">
        <w:trPr>
          <w:trHeight w:val="285"/>
        </w:trPr>
        <w:tc>
          <w:tcPr>
            <w:tcW w:w="1536" w:type="pct"/>
            <w:tcBorders>
              <w:top w:val="nil"/>
              <w:left w:val="single" w:sz="4" w:space="0" w:color="auto"/>
              <w:bottom w:val="single" w:sz="4" w:space="0" w:color="auto"/>
              <w:right w:val="single" w:sz="4" w:space="0" w:color="auto"/>
            </w:tcBorders>
            <w:shd w:val="clear" w:color="000000" w:fill="FFFFFF"/>
            <w:vAlign w:val="center"/>
          </w:tcPr>
          <w:p w14:paraId="0B62015D"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固定燃烧</w:t>
            </w:r>
          </w:p>
        </w:tc>
        <w:tc>
          <w:tcPr>
            <w:tcW w:w="1968" w:type="pct"/>
            <w:tcBorders>
              <w:top w:val="nil"/>
              <w:left w:val="nil"/>
              <w:bottom w:val="single" w:sz="4" w:space="0" w:color="auto"/>
              <w:right w:val="single" w:sz="4" w:space="0" w:color="auto"/>
            </w:tcBorders>
            <w:shd w:val="clear" w:color="auto" w:fill="auto"/>
            <w:noWrap/>
            <w:vAlign w:val="center"/>
          </w:tcPr>
          <w:p w14:paraId="49DAF146"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液化石油气燃烧</w:t>
            </w:r>
          </w:p>
        </w:tc>
        <w:tc>
          <w:tcPr>
            <w:tcW w:w="1374" w:type="pct"/>
            <w:tcBorders>
              <w:top w:val="nil"/>
              <w:left w:val="nil"/>
              <w:bottom w:val="single" w:sz="4" w:space="0" w:color="auto"/>
              <w:right w:val="single" w:sz="4" w:space="0" w:color="auto"/>
            </w:tcBorders>
            <w:shd w:val="clear" w:color="auto" w:fill="auto"/>
            <w:noWrap/>
            <w:vAlign w:val="center"/>
          </w:tcPr>
          <w:p w14:paraId="6F66F5E0"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冶钢宾馆</w:t>
            </w:r>
          </w:p>
        </w:tc>
        <w:tc>
          <w:tcPr>
            <w:tcW w:w="122" w:type="pct"/>
            <w:vAlign w:val="center"/>
          </w:tcPr>
          <w:p w14:paraId="5BF37E58" w14:textId="77777777" w:rsidR="00C75E31" w:rsidRDefault="00C75E31">
            <w:pPr>
              <w:spacing w:before="0"/>
              <w:rPr>
                <w:rFonts w:ascii="Times New Roman" w:eastAsia="Times New Roman" w:hAnsi="Times New Roman"/>
                <w:szCs w:val="20"/>
                <w:lang w:val="en-US" w:eastAsia="zh-CN"/>
              </w:rPr>
            </w:pPr>
          </w:p>
        </w:tc>
      </w:tr>
      <w:tr w:rsidR="00C75E31" w14:paraId="1D1C31E7" w14:textId="77777777">
        <w:trPr>
          <w:trHeight w:val="315"/>
        </w:trPr>
        <w:tc>
          <w:tcPr>
            <w:tcW w:w="1536" w:type="pct"/>
            <w:tcBorders>
              <w:top w:val="nil"/>
              <w:left w:val="single" w:sz="4" w:space="0" w:color="auto"/>
              <w:bottom w:val="single" w:sz="4" w:space="0" w:color="auto"/>
              <w:right w:val="single" w:sz="4" w:space="0" w:color="auto"/>
            </w:tcBorders>
            <w:shd w:val="clear" w:color="000000" w:fill="FFFFFF"/>
            <w:vAlign w:val="center"/>
          </w:tcPr>
          <w:p w14:paraId="4D751878"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固定燃烧</w:t>
            </w:r>
          </w:p>
        </w:tc>
        <w:tc>
          <w:tcPr>
            <w:tcW w:w="1968" w:type="pct"/>
            <w:tcBorders>
              <w:top w:val="nil"/>
              <w:left w:val="nil"/>
              <w:bottom w:val="single" w:sz="4" w:space="0" w:color="auto"/>
              <w:right w:val="single" w:sz="4" w:space="0" w:color="auto"/>
            </w:tcBorders>
            <w:shd w:val="clear" w:color="auto" w:fill="auto"/>
            <w:noWrap/>
            <w:vAlign w:val="center"/>
          </w:tcPr>
          <w:p w14:paraId="20388BA3"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烟煤燃烧</w:t>
            </w:r>
          </w:p>
        </w:tc>
        <w:tc>
          <w:tcPr>
            <w:tcW w:w="1374" w:type="pct"/>
            <w:tcBorders>
              <w:top w:val="nil"/>
              <w:left w:val="nil"/>
              <w:bottom w:val="single" w:sz="4" w:space="0" w:color="auto"/>
              <w:right w:val="single" w:sz="4" w:space="0" w:color="auto"/>
            </w:tcBorders>
            <w:shd w:val="clear" w:color="auto" w:fill="auto"/>
            <w:noWrap/>
            <w:vAlign w:val="center"/>
          </w:tcPr>
          <w:p w14:paraId="3451B01A"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高炉</w:t>
            </w:r>
          </w:p>
        </w:tc>
        <w:tc>
          <w:tcPr>
            <w:tcW w:w="122" w:type="pct"/>
            <w:vAlign w:val="center"/>
          </w:tcPr>
          <w:p w14:paraId="3CDD9EA7" w14:textId="77777777" w:rsidR="00C75E31" w:rsidRDefault="00C75E31">
            <w:pPr>
              <w:spacing w:before="0"/>
              <w:rPr>
                <w:rFonts w:ascii="Times New Roman" w:eastAsia="Times New Roman" w:hAnsi="Times New Roman"/>
                <w:szCs w:val="20"/>
                <w:lang w:val="en-US" w:eastAsia="zh-CN"/>
              </w:rPr>
            </w:pPr>
          </w:p>
        </w:tc>
      </w:tr>
      <w:tr w:rsidR="00C75E31" w14:paraId="3CD2D416" w14:textId="77777777">
        <w:trPr>
          <w:trHeight w:val="315"/>
        </w:trPr>
        <w:tc>
          <w:tcPr>
            <w:tcW w:w="1536" w:type="pct"/>
            <w:tcBorders>
              <w:top w:val="nil"/>
              <w:left w:val="single" w:sz="4" w:space="0" w:color="auto"/>
              <w:bottom w:val="single" w:sz="4" w:space="0" w:color="auto"/>
              <w:right w:val="single" w:sz="4" w:space="0" w:color="auto"/>
            </w:tcBorders>
            <w:shd w:val="clear" w:color="000000" w:fill="FFFFFF"/>
            <w:vAlign w:val="center"/>
          </w:tcPr>
          <w:p w14:paraId="5DB33E76"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固定燃烧</w:t>
            </w:r>
          </w:p>
        </w:tc>
        <w:tc>
          <w:tcPr>
            <w:tcW w:w="1968" w:type="pct"/>
            <w:tcBorders>
              <w:top w:val="nil"/>
              <w:left w:val="nil"/>
              <w:bottom w:val="single" w:sz="4" w:space="0" w:color="auto"/>
              <w:right w:val="single" w:sz="4" w:space="0" w:color="auto"/>
            </w:tcBorders>
            <w:shd w:val="clear" w:color="auto" w:fill="auto"/>
            <w:noWrap/>
            <w:vAlign w:val="center"/>
          </w:tcPr>
          <w:p w14:paraId="40702303"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无烟煤燃烧</w:t>
            </w:r>
          </w:p>
        </w:tc>
        <w:tc>
          <w:tcPr>
            <w:tcW w:w="1374" w:type="pct"/>
            <w:tcBorders>
              <w:top w:val="nil"/>
              <w:left w:val="nil"/>
              <w:bottom w:val="single" w:sz="4" w:space="0" w:color="auto"/>
              <w:right w:val="single" w:sz="4" w:space="0" w:color="auto"/>
            </w:tcBorders>
            <w:shd w:val="clear" w:color="auto" w:fill="auto"/>
            <w:noWrap/>
            <w:vAlign w:val="center"/>
          </w:tcPr>
          <w:p w14:paraId="28FC0461"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高炉、烧结</w:t>
            </w:r>
          </w:p>
        </w:tc>
        <w:tc>
          <w:tcPr>
            <w:tcW w:w="122" w:type="pct"/>
            <w:vAlign w:val="center"/>
          </w:tcPr>
          <w:p w14:paraId="6740D25B" w14:textId="77777777" w:rsidR="00C75E31" w:rsidRDefault="00C75E31">
            <w:pPr>
              <w:spacing w:before="0"/>
              <w:rPr>
                <w:rFonts w:ascii="Times New Roman" w:eastAsia="Times New Roman" w:hAnsi="Times New Roman"/>
                <w:szCs w:val="20"/>
                <w:lang w:val="en-US" w:eastAsia="zh-CN"/>
              </w:rPr>
            </w:pPr>
          </w:p>
        </w:tc>
      </w:tr>
      <w:tr w:rsidR="00C75E31" w14:paraId="4177695C" w14:textId="77777777">
        <w:trPr>
          <w:trHeight w:val="285"/>
        </w:trPr>
        <w:tc>
          <w:tcPr>
            <w:tcW w:w="1536" w:type="pct"/>
            <w:tcBorders>
              <w:top w:val="single" w:sz="4" w:space="0" w:color="808080"/>
              <w:left w:val="single" w:sz="4" w:space="0" w:color="808080"/>
              <w:bottom w:val="single" w:sz="4" w:space="0" w:color="auto"/>
              <w:right w:val="single" w:sz="4" w:space="0" w:color="auto"/>
            </w:tcBorders>
            <w:shd w:val="clear" w:color="000000" w:fill="FFFFFF"/>
            <w:vAlign w:val="center"/>
          </w:tcPr>
          <w:p w14:paraId="7F1F2076"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固定燃烧</w:t>
            </w:r>
          </w:p>
        </w:tc>
        <w:tc>
          <w:tcPr>
            <w:tcW w:w="1968" w:type="pct"/>
            <w:tcBorders>
              <w:top w:val="nil"/>
              <w:left w:val="nil"/>
              <w:bottom w:val="single" w:sz="4" w:space="0" w:color="auto"/>
              <w:right w:val="single" w:sz="4" w:space="0" w:color="auto"/>
            </w:tcBorders>
            <w:shd w:val="clear" w:color="auto" w:fill="auto"/>
            <w:noWrap/>
            <w:vAlign w:val="center"/>
          </w:tcPr>
          <w:p w14:paraId="682D5237"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洗精煤燃烧</w:t>
            </w:r>
          </w:p>
        </w:tc>
        <w:tc>
          <w:tcPr>
            <w:tcW w:w="1374" w:type="pct"/>
            <w:tcBorders>
              <w:top w:val="single" w:sz="4" w:space="0" w:color="808080"/>
              <w:left w:val="single" w:sz="4" w:space="0" w:color="808080"/>
              <w:bottom w:val="nil"/>
              <w:right w:val="single" w:sz="4" w:space="0" w:color="auto"/>
            </w:tcBorders>
            <w:shd w:val="clear" w:color="auto" w:fill="auto"/>
            <w:noWrap/>
            <w:vAlign w:val="center"/>
          </w:tcPr>
          <w:p w14:paraId="2DB7F1DB"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焦炉</w:t>
            </w:r>
          </w:p>
        </w:tc>
        <w:tc>
          <w:tcPr>
            <w:tcW w:w="122" w:type="pct"/>
            <w:vAlign w:val="center"/>
          </w:tcPr>
          <w:p w14:paraId="04C62B4A" w14:textId="77777777" w:rsidR="00C75E31" w:rsidRDefault="00C75E31">
            <w:pPr>
              <w:spacing w:before="0"/>
              <w:rPr>
                <w:rFonts w:ascii="Times New Roman" w:eastAsia="Times New Roman" w:hAnsi="Times New Roman"/>
                <w:szCs w:val="20"/>
                <w:lang w:val="en-US" w:eastAsia="zh-CN"/>
              </w:rPr>
            </w:pPr>
          </w:p>
        </w:tc>
      </w:tr>
      <w:tr w:rsidR="00C75E31" w14:paraId="22D00F2E" w14:textId="77777777">
        <w:trPr>
          <w:trHeight w:val="315"/>
        </w:trPr>
        <w:tc>
          <w:tcPr>
            <w:tcW w:w="1536" w:type="pct"/>
            <w:tcBorders>
              <w:top w:val="nil"/>
              <w:left w:val="single" w:sz="4" w:space="0" w:color="auto"/>
              <w:bottom w:val="single" w:sz="4" w:space="0" w:color="auto"/>
              <w:right w:val="single" w:sz="4" w:space="0" w:color="auto"/>
            </w:tcBorders>
            <w:shd w:val="clear" w:color="000000" w:fill="FFFFFF"/>
            <w:vAlign w:val="center"/>
          </w:tcPr>
          <w:p w14:paraId="1D11C019"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固定燃烧</w:t>
            </w:r>
          </w:p>
        </w:tc>
        <w:tc>
          <w:tcPr>
            <w:tcW w:w="1968" w:type="pct"/>
            <w:tcBorders>
              <w:top w:val="nil"/>
              <w:left w:val="nil"/>
              <w:bottom w:val="single" w:sz="4" w:space="0" w:color="auto"/>
              <w:right w:val="single" w:sz="4" w:space="0" w:color="auto"/>
            </w:tcBorders>
            <w:shd w:val="clear" w:color="auto" w:fill="auto"/>
            <w:noWrap/>
            <w:vAlign w:val="center"/>
          </w:tcPr>
          <w:p w14:paraId="4D03321C"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焦炭燃烧</w:t>
            </w:r>
          </w:p>
        </w:tc>
        <w:tc>
          <w:tcPr>
            <w:tcW w:w="1374" w:type="pct"/>
            <w:tcBorders>
              <w:top w:val="single" w:sz="4" w:space="0" w:color="808080"/>
              <w:left w:val="single" w:sz="4" w:space="0" w:color="808080"/>
              <w:bottom w:val="nil"/>
              <w:right w:val="single" w:sz="4" w:space="0" w:color="auto"/>
            </w:tcBorders>
            <w:shd w:val="clear" w:color="auto" w:fill="auto"/>
            <w:noWrap/>
            <w:vAlign w:val="center"/>
          </w:tcPr>
          <w:p w14:paraId="0EA62A66"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高炉</w:t>
            </w:r>
          </w:p>
        </w:tc>
        <w:tc>
          <w:tcPr>
            <w:tcW w:w="122" w:type="pct"/>
            <w:vAlign w:val="center"/>
          </w:tcPr>
          <w:p w14:paraId="17B556CF" w14:textId="77777777" w:rsidR="00C75E31" w:rsidRDefault="00C75E31">
            <w:pPr>
              <w:spacing w:before="0"/>
              <w:rPr>
                <w:rFonts w:ascii="Times New Roman" w:eastAsia="Times New Roman" w:hAnsi="Times New Roman"/>
                <w:szCs w:val="20"/>
                <w:lang w:val="en-US" w:eastAsia="zh-CN"/>
              </w:rPr>
            </w:pPr>
          </w:p>
        </w:tc>
      </w:tr>
      <w:tr w:rsidR="00C75E31" w14:paraId="6242B571" w14:textId="77777777">
        <w:trPr>
          <w:trHeight w:val="315"/>
        </w:trPr>
        <w:tc>
          <w:tcPr>
            <w:tcW w:w="1536" w:type="pct"/>
            <w:tcBorders>
              <w:top w:val="nil"/>
              <w:left w:val="single" w:sz="4" w:space="0" w:color="auto"/>
              <w:bottom w:val="single" w:sz="4" w:space="0" w:color="auto"/>
              <w:right w:val="single" w:sz="4" w:space="0" w:color="auto"/>
            </w:tcBorders>
            <w:shd w:val="clear" w:color="000000" w:fill="FFFFFF"/>
            <w:vAlign w:val="center"/>
          </w:tcPr>
          <w:p w14:paraId="22E3123B"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固定燃烧</w:t>
            </w:r>
          </w:p>
        </w:tc>
        <w:tc>
          <w:tcPr>
            <w:tcW w:w="1968" w:type="pct"/>
            <w:tcBorders>
              <w:top w:val="nil"/>
              <w:left w:val="nil"/>
              <w:bottom w:val="single" w:sz="4" w:space="0" w:color="auto"/>
              <w:right w:val="single" w:sz="4" w:space="0" w:color="auto"/>
            </w:tcBorders>
            <w:shd w:val="clear" w:color="auto" w:fill="auto"/>
            <w:noWrap/>
            <w:vAlign w:val="center"/>
          </w:tcPr>
          <w:p w14:paraId="7C3F35F3"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焦屑燃烧</w:t>
            </w:r>
          </w:p>
        </w:tc>
        <w:tc>
          <w:tcPr>
            <w:tcW w:w="1374" w:type="pct"/>
            <w:tcBorders>
              <w:top w:val="single" w:sz="4" w:space="0" w:color="808080"/>
              <w:left w:val="single" w:sz="4" w:space="0" w:color="808080"/>
              <w:bottom w:val="nil"/>
              <w:right w:val="single" w:sz="4" w:space="0" w:color="auto"/>
            </w:tcBorders>
            <w:shd w:val="clear" w:color="auto" w:fill="auto"/>
            <w:noWrap/>
            <w:vAlign w:val="center"/>
          </w:tcPr>
          <w:p w14:paraId="2005A749"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烧结、高炉</w:t>
            </w:r>
          </w:p>
        </w:tc>
        <w:tc>
          <w:tcPr>
            <w:tcW w:w="122" w:type="pct"/>
            <w:vAlign w:val="center"/>
          </w:tcPr>
          <w:p w14:paraId="13EF66AD" w14:textId="77777777" w:rsidR="00C75E31" w:rsidRDefault="00C75E31">
            <w:pPr>
              <w:spacing w:before="0"/>
              <w:rPr>
                <w:rFonts w:ascii="Times New Roman" w:eastAsia="Times New Roman" w:hAnsi="Times New Roman"/>
                <w:szCs w:val="20"/>
                <w:lang w:val="en-US" w:eastAsia="zh-CN"/>
              </w:rPr>
            </w:pPr>
          </w:p>
        </w:tc>
      </w:tr>
      <w:tr w:rsidR="00C75E31" w14:paraId="3A791FF5" w14:textId="77777777">
        <w:trPr>
          <w:trHeight w:val="285"/>
        </w:trPr>
        <w:tc>
          <w:tcPr>
            <w:tcW w:w="1536" w:type="pct"/>
            <w:tcBorders>
              <w:top w:val="nil"/>
              <w:left w:val="single" w:sz="4" w:space="0" w:color="auto"/>
              <w:bottom w:val="single" w:sz="4" w:space="0" w:color="auto"/>
              <w:right w:val="single" w:sz="4" w:space="0" w:color="auto"/>
            </w:tcBorders>
            <w:shd w:val="clear" w:color="000000" w:fill="FFFFFF"/>
            <w:vAlign w:val="center"/>
          </w:tcPr>
          <w:p w14:paraId="34378B8A" w14:textId="77777777" w:rsidR="00C75E31"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固定燃烧</w:t>
            </w:r>
          </w:p>
        </w:tc>
        <w:tc>
          <w:tcPr>
            <w:tcW w:w="1968" w:type="pct"/>
            <w:tcBorders>
              <w:top w:val="nil"/>
              <w:left w:val="nil"/>
              <w:bottom w:val="single" w:sz="4" w:space="0" w:color="auto"/>
              <w:right w:val="single" w:sz="4" w:space="0" w:color="auto"/>
            </w:tcBorders>
            <w:shd w:val="clear" w:color="auto" w:fill="auto"/>
            <w:noWrap/>
            <w:vAlign w:val="center"/>
          </w:tcPr>
          <w:p w14:paraId="51F0FEA7" w14:textId="77777777" w:rsidR="00C75E31"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焦炉煤气燃烧</w:t>
            </w:r>
          </w:p>
        </w:tc>
        <w:tc>
          <w:tcPr>
            <w:tcW w:w="1374" w:type="pct"/>
            <w:tcBorders>
              <w:top w:val="single" w:sz="4" w:space="0" w:color="auto"/>
              <w:left w:val="nil"/>
              <w:bottom w:val="single" w:sz="4" w:space="0" w:color="auto"/>
              <w:right w:val="single" w:sz="4" w:space="0" w:color="auto"/>
            </w:tcBorders>
            <w:shd w:val="clear" w:color="auto" w:fill="auto"/>
            <w:noWrap/>
            <w:vAlign w:val="center"/>
          </w:tcPr>
          <w:p w14:paraId="25663E7C" w14:textId="77777777" w:rsidR="00C75E31"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外售</w:t>
            </w:r>
          </w:p>
        </w:tc>
        <w:tc>
          <w:tcPr>
            <w:tcW w:w="122" w:type="pct"/>
            <w:vAlign w:val="center"/>
          </w:tcPr>
          <w:p w14:paraId="5E77F183" w14:textId="77777777" w:rsidR="00C75E31" w:rsidRDefault="00C75E31">
            <w:pPr>
              <w:spacing w:before="0"/>
              <w:rPr>
                <w:rFonts w:ascii="Times New Roman" w:eastAsia="Times New Roman" w:hAnsi="Times New Roman"/>
                <w:szCs w:val="20"/>
                <w:lang w:val="en-US" w:eastAsia="zh-CN"/>
              </w:rPr>
            </w:pPr>
          </w:p>
        </w:tc>
      </w:tr>
      <w:tr w:rsidR="00C75E31" w14:paraId="57CB9B76" w14:textId="77777777">
        <w:trPr>
          <w:trHeight w:val="315"/>
        </w:trPr>
        <w:tc>
          <w:tcPr>
            <w:tcW w:w="1536" w:type="pct"/>
            <w:tcBorders>
              <w:top w:val="nil"/>
              <w:left w:val="single" w:sz="4" w:space="0" w:color="auto"/>
              <w:bottom w:val="single" w:sz="4" w:space="0" w:color="auto"/>
              <w:right w:val="single" w:sz="4" w:space="0" w:color="auto"/>
            </w:tcBorders>
            <w:shd w:val="clear" w:color="000000" w:fill="FFFFFF"/>
            <w:vAlign w:val="center"/>
          </w:tcPr>
          <w:p w14:paraId="53CBCD06"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移动燃烧</w:t>
            </w:r>
          </w:p>
        </w:tc>
        <w:tc>
          <w:tcPr>
            <w:tcW w:w="1968" w:type="pct"/>
            <w:tcBorders>
              <w:top w:val="nil"/>
              <w:left w:val="nil"/>
              <w:bottom w:val="single" w:sz="4" w:space="0" w:color="auto"/>
              <w:right w:val="single" w:sz="4" w:space="0" w:color="auto"/>
            </w:tcBorders>
            <w:shd w:val="clear" w:color="auto" w:fill="auto"/>
            <w:noWrap/>
            <w:vAlign w:val="center"/>
          </w:tcPr>
          <w:p w14:paraId="4C8542E9" w14:textId="77777777" w:rsidR="00C75E31" w:rsidRDefault="00000000">
            <w:pPr>
              <w:spacing w:before="0"/>
              <w:rPr>
                <w:rFonts w:eastAsia="PMingLiU" w:cs="Arial"/>
                <w:szCs w:val="20"/>
                <w:lang w:val="en-US" w:eastAsia="zh-CN"/>
              </w:rPr>
            </w:pPr>
            <w:r>
              <w:rPr>
                <w:rFonts w:eastAsia="PMingLiU" w:cs="Arial"/>
                <w:szCs w:val="20"/>
                <w:lang w:val="en-US" w:eastAsia="zh-CN"/>
              </w:rPr>
              <w:t>0#</w:t>
            </w:r>
            <w:r>
              <w:rPr>
                <w:rFonts w:ascii="宋体" w:eastAsia="宋体" w:hAnsi="宋体" w:cs="Arial" w:hint="eastAsia"/>
                <w:szCs w:val="20"/>
                <w:lang w:val="en-US" w:eastAsia="zh-CN"/>
              </w:rPr>
              <w:t>柴油燃烧</w:t>
            </w:r>
          </w:p>
        </w:tc>
        <w:tc>
          <w:tcPr>
            <w:tcW w:w="1374" w:type="pct"/>
            <w:tcBorders>
              <w:top w:val="nil"/>
              <w:left w:val="nil"/>
              <w:bottom w:val="single" w:sz="4" w:space="0" w:color="auto"/>
              <w:right w:val="single" w:sz="4" w:space="0" w:color="auto"/>
            </w:tcBorders>
            <w:shd w:val="clear" w:color="auto" w:fill="auto"/>
            <w:noWrap/>
            <w:vAlign w:val="center"/>
          </w:tcPr>
          <w:p w14:paraId="2F64B56B"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场内运输</w:t>
            </w:r>
          </w:p>
        </w:tc>
        <w:tc>
          <w:tcPr>
            <w:tcW w:w="122" w:type="pct"/>
            <w:vAlign w:val="center"/>
          </w:tcPr>
          <w:p w14:paraId="45909C5E" w14:textId="77777777" w:rsidR="00C75E31" w:rsidRDefault="00C75E31">
            <w:pPr>
              <w:spacing w:before="0"/>
              <w:rPr>
                <w:rFonts w:ascii="Times New Roman" w:eastAsia="Times New Roman" w:hAnsi="Times New Roman"/>
                <w:szCs w:val="20"/>
                <w:lang w:val="en-US" w:eastAsia="zh-CN"/>
              </w:rPr>
            </w:pPr>
          </w:p>
        </w:tc>
      </w:tr>
      <w:tr w:rsidR="00C75E31" w14:paraId="739355E1" w14:textId="77777777">
        <w:trPr>
          <w:trHeight w:val="315"/>
        </w:trPr>
        <w:tc>
          <w:tcPr>
            <w:tcW w:w="1536" w:type="pct"/>
            <w:tcBorders>
              <w:top w:val="nil"/>
              <w:left w:val="single" w:sz="4" w:space="0" w:color="auto"/>
              <w:bottom w:val="single" w:sz="4" w:space="0" w:color="auto"/>
              <w:right w:val="single" w:sz="4" w:space="0" w:color="auto"/>
            </w:tcBorders>
            <w:shd w:val="clear" w:color="000000" w:fill="FFFFFF"/>
            <w:vAlign w:val="center"/>
          </w:tcPr>
          <w:p w14:paraId="3917EB7D"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移动燃烧</w:t>
            </w:r>
          </w:p>
        </w:tc>
        <w:tc>
          <w:tcPr>
            <w:tcW w:w="1968" w:type="pct"/>
            <w:tcBorders>
              <w:top w:val="nil"/>
              <w:left w:val="nil"/>
              <w:bottom w:val="single" w:sz="4" w:space="0" w:color="auto"/>
              <w:right w:val="single" w:sz="4" w:space="0" w:color="auto"/>
            </w:tcBorders>
            <w:shd w:val="clear" w:color="auto" w:fill="auto"/>
            <w:noWrap/>
            <w:vAlign w:val="center"/>
          </w:tcPr>
          <w:p w14:paraId="65B1EA48" w14:textId="77777777" w:rsidR="00C75E31" w:rsidRDefault="00000000">
            <w:pPr>
              <w:spacing w:before="0"/>
              <w:rPr>
                <w:rFonts w:eastAsia="PMingLiU" w:cs="Arial"/>
                <w:szCs w:val="20"/>
                <w:lang w:val="en-US" w:eastAsia="zh-CN"/>
              </w:rPr>
            </w:pPr>
            <w:r>
              <w:rPr>
                <w:rFonts w:eastAsia="PMingLiU" w:cs="Arial"/>
                <w:szCs w:val="20"/>
                <w:lang w:val="en-US" w:eastAsia="zh-CN"/>
              </w:rPr>
              <w:t>92#</w:t>
            </w:r>
            <w:r>
              <w:rPr>
                <w:rFonts w:ascii="宋体" w:eastAsia="宋体" w:hAnsi="宋体" w:cs="Arial" w:hint="eastAsia"/>
                <w:szCs w:val="20"/>
                <w:lang w:val="en-US" w:eastAsia="zh-CN"/>
              </w:rPr>
              <w:t>汽油燃烧</w:t>
            </w:r>
          </w:p>
        </w:tc>
        <w:tc>
          <w:tcPr>
            <w:tcW w:w="1374" w:type="pct"/>
            <w:tcBorders>
              <w:top w:val="nil"/>
              <w:left w:val="nil"/>
              <w:bottom w:val="single" w:sz="4" w:space="0" w:color="auto"/>
              <w:right w:val="single" w:sz="4" w:space="0" w:color="auto"/>
            </w:tcBorders>
            <w:shd w:val="clear" w:color="auto" w:fill="auto"/>
            <w:noWrap/>
            <w:vAlign w:val="center"/>
          </w:tcPr>
          <w:p w14:paraId="7575BE1F"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公务车</w:t>
            </w:r>
          </w:p>
        </w:tc>
        <w:tc>
          <w:tcPr>
            <w:tcW w:w="122" w:type="pct"/>
            <w:vAlign w:val="center"/>
          </w:tcPr>
          <w:p w14:paraId="410B8FAA" w14:textId="77777777" w:rsidR="00C75E31" w:rsidRDefault="00C75E31">
            <w:pPr>
              <w:spacing w:before="0"/>
              <w:rPr>
                <w:rFonts w:ascii="Times New Roman" w:eastAsia="Times New Roman" w:hAnsi="Times New Roman"/>
                <w:szCs w:val="20"/>
                <w:lang w:val="en-US" w:eastAsia="zh-CN"/>
              </w:rPr>
            </w:pPr>
          </w:p>
        </w:tc>
      </w:tr>
      <w:tr w:rsidR="00C75E31" w14:paraId="7FE707DB" w14:textId="77777777">
        <w:trPr>
          <w:trHeight w:val="315"/>
        </w:trPr>
        <w:tc>
          <w:tcPr>
            <w:tcW w:w="1536" w:type="pct"/>
            <w:tcBorders>
              <w:top w:val="nil"/>
              <w:left w:val="single" w:sz="4" w:space="0" w:color="auto"/>
              <w:bottom w:val="single" w:sz="4" w:space="0" w:color="auto"/>
              <w:right w:val="single" w:sz="4" w:space="0" w:color="auto"/>
            </w:tcBorders>
            <w:shd w:val="clear" w:color="000000" w:fill="FFFFFF"/>
            <w:vAlign w:val="center"/>
          </w:tcPr>
          <w:p w14:paraId="765292DE"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逸散排放</w:t>
            </w:r>
          </w:p>
        </w:tc>
        <w:tc>
          <w:tcPr>
            <w:tcW w:w="1968" w:type="pct"/>
            <w:tcBorders>
              <w:top w:val="nil"/>
              <w:left w:val="nil"/>
              <w:bottom w:val="single" w:sz="4" w:space="0" w:color="auto"/>
              <w:right w:val="single" w:sz="4" w:space="0" w:color="auto"/>
            </w:tcBorders>
            <w:shd w:val="clear" w:color="auto" w:fill="auto"/>
            <w:noWrap/>
            <w:vAlign w:val="center"/>
          </w:tcPr>
          <w:p w14:paraId="58D951D9"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制冷剂逸散（</w:t>
            </w:r>
            <w:r>
              <w:rPr>
                <w:rFonts w:eastAsia="PMingLiU" w:cs="Arial"/>
                <w:szCs w:val="20"/>
                <w:lang w:val="en-US" w:eastAsia="zh-CN"/>
              </w:rPr>
              <w:t>R32</w:t>
            </w:r>
            <w:r>
              <w:rPr>
                <w:rFonts w:ascii="宋体" w:eastAsia="宋体" w:hAnsi="宋体" w:cs="Arial" w:hint="eastAsia"/>
                <w:szCs w:val="20"/>
                <w:lang w:val="en-US" w:eastAsia="zh-CN"/>
              </w:rPr>
              <w:t>）</w:t>
            </w:r>
          </w:p>
        </w:tc>
        <w:tc>
          <w:tcPr>
            <w:tcW w:w="1374" w:type="pct"/>
            <w:tcBorders>
              <w:top w:val="nil"/>
              <w:left w:val="nil"/>
              <w:bottom w:val="single" w:sz="4" w:space="0" w:color="auto"/>
              <w:right w:val="single" w:sz="4" w:space="0" w:color="auto"/>
            </w:tcBorders>
            <w:shd w:val="clear" w:color="auto" w:fill="auto"/>
            <w:noWrap/>
            <w:vAlign w:val="center"/>
          </w:tcPr>
          <w:p w14:paraId="2425CDC5"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分体式空调</w:t>
            </w:r>
          </w:p>
        </w:tc>
        <w:tc>
          <w:tcPr>
            <w:tcW w:w="122" w:type="pct"/>
            <w:vAlign w:val="center"/>
          </w:tcPr>
          <w:p w14:paraId="5953D389" w14:textId="77777777" w:rsidR="00C75E31" w:rsidRDefault="00C75E31">
            <w:pPr>
              <w:spacing w:before="0"/>
              <w:rPr>
                <w:rFonts w:ascii="Times New Roman" w:eastAsia="Times New Roman" w:hAnsi="Times New Roman"/>
                <w:szCs w:val="20"/>
                <w:lang w:val="en-US" w:eastAsia="zh-CN"/>
              </w:rPr>
            </w:pPr>
          </w:p>
        </w:tc>
      </w:tr>
      <w:tr w:rsidR="00C75E31" w14:paraId="12A0A01B" w14:textId="77777777">
        <w:trPr>
          <w:trHeight w:val="285"/>
        </w:trPr>
        <w:tc>
          <w:tcPr>
            <w:tcW w:w="1536" w:type="pct"/>
            <w:tcBorders>
              <w:top w:val="nil"/>
              <w:left w:val="single" w:sz="4" w:space="0" w:color="auto"/>
              <w:bottom w:val="single" w:sz="4" w:space="0" w:color="auto"/>
              <w:right w:val="single" w:sz="4" w:space="0" w:color="auto"/>
            </w:tcBorders>
            <w:shd w:val="clear" w:color="000000" w:fill="FFFFFF"/>
            <w:vAlign w:val="center"/>
          </w:tcPr>
          <w:p w14:paraId="5D255BA3"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逸散排放</w:t>
            </w:r>
          </w:p>
        </w:tc>
        <w:tc>
          <w:tcPr>
            <w:tcW w:w="1968" w:type="pct"/>
            <w:tcBorders>
              <w:top w:val="nil"/>
              <w:left w:val="nil"/>
              <w:bottom w:val="single" w:sz="4" w:space="0" w:color="auto"/>
              <w:right w:val="single" w:sz="4" w:space="0" w:color="auto"/>
            </w:tcBorders>
            <w:shd w:val="clear" w:color="auto" w:fill="auto"/>
            <w:noWrap/>
            <w:vAlign w:val="center"/>
          </w:tcPr>
          <w:p w14:paraId="7D395873" w14:textId="77777777" w:rsidR="00C75E31" w:rsidRDefault="00000000">
            <w:pPr>
              <w:spacing w:before="0"/>
              <w:rPr>
                <w:rFonts w:eastAsia="PMingLiU" w:cs="Arial"/>
                <w:szCs w:val="20"/>
                <w:lang w:val="en-US" w:eastAsia="zh-CN"/>
              </w:rPr>
            </w:pPr>
            <w:r>
              <w:rPr>
                <w:rFonts w:eastAsia="PMingLiU" w:cs="Arial"/>
                <w:szCs w:val="20"/>
                <w:lang w:val="en-US" w:eastAsia="zh-CN"/>
              </w:rPr>
              <w:t>CO2</w:t>
            </w:r>
            <w:r>
              <w:rPr>
                <w:rFonts w:ascii="宋体" w:eastAsia="宋体" w:hAnsi="宋体" w:cs="Arial" w:hint="eastAsia"/>
                <w:szCs w:val="20"/>
                <w:lang w:val="en-US" w:eastAsia="zh-CN"/>
              </w:rPr>
              <w:t>逸散</w:t>
            </w:r>
          </w:p>
        </w:tc>
        <w:tc>
          <w:tcPr>
            <w:tcW w:w="1374" w:type="pct"/>
            <w:tcBorders>
              <w:top w:val="nil"/>
              <w:left w:val="nil"/>
              <w:bottom w:val="single" w:sz="4" w:space="0" w:color="auto"/>
              <w:right w:val="single" w:sz="4" w:space="0" w:color="auto"/>
            </w:tcBorders>
            <w:shd w:val="clear" w:color="auto" w:fill="auto"/>
            <w:noWrap/>
            <w:vAlign w:val="center"/>
          </w:tcPr>
          <w:p w14:paraId="1C03249F"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二氧化碳灭火器</w:t>
            </w:r>
          </w:p>
        </w:tc>
        <w:tc>
          <w:tcPr>
            <w:tcW w:w="122" w:type="pct"/>
            <w:vAlign w:val="center"/>
          </w:tcPr>
          <w:p w14:paraId="3FA0B084" w14:textId="77777777" w:rsidR="00C75E31" w:rsidRDefault="00C75E31">
            <w:pPr>
              <w:spacing w:before="0"/>
              <w:rPr>
                <w:rFonts w:ascii="Times New Roman" w:eastAsia="Times New Roman" w:hAnsi="Times New Roman"/>
                <w:szCs w:val="20"/>
                <w:lang w:val="en-US" w:eastAsia="zh-CN"/>
              </w:rPr>
            </w:pPr>
          </w:p>
        </w:tc>
      </w:tr>
      <w:tr w:rsidR="00C75E31" w14:paraId="2E59ED12" w14:textId="77777777">
        <w:trPr>
          <w:trHeight w:val="285"/>
        </w:trPr>
        <w:tc>
          <w:tcPr>
            <w:tcW w:w="1536" w:type="pct"/>
            <w:tcBorders>
              <w:top w:val="nil"/>
              <w:left w:val="single" w:sz="4" w:space="0" w:color="auto"/>
              <w:bottom w:val="single" w:sz="4" w:space="0" w:color="auto"/>
              <w:right w:val="single" w:sz="4" w:space="0" w:color="auto"/>
            </w:tcBorders>
            <w:shd w:val="clear" w:color="000000" w:fill="FFFFFF"/>
            <w:vAlign w:val="center"/>
          </w:tcPr>
          <w:p w14:paraId="372AF1B8"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逸散排放</w:t>
            </w:r>
          </w:p>
        </w:tc>
        <w:tc>
          <w:tcPr>
            <w:tcW w:w="1968" w:type="pct"/>
            <w:tcBorders>
              <w:top w:val="nil"/>
              <w:left w:val="nil"/>
              <w:bottom w:val="single" w:sz="4" w:space="0" w:color="auto"/>
              <w:right w:val="single" w:sz="4" w:space="0" w:color="auto"/>
            </w:tcBorders>
            <w:shd w:val="clear" w:color="auto" w:fill="auto"/>
            <w:noWrap/>
            <w:vAlign w:val="center"/>
          </w:tcPr>
          <w:p w14:paraId="0587E562" w14:textId="77777777" w:rsidR="00C75E31" w:rsidRDefault="00000000">
            <w:pPr>
              <w:spacing w:before="0"/>
              <w:rPr>
                <w:rFonts w:eastAsia="PMingLiU" w:cs="Arial"/>
                <w:szCs w:val="20"/>
                <w:lang w:val="en-US" w:eastAsia="zh-CN"/>
              </w:rPr>
            </w:pPr>
            <w:r>
              <w:rPr>
                <w:rFonts w:eastAsia="PMingLiU" w:cs="Arial"/>
                <w:szCs w:val="20"/>
                <w:lang w:val="en-US" w:eastAsia="zh-CN"/>
              </w:rPr>
              <w:t>CH4</w:t>
            </w:r>
            <w:r>
              <w:rPr>
                <w:rFonts w:ascii="宋体" w:eastAsia="宋体" w:hAnsi="宋体" w:cs="Arial" w:hint="eastAsia"/>
                <w:szCs w:val="20"/>
                <w:lang w:val="en-US" w:eastAsia="zh-CN"/>
              </w:rPr>
              <w:t>逸散</w:t>
            </w:r>
          </w:p>
        </w:tc>
        <w:tc>
          <w:tcPr>
            <w:tcW w:w="1374" w:type="pct"/>
            <w:tcBorders>
              <w:top w:val="nil"/>
              <w:left w:val="nil"/>
              <w:bottom w:val="single" w:sz="4" w:space="0" w:color="auto"/>
              <w:right w:val="single" w:sz="4" w:space="0" w:color="auto"/>
            </w:tcBorders>
            <w:shd w:val="clear" w:color="auto" w:fill="auto"/>
            <w:noWrap/>
            <w:vAlign w:val="center"/>
          </w:tcPr>
          <w:p w14:paraId="4977834B"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化粪池</w:t>
            </w:r>
          </w:p>
        </w:tc>
        <w:tc>
          <w:tcPr>
            <w:tcW w:w="122" w:type="pct"/>
            <w:vAlign w:val="center"/>
          </w:tcPr>
          <w:p w14:paraId="08F4B1E9" w14:textId="77777777" w:rsidR="00C75E31" w:rsidRDefault="00C75E31">
            <w:pPr>
              <w:spacing w:before="0"/>
              <w:rPr>
                <w:rFonts w:ascii="Times New Roman" w:eastAsia="Times New Roman" w:hAnsi="Times New Roman"/>
                <w:szCs w:val="20"/>
                <w:lang w:val="en-US" w:eastAsia="zh-CN"/>
              </w:rPr>
            </w:pPr>
          </w:p>
        </w:tc>
      </w:tr>
      <w:tr w:rsidR="00C75E31" w14:paraId="57BA3045" w14:textId="77777777">
        <w:trPr>
          <w:trHeight w:val="285"/>
        </w:trPr>
        <w:tc>
          <w:tcPr>
            <w:tcW w:w="1536" w:type="pct"/>
            <w:tcBorders>
              <w:top w:val="single" w:sz="4" w:space="0" w:color="808080"/>
              <w:left w:val="single" w:sz="4" w:space="0" w:color="808080"/>
              <w:bottom w:val="nil"/>
              <w:right w:val="single" w:sz="4" w:space="0" w:color="auto"/>
            </w:tcBorders>
            <w:shd w:val="clear" w:color="000000" w:fill="FFFFFF"/>
            <w:vAlign w:val="center"/>
          </w:tcPr>
          <w:p w14:paraId="4AE89292"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逸散排放</w:t>
            </w:r>
          </w:p>
        </w:tc>
        <w:tc>
          <w:tcPr>
            <w:tcW w:w="1968" w:type="pct"/>
            <w:tcBorders>
              <w:top w:val="nil"/>
              <w:left w:val="nil"/>
              <w:bottom w:val="single" w:sz="4" w:space="0" w:color="auto"/>
              <w:right w:val="single" w:sz="4" w:space="0" w:color="auto"/>
            </w:tcBorders>
            <w:shd w:val="clear" w:color="auto" w:fill="auto"/>
            <w:noWrap/>
            <w:vAlign w:val="center"/>
          </w:tcPr>
          <w:p w14:paraId="574BCC5F" w14:textId="77777777" w:rsidR="00C75E31" w:rsidRDefault="00000000">
            <w:pPr>
              <w:spacing w:before="0"/>
              <w:rPr>
                <w:rFonts w:eastAsia="PMingLiU" w:cs="Arial"/>
                <w:szCs w:val="20"/>
                <w:lang w:val="en-US" w:eastAsia="zh-CN"/>
              </w:rPr>
            </w:pPr>
            <w:r>
              <w:rPr>
                <w:rFonts w:eastAsia="PMingLiU" w:cs="Arial"/>
                <w:szCs w:val="20"/>
                <w:lang w:val="en-US" w:eastAsia="zh-CN"/>
              </w:rPr>
              <w:t>CH4</w:t>
            </w:r>
            <w:r>
              <w:rPr>
                <w:rFonts w:ascii="宋体" w:eastAsia="宋体" w:hAnsi="宋体" w:cs="Arial" w:hint="eastAsia"/>
                <w:szCs w:val="20"/>
                <w:lang w:val="en-US" w:eastAsia="zh-CN"/>
              </w:rPr>
              <w:t>逸散</w:t>
            </w:r>
          </w:p>
        </w:tc>
        <w:tc>
          <w:tcPr>
            <w:tcW w:w="1374" w:type="pct"/>
            <w:tcBorders>
              <w:top w:val="nil"/>
              <w:left w:val="nil"/>
              <w:bottom w:val="single" w:sz="4" w:space="0" w:color="auto"/>
              <w:right w:val="single" w:sz="4" w:space="0" w:color="auto"/>
            </w:tcBorders>
            <w:shd w:val="clear" w:color="auto" w:fill="auto"/>
            <w:noWrap/>
            <w:vAlign w:val="center"/>
          </w:tcPr>
          <w:p w14:paraId="11EC307B"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厌氧池</w:t>
            </w:r>
          </w:p>
        </w:tc>
        <w:tc>
          <w:tcPr>
            <w:tcW w:w="122" w:type="pct"/>
            <w:vAlign w:val="center"/>
          </w:tcPr>
          <w:p w14:paraId="2D0C9B9A" w14:textId="77777777" w:rsidR="00C75E31" w:rsidRDefault="00C75E31">
            <w:pPr>
              <w:spacing w:before="0"/>
              <w:rPr>
                <w:rFonts w:ascii="Times New Roman" w:eastAsia="Times New Roman" w:hAnsi="Times New Roman"/>
                <w:szCs w:val="20"/>
                <w:lang w:val="en-US" w:eastAsia="zh-CN"/>
              </w:rPr>
            </w:pPr>
          </w:p>
        </w:tc>
      </w:tr>
      <w:tr w:rsidR="00C75E31" w14:paraId="785231B5" w14:textId="77777777">
        <w:trPr>
          <w:trHeight w:val="285"/>
        </w:trPr>
        <w:tc>
          <w:tcPr>
            <w:tcW w:w="1536" w:type="pct"/>
            <w:tcBorders>
              <w:top w:val="single" w:sz="4" w:space="0" w:color="auto"/>
              <w:left w:val="single" w:sz="4" w:space="0" w:color="auto"/>
              <w:bottom w:val="single" w:sz="4" w:space="0" w:color="auto"/>
              <w:right w:val="single" w:sz="4" w:space="0" w:color="auto"/>
            </w:tcBorders>
            <w:shd w:val="clear" w:color="000000" w:fill="FFFFFF"/>
            <w:vAlign w:val="center"/>
          </w:tcPr>
          <w:p w14:paraId="1CDAB24B"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逸散排放</w:t>
            </w:r>
          </w:p>
        </w:tc>
        <w:tc>
          <w:tcPr>
            <w:tcW w:w="1968" w:type="pct"/>
            <w:tcBorders>
              <w:top w:val="nil"/>
              <w:left w:val="nil"/>
              <w:bottom w:val="single" w:sz="4" w:space="0" w:color="auto"/>
              <w:right w:val="single" w:sz="4" w:space="0" w:color="auto"/>
            </w:tcBorders>
            <w:shd w:val="clear" w:color="auto" w:fill="auto"/>
            <w:noWrap/>
            <w:vAlign w:val="center"/>
          </w:tcPr>
          <w:p w14:paraId="0CF697F4" w14:textId="77777777" w:rsidR="00C75E31" w:rsidRDefault="00000000">
            <w:pPr>
              <w:spacing w:before="0"/>
              <w:rPr>
                <w:rFonts w:eastAsia="PMingLiU" w:cs="Arial"/>
                <w:szCs w:val="20"/>
                <w:lang w:val="en-US" w:eastAsia="zh-CN"/>
              </w:rPr>
            </w:pPr>
            <w:r>
              <w:rPr>
                <w:rFonts w:eastAsia="PMingLiU" w:cs="Arial"/>
                <w:szCs w:val="20"/>
                <w:lang w:val="en-US" w:eastAsia="zh-CN"/>
              </w:rPr>
              <w:t>SF6</w:t>
            </w:r>
            <w:r>
              <w:rPr>
                <w:rFonts w:ascii="宋体" w:eastAsia="宋体" w:hAnsi="宋体" w:cs="Arial" w:hint="eastAsia"/>
                <w:szCs w:val="20"/>
                <w:lang w:val="en-US" w:eastAsia="zh-CN"/>
              </w:rPr>
              <w:t>逸散</w:t>
            </w:r>
          </w:p>
        </w:tc>
        <w:tc>
          <w:tcPr>
            <w:tcW w:w="1374" w:type="pct"/>
            <w:tcBorders>
              <w:top w:val="nil"/>
              <w:left w:val="nil"/>
              <w:bottom w:val="single" w:sz="4" w:space="0" w:color="auto"/>
              <w:right w:val="single" w:sz="4" w:space="0" w:color="auto"/>
            </w:tcBorders>
            <w:shd w:val="clear" w:color="auto" w:fill="auto"/>
            <w:noWrap/>
            <w:vAlign w:val="center"/>
          </w:tcPr>
          <w:p w14:paraId="6B3021A9"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高压开关</w:t>
            </w:r>
          </w:p>
        </w:tc>
        <w:tc>
          <w:tcPr>
            <w:tcW w:w="122" w:type="pct"/>
            <w:vAlign w:val="center"/>
          </w:tcPr>
          <w:p w14:paraId="30884F2D" w14:textId="77777777" w:rsidR="00C75E31" w:rsidRDefault="00C75E31">
            <w:pPr>
              <w:spacing w:before="0"/>
              <w:rPr>
                <w:rFonts w:ascii="Times New Roman" w:eastAsia="Times New Roman" w:hAnsi="Times New Roman"/>
                <w:szCs w:val="20"/>
                <w:lang w:val="en-US" w:eastAsia="zh-CN"/>
              </w:rPr>
            </w:pPr>
          </w:p>
        </w:tc>
      </w:tr>
      <w:tr w:rsidR="00C75E31" w14:paraId="5A2A94A8" w14:textId="77777777">
        <w:trPr>
          <w:trHeight w:val="285"/>
        </w:trPr>
        <w:tc>
          <w:tcPr>
            <w:tcW w:w="1536" w:type="pct"/>
            <w:tcBorders>
              <w:top w:val="nil"/>
              <w:left w:val="single" w:sz="4" w:space="0" w:color="auto"/>
              <w:bottom w:val="single" w:sz="4" w:space="0" w:color="auto"/>
              <w:right w:val="single" w:sz="4" w:space="0" w:color="auto"/>
            </w:tcBorders>
            <w:shd w:val="clear" w:color="000000" w:fill="FFFFFF"/>
            <w:vAlign w:val="center"/>
          </w:tcPr>
          <w:p w14:paraId="0449EE16"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1968" w:type="pct"/>
            <w:tcBorders>
              <w:top w:val="nil"/>
              <w:left w:val="nil"/>
              <w:bottom w:val="single" w:sz="4" w:space="0" w:color="auto"/>
              <w:right w:val="single" w:sz="4" w:space="0" w:color="auto"/>
            </w:tcBorders>
            <w:shd w:val="clear" w:color="auto" w:fill="auto"/>
            <w:noWrap/>
            <w:vAlign w:val="center"/>
          </w:tcPr>
          <w:p w14:paraId="233F62E3"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石灰石</w:t>
            </w:r>
          </w:p>
        </w:tc>
        <w:tc>
          <w:tcPr>
            <w:tcW w:w="1374" w:type="pct"/>
            <w:tcBorders>
              <w:top w:val="nil"/>
              <w:left w:val="nil"/>
              <w:bottom w:val="single" w:sz="4" w:space="0" w:color="auto"/>
              <w:right w:val="single" w:sz="4" w:space="0" w:color="auto"/>
            </w:tcBorders>
            <w:shd w:val="clear" w:color="auto" w:fill="auto"/>
            <w:noWrap/>
            <w:vAlign w:val="center"/>
          </w:tcPr>
          <w:p w14:paraId="51C16E56"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石灰窑</w:t>
            </w:r>
          </w:p>
        </w:tc>
        <w:tc>
          <w:tcPr>
            <w:tcW w:w="122" w:type="pct"/>
            <w:vAlign w:val="center"/>
          </w:tcPr>
          <w:p w14:paraId="04B2CB36" w14:textId="77777777" w:rsidR="00C75E31" w:rsidRDefault="00C75E31">
            <w:pPr>
              <w:spacing w:before="0"/>
              <w:rPr>
                <w:rFonts w:ascii="Times New Roman" w:eastAsia="Times New Roman" w:hAnsi="Times New Roman"/>
                <w:szCs w:val="20"/>
                <w:lang w:val="en-US" w:eastAsia="zh-CN"/>
              </w:rPr>
            </w:pPr>
          </w:p>
        </w:tc>
      </w:tr>
      <w:tr w:rsidR="00C75E31" w14:paraId="68CA4708" w14:textId="77777777">
        <w:trPr>
          <w:trHeight w:val="285"/>
        </w:trPr>
        <w:tc>
          <w:tcPr>
            <w:tcW w:w="1536" w:type="pct"/>
            <w:tcBorders>
              <w:top w:val="nil"/>
              <w:left w:val="single" w:sz="4" w:space="0" w:color="auto"/>
              <w:bottom w:val="single" w:sz="4" w:space="0" w:color="auto"/>
              <w:right w:val="single" w:sz="4" w:space="0" w:color="auto"/>
            </w:tcBorders>
            <w:shd w:val="clear" w:color="000000" w:fill="FFFFFF"/>
            <w:vAlign w:val="center"/>
          </w:tcPr>
          <w:p w14:paraId="2E95DA28"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1968" w:type="pct"/>
            <w:tcBorders>
              <w:top w:val="nil"/>
              <w:left w:val="nil"/>
              <w:bottom w:val="single" w:sz="4" w:space="0" w:color="auto"/>
              <w:right w:val="single" w:sz="4" w:space="0" w:color="auto"/>
            </w:tcBorders>
            <w:shd w:val="clear" w:color="auto" w:fill="auto"/>
            <w:noWrap/>
            <w:vAlign w:val="center"/>
          </w:tcPr>
          <w:p w14:paraId="45DF044D"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白云石</w:t>
            </w:r>
          </w:p>
        </w:tc>
        <w:tc>
          <w:tcPr>
            <w:tcW w:w="1374" w:type="pct"/>
            <w:tcBorders>
              <w:top w:val="nil"/>
              <w:left w:val="nil"/>
              <w:bottom w:val="single" w:sz="4" w:space="0" w:color="auto"/>
              <w:right w:val="single" w:sz="4" w:space="0" w:color="auto"/>
            </w:tcBorders>
            <w:shd w:val="clear" w:color="auto" w:fill="auto"/>
            <w:noWrap/>
            <w:vAlign w:val="center"/>
          </w:tcPr>
          <w:p w14:paraId="17B4DAA9"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高炉</w:t>
            </w:r>
          </w:p>
        </w:tc>
        <w:tc>
          <w:tcPr>
            <w:tcW w:w="122" w:type="pct"/>
            <w:vAlign w:val="center"/>
          </w:tcPr>
          <w:p w14:paraId="10355353" w14:textId="77777777" w:rsidR="00C75E31" w:rsidRDefault="00C75E31">
            <w:pPr>
              <w:spacing w:before="0"/>
              <w:rPr>
                <w:rFonts w:ascii="Times New Roman" w:eastAsia="Times New Roman" w:hAnsi="Times New Roman"/>
                <w:szCs w:val="20"/>
                <w:lang w:val="en-US" w:eastAsia="zh-CN"/>
              </w:rPr>
            </w:pPr>
          </w:p>
        </w:tc>
      </w:tr>
      <w:tr w:rsidR="00C75E31" w14:paraId="76B2BC8B" w14:textId="77777777">
        <w:trPr>
          <w:trHeight w:val="285"/>
        </w:trPr>
        <w:tc>
          <w:tcPr>
            <w:tcW w:w="1536" w:type="pct"/>
            <w:tcBorders>
              <w:top w:val="nil"/>
              <w:left w:val="single" w:sz="4" w:space="0" w:color="auto"/>
              <w:bottom w:val="single" w:sz="4" w:space="0" w:color="auto"/>
              <w:right w:val="single" w:sz="4" w:space="0" w:color="auto"/>
            </w:tcBorders>
            <w:shd w:val="clear" w:color="000000" w:fill="FFFFFF"/>
            <w:vAlign w:val="center"/>
          </w:tcPr>
          <w:p w14:paraId="3313DA5E"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1968" w:type="pct"/>
            <w:tcBorders>
              <w:top w:val="nil"/>
              <w:left w:val="nil"/>
              <w:bottom w:val="single" w:sz="4" w:space="0" w:color="auto"/>
              <w:right w:val="single" w:sz="4" w:space="0" w:color="auto"/>
            </w:tcBorders>
            <w:shd w:val="clear" w:color="auto" w:fill="auto"/>
            <w:noWrap/>
            <w:vAlign w:val="center"/>
          </w:tcPr>
          <w:p w14:paraId="1BAD2789"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电极</w:t>
            </w:r>
          </w:p>
        </w:tc>
        <w:tc>
          <w:tcPr>
            <w:tcW w:w="1374" w:type="pct"/>
            <w:tcBorders>
              <w:top w:val="nil"/>
              <w:left w:val="nil"/>
              <w:bottom w:val="single" w:sz="4" w:space="0" w:color="auto"/>
              <w:right w:val="single" w:sz="4" w:space="0" w:color="auto"/>
            </w:tcBorders>
            <w:shd w:val="clear" w:color="auto" w:fill="auto"/>
            <w:noWrap/>
            <w:vAlign w:val="center"/>
          </w:tcPr>
          <w:p w14:paraId="5CD26F03"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炼钢</w:t>
            </w:r>
          </w:p>
        </w:tc>
        <w:tc>
          <w:tcPr>
            <w:tcW w:w="122" w:type="pct"/>
            <w:vAlign w:val="center"/>
          </w:tcPr>
          <w:p w14:paraId="0FF9A16E" w14:textId="77777777" w:rsidR="00C75E31" w:rsidRDefault="00C75E31">
            <w:pPr>
              <w:spacing w:before="0"/>
              <w:rPr>
                <w:rFonts w:ascii="Times New Roman" w:eastAsia="Times New Roman" w:hAnsi="Times New Roman"/>
                <w:szCs w:val="20"/>
                <w:lang w:val="en-US" w:eastAsia="zh-CN"/>
              </w:rPr>
            </w:pPr>
          </w:p>
        </w:tc>
      </w:tr>
      <w:tr w:rsidR="00C75E31" w14:paraId="6CB659C7" w14:textId="77777777">
        <w:trPr>
          <w:trHeight w:val="285"/>
        </w:trPr>
        <w:tc>
          <w:tcPr>
            <w:tcW w:w="1536" w:type="pct"/>
            <w:tcBorders>
              <w:top w:val="nil"/>
              <w:left w:val="single" w:sz="4" w:space="0" w:color="auto"/>
              <w:bottom w:val="single" w:sz="4" w:space="0" w:color="auto"/>
              <w:right w:val="single" w:sz="4" w:space="0" w:color="auto"/>
            </w:tcBorders>
            <w:shd w:val="clear" w:color="000000" w:fill="FFFFFF"/>
            <w:vAlign w:val="center"/>
          </w:tcPr>
          <w:p w14:paraId="41F81A8E"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1968" w:type="pct"/>
            <w:tcBorders>
              <w:top w:val="nil"/>
              <w:left w:val="nil"/>
              <w:bottom w:val="single" w:sz="4" w:space="0" w:color="auto"/>
              <w:right w:val="single" w:sz="4" w:space="0" w:color="auto"/>
            </w:tcBorders>
            <w:shd w:val="clear" w:color="auto" w:fill="auto"/>
            <w:noWrap/>
            <w:vAlign w:val="center"/>
          </w:tcPr>
          <w:p w14:paraId="661F8F60"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增碳剂</w:t>
            </w:r>
          </w:p>
        </w:tc>
        <w:tc>
          <w:tcPr>
            <w:tcW w:w="1374" w:type="pct"/>
            <w:tcBorders>
              <w:top w:val="nil"/>
              <w:left w:val="nil"/>
              <w:bottom w:val="single" w:sz="4" w:space="0" w:color="auto"/>
              <w:right w:val="single" w:sz="4" w:space="0" w:color="auto"/>
            </w:tcBorders>
            <w:shd w:val="clear" w:color="auto" w:fill="auto"/>
            <w:noWrap/>
            <w:vAlign w:val="center"/>
          </w:tcPr>
          <w:p w14:paraId="63CC5540"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炼钢</w:t>
            </w:r>
          </w:p>
        </w:tc>
        <w:tc>
          <w:tcPr>
            <w:tcW w:w="122" w:type="pct"/>
            <w:vAlign w:val="center"/>
          </w:tcPr>
          <w:p w14:paraId="30EF705C" w14:textId="77777777" w:rsidR="00C75E31" w:rsidRDefault="00C75E31">
            <w:pPr>
              <w:spacing w:before="0"/>
              <w:rPr>
                <w:rFonts w:ascii="Times New Roman" w:eastAsia="Times New Roman" w:hAnsi="Times New Roman"/>
                <w:szCs w:val="20"/>
                <w:lang w:val="en-US" w:eastAsia="zh-CN"/>
              </w:rPr>
            </w:pPr>
          </w:p>
        </w:tc>
      </w:tr>
      <w:tr w:rsidR="00C75E31" w14:paraId="1FE34B19" w14:textId="77777777">
        <w:trPr>
          <w:trHeight w:val="285"/>
        </w:trPr>
        <w:tc>
          <w:tcPr>
            <w:tcW w:w="1536" w:type="pct"/>
            <w:tcBorders>
              <w:top w:val="nil"/>
              <w:left w:val="single" w:sz="4" w:space="0" w:color="auto"/>
              <w:bottom w:val="single" w:sz="4" w:space="0" w:color="auto"/>
              <w:right w:val="single" w:sz="4" w:space="0" w:color="auto"/>
            </w:tcBorders>
            <w:shd w:val="clear" w:color="000000" w:fill="FFFFFF"/>
            <w:vAlign w:val="center"/>
          </w:tcPr>
          <w:p w14:paraId="2A9F17C3"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1968" w:type="pct"/>
            <w:tcBorders>
              <w:top w:val="nil"/>
              <w:left w:val="nil"/>
              <w:bottom w:val="single" w:sz="4" w:space="0" w:color="auto"/>
              <w:right w:val="single" w:sz="4" w:space="0" w:color="auto"/>
            </w:tcBorders>
            <w:shd w:val="clear" w:color="auto" w:fill="auto"/>
            <w:noWrap/>
            <w:vAlign w:val="center"/>
          </w:tcPr>
          <w:p w14:paraId="345F600B"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废钢</w:t>
            </w:r>
          </w:p>
        </w:tc>
        <w:tc>
          <w:tcPr>
            <w:tcW w:w="1374" w:type="pct"/>
            <w:tcBorders>
              <w:top w:val="nil"/>
              <w:left w:val="nil"/>
              <w:bottom w:val="single" w:sz="4" w:space="0" w:color="auto"/>
              <w:right w:val="single" w:sz="4" w:space="0" w:color="auto"/>
            </w:tcBorders>
            <w:shd w:val="clear" w:color="auto" w:fill="auto"/>
            <w:noWrap/>
            <w:vAlign w:val="center"/>
          </w:tcPr>
          <w:p w14:paraId="49F4556B"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炼钢</w:t>
            </w:r>
          </w:p>
        </w:tc>
        <w:tc>
          <w:tcPr>
            <w:tcW w:w="122" w:type="pct"/>
            <w:vAlign w:val="center"/>
          </w:tcPr>
          <w:p w14:paraId="3D7DD864" w14:textId="77777777" w:rsidR="00C75E31" w:rsidRDefault="00C75E31">
            <w:pPr>
              <w:spacing w:before="0"/>
              <w:rPr>
                <w:rFonts w:ascii="Times New Roman" w:eastAsia="Times New Roman" w:hAnsi="Times New Roman"/>
                <w:szCs w:val="20"/>
                <w:lang w:val="en-US" w:eastAsia="zh-CN"/>
              </w:rPr>
            </w:pPr>
          </w:p>
        </w:tc>
      </w:tr>
      <w:tr w:rsidR="00C75E31" w14:paraId="440C2FCD" w14:textId="77777777">
        <w:trPr>
          <w:trHeight w:val="285"/>
        </w:trPr>
        <w:tc>
          <w:tcPr>
            <w:tcW w:w="1536" w:type="pct"/>
            <w:tcBorders>
              <w:top w:val="nil"/>
              <w:left w:val="single" w:sz="4" w:space="0" w:color="auto"/>
              <w:bottom w:val="single" w:sz="4" w:space="0" w:color="auto"/>
              <w:right w:val="single" w:sz="4" w:space="0" w:color="auto"/>
            </w:tcBorders>
            <w:shd w:val="clear" w:color="000000" w:fill="FFFFFF"/>
            <w:vAlign w:val="center"/>
          </w:tcPr>
          <w:p w14:paraId="6DC4BE98"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1968" w:type="pct"/>
            <w:tcBorders>
              <w:top w:val="nil"/>
              <w:left w:val="nil"/>
              <w:bottom w:val="single" w:sz="4" w:space="0" w:color="auto"/>
              <w:right w:val="single" w:sz="4" w:space="0" w:color="auto"/>
            </w:tcBorders>
            <w:shd w:val="clear" w:color="auto" w:fill="auto"/>
            <w:noWrap/>
            <w:vAlign w:val="center"/>
          </w:tcPr>
          <w:p w14:paraId="2FD0B61F"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锰铁</w:t>
            </w:r>
          </w:p>
        </w:tc>
        <w:tc>
          <w:tcPr>
            <w:tcW w:w="1374" w:type="pct"/>
            <w:tcBorders>
              <w:top w:val="nil"/>
              <w:left w:val="nil"/>
              <w:bottom w:val="single" w:sz="4" w:space="0" w:color="auto"/>
              <w:right w:val="single" w:sz="4" w:space="0" w:color="auto"/>
            </w:tcBorders>
            <w:shd w:val="clear" w:color="auto" w:fill="auto"/>
            <w:noWrap/>
            <w:vAlign w:val="center"/>
          </w:tcPr>
          <w:p w14:paraId="74E78220"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炼钢</w:t>
            </w:r>
          </w:p>
        </w:tc>
        <w:tc>
          <w:tcPr>
            <w:tcW w:w="122" w:type="pct"/>
            <w:vAlign w:val="center"/>
          </w:tcPr>
          <w:p w14:paraId="7077EEAC" w14:textId="77777777" w:rsidR="00C75E31" w:rsidRDefault="00C75E31">
            <w:pPr>
              <w:spacing w:before="0"/>
              <w:rPr>
                <w:rFonts w:ascii="Times New Roman" w:eastAsia="Times New Roman" w:hAnsi="Times New Roman"/>
                <w:szCs w:val="20"/>
                <w:lang w:val="en-US" w:eastAsia="zh-CN"/>
              </w:rPr>
            </w:pPr>
          </w:p>
        </w:tc>
      </w:tr>
      <w:tr w:rsidR="00C75E31" w14:paraId="2AD02747" w14:textId="77777777">
        <w:trPr>
          <w:trHeight w:val="285"/>
        </w:trPr>
        <w:tc>
          <w:tcPr>
            <w:tcW w:w="1536" w:type="pct"/>
            <w:tcBorders>
              <w:top w:val="nil"/>
              <w:left w:val="single" w:sz="4" w:space="0" w:color="auto"/>
              <w:bottom w:val="single" w:sz="4" w:space="0" w:color="auto"/>
              <w:right w:val="single" w:sz="4" w:space="0" w:color="auto"/>
            </w:tcBorders>
            <w:shd w:val="clear" w:color="000000" w:fill="FFFFFF"/>
            <w:vAlign w:val="center"/>
          </w:tcPr>
          <w:p w14:paraId="229293EE"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1968" w:type="pct"/>
            <w:tcBorders>
              <w:top w:val="nil"/>
              <w:left w:val="nil"/>
              <w:bottom w:val="single" w:sz="4" w:space="0" w:color="auto"/>
              <w:right w:val="single" w:sz="4" w:space="0" w:color="auto"/>
            </w:tcBorders>
            <w:shd w:val="clear" w:color="auto" w:fill="auto"/>
            <w:noWrap/>
            <w:vAlign w:val="center"/>
          </w:tcPr>
          <w:p w14:paraId="6C41DDBC"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镍铁</w:t>
            </w:r>
          </w:p>
        </w:tc>
        <w:tc>
          <w:tcPr>
            <w:tcW w:w="1374" w:type="pct"/>
            <w:tcBorders>
              <w:top w:val="nil"/>
              <w:left w:val="nil"/>
              <w:bottom w:val="single" w:sz="4" w:space="0" w:color="auto"/>
              <w:right w:val="single" w:sz="4" w:space="0" w:color="auto"/>
            </w:tcBorders>
            <w:shd w:val="clear" w:color="auto" w:fill="auto"/>
            <w:noWrap/>
            <w:vAlign w:val="center"/>
          </w:tcPr>
          <w:p w14:paraId="35E4720E"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炼钢</w:t>
            </w:r>
          </w:p>
        </w:tc>
        <w:tc>
          <w:tcPr>
            <w:tcW w:w="122" w:type="pct"/>
            <w:vAlign w:val="center"/>
          </w:tcPr>
          <w:p w14:paraId="17F84733" w14:textId="77777777" w:rsidR="00C75E31" w:rsidRDefault="00C75E31">
            <w:pPr>
              <w:spacing w:before="0"/>
              <w:rPr>
                <w:rFonts w:ascii="Times New Roman" w:eastAsia="Times New Roman" w:hAnsi="Times New Roman"/>
                <w:szCs w:val="20"/>
                <w:lang w:val="en-US" w:eastAsia="zh-CN"/>
              </w:rPr>
            </w:pPr>
          </w:p>
        </w:tc>
      </w:tr>
      <w:tr w:rsidR="00C75E31" w14:paraId="0433FE9A" w14:textId="77777777">
        <w:trPr>
          <w:trHeight w:val="285"/>
        </w:trPr>
        <w:tc>
          <w:tcPr>
            <w:tcW w:w="1536" w:type="pct"/>
            <w:tcBorders>
              <w:top w:val="nil"/>
              <w:left w:val="single" w:sz="4" w:space="0" w:color="auto"/>
              <w:bottom w:val="single" w:sz="4" w:space="0" w:color="auto"/>
              <w:right w:val="single" w:sz="4" w:space="0" w:color="auto"/>
            </w:tcBorders>
            <w:shd w:val="clear" w:color="000000" w:fill="FFFFFF"/>
            <w:vAlign w:val="center"/>
          </w:tcPr>
          <w:p w14:paraId="0E7F87AB"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1968" w:type="pct"/>
            <w:tcBorders>
              <w:top w:val="nil"/>
              <w:left w:val="nil"/>
              <w:bottom w:val="single" w:sz="4" w:space="0" w:color="auto"/>
              <w:right w:val="single" w:sz="4" w:space="0" w:color="auto"/>
            </w:tcBorders>
            <w:shd w:val="clear" w:color="auto" w:fill="auto"/>
            <w:noWrap/>
            <w:vAlign w:val="center"/>
          </w:tcPr>
          <w:p w14:paraId="4D84596D"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铬铁</w:t>
            </w:r>
          </w:p>
        </w:tc>
        <w:tc>
          <w:tcPr>
            <w:tcW w:w="1374" w:type="pct"/>
            <w:tcBorders>
              <w:top w:val="nil"/>
              <w:left w:val="nil"/>
              <w:bottom w:val="single" w:sz="4" w:space="0" w:color="auto"/>
              <w:right w:val="single" w:sz="4" w:space="0" w:color="auto"/>
            </w:tcBorders>
            <w:shd w:val="clear" w:color="auto" w:fill="auto"/>
            <w:noWrap/>
            <w:vAlign w:val="center"/>
          </w:tcPr>
          <w:p w14:paraId="69678E2D"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炼钢</w:t>
            </w:r>
          </w:p>
        </w:tc>
        <w:tc>
          <w:tcPr>
            <w:tcW w:w="122" w:type="pct"/>
            <w:vAlign w:val="center"/>
          </w:tcPr>
          <w:p w14:paraId="44C63D8C" w14:textId="77777777" w:rsidR="00C75E31" w:rsidRDefault="00C75E31">
            <w:pPr>
              <w:spacing w:before="0"/>
              <w:rPr>
                <w:rFonts w:ascii="Times New Roman" w:eastAsia="Times New Roman" w:hAnsi="Times New Roman"/>
                <w:szCs w:val="20"/>
                <w:lang w:val="en-US" w:eastAsia="zh-CN"/>
              </w:rPr>
            </w:pPr>
          </w:p>
        </w:tc>
      </w:tr>
      <w:tr w:rsidR="00C75E31" w14:paraId="37426A99" w14:textId="77777777">
        <w:trPr>
          <w:trHeight w:val="285"/>
        </w:trPr>
        <w:tc>
          <w:tcPr>
            <w:tcW w:w="1536" w:type="pct"/>
            <w:tcBorders>
              <w:top w:val="nil"/>
              <w:left w:val="single" w:sz="4" w:space="0" w:color="auto"/>
              <w:bottom w:val="single" w:sz="4" w:space="0" w:color="auto"/>
              <w:right w:val="single" w:sz="4" w:space="0" w:color="auto"/>
            </w:tcBorders>
            <w:shd w:val="clear" w:color="000000" w:fill="FFFFFF"/>
            <w:vAlign w:val="center"/>
          </w:tcPr>
          <w:p w14:paraId="59BB0C25"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1968" w:type="pct"/>
            <w:tcBorders>
              <w:top w:val="nil"/>
              <w:left w:val="nil"/>
              <w:bottom w:val="single" w:sz="4" w:space="0" w:color="auto"/>
              <w:right w:val="single" w:sz="4" w:space="0" w:color="auto"/>
            </w:tcBorders>
            <w:shd w:val="clear" w:color="auto" w:fill="auto"/>
            <w:noWrap/>
            <w:vAlign w:val="center"/>
          </w:tcPr>
          <w:p w14:paraId="77CDDC1A"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硅铁</w:t>
            </w:r>
          </w:p>
        </w:tc>
        <w:tc>
          <w:tcPr>
            <w:tcW w:w="1374" w:type="pct"/>
            <w:tcBorders>
              <w:top w:val="nil"/>
              <w:left w:val="nil"/>
              <w:bottom w:val="single" w:sz="4" w:space="0" w:color="auto"/>
              <w:right w:val="single" w:sz="4" w:space="0" w:color="auto"/>
            </w:tcBorders>
            <w:shd w:val="clear" w:color="auto" w:fill="auto"/>
            <w:noWrap/>
            <w:vAlign w:val="center"/>
          </w:tcPr>
          <w:p w14:paraId="2F81CA88"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炼钢</w:t>
            </w:r>
          </w:p>
        </w:tc>
        <w:tc>
          <w:tcPr>
            <w:tcW w:w="122" w:type="pct"/>
            <w:vAlign w:val="center"/>
          </w:tcPr>
          <w:p w14:paraId="21438B44" w14:textId="77777777" w:rsidR="00C75E31" w:rsidRDefault="00C75E31">
            <w:pPr>
              <w:spacing w:before="0"/>
              <w:rPr>
                <w:rFonts w:ascii="Times New Roman" w:eastAsia="Times New Roman" w:hAnsi="Times New Roman"/>
                <w:szCs w:val="20"/>
                <w:lang w:val="en-US" w:eastAsia="zh-CN"/>
              </w:rPr>
            </w:pPr>
          </w:p>
        </w:tc>
      </w:tr>
      <w:tr w:rsidR="00C75E31" w14:paraId="5D776E7A" w14:textId="77777777">
        <w:trPr>
          <w:trHeight w:val="285"/>
        </w:trPr>
        <w:tc>
          <w:tcPr>
            <w:tcW w:w="1536" w:type="pct"/>
            <w:tcBorders>
              <w:top w:val="nil"/>
              <w:left w:val="single" w:sz="4" w:space="0" w:color="auto"/>
              <w:bottom w:val="single" w:sz="4" w:space="0" w:color="auto"/>
              <w:right w:val="single" w:sz="4" w:space="0" w:color="auto"/>
            </w:tcBorders>
            <w:shd w:val="clear" w:color="000000" w:fill="FFFFFF"/>
            <w:vAlign w:val="center"/>
          </w:tcPr>
          <w:p w14:paraId="0A004095"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1968" w:type="pct"/>
            <w:tcBorders>
              <w:top w:val="nil"/>
              <w:left w:val="nil"/>
              <w:bottom w:val="single" w:sz="4" w:space="0" w:color="auto"/>
              <w:right w:val="single" w:sz="4" w:space="0" w:color="auto"/>
            </w:tcBorders>
            <w:shd w:val="clear" w:color="auto" w:fill="auto"/>
            <w:noWrap/>
            <w:vAlign w:val="center"/>
          </w:tcPr>
          <w:p w14:paraId="46BA552B"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钼铁</w:t>
            </w:r>
          </w:p>
        </w:tc>
        <w:tc>
          <w:tcPr>
            <w:tcW w:w="1374" w:type="pct"/>
            <w:tcBorders>
              <w:top w:val="nil"/>
              <w:left w:val="nil"/>
              <w:bottom w:val="single" w:sz="4" w:space="0" w:color="auto"/>
              <w:right w:val="single" w:sz="4" w:space="0" w:color="auto"/>
            </w:tcBorders>
            <w:shd w:val="clear" w:color="auto" w:fill="auto"/>
            <w:noWrap/>
            <w:vAlign w:val="center"/>
          </w:tcPr>
          <w:p w14:paraId="75621F92"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炼钢</w:t>
            </w:r>
          </w:p>
        </w:tc>
        <w:tc>
          <w:tcPr>
            <w:tcW w:w="122" w:type="pct"/>
            <w:vAlign w:val="center"/>
          </w:tcPr>
          <w:p w14:paraId="506212C8" w14:textId="77777777" w:rsidR="00C75E31" w:rsidRDefault="00C75E31">
            <w:pPr>
              <w:spacing w:before="0"/>
              <w:rPr>
                <w:rFonts w:ascii="Times New Roman" w:eastAsia="Times New Roman" w:hAnsi="Times New Roman"/>
                <w:szCs w:val="20"/>
                <w:lang w:val="en-US" w:eastAsia="zh-CN"/>
              </w:rPr>
            </w:pPr>
          </w:p>
        </w:tc>
      </w:tr>
      <w:tr w:rsidR="00C75E31" w14:paraId="09FA9421" w14:textId="77777777">
        <w:trPr>
          <w:trHeight w:val="285"/>
        </w:trPr>
        <w:tc>
          <w:tcPr>
            <w:tcW w:w="1536" w:type="pct"/>
            <w:tcBorders>
              <w:top w:val="nil"/>
              <w:left w:val="single" w:sz="4" w:space="0" w:color="auto"/>
              <w:bottom w:val="single" w:sz="4" w:space="0" w:color="auto"/>
              <w:right w:val="single" w:sz="4" w:space="0" w:color="auto"/>
            </w:tcBorders>
            <w:shd w:val="clear" w:color="000000" w:fill="FFFFFF"/>
            <w:vAlign w:val="center"/>
          </w:tcPr>
          <w:p w14:paraId="49D626C5" w14:textId="77777777" w:rsidR="00C75E31"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制程排放</w:t>
            </w:r>
          </w:p>
        </w:tc>
        <w:tc>
          <w:tcPr>
            <w:tcW w:w="1968" w:type="pct"/>
            <w:tcBorders>
              <w:top w:val="nil"/>
              <w:left w:val="nil"/>
              <w:bottom w:val="single" w:sz="4" w:space="0" w:color="auto"/>
              <w:right w:val="single" w:sz="4" w:space="0" w:color="auto"/>
            </w:tcBorders>
            <w:shd w:val="clear" w:color="auto" w:fill="auto"/>
            <w:noWrap/>
            <w:vAlign w:val="center"/>
          </w:tcPr>
          <w:p w14:paraId="379A3559" w14:textId="77777777" w:rsidR="00C75E31"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钢坯</w:t>
            </w:r>
          </w:p>
        </w:tc>
        <w:tc>
          <w:tcPr>
            <w:tcW w:w="1374" w:type="pct"/>
            <w:tcBorders>
              <w:top w:val="nil"/>
              <w:left w:val="nil"/>
              <w:bottom w:val="single" w:sz="4" w:space="0" w:color="auto"/>
              <w:right w:val="single" w:sz="4" w:space="0" w:color="auto"/>
            </w:tcBorders>
            <w:shd w:val="clear" w:color="auto" w:fill="auto"/>
            <w:noWrap/>
            <w:vAlign w:val="center"/>
          </w:tcPr>
          <w:p w14:paraId="31FD72BF" w14:textId="77777777" w:rsidR="00C75E31"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固碳产品</w:t>
            </w:r>
          </w:p>
        </w:tc>
        <w:tc>
          <w:tcPr>
            <w:tcW w:w="122" w:type="pct"/>
            <w:vAlign w:val="center"/>
          </w:tcPr>
          <w:p w14:paraId="6327D3F0" w14:textId="77777777" w:rsidR="00C75E31" w:rsidRDefault="00C75E31">
            <w:pPr>
              <w:spacing w:before="0"/>
              <w:rPr>
                <w:rFonts w:ascii="Times New Roman" w:eastAsia="Times New Roman" w:hAnsi="Times New Roman"/>
                <w:szCs w:val="20"/>
                <w:lang w:val="en-US" w:eastAsia="zh-CN"/>
              </w:rPr>
            </w:pPr>
          </w:p>
        </w:tc>
      </w:tr>
      <w:tr w:rsidR="00C75E31" w14:paraId="73F03966" w14:textId="77777777">
        <w:trPr>
          <w:trHeight w:val="285"/>
        </w:trPr>
        <w:tc>
          <w:tcPr>
            <w:tcW w:w="1536" w:type="pct"/>
            <w:tcBorders>
              <w:top w:val="nil"/>
              <w:left w:val="single" w:sz="4" w:space="0" w:color="auto"/>
              <w:bottom w:val="single" w:sz="4" w:space="0" w:color="auto"/>
              <w:right w:val="single" w:sz="4" w:space="0" w:color="auto"/>
            </w:tcBorders>
            <w:shd w:val="clear" w:color="000000" w:fill="FFFFFF"/>
            <w:vAlign w:val="center"/>
          </w:tcPr>
          <w:p w14:paraId="6D1165B7" w14:textId="77777777" w:rsidR="00C75E31"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制程排放</w:t>
            </w:r>
          </w:p>
        </w:tc>
        <w:tc>
          <w:tcPr>
            <w:tcW w:w="1968" w:type="pct"/>
            <w:tcBorders>
              <w:top w:val="nil"/>
              <w:left w:val="nil"/>
              <w:bottom w:val="single" w:sz="4" w:space="0" w:color="auto"/>
              <w:right w:val="single" w:sz="4" w:space="0" w:color="auto"/>
            </w:tcBorders>
            <w:shd w:val="clear" w:color="auto" w:fill="auto"/>
            <w:noWrap/>
            <w:vAlign w:val="center"/>
          </w:tcPr>
          <w:p w14:paraId="4F78125E" w14:textId="77777777" w:rsidR="00C75E31"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粗苯</w:t>
            </w:r>
          </w:p>
        </w:tc>
        <w:tc>
          <w:tcPr>
            <w:tcW w:w="1374" w:type="pct"/>
            <w:tcBorders>
              <w:top w:val="nil"/>
              <w:left w:val="nil"/>
              <w:bottom w:val="single" w:sz="4" w:space="0" w:color="auto"/>
              <w:right w:val="single" w:sz="4" w:space="0" w:color="auto"/>
            </w:tcBorders>
            <w:shd w:val="clear" w:color="auto" w:fill="auto"/>
            <w:noWrap/>
            <w:vAlign w:val="center"/>
          </w:tcPr>
          <w:p w14:paraId="4C6587C6" w14:textId="77777777" w:rsidR="00C75E31"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外售</w:t>
            </w:r>
          </w:p>
        </w:tc>
        <w:tc>
          <w:tcPr>
            <w:tcW w:w="122" w:type="pct"/>
            <w:vAlign w:val="center"/>
          </w:tcPr>
          <w:p w14:paraId="6E1698C9" w14:textId="77777777" w:rsidR="00C75E31" w:rsidRDefault="00C75E31">
            <w:pPr>
              <w:spacing w:before="0"/>
              <w:rPr>
                <w:rFonts w:ascii="Times New Roman" w:eastAsia="Times New Roman" w:hAnsi="Times New Roman"/>
                <w:szCs w:val="20"/>
                <w:lang w:val="en-US" w:eastAsia="zh-CN"/>
              </w:rPr>
            </w:pPr>
          </w:p>
        </w:tc>
      </w:tr>
    </w:tbl>
    <w:p w14:paraId="1EE6F1B9" w14:textId="77777777" w:rsidR="00C75E31" w:rsidRDefault="00C75E31">
      <w:pPr>
        <w:spacing w:before="0" w:line="360" w:lineRule="auto"/>
        <w:rPr>
          <w:rFonts w:eastAsia="宋体" w:cs="Arial"/>
          <w:iCs/>
          <w:sz w:val="24"/>
          <w:lang w:eastAsia="zh-CN"/>
        </w:rPr>
      </w:pPr>
    </w:p>
    <w:p w14:paraId="1CD3F869" w14:textId="77777777" w:rsidR="00C75E31" w:rsidRDefault="00000000">
      <w:pPr>
        <w:pStyle w:val="Style2"/>
        <w:numPr>
          <w:ilvl w:val="1"/>
          <w:numId w:val="8"/>
        </w:numPr>
        <w:spacing w:line="360" w:lineRule="auto"/>
      </w:pPr>
      <w:bookmarkStart w:id="71" w:name="_Toc202805974"/>
      <w:bookmarkStart w:id="72" w:name="_Toc198906580"/>
      <w:r>
        <w:t>间接温室气体排放</w:t>
      </w:r>
      <w:bookmarkEnd w:id="71"/>
      <w:bookmarkEnd w:id="72"/>
    </w:p>
    <w:p w14:paraId="0AEDA273"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依据大冶特殊钢温室气体盘查控制程序（</w:t>
      </w:r>
      <w:r>
        <w:rPr>
          <w:rFonts w:eastAsia="宋体" w:cs="Arial"/>
          <w:iCs/>
          <w:sz w:val="24"/>
          <w:lang w:eastAsia="zh-CN"/>
        </w:rPr>
        <w:t>DY-GHG-2023</w:t>
      </w:r>
      <w:r>
        <w:rPr>
          <w:rFonts w:eastAsia="宋体" w:cs="Arial"/>
          <w:iCs/>
          <w:sz w:val="24"/>
          <w:lang w:eastAsia="zh-CN"/>
        </w:rPr>
        <w:t>）</w:t>
      </w:r>
      <w:r>
        <w:rPr>
          <w:rFonts w:eastAsia="宋体" w:cs="Arial"/>
          <w:iCs/>
          <w:sz w:val="24"/>
          <w:lang w:eastAsia="zh-CN"/>
        </w:rPr>
        <w:t>6.0</w:t>
      </w:r>
      <w:r>
        <w:rPr>
          <w:rFonts w:eastAsia="宋体" w:cs="Arial"/>
          <w:iCs/>
          <w:sz w:val="24"/>
          <w:lang w:eastAsia="zh-CN"/>
        </w:rPr>
        <w:t>重大</w:t>
      </w:r>
      <w:r>
        <w:rPr>
          <w:rFonts w:eastAsia="宋体" w:cs="Arial"/>
          <w:iCs/>
          <w:sz w:val="24"/>
          <w:lang w:eastAsia="zh-CN"/>
        </w:rPr>
        <w:t>GHG</w:t>
      </w:r>
      <w:r>
        <w:rPr>
          <w:rFonts w:eastAsia="宋体" w:cs="Arial"/>
          <w:iCs/>
          <w:sz w:val="24"/>
          <w:lang w:eastAsia="zh-CN"/>
        </w:rPr>
        <w:t>间接排放评价标准，盘查小组于</w:t>
      </w:r>
      <w:r>
        <w:rPr>
          <w:rFonts w:eastAsia="宋体" w:cs="Arial"/>
          <w:iCs/>
          <w:sz w:val="24"/>
          <w:lang w:eastAsia="zh-CN"/>
        </w:rPr>
        <w:t>202</w:t>
      </w:r>
      <w:r>
        <w:rPr>
          <w:rFonts w:eastAsia="宋体" w:cs="Arial" w:hint="eastAsia"/>
          <w:iCs/>
          <w:sz w:val="24"/>
          <w:lang w:eastAsia="zh-CN"/>
        </w:rPr>
        <w:t>5</w:t>
      </w:r>
      <w:r>
        <w:rPr>
          <w:rFonts w:eastAsia="宋体" w:cs="Arial"/>
          <w:iCs/>
          <w:sz w:val="24"/>
          <w:lang w:eastAsia="zh-CN"/>
        </w:rPr>
        <w:t>年</w:t>
      </w:r>
      <w:r>
        <w:rPr>
          <w:rFonts w:eastAsia="宋体" w:cs="Arial" w:hint="eastAsia"/>
          <w:iCs/>
          <w:sz w:val="24"/>
          <w:lang w:eastAsia="zh-CN"/>
        </w:rPr>
        <w:t>7</w:t>
      </w:r>
      <w:r>
        <w:rPr>
          <w:rFonts w:eastAsia="宋体" w:cs="Arial"/>
          <w:iCs/>
          <w:sz w:val="24"/>
          <w:lang w:eastAsia="zh-CN"/>
        </w:rPr>
        <w:t>月</w:t>
      </w:r>
      <w:r>
        <w:rPr>
          <w:rFonts w:eastAsia="宋体" w:cs="Arial" w:hint="eastAsia"/>
          <w:iCs/>
          <w:sz w:val="24"/>
          <w:lang w:val="en-US" w:eastAsia="zh-CN"/>
        </w:rPr>
        <w:t>3</w:t>
      </w:r>
      <w:r>
        <w:rPr>
          <w:rFonts w:eastAsia="宋体" w:cs="Arial"/>
          <w:iCs/>
          <w:sz w:val="24"/>
          <w:lang w:eastAsia="zh-CN"/>
        </w:rPr>
        <w:t>日对间接温室气体排放进行评价，评价结果如下：</w:t>
      </w:r>
    </w:p>
    <w:p w14:paraId="597DC222" w14:textId="77777777" w:rsidR="00C75E31"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范围二</w:t>
      </w:r>
      <w:r>
        <w:rPr>
          <w:rFonts w:eastAsia="宋体" w:cs="Arial"/>
          <w:iCs/>
          <w:sz w:val="24"/>
          <w:lang w:eastAsia="zh-CN"/>
        </w:rPr>
        <w:t>输入能源的间接温室气体排放和</w:t>
      </w:r>
      <w:r>
        <w:rPr>
          <w:rFonts w:eastAsia="宋体" w:cs="Arial" w:hint="eastAsia"/>
          <w:iCs/>
          <w:sz w:val="24"/>
          <w:lang w:eastAsia="zh-CN"/>
        </w:rPr>
        <w:t>范围三价值链的</w:t>
      </w:r>
      <w:r>
        <w:rPr>
          <w:rFonts w:eastAsia="宋体" w:cs="Arial"/>
          <w:iCs/>
          <w:sz w:val="24"/>
          <w:lang w:eastAsia="zh-CN"/>
        </w:rPr>
        <w:t>间接温室气体排放属于重大间接排放源，予以识别和量化，见表</w:t>
      </w:r>
      <w:r>
        <w:rPr>
          <w:rFonts w:eastAsia="宋体" w:cs="Arial"/>
          <w:iCs/>
          <w:sz w:val="24"/>
          <w:lang w:eastAsia="zh-CN"/>
        </w:rPr>
        <w:t>2</w:t>
      </w:r>
      <w:r>
        <w:rPr>
          <w:rFonts w:eastAsia="宋体" w:cs="Arial"/>
          <w:iCs/>
          <w:sz w:val="24"/>
          <w:lang w:eastAsia="zh-CN"/>
        </w:rPr>
        <w:t>。</w:t>
      </w:r>
    </w:p>
    <w:p w14:paraId="488D8092" w14:textId="77777777" w:rsidR="00C75E31" w:rsidRDefault="00C75E31">
      <w:pPr>
        <w:spacing w:before="0" w:line="360" w:lineRule="auto"/>
        <w:rPr>
          <w:rFonts w:eastAsia="宋体" w:cs="Arial"/>
          <w:iCs/>
          <w:sz w:val="24"/>
          <w:lang w:eastAsia="zh-CN"/>
        </w:rPr>
      </w:pPr>
    </w:p>
    <w:p w14:paraId="778A424B" w14:textId="77777777" w:rsidR="00C75E31" w:rsidRDefault="00000000">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2</w:t>
      </w:r>
      <w:r>
        <w:fldChar w:fldCharType="end"/>
      </w:r>
      <w:r>
        <w:rPr>
          <w:rFonts w:hint="eastAsia"/>
          <w:lang w:eastAsia="zh-CN"/>
        </w:rPr>
        <w:t>范围二、三间接排放源</w:t>
      </w:r>
    </w:p>
    <w:tbl>
      <w:tblPr>
        <w:tblW w:w="9031" w:type="dxa"/>
        <w:tblLook w:val="04A0" w:firstRow="1" w:lastRow="0" w:firstColumn="1" w:lastColumn="0" w:noHBand="0" w:noVBand="1"/>
      </w:tblPr>
      <w:tblGrid>
        <w:gridCol w:w="2784"/>
        <w:gridCol w:w="3566"/>
        <w:gridCol w:w="2490"/>
        <w:gridCol w:w="222"/>
      </w:tblGrid>
      <w:tr w:rsidR="00C75E31" w14:paraId="7EAFD6A5" w14:textId="77777777">
        <w:trPr>
          <w:gridAfter w:val="1"/>
          <w:wAfter w:w="11" w:type="dxa"/>
          <w:trHeight w:val="330"/>
        </w:trPr>
        <w:tc>
          <w:tcPr>
            <w:tcW w:w="2840"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3C4D1FB0" w14:textId="77777777" w:rsidR="00C75E31" w:rsidRDefault="00000000">
            <w:pPr>
              <w:spacing w:before="0"/>
              <w:jc w:val="center"/>
              <w:rPr>
                <w:rFonts w:eastAsia="PMingLiU" w:cs="Arial"/>
                <w:b/>
                <w:bCs/>
                <w:sz w:val="24"/>
                <w:lang w:val="en-US" w:eastAsia="zh-CN"/>
              </w:rPr>
            </w:pPr>
            <w:r>
              <w:rPr>
                <w:rFonts w:eastAsia="PMingLiU" w:cs="Arial"/>
                <w:b/>
                <w:bCs/>
                <w:sz w:val="24"/>
                <w:lang w:val="en-US" w:eastAsia="zh-CN"/>
              </w:rPr>
              <w:t>GHG</w:t>
            </w:r>
            <w:r>
              <w:rPr>
                <w:rFonts w:ascii="宋体" w:eastAsia="宋体" w:hAnsi="宋体" w:cs="Arial" w:hint="eastAsia"/>
                <w:b/>
                <w:bCs/>
                <w:sz w:val="24"/>
                <w:lang w:val="en-US" w:eastAsia="zh-CN"/>
              </w:rPr>
              <w:t>排放类别</w:t>
            </w:r>
          </w:p>
        </w:tc>
        <w:tc>
          <w:tcPr>
            <w:tcW w:w="3640"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75C5835E" w14:textId="77777777" w:rsidR="00C75E31" w:rsidRDefault="00000000">
            <w:pPr>
              <w:spacing w:before="0"/>
              <w:jc w:val="center"/>
              <w:rPr>
                <w:rFonts w:eastAsia="PMingLiU" w:cs="Arial"/>
                <w:b/>
                <w:bCs/>
                <w:sz w:val="24"/>
                <w:lang w:val="en-US" w:eastAsia="zh-CN"/>
              </w:rPr>
            </w:pPr>
            <w:r>
              <w:rPr>
                <w:rFonts w:ascii="宋体" w:eastAsia="宋体" w:hAnsi="宋体" w:cs="Arial" w:hint="eastAsia"/>
                <w:b/>
                <w:bCs/>
                <w:sz w:val="24"/>
                <w:lang w:val="en-US" w:eastAsia="zh-CN"/>
              </w:rPr>
              <w:t>排放源</w:t>
            </w:r>
          </w:p>
        </w:tc>
        <w:tc>
          <w:tcPr>
            <w:tcW w:w="2540"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354DA496" w14:textId="77777777" w:rsidR="00C75E31" w:rsidRDefault="00000000">
            <w:pPr>
              <w:spacing w:before="0"/>
              <w:jc w:val="center"/>
              <w:rPr>
                <w:rFonts w:eastAsia="PMingLiU" w:cs="Arial"/>
                <w:b/>
                <w:bCs/>
                <w:sz w:val="24"/>
                <w:lang w:val="en-US" w:eastAsia="zh-CN"/>
              </w:rPr>
            </w:pPr>
            <w:r>
              <w:rPr>
                <w:rFonts w:ascii="宋体" w:eastAsia="宋体" w:hAnsi="宋体" w:cs="Arial" w:hint="eastAsia"/>
                <w:b/>
                <w:bCs/>
                <w:sz w:val="24"/>
                <w:lang w:val="en-US" w:eastAsia="zh-CN"/>
              </w:rPr>
              <w:t>设施</w:t>
            </w:r>
          </w:p>
        </w:tc>
      </w:tr>
      <w:tr w:rsidR="00C75E31" w14:paraId="1BED6A2F" w14:textId="77777777">
        <w:trPr>
          <w:trHeight w:val="315"/>
        </w:trPr>
        <w:tc>
          <w:tcPr>
            <w:tcW w:w="2840" w:type="dxa"/>
            <w:vMerge/>
            <w:tcBorders>
              <w:top w:val="single" w:sz="4" w:space="0" w:color="auto"/>
              <w:left w:val="single" w:sz="4" w:space="0" w:color="auto"/>
              <w:bottom w:val="single" w:sz="4" w:space="0" w:color="auto"/>
              <w:right w:val="single" w:sz="4" w:space="0" w:color="auto"/>
            </w:tcBorders>
            <w:vAlign w:val="center"/>
          </w:tcPr>
          <w:p w14:paraId="3ACA7513" w14:textId="77777777" w:rsidR="00C75E31" w:rsidRDefault="00C75E31">
            <w:pPr>
              <w:spacing w:before="0"/>
              <w:rPr>
                <w:rFonts w:eastAsia="PMingLiU" w:cs="Arial"/>
                <w:b/>
                <w:bCs/>
                <w:sz w:val="24"/>
                <w:lang w:val="en-US" w:eastAsia="zh-CN"/>
              </w:rPr>
            </w:pPr>
          </w:p>
        </w:tc>
        <w:tc>
          <w:tcPr>
            <w:tcW w:w="3640" w:type="dxa"/>
            <w:vMerge/>
            <w:tcBorders>
              <w:top w:val="single" w:sz="4" w:space="0" w:color="auto"/>
              <w:left w:val="single" w:sz="4" w:space="0" w:color="auto"/>
              <w:bottom w:val="single" w:sz="4" w:space="0" w:color="auto"/>
              <w:right w:val="single" w:sz="4" w:space="0" w:color="auto"/>
            </w:tcBorders>
            <w:vAlign w:val="center"/>
          </w:tcPr>
          <w:p w14:paraId="03FA1A92" w14:textId="77777777" w:rsidR="00C75E31" w:rsidRDefault="00C75E31">
            <w:pPr>
              <w:spacing w:before="0"/>
              <w:rPr>
                <w:rFonts w:eastAsia="PMingLiU" w:cs="Arial"/>
                <w:b/>
                <w:bCs/>
                <w:sz w:val="24"/>
                <w:lang w:val="en-US" w:eastAsia="zh-CN"/>
              </w:rPr>
            </w:pPr>
          </w:p>
        </w:tc>
        <w:tc>
          <w:tcPr>
            <w:tcW w:w="2540" w:type="dxa"/>
            <w:vMerge/>
            <w:tcBorders>
              <w:top w:val="single" w:sz="4" w:space="0" w:color="auto"/>
              <w:left w:val="single" w:sz="4" w:space="0" w:color="auto"/>
              <w:bottom w:val="single" w:sz="4" w:space="0" w:color="auto"/>
              <w:right w:val="single" w:sz="4" w:space="0" w:color="auto"/>
            </w:tcBorders>
            <w:vAlign w:val="center"/>
          </w:tcPr>
          <w:p w14:paraId="2CD9FD26" w14:textId="77777777" w:rsidR="00C75E31" w:rsidRDefault="00C75E31">
            <w:pPr>
              <w:spacing w:before="0"/>
              <w:rPr>
                <w:rFonts w:eastAsia="PMingLiU" w:cs="Arial"/>
                <w:b/>
                <w:bCs/>
                <w:sz w:val="24"/>
                <w:lang w:val="en-US" w:eastAsia="zh-CN"/>
              </w:rPr>
            </w:pPr>
          </w:p>
        </w:tc>
        <w:tc>
          <w:tcPr>
            <w:tcW w:w="11" w:type="dxa"/>
            <w:tcBorders>
              <w:top w:val="nil"/>
              <w:left w:val="nil"/>
              <w:bottom w:val="nil"/>
              <w:right w:val="nil"/>
            </w:tcBorders>
            <w:shd w:val="clear" w:color="auto" w:fill="auto"/>
            <w:noWrap/>
            <w:vAlign w:val="center"/>
          </w:tcPr>
          <w:p w14:paraId="41D177CA" w14:textId="77777777" w:rsidR="00C75E31" w:rsidRDefault="00C75E31">
            <w:pPr>
              <w:spacing w:before="0"/>
              <w:jc w:val="center"/>
              <w:rPr>
                <w:rFonts w:eastAsia="PMingLiU" w:cs="Arial"/>
                <w:b/>
                <w:bCs/>
                <w:sz w:val="24"/>
                <w:lang w:val="en-US" w:eastAsia="zh-CN"/>
              </w:rPr>
            </w:pPr>
          </w:p>
        </w:tc>
      </w:tr>
      <w:tr w:rsidR="00C75E31" w14:paraId="6BBAD6A0" w14:textId="77777777">
        <w:trPr>
          <w:trHeight w:val="315"/>
        </w:trPr>
        <w:tc>
          <w:tcPr>
            <w:tcW w:w="2840" w:type="dxa"/>
            <w:vMerge/>
            <w:tcBorders>
              <w:top w:val="single" w:sz="4" w:space="0" w:color="auto"/>
              <w:left w:val="single" w:sz="4" w:space="0" w:color="auto"/>
              <w:bottom w:val="single" w:sz="4" w:space="0" w:color="auto"/>
              <w:right w:val="single" w:sz="4" w:space="0" w:color="auto"/>
            </w:tcBorders>
            <w:vAlign w:val="center"/>
          </w:tcPr>
          <w:p w14:paraId="7E0F52D4" w14:textId="77777777" w:rsidR="00C75E31" w:rsidRDefault="00C75E31">
            <w:pPr>
              <w:spacing w:before="0"/>
              <w:rPr>
                <w:rFonts w:eastAsia="PMingLiU" w:cs="Arial"/>
                <w:b/>
                <w:bCs/>
                <w:sz w:val="24"/>
                <w:lang w:val="en-US" w:eastAsia="zh-CN"/>
              </w:rPr>
            </w:pPr>
          </w:p>
        </w:tc>
        <w:tc>
          <w:tcPr>
            <w:tcW w:w="3640" w:type="dxa"/>
            <w:vMerge/>
            <w:tcBorders>
              <w:top w:val="single" w:sz="4" w:space="0" w:color="auto"/>
              <w:left w:val="single" w:sz="4" w:space="0" w:color="auto"/>
              <w:bottom w:val="single" w:sz="4" w:space="0" w:color="auto"/>
              <w:right w:val="single" w:sz="4" w:space="0" w:color="auto"/>
            </w:tcBorders>
            <w:vAlign w:val="center"/>
          </w:tcPr>
          <w:p w14:paraId="2CE99357" w14:textId="77777777" w:rsidR="00C75E31" w:rsidRDefault="00C75E31">
            <w:pPr>
              <w:spacing w:before="0"/>
              <w:rPr>
                <w:rFonts w:eastAsia="PMingLiU" w:cs="Arial"/>
                <w:b/>
                <w:bCs/>
                <w:sz w:val="24"/>
                <w:lang w:val="en-US" w:eastAsia="zh-CN"/>
              </w:rPr>
            </w:pPr>
          </w:p>
        </w:tc>
        <w:tc>
          <w:tcPr>
            <w:tcW w:w="2540" w:type="dxa"/>
            <w:vMerge/>
            <w:tcBorders>
              <w:top w:val="single" w:sz="4" w:space="0" w:color="auto"/>
              <w:left w:val="single" w:sz="4" w:space="0" w:color="auto"/>
              <w:bottom w:val="single" w:sz="4" w:space="0" w:color="auto"/>
              <w:right w:val="single" w:sz="4" w:space="0" w:color="auto"/>
            </w:tcBorders>
            <w:vAlign w:val="center"/>
          </w:tcPr>
          <w:p w14:paraId="17C6420E" w14:textId="77777777" w:rsidR="00C75E31" w:rsidRDefault="00C75E31">
            <w:pPr>
              <w:spacing w:before="0"/>
              <w:rPr>
                <w:rFonts w:eastAsia="PMingLiU" w:cs="Arial"/>
                <w:b/>
                <w:bCs/>
                <w:sz w:val="24"/>
                <w:lang w:val="en-US" w:eastAsia="zh-CN"/>
              </w:rPr>
            </w:pPr>
          </w:p>
        </w:tc>
        <w:tc>
          <w:tcPr>
            <w:tcW w:w="11" w:type="dxa"/>
            <w:tcBorders>
              <w:top w:val="nil"/>
              <w:left w:val="nil"/>
              <w:bottom w:val="nil"/>
              <w:right w:val="nil"/>
            </w:tcBorders>
            <w:shd w:val="clear" w:color="auto" w:fill="auto"/>
            <w:noWrap/>
            <w:vAlign w:val="center"/>
          </w:tcPr>
          <w:p w14:paraId="2BE0D792" w14:textId="77777777" w:rsidR="00C75E31" w:rsidRDefault="00C75E31">
            <w:pPr>
              <w:spacing w:before="0"/>
              <w:rPr>
                <w:rFonts w:ascii="Times New Roman" w:eastAsia="Times New Roman" w:hAnsi="Times New Roman"/>
                <w:szCs w:val="20"/>
                <w:lang w:val="en-US" w:eastAsia="zh-CN"/>
              </w:rPr>
            </w:pPr>
          </w:p>
        </w:tc>
      </w:tr>
      <w:tr w:rsidR="00C75E31" w14:paraId="10983944"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79C8A91D"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输入能源间接温室气体排放</w:t>
            </w:r>
          </w:p>
        </w:tc>
        <w:tc>
          <w:tcPr>
            <w:tcW w:w="3640" w:type="dxa"/>
            <w:tcBorders>
              <w:top w:val="nil"/>
              <w:left w:val="nil"/>
              <w:bottom w:val="single" w:sz="4" w:space="0" w:color="auto"/>
              <w:right w:val="single" w:sz="4" w:space="0" w:color="auto"/>
            </w:tcBorders>
            <w:shd w:val="clear" w:color="auto" w:fill="auto"/>
            <w:noWrap/>
            <w:vAlign w:val="center"/>
          </w:tcPr>
          <w:p w14:paraId="220CBA71"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外购电力（基于位置）</w:t>
            </w:r>
          </w:p>
        </w:tc>
        <w:tc>
          <w:tcPr>
            <w:tcW w:w="2540" w:type="dxa"/>
            <w:tcBorders>
              <w:top w:val="nil"/>
              <w:left w:val="nil"/>
              <w:bottom w:val="single" w:sz="4" w:space="0" w:color="auto"/>
              <w:right w:val="single" w:sz="4" w:space="0" w:color="auto"/>
            </w:tcBorders>
            <w:shd w:val="clear" w:color="auto" w:fill="auto"/>
            <w:noWrap/>
            <w:vAlign w:val="center"/>
          </w:tcPr>
          <w:p w14:paraId="5D595319"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用电设备</w:t>
            </w:r>
          </w:p>
        </w:tc>
        <w:tc>
          <w:tcPr>
            <w:tcW w:w="11" w:type="dxa"/>
            <w:vAlign w:val="center"/>
          </w:tcPr>
          <w:p w14:paraId="46D5BBF3" w14:textId="77777777" w:rsidR="00C75E31" w:rsidRDefault="00C75E31">
            <w:pPr>
              <w:spacing w:before="0"/>
              <w:rPr>
                <w:rFonts w:ascii="Times New Roman" w:eastAsia="Times New Roman" w:hAnsi="Times New Roman"/>
                <w:szCs w:val="20"/>
                <w:lang w:val="en-US" w:eastAsia="zh-CN"/>
              </w:rPr>
            </w:pPr>
          </w:p>
        </w:tc>
      </w:tr>
      <w:tr w:rsidR="00C75E31" w14:paraId="0CF2BE1C"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3AD98CF7"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输入能源间接温室气体排放</w:t>
            </w:r>
          </w:p>
        </w:tc>
        <w:tc>
          <w:tcPr>
            <w:tcW w:w="3640" w:type="dxa"/>
            <w:tcBorders>
              <w:top w:val="nil"/>
              <w:left w:val="nil"/>
              <w:bottom w:val="single" w:sz="4" w:space="0" w:color="auto"/>
              <w:right w:val="single" w:sz="4" w:space="0" w:color="auto"/>
            </w:tcBorders>
            <w:shd w:val="clear" w:color="auto" w:fill="auto"/>
            <w:noWrap/>
            <w:vAlign w:val="center"/>
          </w:tcPr>
          <w:p w14:paraId="4701C076"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外购电力（基于市场）</w:t>
            </w:r>
          </w:p>
        </w:tc>
        <w:tc>
          <w:tcPr>
            <w:tcW w:w="2540" w:type="dxa"/>
            <w:tcBorders>
              <w:top w:val="nil"/>
              <w:left w:val="nil"/>
              <w:bottom w:val="single" w:sz="4" w:space="0" w:color="auto"/>
              <w:right w:val="single" w:sz="4" w:space="0" w:color="auto"/>
            </w:tcBorders>
            <w:shd w:val="clear" w:color="auto" w:fill="auto"/>
            <w:noWrap/>
            <w:vAlign w:val="center"/>
          </w:tcPr>
          <w:p w14:paraId="29415BD1"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用电设备</w:t>
            </w:r>
          </w:p>
        </w:tc>
        <w:tc>
          <w:tcPr>
            <w:tcW w:w="11" w:type="dxa"/>
            <w:vAlign w:val="center"/>
          </w:tcPr>
          <w:p w14:paraId="4B6C1873" w14:textId="77777777" w:rsidR="00C75E31" w:rsidRDefault="00C75E31">
            <w:pPr>
              <w:spacing w:before="0"/>
              <w:rPr>
                <w:rFonts w:ascii="Times New Roman" w:eastAsia="Times New Roman" w:hAnsi="Times New Roman"/>
                <w:szCs w:val="20"/>
                <w:lang w:val="en-US" w:eastAsia="zh-CN"/>
              </w:rPr>
            </w:pPr>
          </w:p>
        </w:tc>
      </w:tr>
      <w:tr w:rsidR="00C75E31" w14:paraId="7DD83EA4"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5773F2D7"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16380490"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铁矿石生产</w:t>
            </w:r>
          </w:p>
        </w:tc>
        <w:tc>
          <w:tcPr>
            <w:tcW w:w="2540" w:type="dxa"/>
            <w:tcBorders>
              <w:top w:val="single" w:sz="4" w:space="0" w:color="808080"/>
              <w:left w:val="single" w:sz="4" w:space="0" w:color="808080"/>
              <w:bottom w:val="nil"/>
              <w:right w:val="single" w:sz="4" w:space="0" w:color="auto"/>
            </w:tcBorders>
            <w:shd w:val="clear" w:color="auto" w:fill="auto"/>
            <w:noWrap/>
            <w:vAlign w:val="center"/>
          </w:tcPr>
          <w:p w14:paraId="7E13D5B6"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烧结、高炉</w:t>
            </w:r>
          </w:p>
        </w:tc>
        <w:tc>
          <w:tcPr>
            <w:tcW w:w="11" w:type="dxa"/>
            <w:vAlign w:val="center"/>
          </w:tcPr>
          <w:p w14:paraId="59FA994F" w14:textId="77777777" w:rsidR="00C75E31" w:rsidRDefault="00C75E31">
            <w:pPr>
              <w:spacing w:before="0"/>
              <w:rPr>
                <w:rFonts w:ascii="Times New Roman" w:eastAsia="Times New Roman" w:hAnsi="Times New Roman"/>
                <w:szCs w:val="20"/>
                <w:lang w:val="en-US" w:eastAsia="zh-CN"/>
              </w:rPr>
            </w:pPr>
          </w:p>
        </w:tc>
      </w:tr>
      <w:tr w:rsidR="00C75E31" w14:paraId="6F90ACAA"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6BE81CB3"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42A1FA6F"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生石灰生产</w:t>
            </w:r>
          </w:p>
        </w:tc>
        <w:tc>
          <w:tcPr>
            <w:tcW w:w="2540" w:type="dxa"/>
            <w:tcBorders>
              <w:top w:val="single" w:sz="4" w:space="0" w:color="auto"/>
              <w:left w:val="nil"/>
              <w:bottom w:val="single" w:sz="4" w:space="0" w:color="auto"/>
              <w:right w:val="single" w:sz="4" w:space="0" w:color="auto"/>
            </w:tcBorders>
            <w:shd w:val="clear" w:color="auto" w:fill="auto"/>
            <w:noWrap/>
            <w:vAlign w:val="center"/>
          </w:tcPr>
          <w:p w14:paraId="5B115475"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烧结、转炉、电炉</w:t>
            </w:r>
          </w:p>
        </w:tc>
        <w:tc>
          <w:tcPr>
            <w:tcW w:w="11" w:type="dxa"/>
            <w:vAlign w:val="center"/>
          </w:tcPr>
          <w:p w14:paraId="42E1E811" w14:textId="77777777" w:rsidR="00C75E31" w:rsidRDefault="00C75E31">
            <w:pPr>
              <w:spacing w:before="0"/>
              <w:rPr>
                <w:rFonts w:ascii="Times New Roman" w:eastAsia="Times New Roman" w:hAnsi="Times New Roman"/>
                <w:szCs w:val="20"/>
                <w:lang w:val="en-US" w:eastAsia="zh-CN"/>
              </w:rPr>
            </w:pPr>
          </w:p>
        </w:tc>
      </w:tr>
      <w:tr w:rsidR="00C75E31" w14:paraId="199F4A78"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1C3CE375"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66EEAFFB"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石灰石生产</w:t>
            </w:r>
          </w:p>
        </w:tc>
        <w:tc>
          <w:tcPr>
            <w:tcW w:w="2540" w:type="dxa"/>
            <w:tcBorders>
              <w:top w:val="nil"/>
              <w:left w:val="nil"/>
              <w:bottom w:val="single" w:sz="4" w:space="0" w:color="auto"/>
              <w:right w:val="single" w:sz="4" w:space="0" w:color="auto"/>
            </w:tcBorders>
            <w:shd w:val="clear" w:color="auto" w:fill="auto"/>
            <w:noWrap/>
            <w:vAlign w:val="center"/>
          </w:tcPr>
          <w:p w14:paraId="6DE21E07"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w:t>
            </w:r>
          </w:p>
        </w:tc>
        <w:tc>
          <w:tcPr>
            <w:tcW w:w="11" w:type="dxa"/>
            <w:vAlign w:val="center"/>
          </w:tcPr>
          <w:p w14:paraId="16A6D753" w14:textId="77777777" w:rsidR="00C75E31" w:rsidRDefault="00C75E31">
            <w:pPr>
              <w:spacing w:before="0"/>
              <w:rPr>
                <w:rFonts w:ascii="Times New Roman" w:eastAsia="Times New Roman" w:hAnsi="Times New Roman"/>
                <w:szCs w:val="20"/>
                <w:lang w:val="en-US" w:eastAsia="zh-CN"/>
              </w:rPr>
            </w:pPr>
          </w:p>
        </w:tc>
      </w:tr>
      <w:tr w:rsidR="00C75E31" w14:paraId="29583717"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0EF8A3BB"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73ADF102"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白云石生产</w:t>
            </w:r>
          </w:p>
        </w:tc>
        <w:tc>
          <w:tcPr>
            <w:tcW w:w="2540" w:type="dxa"/>
            <w:tcBorders>
              <w:top w:val="nil"/>
              <w:left w:val="nil"/>
              <w:bottom w:val="single" w:sz="4" w:space="0" w:color="auto"/>
              <w:right w:val="single" w:sz="4" w:space="0" w:color="auto"/>
            </w:tcBorders>
            <w:shd w:val="clear" w:color="auto" w:fill="auto"/>
            <w:noWrap/>
            <w:vAlign w:val="center"/>
          </w:tcPr>
          <w:p w14:paraId="7303BCC7"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烧结、转炉、电炉</w:t>
            </w:r>
          </w:p>
        </w:tc>
        <w:tc>
          <w:tcPr>
            <w:tcW w:w="11" w:type="dxa"/>
            <w:vAlign w:val="center"/>
          </w:tcPr>
          <w:p w14:paraId="716E2396" w14:textId="77777777" w:rsidR="00C75E31" w:rsidRDefault="00C75E31">
            <w:pPr>
              <w:spacing w:before="0"/>
              <w:rPr>
                <w:rFonts w:ascii="Times New Roman" w:eastAsia="Times New Roman" w:hAnsi="Times New Roman"/>
                <w:szCs w:val="20"/>
                <w:lang w:val="en-US" w:eastAsia="zh-CN"/>
              </w:rPr>
            </w:pPr>
          </w:p>
        </w:tc>
      </w:tr>
      <w:tr w:rsidR="00C75E31" w14:paraId="44E3374C"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3846421A"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7A62A3A0"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轻烧白云石生产</w:t>
            </w:r>
          </w:p>
        </w:tc>
        <w:tc>
          <w:tcPr>
            <w:tcW w:w="2540" w:type="dxa"/>
            <w:tcBorders>
              <w:top w:val="nil"/>
              <w:left w:val="nil"/>
              <w:bottom w:val="single" w:sz="4" w:space="0" w:color="auto"/>
              <w:right w:val="single" w:sz="4" w:space="0" w:color="auto"/>
            </w:tcBorders>
            <w:shd w:val="clear" w:color="auto" w:fill="auto"/>
            <w:noWrap/>
            <w:vAlign w:val="center"/>
          </w:tcPr>
          <w:p w14:paraId="352C3C91"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11" w:type="dxa"/>
            <w:vAlign w:val="center"/>
          </w:tcPr>
          <w:p w14:paraId="7D1C61DC" w14:textId="77777777" w:rsidR="00C75E31" w:rsidRDefault="00C75E31">
            <w:pPr>
              <w:spacing w:before="0"/>
              <w:rPr>
                <w:rFonts w:ascii="Times New Roman" w:eastAsia="Times New Roman" w:hAnsi="Times New Roman"/>
                <w:szCs w:val="20"/>
                <w:lang w:val="en-US" w:eastAsia="zh-CN"/>
              </w:rPr>
            </w:pPr>
          </w:p>
        </w:tc>
      </w:tr>
      <w:tr w:rsidR="00C75E31" w14:paraId="6E1017C9"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5BCD3A8C"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6B4BE1D3"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球团生产</w:t>
            </w:r>
          </w:p>
        </w:tc>
        <w:tc>
          <w:tcPr>
            <w:tcW w:w="2540" w:type="dxa"/>
            <w:tcBorders>
              <w:top w:val="nil"/>
              <w:left w:val="nil"/>
              <w:bottom w:val="single" w:sz="4" w:space="0" w:color="auto"/>
              <w:right w:val="single" w:sz="4" w:space="0" w:color="auto"/>
            </w:tcBorders>
            <w:shd w:val="clear" w:color="auto" w:fill="auto"/>
            <w:noWrap/>
            <w:vAlign w:val="center"/>
          </w:tcPr>
          <w:p w14:paraId="59235B1B"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高炉、转炉</w:t>
            </w:r>
          </w:p>
        </w:tc>
        <w:tc>
          <w:tcPr>
            <w:tcW w:w="11" w:type="dxa"/>
            <w:vAlign w:val="center"/>
          </w:tcPr>
          <w:p w14:paraId="3C6AF399" w14:textId="77777777" w:rsidR="00C75E31" w:rsidRDefault="00C75E31">
            <w:pPr>
              <w:spacing w:before="0"/>
              <w:rPr>
                <w:rFonts w:ascii="Times New Roman" w:eastAsia="Times New Roman" w:hAnsi="Times New Roman"/>
                <w:szCs w:val="20"/>
                <w:lang w:val="en-US" w:eastAsia="zh-CN"/>
              </w:rPr>
            </w:pPr>
          </w:p>
        </w:tc>
      </w:tr>
      <w:tr w:rsidR="00C75E31" w14:paraId="11BA0464"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7A6D66BD"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520B5014"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废钢生产</w:t>
            </w:r>
          </w:p>
        </w:tc>
        <w:tc>
          <w:tcPr>
            <w:tcW w:w="2540" w:type="dxa"/>
            <w:tcBorders>
              <w:top w:val="nil"/>
              <w:left w:val="nil"/>
              <w:bottom w:val="single" w:sz="4" w:space="0" w:color="auto"/>
              <w:right w:val="single" w:sz="4" w:space="0" w:color="auto"/>
            </w:tcBorders>
            <w:shd w:val="clear" w:color="auto" w:fill="auto"/>
            <w:noWrap/>
            <w:vAlign w:val="center"/>
          </w:tcPr>
          <w:p w14:paraId="170BED01"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11" w:type="dxa"/>
            <w:vAlign w:val="center"/>
          </w:tcPr>
          <w:p w14:paraId="3F8FFBC1" w14:textId="77777777" w:rsidR="00C75E31" w:rsidRDefault="00C75E31">
            <w:pPr>
              <w:spacing w:before="0"/>
              <w:rPr>
                <w:rFonts w:ascii="Times New Roman" w:eastAsia="Times New Roman" w:hAnsi="Times New Roman"/>
                <w:szCs w:val="20"/>
                <w:lang w:val="en-US" w:eastAsia="zh-CN"/>
              </w:rPr>
            </w:pPr>
          </w:p>
        </w:tc>
      </w:tr>
      <w:tr w:rsidR="00C75E31" w14:paraId="0A88C1B3"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28472BAC"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4D6339EE"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电极生产</w:t>
            </w:r>
          </w:p>
        </w:tc>
        <w:tc>
          <w:tcPr>
            <w:tcW w:w="2540" w:type="dxa"/>
            <w:tcBorders>
              <w:top w:val="nil"/>
              <w:left w:val="nil"/>
              <w:bottom w:val="single" w:sz="4" w:space="0" w:color="auto"/>
              <w:right w:val="single" w:sz="4" w:space="0" w:color="auto"/>
            </w:tcBorders>
            <w:shd w:val="clear" w:color="auto" w:fill="auto"/>
            <w:noWrap/>
            <w:vAlign w:val="center"/>
          </w:tcPr>
          <w:p w14:paraId="72B22E22"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11" w:type="dxa"/>
            <w:vAlign w:val="center"/>
          </w:tcPr>
          <w:p w14:paraId="38A0C3EA" w14:textId="77777777" w:rsidR="00C75E31" w:rsidRDefault="00C75E31">
            <w:pPr>
              <w:spacing w:before="0"/>
              <w:rPr>
                <w:rFonts w:ascii="Times New Roman" w:eastAsia="Times New Roman" w:hAnsi="Times New Roman"/>
                <w:szCs w:val="20"/>
                <w:lang w:val="en-US" w:eastAsia="zh-CN"/>
              </w:rPr>
            </w:pPr>
          </w:p>
        </w:tc>
      </w:tr>
      <w:tr w:rsidR="00C75E31" w14:paraId="56044116"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3B7BB3C3"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13AC2179"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锰铁生产</w:t>
            </w:r>
          </w:p>
        </w:tc>
        <w:tc>
          <w:tcPr>
            <w:tcW w:w="2540" w:type="dxa"/>
            <w:tcBorders>
              <w:top w:val="nil"/>
              <w:left w:val="nil"/>
              <w:bottom w:val="single" w:sz="4" w:space="0" w:color="auto"/>
              <w:right w:val="single" w:sz="4" w:space="0" w:color="auto"/>
            </w:tcBorders>
            <w:shd w:val="clear" w:color="auto" w:fill="auto"/>
            <w:noWrap/>
            <w:vAlign w:val="center"/>
          </w:tcPr>
          <w:p w14:paraId="4D8CEC6F"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11" w:type="dxa"/>
            <w:vAlign w:val="center"/>
          </w:tcPr>
          <w:p w14:paraId="3257311F" w14:textId="77777777" w:rsidR="00C75E31" w:rsidRDefault="00C75E31">
            <w:pPr>
              <w:spacing w:before="0"/>
              <w:rPr>
                <w:rFonts w:ascii="Times New Roman" w:eastAsia="Times New Roman" w:hAnsi="Times New Roman"/>
                <w:szCs w:val="20"/>
                <w:lang w:val="en-US" w:eastAsia="zh-CN"/>
              </w:rPr>
            </w:pPr>
          </w:p>
        </w:tc>
      </w:tr>
      <w:tr w:rsidR="00C75E31" w14:paraId="44BA00B0"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7C41C620"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025AB15D"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镍铁生产</w:t>
            </w:r>
          </w:p>
        </w:tc>
        <w:tc>
          <w:tcPr>
            <w:tcW w:w="2540" w:type="dxa"/>
            <w:tcBorders>
              <w:top w:val="nil"/>
              <w:left w:val="nil"/>
              <w:bottom w:val="single" w:sz="4" w:space="0" w:color="auto"/>
              <w:right w:val="single" w:sz="4" w:space="0" w:color="auto"/>
            </w:tcBorders>
            <w:shd w:val="clear" w:color="auto" w:fill="auto"/>
            <w:noWrap/>
            <w:vAlign w:val="center"/>
          </w:tcPr>
          <w:p w14:paraId="6C52FA73"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11" w:type="dxa"/>
            <w:vAlign w:val="center"/>
          </w:tcPr>
          <w:p w14:paraId="465EFA6D" w14:textId="77777777" w:rsidR="00C75E31" w:rsidRDefault="00C75E31">
            <w:pPr>
              <w:spacing w:before="0"/>
              <w:rPr>
                <w:rFonts w:ascii="Times New Roman" w:eastAsia="Times New Roman" w:hAnsi="Times New Roman"/>
                <w:szCs w:val="20"/>
                <w:lang w:val="en-US" w:eastAsia="zh-CN"/>
              </w:rPr>
            </w:pPr>
          </w:p>
        </w:tc>
      </w:tr>
      <w:tr w:rsidR="00C75E31" w14:paraId="2CBEECA1"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2EB938A7"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12BF3AE8"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铬铁生产</w:t>
            </w:r>
          </w:p>
        </w:tc>
        <w:tc>
          <w:tcPr>
            <w:tcW w:w="2540" w:type="dxa"/>
            <w:tcBorders>
              <w:top w:val="nil"/>
              <w:left w:val="nil"/>
              <w:bottom w:val="single" w:sz="4" w:space="0" w:color="auto"/>
              <w:right w:val="single" w:sz="4" w:space="0" w:color="auto"/>
            </w:tcBorders>
            <w:shd w:val="clear" w:color="auto" w:fill="auto"/>
            <w:noWrap/>
            <w:vAlign w:val="center"/>
          </w:tcPr>
          <w:p w14:paraId="4D43A0C2"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11" w:type="dxa"/>
            <w:vAlign w:val="center"/>
          </w:tcPr>
          <w:p w14:paraId="367B2172" w14:textId="77777777" w:rsidR="00C75E31" w:rsidRDefault="00C75E31">
            <w:pPr>
              <w:spacing w:before="0"/>
              <w:rPr>
                <w:rFonts w:ascii="Times New Roman" w:eastAsia="Times New Roman" w:hAnsi="Times New Roman"/>
                <w:szCs w:val="20"/>
                <w:lang w:val="en-US" w:eastAsia="zh-CN"/>
              </w:rPr>
            </w:pPr>
          </w:p>
        </w:tc>
      </w:tr>
      <w:tr w:rsidR="00C75E31" w14:paraId="7EC9B7B6"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3388AAA4"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1D071A5D"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萤石生产</w:t>
            </w:r>
          </w:p>
        </w:tc>
        <w:tc>
          <w:tcPr>
            <w:tcW w:w="2540" w:type="dxa"/>
            <w:tcBorders>
              <w:top w:val="nil"/>
              <w:left w:val="nil"/>
              <w:bottom w:val="single" w:sz="4" w:space="0" w:color="auto"/>
              <w:right w:val="single" w:sz="4" w:space="0" w:color="auto"/>
            </w:tcBorders>
            <w:shd w:val="clear" w:color="auto" w:fill="auto"/>
            <w:noWrap/>
            <w:vAlign w:val="center"/>
          </w:tcPr>
          <w:p w14:paraId="348B31E2"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11" w:type="dxa"/>
            <w:vAlign w:val="center"/>
          </w:tcPr>
          <w:p w14:paraId="5B058B9C" w14:textId="77777777" w:rsidR="00C75E31" w:rsidRDefault="00C75E31">
            <w:pPr>
              <w:spacing w:before="0"/>
              <w:rPr>
                <w:rFonts w:ascii="Times New Roman" w:eastAsia="Times New Roman" w:hAnsi="Times New Roman"/>
                <w:szCs w:val="20"/>
                <w:lang w:val="en-US" w:eastAsia="zh-CN"/>
              </w:rPr>
            </w:pPr>
          </w:p>
        </w:tc>
      </w:tr>
      <w:tr w:rsidR="00C75E31" w14:paraId="796B01AC"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1B99AB5E"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714FFE80"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硅铁生产</w:t>
            </w:r>
          </w:p>
        </w:tc>
        <w:tc>
          <w:tcPr>
            <w:tcW w:w="2540" w:type="dxa"/>
            <w:tcBorders>
              <w:top w:val="nil"/>
              <w:left w:val="nil"/>
              <w:bottom w:val="single" w:sz="4" w:space="0" w:color="auto"/>
              <w:right w:val="single" w:sz="4" w:space="0" w:color="auto"/>
            </w:tcBorders>
            <w:shd w:val="clear" w:color="auto" w:fill="auto"/>
            <w:noWrap/>
            <w:vAlign w:val="center"/>
          </w:tcPr>
          <w:p w14:paraId="24E36E09"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11" w:type="dxa"/>
            <w:vAlign w:val="center"/>
          </w:tcPr>
          <w:p w14:paraId="44011AB9" w14:textId="77777777" w:rsidR="00C75E31" w:rsidRDefault="00C75E31">
            <w:pPr>
              <w:spacing w:before="0"/>
              <w:rPr>
                <w:rFonts w:ascii="Times New Roman" w:eastAsia="Times New Roman" w:hAnsi="Times New Roman"/>
                <w:szCs w:val="20"/>
                <w:lang w:val="en-US" w:eastAsia="zh-CN"/>
              </w:rPr>
            </w:pPr>
          </w:p>
        </w:tc>
      </w:tr>
      <w:tr w:rsidR="00C75E31" w14:paraId="209EFE9B"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192C14DB"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4B28C24A"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钼铁生产</w:t>
            </w:r>
          </w:p>
        </w:tc>
        <w:tc>
          <w:tcPr>
            <w:tcW w:w="2540" w:type="dxa"/>
            <w:tcBorders>
              <w:top w:val="nil"/>
              <w:left w:val="nil"/>
              <w:bottom w:val="single" w:sz="4" w:space="0" w:color="auto"/>
              <w:right w:val="single" w:sz="4" w:space="0" w:color="auto"/>
            </w:tcBorders>
            <w:shd w:val="clear" w:color="auto" w:fill="auto"/>
            <w:noWrap/>
            <w:vAlign w:val="center"/>
          </w:tcPr>
          <w:p w14:paraId="75B27B94"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11" w:type="dxa"/>
            <w:vAlign w:val="center"/>
          </w:tcPr>
          <w:p w14:paraId="5B3BCFC7" w14:textId="77777777" w:rsidR="00C75E31" w:rsidRDefault="00C75E31">
            <w:pPr>
              <w:spacing w:before="0"/>
              <w:rPr>
                <w:rFonts w:ascii="Times New Roman" w:eastAsia="Times New Roman" w:hAnsi="Times New Roman"/>
                <w:szCs w:val="20"/>
                <w:lang w:val="en-US" w:eastAsia="zh-CN"/>
              </w:rPr>
            </w:pPr>
          </w:p>
        </w:tc>
      </w:tr>
      <w:tr w:rsidR="00C75E31" w14:paraId="4F2F4430"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0E9A36B6"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4D3192A6"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铝铁生产</w:t>
            </w:r>
          </w:p>
        </w:tc>
        <w:tc>
          <w:tcPr>
            <w:tcW w:w="2540" w:type="dxa"/>
            <w:tcBorders>
              <w:top w:val="nil"/>
              <w:left w:val="nil"/>
              <w:bottom w:val="single" w:sz="4" w:space="0" w:color="auto"/>
              <w:right w:val="single" w:sz="4" w:space="0" w:color="auto"/>
            </w:tcBorders>
            <w:shd w:val="clear" w:color="auto" w:fill="auto"/>
            <w:noWrap/>
            <w:vAlign w:val="center"/>
          </w:tcPr>
          <w:p w14:paraId="01D3BC6E"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11" w:type="dxa"/>
            <w:vAlign w:val="center"/>
          </w:tcPr>
          <w:p w14:paraId="32F07E6F" w14:textId="77777777" w:rsidR="00C75E31" w:rsidRDefault="00C75E31">
            <w:pPr>
              <w:spacing w:before="0"/>
              <w:rPr>
                <w:rFonts w:ascii="Times New Roman" w:eastAsia="Times New Roman" w:hAnsi="Times New Roman"/>
                <w:szCs w:val="20"/>
                <w:lang w:val="en-US" w:eastAsia="zh-CN"/>
              </w:rPr>
            </w:pPr>
          </w:p>
        </w:tc>
      </w:tr>
      <w:tr w:rsidR="00C75E31" w14:paraId="18EA62A5"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6357CA70"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39FE2532"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铝生产</w:t>
            </w:r>
          </w:p>
        </w:tc>
        <w:tc>
          <w:tcPr>
            <w:tcW w:w="2540" w:type="dxa"/>
            <w:tcBorders>
              <w:top w:val="nil"/>
              <w:left w:val="nil"/>
              <w:bottom w:val="single" w:sz="4" w:space="0" w:color="auto"/>
              <w:right w:val="single" w:sz="4" w:space="0" w:color="auto"/>
            </w:tcBorders>
            <w:shd w:val="clear" w:color="auto" w:fill="auto"/>
            <w:noWrap/>
            <w:vAlign w:val="center"/>
          </w:tcPr>
          <w:p w14:paraId="65E5C854"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11" w:type="dxa"/>
            <w:vAlign w:val="center"/>
          </w:tcPr>
          <w:p w14:paraId="3B431E33" w14:textId="77777777" w:rsidR="00C75E31" w:rsidRDefault="00C75E31">
            <w:pPr>
              <w:spacing w:before="0"/>
              <w:rPr>
                <w:rFonts w:ascii="Times New Roman" w:eastAsia="Times New Roman" w:hAnsi="Times New Roman"/>
                <w:szCs w:val="20"/>
                <w:lang w:val="en-US" w:eastAsia="zh-CN"/>
              </w:rPr>
            </w:pPr>
          </w:p>
        </w:tc>
      </w:tr>
      <w:tr w:rsidR="00C75E31" w14:paraId="0150B8F7"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72D71ECB"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41C53D32"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增碳剂生产</w:t>
            </w:r>
          </w:p>
        </w:tc>
        <w:tc>
          <w:tcPr>
            <w:tcW w:w="2540" w:type="dxa"/>
            <w:tcBorders>
              <w:top w:val="nil"/>
              <w:left w:val="nil"/>
              <w:bottom w:val="single" w:sz="4" w:space="0" w:color="auto"/>
              <w:right w:val="single" w:sz="4" w:space="0" w:color="auto"/>
            </w:tcBorders>
            <w:shd w:val="clear" w:color="auto" w:fill="auto"/>
            <w:noWrap/>
            <w:vAlign w:val="center"/>
          </w:tcPr>
          <w:p w14:paraId="46C96CEC"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11" w:type="dxa"/>
            <w:vAlign w:val="center"/>
          </w:tcPr>
          <w:p w14:paraId="386477B2" w14:textId="77777777" w:rsidR="00C75E31" w:rsidRDefault="00C75E31">
            <w:pPr>
              <w:spacing w:before="0"/>
              <w:rPr>
                <w:rFonts w:ascii="Times New Roman" w:eastAsia="Times New Roman" w:hAnsi="Times New Roman"/>
                <w:szCs w:val="20"/>
                <w:lang w:val="en-US" w:eastAsia="zh-CN"/>
              </w:rPr>
            </w:pPr>
          </w:p>
        </w:tc>
      </w:tr>
      <w:tr w:rsidR="00C75E31" w14:paraId="0B951862"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10D49248"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45FC90A0"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铁鳞生产</w:t>
            </w:r>
          </w:p>
        </w:tc>
        <w:tc>
          <w:tcPr>
            <w:tcW w:w="2540" w:type="dxa"/>
            <w:tcBorders>
              <w:top w:val="nil"/>
              <w:left w:val="nil"/>
              <w:bottom w:val="single" w:sz="4" w:space="0" w:color="auto"/>
              <w:right w:val="single" w:sz="4" w:space="0" w:color="auto"/>
            </w:tcBorders>
            <w:shd w:val="clear" w:color="auto" w:fill="auto"/>
            <w:noWrap/>
            <w:vAlign w:val="center"/>
          </w:tcPr>
          <w:p w14:paraId="05451F82" w14:textId="77777777" w:rsidR="00C75E31" w:rsidRDefault="00000000">
            <w:pPr>
              <w:spacing w:before="0"/>
              <w:rPr>
                <w:rFonts w:eastAsia="PMingLiU" w:cs="Arial"/>
                <w:szCs w:val="20"/>
                <w:lang w:val="en-US" w:eastAsia="zh-CN"/>
              </w:rPr>
            </w:pPr>
            <w:r>
              <w:rPr>
                <w:rFonts w:ascii="宋体" w:eastAsia="宋体" w:hAnsi="宋体" w:cs="Arial" w:hint="eastAsia"/>
                <w:szCs w:val="20"/>
                <w:lang w:val="en-US" w:eastAsia="zh-CN"/>
              </w:rPr>
              <w:t>炼钢</w:t>
            </w:r>
          </w:p>
        </w:tc>
        <w:tc>
          <w:tcPr>
            <w:tcW w:w="11" w:type="dxa"/>
            <w:vAlign w:val="center"/>
          </w:tcPr>
          <w:p w14:paraId="47D6840F" w14:textId="77777777" w:rsidR="00C75E31" w:rsidRDefault="00C75E31">
            <w:pPr>
              <w:spacing w:before="0"/>
              <w:rPr>
                <w:rFonts w:ascii="Times New Roman" w:eastAsia="Times New Roman" w:hAnsi="Times New Roman"/>
                <w:szCs w:val="20"/>
                <w:lang w:val="en-US" w:eastAsia="zh-CN"/>
              </w:rPr>
            </w:pPr>
          </w:p>
        </w:tc>
      </w:tr>
      <w:tr w:rsidR="00C75E31" w14:paraId="27CCB28F"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71D50E69"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1596D5CC"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氨水生产</w:t>
            </w:r>
          </w:p>
        </w:tc>
        <w:tc>
          <w:tcPr>
            <w:tcW w:w="2540" w:type="dxa"/>
            <w:tcBorders>
              <w:top w:val="nil"/>
              <w:left w:val="nil"/>
              <w:bottom w:val="single" w:sz="4" w:space="0" w:color="auto"/>
              <w:right w:val="single" w:sz="4" w:space="0" w:color="auto"/>
            </w:tcBorders>
            <w:shd w:val="clear" w:color="auto" w:fill="auto"/>
            <w:noWrap/>
            <w:vAlign w:val="center"/>
          </w:tcPr>
          <w:p w14:paraId="5694AC21"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烧结</w:t>
            </w:r>
          </w:p>
        </w:tc>
        <w:tc>
          <w:tcPr>
            <w:tcW w:w="11" w:type="dxa"/>
            <w:vAlign w:val="center"/>
          </w:tcPr>
          <w:p w14:paraId="209C5099" w14:textId="77777777" w:rsidR="00C75E31" w:rsidRDefault="00C75E31">
            <w:pPr>
              <w:spacing w:before="0"/>
              <w:rPr>
                <w:rFonts w:ascii="Times New Roman" w:eastAsia="Times New Roman" w:hAnsi="Times New Roman"/>
                <w:szCs w:val="20"/>
                <w:lang w:val="en-US" w:eastAsia="zh-CN"/>
              </w:rPr>
            </w:pPr>
          </w:p>
        </w:tc>
      </w:tr>
      <w:tr w:rsidR="00C75E31" w14:paraId="455887E9"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72EADB88"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36F4EA77"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碳化硅生产</w:t>
            </w:r>
          </w:p>
        </w:tc>
        <w:tc>
          <w:tcPr>
            <w:tcW w:w="2540" w:type="dxa"/>
            <w:tcBorders>
              <w:top w:val="nil"/>
              <w:left w:val="nil"/>
              <w:bottom w:val="single" w:sz="4" w:space="0" w:color="auto"/>
              <w:right w:val="single" w:sz="4" w:space="0" w:color="auto"/>
            </w:tcBorders>
            <w:shd w:val="clear" w:color="auto" w:fill="auto"/>
            <w:noWrap/>
            <w:vAlign w:val="center"/>
          </w:tcPr>
          <w:p w14:paraId="6CD3AD05"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11" w:type="dxa"/>
            <w:vAlign w:val="center"/>
          </w:tcPr>
          <w:p w14:paraId="0FA19833" w14:textId="77777777" w:rsidR="00C75E31" w:rsidRDefault="00C75E31">
            <w:pPr>
              <w:spacing w:before="0"/>
              <w:rPr>
                <w:rFonts w:ascii="Times New Roman" w:eastAsia="Times New Roman" w:hAnsi="Times New Roman"/>
                <w:szCs w:val="20"/>
                <w:lang w:val="en-US" w:eastAsia="zh-CN"/>
              </w:rPr>
            </w:pPr>
          </w:p>
        </w:tc>
      </w:tr>
      <w:tr w:rsidR="00C75E31" w14:paraId="1EEA31EE"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7062D600"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1AB8AE78"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镁生产</w:t>
            </w:r>
          </w:p>
        </w:tc>
        <w:tc>
          <w:tcPr>
            <w:tcW w:w="2540" w:type="dxa"/>
            <w:tcBorders>
              <w:top w:val="nil"/>
              <w:left w:val="nil"/>
              <w:bottom w:val="single" w:sz="4" w:space="0" w:color="auto"/>
              <w:right w:val="single" w:sz="4" w:space="0" w:color="auto"/>
            </w:tcBorders>
            <w:shd w:val="clear" w:color="auto" w:fill="auto"/>
            <w:noWrap/>
            <w:vAlign w:val="center"/>
          </w:tcPr>
          <w:p w14:paraId="3A09FDCC"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11" w:type="dxa"/>
            <w:vAlign w:val="center"/>
          </w:tcPr>
          <w:p w14:paraId="2C5A4A89" w14:textId="77777777" w:rsidR="00C75E31" w:rsidRDefault="00C75E31">
            <w:pPr>
              <w:spacing w:before="0"/>
              <w:rPr>
                <w:rFonts w:ascii="Times New Roman" w:eastAsia="Times New Roman" w:hAnsi="Times New Roman"/>
                <w:szCs w:val="20"/>
                <w:lang w:val="en-US" w:eastAsia="zh-CN"/>
              </w:rPr>
            </w:pPr>
          </w:p>
        </w:tc>
      </w:tr>
      <w:tr w:rsidR="00C75E31" w14:paraId="57A56E95"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198A27DE"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64283029"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所有其他纸制品加工制造</w:t>
            </w:r>
          </w:p>
        </w:tc>
        <w:tc>
          <w:tcPr>
            <w:tcW w:w="2540" w:type="dxa"/>
            <w:tcBorders>
              <w:top w:val="nil"/>
              <w:left w:val="nil"/>
              <w:bottom w:val="single" w:sz="4" w:space="0" w:color="auto"/>
              <w:right w:val="single" w:sz="4" w:space="0" w:color="auto"/>
            </w:tcBorders>
            <w:shd w:val="clear" w:color="auto" w:fill="auto"/>
            <w:noWrap/>
            <w:vAlign w:val="center"/>
          </w:tcPr>
          <w:p w14:paraId="74CC7DCB"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办公室</w:t>
            </w:r>
          </w:p>
        </w:tc>
        <w:tc>
          <w:tcPr>
            <w:tcW w:w="11" w:type="dxa"/>
            <w:vAlign w:val="center"/>
          </w:tcPr>
          <w:p w14:paraId="6402B9F9" w14:textId="77777777" w:rsidR="00C75E31" w:rsidRDefault="00C75E31">
            <w:pPr>
              <w:spacing w:before="0"/>
              <w:rPr>
                <w:rFonts w:ascii="Times New Roman" w:eastAsia="Times New Roman" w:hAnsi="Times New Roman"/>
                <w:szCs w:val="20"/>
                <w:lang w:val="en-US" w:eastAsia="zh-CN"/>
              </w:rPr>
            </w:pPr>
          </w:p>
        </w:tc>
      </w:tr>
      <w:tr w:rsidR="00C75E31" w14:paraId="384F8B8A"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00901DE7"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33D7DD3E"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办公用品(纸张除外)制造</w:t>
            </w:r>
          </w:p>
        </w:tc>
        <w:tc>
          <w:tcPr>
            <w:tcW w:w="2540" w:type="dxa"/>
            <w:tcBorders>
              <w:top w:val="nil"/>
              <w:left w:val="nil"/>
              <w:bottom w:val="single" w:sz="4" w:space="0" w:color="auto"/>
              <w:right w:val="single" w:sz="4" w:space="0" w:color="auto"/>
            </w:tcBorders>
            <w:shd w:val="clear" w:color="auto" w:fill="auto"/>
            <w:noWrap/>
            <w:vAlign w:val="center"/>
          </w:tcPr>
          <w:p w14:paraId="7B4F6172"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办公室</w:t>
            </w:r>
          </w:p>
        </w:tc>
        <w:tc>
          <w:tcPr>
            <w:tcW w:w="11" w:type="dxa"/>
            <w:vAlign w:val="center"/>
          </w:tcPr>
          <w:p w14:paraId="2F5A5A86" w14:textId="77777777" w:rsidR="00C75E31" w:rsidRDefault="00C75E31">
            <w:pPr>
              <w:spacing w:before="0"/>
              <w:rPr>
                <w:rFonts w:ascii="Times New Roman" w:eastAsia="Times New Roman" w:hAnsi="Times New Roman"/>
                <w:szCs w:val="20"/>
                <w:lang w:val="en-US" w:eastAsia="zh-CN"/>
              </w:rPr>
            </w:pPr>
          </w:p>
        </w:tc>
      </w:tr>
      <w:tr w:rsidR="00C75E31" w14:paraId="28820E55"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5EA90433"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640" w:type="dxa"/>
            <w:tcBorders>
              <w:top w:val="nil"/>
              <w:left w:val="nil"/>
              <w:bottom w:val="single" w:sz="4" w:space="0" w:color="auto"/>
              <w:right w:val="single" w:sz="4" w:space="0" w:color="auto"/>
            </w:tcBorders>
            <w:shd w:val="clear" w:color="auto" w:fill="auto"/>
            <w:noWrap/>
            <w:vAlign w:val="center"/>
          </w:tcPr>
          <w:p w14:paraId="1512F4EB"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源水</w:t>
            </w:r>
          </w:p>
        </w:tc>
        <w:tc>
          <w:tcPr>
            <w:tcW w:w="2540" w:type="dxa"/>
            <w:tcBorders>
              <w:top w:val="nil"/>
              <w:left w:val="nil"/>
              <w:bottom w:val="single" w:sz="4" w:space="0" w:color="auto"/>
              <w:right w:val="single" w:sz="4" w:space="0" w:color="auto"/>
            </w:tcBorders>
            <w:shd w:val="clear" w:color="auto" w:fill="auto"/>
            <w:noWrap/>
            <w:vAlign w:val="center"/>
          </w:tcPr>
          <w:p w14:paraId="134A8D6D"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水处理工序</w:t>
            </w:r>
          </w:p>
        </w:tc>
        <w:tc>
          <w:tcPr>
            <w:tcW w:w="11" w:type="dxa"/>
            <w:vAlign w:val="center"/>
          </w:tcPr>
          <w:p w14:paraId="2E204EF6" w14:textId="77777777" w:rsidR="00C75E31" w:rsidRDefault="00C75E31">
            <w:pPr>
              <w:spacing w:before="0"/>
              <w:rPr>
                <w:rFonts w:ascii="Times New Roman" w:eastAsia="Times New Roman" w:hAnsi="Times New Roman"/>
                <w:szCs w:val="20"/>
                <w:lang w:val="en-US" w:eastAsia="zh-CN"/>
              </w:rPr>
            </w:pPr>
          </w:p>
        </w:tc>
      </w:tr>
      <w:tr w:rsidR="00C75E31" w14:paraId="0C791223" w14:textId="77777777">
        <w:trPr>
          <w:trHeight w:val="480"/>
        </w:trPr>
        <w:tc>
          <w:tcPr>
            <w:tcW w:w="2840" w:type="dxa"/>
            <w:tcBorders>
              <w:top w:val="nil"/>
              <w:left w:val="single" w:sz="4" w:space="0" w:color="auto"/>
              <w:bottom w:val="single" w:sz="4" w:space="0" w:color="auto"/>
              <w:right w:val="single" w:sz="4" w:space="0" w:color="auto"/>
            </w:tcBorders>
            <w:shd w:val="clear" w:color="000000" w:fill="FFFFFF"/>
            <w:vAlign w:val="center"/>
          </w:tcPr>
          <w:p w14:paraId="206C99FD"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640" w:type="dxa"/>
            <w:tcBorders>
              <w:top w:val="nil"/>
              <w:left w:val="nil"/>
              <w:bottom w:val="single" w:sz="4" w:space="0" w:color="auto"/>
              <w:right w:val="single" w:sz="4" w:space="0" w:color="auto"/>
            </w:tcBorders>
            <w:shd w:val="clear" w:color="auto" w:fill="auto"/>
            <w:vAlign w:val="center"/>
          </w:tcPr>
          <w:p w14:paraId="015C40DA"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采购产品空调和暖空气加热设备和商业和工业制冷设备制造</w:t>
            </w:r>
          </w:p>
        </w:tc>
        <w:tc>
          <w:tcPr>
            <w:tcW w:w="2540" w:type="dxa"/>
            <w:tcBorders>
              <w:top w:val="nil"/>
              <w:left w:val="nil"/>
              <w:bottom w:val="single" w:sz="4" w:space="0" w:color="auto"/>
              <w:right w:val="single" w:sz="4" w:space="0" w:color="auto"/>
            </w:tcBorders>
            <w:shd w:val="clear" w:color="auto" w:fill="auto"/>
            <w:noWrap/>
            <w:vAlign w:val="center"/>
          </w:tcPr>
          <w:p w14:paraId="4B3098AD"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办公室、各工序</w:t>
            </w:r>
          </w:p>
        </w:tc>
        <w:tc>
          <w:tcPr>
            <w:tcW w:w="11" w:type="dxa"/>
            <w:vAlign w:val="center"/>
          </w:tcPr>
          <w:p w14:paraId="225E0881" w14:textId="77777777" w:rsidR="00C75E31" w:rsidRDefault="00C75E31">
            <w:pPr>
              <w:spacing w:before="0"/>
              <w:rPr>
                <w:rFonts w:ascii="Times New Roman" w:eastAsia="Times New Roman" w:hAnsi="Times New Roman"/>
                <w:szCs w:val="20"/>
                <w:lang w:val="en-US" w:eastAsia="zh-CN"/>
              </w:rPr>
            </w:pPr>
          </w:p>
        </w:tc>
      </w:tr>
      <w:tr w:rsidR="00C75E31" w14:paraId="381C385A"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1BB970F4"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640" w:type="dxa"/>
            <w:tcBorders>
              <w:top w:val="nil"/>
              <w:left w:val="nil"/>
              <w:bottom w:val="single" w:sz="4" w:space="0" w:color="auto"/>
              <w:right w:val="single" w:sz="4" w:space="0" w:color="auto"/>
            </w:tcBorders>
            <w:shd w:val="clear" w:color="auto" w:fill="auto"/>
            <w:noWrap/>
            <w:vAlign w:val="center"/>
          </w:tcPr>
          <w:p w14:paraId="342F08DF"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电子计算机制造</w:t>
            </w:r>
          </w:p>
        </w:tc>
        <w:tc>
          <w:tcPr>
            <w:tcW w:w="2540" w:type="dxa"/>
            <w:tcBorders>
              <w:top w:val="nil"/>
              <w:left w:val="nil"/>
              <w:bottom w:val="single" w:sz="4" w:space="0" w:color="auto"/>
              <w:right w:val="single" w:sz="4" w:space="0" w:color="auto"/>
            </w:tcBorders>
            <w:shd w:val="clear" w:color="auto" w:fill="auto"/>
            <w:noWrap/>
            <w:vAlign w:val="center"/>
          </w:tcPr>
          <w:p w14:paraId="0B7430C0"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办公室、各工序</w:t>
            </w:r>
          </w:p>
        </w:tc>
        <w:tc>
          <w:tcPr>
            <w:tcW w:w="11" w:type="dxa"/>
            <w:vAlign w:val="center"/>
          </w:tcPr>
          <w:p w14:paraId="037EF225" w14:textId="77777777" w:rsidR="00C75E31" w:rsidRDefault="00C75E31">
            <w:pPr>
              <w:spacing w:before="0"/>
              <w:rPr>
                <w:rFonts w:ascii="Times New Roman" w:eastAsia="Times New Roman" w:hAnsi="Times New Roman"/>
                <w:szCs w:val="20"/>
                <w:lang w:val="en-US" w:eastAsia="zh-CN"/>
              </w:rPr>
            </w:pPr>
          </w:p>
        </w:tc>
      </w:tr>
      <w:tr w:rsidR="00C75E31" w14:paraId="3A7E414A"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2DAAB667"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640" w:type="dxa"/>
            <w:tcBorders>
              <w:top w:val="nil"/>
              <w:left w:val="nil"/>
              <w:bottom w:val="single" w:sz="4" w:space="0" w:color="auto"/>
              <w:right w:val="single" w:sz="4" w:space="0" w:color="auto"/>
            </w:tcBorders>
            <w:shd w:val="clear" w:color="auto" w:fill="auto"/>
            <w:noWrap/>
            <w:vAlign w:val="center"/>
          </w:tcPr>
          <w:p w14:paraId="092461DE"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焊接及焊接设备制造</w:t>
            </w:r>
          </w:p>
        </w:tc>
        <w:tc>
          <w:tcPr>
            <w:tcW w:w="2540" w:type="dxa"/>
            <w:tcBorders>
              <w:top w:val="nil"/>
              <w:left w:val="nil"/>
              <w:bottom w:val="single" w:sz="4" w:space="0" w:color="auto"/>
              <w:right w:val="single" w:sz="4" w:space="0" w:color="auto"/>
            </w:tcBorders>
            <w:shd w:val="clear" w:color="auto" w:fill="auto"/>
            <w:noWrap/>
            <w:vAlign w:val="center"/>
          </w:tcPr>
          <w:p w14:paraId="53CB29F5"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11" w:type="dxa"/>
            <w:vAlign w:val="center"/>
          </w:tcPr>
          <w:p w14:paraId="34159191" w14:textId="77777777" w:rsidR="00C75E31" w:rsidRDefault="00C75E31">
            <w:pPr>
              <w:spacing w:before="0"/>
              <w:rPr>
                <w:rFonts w:ascii="Times New Roman" w:eastAsia="Times New Roman" w:hAnsi="Times New Roman"/>
                <w:szCs w:val="20"/>
                <w:lang w:val="en-US" w:eastAsia="zh-CN"/>
              </w:rPr>
            </w:pPr>
          </w:p>
        </w:tc>
      </w:tr>
      <w:tr w:rsidR="00C75E31" w14:paraId="6EE0C37C"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189B9704"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640" w:type="dxa"/>
            <w:tcBorders>
              <w:top w:val="nil"/>
              <w:left w:val="nil"/>
              <w:bottom w:val="single" w:sz="4" w:space="0" w:color="auto"/>
              <w:right w:val="single" w:sz="4" w:space="0" w:color="auto"/>
            </w:tcBorders>
            <w:shd w:val="clear" w:color="auto" w:fill="auto"/>
            <w:noWrap/>
            <w:vAlign w:val="center"/>
          </w:tcPr>
          <w:p w14:paraId="23FD33D8"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其他工业设备制造</w:t>
            </w:r>
          </w:p>
        </w:tc>
        <w:tc>
          <w:tcPr>
            <w:tcW w:w="2540" w:type="dxa"/>
            <w:tcBorders>
              <w:top w:val="nil"/>
              <w:left w:val="nil"/>
              <w:bottom w:val="single" w:sz="4" w:space="0" w:color="auto"/>
              <w:right w:val="single" w:sz="4" w:space="0" w:color="auto"/>
            </w:tcBorders>
            <w:shd w:val="clear" w:color="auto" w:fill="auto"/>
            <w:noWrap/>
            <w:vAlign w:val="center"/>
          </w:tcPr>
          <w:p w14:paraId="43BAB292"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11" w:type="dxa"/>
            <w:vAlign w:val="center"/>
          </w:tcPr>
          <w:p w14:paraId="6C61615B" w14:textId="77777777" w:rsidR="00C75E31" w:rsidRDefault="00C75E31">
            <w:pPr>
              <w:spacing w:before="0"/>
              <w:rPr>
                <w:rFonts w:ascii="Times New Roman" w:eastAsia="Times New Roman" w:hAnsi="Times New Roman"/>
                <w:szCs w:val="20"/>
                <w:lang w:val="en-US" w:eastAsia="zh-CN"/>
              </w:rPr>
            </w:pPr>
          </w:p>
        </w:tc>
      </w:tr>
      <w:tr w:rsidR="00C75E31" w14:paraId="094F9289"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3FB86DC0"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640" w:type="dxa"/>
            <w:tcBorders>
              <w:top w:val="nil"/>
              <w:left w:val="nil"/>
              <w:bottom w:val="single" w:sz="4" w:space="0" w:color="auto"/>
              <w:right w:val="single" w:sz="4" w:space="0" w:color="auto"/>
            </w:tcBorders>
            <w:shd w:val="clear" w:color="auto" w:fill="auto"/>
            <w:noWrap/>
            <w:vAlign w:val="center"/>
          </w:tcPr>
          <w:p w14:paraId="2157226A"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所有其他杂项电气设备及元件制造</w:t>
            </w:r>
          </w:p>
        </w:tc>
        <w:tc>
          <w:tcPr>
            <w:tcW w:w="2540" w:type="dxa"/>
            <w:tcBorders>
              <w:top w:val="nil"/>
              <w:left w:val="nil"/>
              <w:bottom w:val="single" w:sz="4" w:space="0" w:color="auto"/>
              <w:right w:val="single" w:sz="4" w:space="0" w:color="auto"/>
            </w:tcBorders>
            <w:shd w:val="clear" w:color="auto" w:fill="auto"/>
            <w:noWrap/>
            <w:vAlign w:val="center"/>
          </w:tcPr>
          <w:p w14:paraId="26CFF0CF"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11" w:type="dxa"/>
            <w:vAlign w:val="center"/>
          </w:tcPr>
          <w:p w14:paraId="125606CD" w14:textId="77777777" w:rsidR="00C75E31" w:rsidRDefault="00C75E31">
            <w:pPr>
              <w:spacing w:before="0"/>
              <w:rPr>
                <w:rFonts w:ascii="Times New Roman" w:eastAsia="Times New Roman" w:hAnsi="Times New Roman"/>
                <w:szCs w:val="20"/>
                <w:lang w:val="en-US" w:eastAsia="zh-CN"/>
              </w:rPr>
            </w:pPr>
          </w:p>
        </w:tc>
      </w:tr>
      <w:tr w:rsidR="00C75E31" w14:paraId="47BA0F3B"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4CB53DC1"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640" w:type="dxa"/>
            <w:tcBorders>
              <w:top w:val="nil"/>
              <w:left w:val="nil"/>
              <w:bottom w:val="single" w:sz="4" w:space="0" w:color="auto"/>
              <w:right w:val="single" w:sz="4" w:space="0" w:color="auto"/>
            </w:tcBorders>
            <w:shd w:val="clear" w:color="auto" w:fill="auto"/>
            <w:noWrap/>
            <w:vAlign w:val="center"/>
          </w:tcPr>
          <w:p w14:paraId="600EE07D"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所有其他杂项制造</w:t>
            </w:r>
          </w:p>
        </w:tc>
        <w:tc>
          <w:tcPr>
            <w:tcW w:w="2540" w:type="dxa"/>
            <w:tcBorders>
              <w:top w:val="nil"/>
              <w:left w:val="nil"/>
              <w:bottom w:val="single" w:sz="4" w:space="0" w:color="auto"/>
              <w:right w:val="single" w:sz="4" w:space="0" w:color="auto"/>
            </w:tcBorders>
            <w:shd w:val="clear" w:color="auto" w:fill="auto"/>
            <w:noWrap/>
            <w:vAlign w:val="center"/>
          </w:tcPr>
          <w:p w14:paraId="35C71146"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11" w:type="dxa"/>
            <w:vAlign w:val="center"/>
          </w:tcPr>
          <w:p w14:paraId="30EE798E" w14:textId="77777777" w:rsidR="00C75E31" w:rsidRDefault="00C75E31">
            <w:pPr>
              <w:spacing w:before="0"/>
              <w:rPr>
                <w:rFonts w:ascii="Times New Roman" w:eastAsia="Times New Roman" w:hAnsi="Times New Roman"/>
                <w:szCs w:val="20"/>
                <w:lang w:val="en-US" w:eastAsia="zh-CN"/>
              </w:rPr>
            </w:pPr>
          </w:p>
        </w:tc>
      </w:tr>
      <w:tr w:rsidR="00C75E31" w14:paraId="31D7ACF9" w14:textId="77777777">
        <w:trPr>
          <w:trHeight w:val="480"/>
        </w:trPr>
        <w:tc>
          <w:tcPr>
            <w:tcW w:w="2840" w:type="dxa"/>
            <w:tcBorders>
              <w:top w:val="nil"/>
              <w:left w:val="single" w:sz="4" w:space="0" w:color="auto"/>
              <w:bottom w:val="single" w:sz="4" w:space="0" w:color="auto"/>
              <w:right w:val="single" w:sz="4" w:space="0" w:color="auto"/>
            </w:tcBorders>
            <w:shd w:val="clear" w:color="000000" w:fill="FFFFFF"/>
            <w:vAlign w:val="center"/>
          </w:tcPr>
          <w:p w14:paraId="47E731AF"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640" w:type="dxa"/>
            <w:tcBorders>
              <w:top w:val="nil"/>
              <w:left w:val="nil"/>
              <w:bottom w:val="single" w:sz="4" w:space="0" w:color="auto"/>
              <w:right w:val="single" w:sz="4" w:space="0" w:color="auto"/>
            </w:tcBorders>
            <w:shd w:val="clear" w:color="auto" w:fill="auto"/>
            <w:noWrap/>
            <w:vAlign w:val="center"/>
          </w:tcPr>
          <w:p w14:paraId="0B69EBF5"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液化石油气生产</w:t>
            </w:r>
          </w:p>
        </w:tc>
        <w:tc>
          <w:tcPr>
            <w:tcW w:w="2540" w:type="dxa"/>
            <w:tcBorders>
              <w:top w:val="nil"/>
              <w:left w:val="nil"/>
              <w:bottom w:val="single" w:sz="4" w:space="0" w:color="auto"/>
              <w:right w:val="single" w:sz="4" w:space="0" w:color="auto"/>
            </w:tcBorders>
            <w:shd w:val="clear" w:color="auto" w:fill="auto"/>
            <w:noWrap/>
            <w:vAlign w:val="center"/>
          </w:tcPr>
          <w:p w14:paraId="798DC043"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冶钢宾馆</w:t>
            </w:r>
          </w:p>
        </w:tc>
        <w:tc>
          <w:tcPr>
            <w:tcW w:w="11" w:type="dxa"/>
            <w:vAlign w:val="center"/>
          </w:tcPr>
          <w:p w14:paraId="4E15B543" w14:textId="77777777" w:rsidR="00C75E31" w:rsidRDefault="00C75E31">
            <w:pPr>
              <w:spacing w:before="0"/>
              <w:rPr>
                <w:rFonts w:ascii="Times New Roman" w:eastAsia="Times New Roman" w:hAnsi="Times New Roman"/>
                <w:szCs w:val="20"/>
                <w:lang w:val="en-US" w:eastAsia="zh-CN"/>
              </w:rPr>
            </w:pPr>
          </w:p>
        </w:tc>
      </w:tr>
      <w:tr w:rsidR="00C75E31" w14:paraId="3C1CD6F0" w14:textId="77777777">
        <w:trPr>
          <w:trHeight w:val="480"/>
        </w:trPr>
        <w:tc>
          <w:tcPr>
            <w:tcW w:w="2840" w:type="dxa"/>
            <w:tcBorders>
              <w:top w:val="nil"/>
              <w:left w:val="single" w:sz="4" w:space="0" w:color="auto"/>
              <w:bottom w:val="single" w:sz="4" w:space="0" w:color="auto"/>
              <w:right w:val="single" w:sz="4" w:space="0" w:color="auto"/>
            </w:tcBorders>
            <w:shd w:val="clear" w:color="000000" w:fill="FFFFFF"/>
            <w:vAlign w:val="center"/>
          </w:tcPr>
          <w:p w14:paraId="3A1399EF"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640" w:type="dxa"/>
            <w:tcBorders>
              <w:top w:val="nil"/>
              <w:left w:val="nil"/>
              <w:bottom w:val="single" w:sz="4" w:space="0" w:color="auto"/>
              <w:right w:val="single" w:sz="4" w:space="0" w:color="auto"/>
            </w:tcBorders>
            <w:shd w:val="clear" w:color="auto" w:fill="auto"/>
            <w:noWrap/>
            <w:vAlign w:val="center"/>
          </w:tcPr>
          <w:p w14:paraId="1D05389F"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洗精煤生产</w:t>
            </w:r>
          </w:p>
        </w:tc>
        <w:tc>
          <w:tcPr>
            <w:tcW w:w="2540" w:type="dxa"/>
            <w:tcBorders>
              <w:top w:val="nil"/>
              <w:left w:val="nil"/>
              <w:bottom w:val="single" w:sz="4" w:space="0" w:color="auto"/>
              <w:right w:val="single" w:sz="4" w:space="0" w:color="auto"/>
            </w:tcBorders>
            <w:shd w:val="clear" w:color="auto" w:fill="auto"/>
            <w:noWrap/>
            <w:vAlign w:val="center"/>
          </w:tcPr>
          <w:p w14:paraId="6C59FA95"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焦化</w:t>
            </w:r>
          </w:p>
        </w:tc>
        <w:tc>
          <w:tcPr>
            <w:tcW w:w="11" w:type="dxa"/>
            <w:vAlign w:val="center"/>
          </w:tcPr>
          <w:p w14:paraId="52EF29A1" w14:textId="77777777" w:rsidR="00C75E31" w:rsidRDefault="00C75E31">
            <w:pPr>
              <w:spacing w:before="0"/>
              <w:rPr>
                <w:rFonts w:ascii="Times New Roman" w:eastAsia="Times New Roman" w:hAnsi="Times New Roman"/>
                <w:szCs w:val="20"/>
                <w:lang w:val="en-US" w:eastAsia="zh-CN"/>
              </w:rPr>
            </w:pPr>
          </w:p>
        </w:tc>
      </w:tr>
      <w:tr w:rsidR="00C75E31" w14:paraId="2A732040" w14:textId="77777777">
        <w:trPr>
          <w:trHeight w:val="480"/>
        </w:trPr>
        <w:tc>
          <w:tcPr>
            <w:tcW w:w="2840" w:type="dxa"/>
            <w:tcBorders>
              <w:top w:val="nil"/>
              <w:left w:val="single" w:sz="4" w:space="0" w:color="auto"/>
              <w:bottom w:val="single" w:sz="4" w:space="0" w:color="auto"/>
              <w:right w:val="single" w:sz="4" w:space="0" w:color="auto"/>
            </w:tcBorders>
            <w:shd w:val="clear" w:color="000000" w:fill="FFFFFF"/>
            <w:vAlign w:val="center"/>
          </w:tcPr>
          <w:p w14:paraId="396E79AC"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640" w:type="dxa"/>
            <w:tcBorders>
              <w:top w:val="nil"/>
              <w:left w:val="nil"/>
              <w:bottom w:val="single" w:sz="4" w:space="0" w:color="auto"/>
              <w:right w:val="single" w:sz="4" w:space="0" w:color="auto"/>
            </w:tcBorders>
            <w:shd w:val="clear" w:color="auto" w:fill="auto"/>
            <w:noWrap/>
            <w:vAlign w:val="center"/>
          </w:tcPr>
          <w:p w14:paraId="5E3E9612"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柴油生产</w:t>
            </w:r>
          </w:p>
        </w:tc>
        <w:tc>
          <w:tcPr>
            <w:tcW w:w="2540" w:type="dxa"/>
            <w:tcBorders>
              <w:top w:val="nil"/>
              <w:left w:val="nil"/>
              <w:bottom w:val="single" w:sz="4" w:space="0" w:color="auto"/>
              <w:right w:val="single" w:sz="4" w:space="0" w:color="auto"/>
            </w:tcBorders>
            <w:shd w:val="clear" w:color="auto" w:fill="auto"/>
            <w:noWrap/>
            <w:vAlign w:val="center"/>
          </w:tcPr>
          <w:p w14:paraId="22102188"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11" w:type="dxa"/>
            <w:vAlign w:val="center"/>
          </w:tcPr>
          <w:p w14:paraId="5FE334F2" w14:textId="77777777" w:rsidR="00C75E31" w:rsidRDefault="00C75E31">
            <w:pPr>
              <w:spacing w:before="0"/>
              <w:rPr>
                <w:rFonts w:ascii="Times New Roman" w:eastAsia="Times New Roman" w:hAnsi="Times New Roman"/>
                <w:szCs w:val="20"/>
                <w:lang w:val="en-US" w:eastAsia="zh-CN"/>
              </w:rPr>
            </w:pPr>
          </w:p>
        </w:tc>
      </w:tr>
      <w:tr w:rsidR="00C75E31" w14:paraId="6BE38F78" w14:textId="77777777">
        <w:trPr>
          <w:trHeight w:val="480"/>
        </w:trPr>
        <w:tc>
          <w:tcPr>
            <w:tcW w:w="2840" w:type="dxa"/>
            <w:tcBorders>
              <w:top w:val="nil"/>
              <w:left w:val="single" w:sz="4" w:space="0" w:color="auto"/>
              <w:bottom w:val="single" w:sz="4" w:space="0" w:color="auto"/>
              <w:right w:val="single" w:sz="4" w:space="0" w:color="auto"/>
            </w:tcBorders>
            <w:shd w:val="clear" w:color="000000" w:fill="FFFFFF"/>
            <w:vAlign w:val="center"/>
          </w:tcPr>
          <w:p w14:paraId="1DA90627"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640" w:type="dxa"/>
            <w:tcBorders>
              <w:top w:val="nil"/>
              <w:left w:val="nil"/>
              <w:bottom w:val="single" w:sz="4" w:space="0" w:color="auto"/>
              <w:right w:val="single" w:sz="4" w:space="0" w:color="auto"/>
            </w:tcBorders>
            <w:shd w:val="clear" w:color="auto" w:fill="auto"/>
            <w:noWrap/>
            <w:vAlign w:val="center"/>
          </w:tcPr>
          <w:p w14:paraId="785DC3E8"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汽油生产</w:t>
            </w:r>
          </w:p>
        </w:tc>
        <w:tc>
          <w:tcPr>
            <w:tcW w:w="2540" w:type="dxa"/>
            <w:tcBorders>
              <w:top w:val="nil"/>
              <w:left w:val="nil"/>
              <w:bottom w:val="single" w:sz="4" w:space="0" w:color="auto"/>
              <w:right w:val="single" w:sz="4" w:space="0" w:color="auto"/>
            </w:tcBorders>
            <w:shd w:val="clear" w:color="auto" w:fill="auto"/>
            <w:noWrap/>
            <w:vAlign w:val="center"/>
          </w:tcPr>
          <w:p w14:paraId="40318EE5"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车队</w:t>
            </w:r>
          </w:p>
        </w:tc>
        <w:tc>
          <w:tcPr>
            <w:tcW w:w="11" w:type="dxa"/>
            <w:vAlign w:val="center"/>
          </w:tcPr>
          <w:p w14:paraId="4843CB85" w14:textId="77777777" w:rsidR="00C75E31" w:rsidRDefault="00C75E31">
            <w:pPr>
              <w:spacing w:before="0"/>
              <w:rPr>
                <w:rFonts w:ascii="Times New Roman" w:eastAsia="Times New Roman" w:hAnsi="Times New Roman"/>
                <w:szCs w:val="20"/>
                <w:lang w:val="en-US" w:eastAsia="zh-CN"/>
              </w:rPr>
            </w:pPr>
          </w:p>
        </w:tc>
      </w:tr>
      <w:tr w:rsidR="00C75E31" w14:paraId="4314C7DB" w14:textId="77777777">
        <w:trPr>
          <w:trHeight w:val="480"/>
        </w:trPr>
        <w:tc>
          <w:tcPr>
            <w:tcW w:w="2840" w:type="dxa"/>
            <w:tcBorders>
              <w:top w:val="nil"/>
              <w:left w:val="single" w:sz="4" w:space="0" w:color="auto"/>
              <w:bottom w:val="single" w:sz="4" w:space="0" w:color="auto"/>
              <w:right w:val="single" w:sz="4" w:space="0" w:color="auto"/>
            </w:tcBorders>
            <w:shd w:val="clear" w:color="000000" w:fill="FFFFFF"/>
            <w:vAlign w:val="center"/>
          </w:tcPr>
          <w:p w14:paraId="1403ECDA"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640" w:type="dxa"/>
            <w:tcBorders>
              <w:top w:val="nil"/>
              <w:left w:val="nil"/>
              <w:bottom w:val="single" w:sz="4" w:space="0" w:color="auto"/>
              <w:right w:val="single" w:sz="4" w:space="0" w:color="auto"/>
            </w:tcBorders>
            <w:shd w:val="clear" w:color="auto" w:fill="auto"/>
            <w:noWrap/>
            <w:vAlign w:val="center"/>
          </w:tcPr>
          <w:p w14:paraId="75A21D37"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焦炭生产</w:t>
            </w:r>
          </w:p>
        </w:tc>
        <w:tc>
          <w:tcPr>
            <w:tcW w:w="2540" w:type="dxa"/>
            <w:tcBorders>
              <w:top w:val="nil"/>
              <w:left w:val="nil"/>
              <w:bottom w:val="single" w:sz="4" w:space="0" w:color="auto"/>
              <w:right w:val="single" w:sz="4" w:space="0" w:color="auto"/>
            </w:tcBorders>
            <w:shd w:val="clear" w:color="auto" w:fill="auto"/>
            <w:noWrap/>
            <w:vAlign w:val="center"/>
          </w:tcPr>
          <w:p w14:paraId="6747C5C2"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烧结、高炉</w:t>
            </w:r>
          </w:p>
        </w:tc>
        <w:tc>
          <w:tcPr>
            <w:tcW w:w="11" w:type="dxa"/>
            <w:vAlign w:val="center"/>
          </w:tcPr>
          <w:p w14:paraId="477A8A34" w14:textId="77777777" w:rsidR="00C75E31" w:rsidRDefault="00C75E31">
            <w:pPr>
              <w:spacing w:before="0"/>
              <w:rPr>
                <w:rFonts w:ascii="Times New Roman" w:eastAsia="Times New Roman" w:hAnsi="Times New Roman"/>
                <w:szCs w:val="20"/>
                <w:lang w:val="en-US" w:eastAsia="zh-CN"/>
              </w:rPr>
            </w:pPr>
          </w:p>
        </w:tc>
      </w:tr>
      <w:tr w:rsidR="00C75E31" w14:paraId="05A12FBA" w14:textId="77777777">
        <w:trPr>
          <w:trHeight w:val="480"/>
        </w:trPr>
        <w:tc>
          <w:tcPr>
            <w:tcW w:w="2840" w:type="dxa"/>
            <w:tcBorders>
              <w:top w:val="nil"/>
              <w:left w:val="single" w:sz="4" w:space="0" w:color="auto"/>
              <w:bottom w:val="single" w:sz="4" w:space="0" w:color="auto"/>
              <w:right w:val="single" w:sz="4" w:space="0" w:color="auto"/>
            </w:tcBorders>
            <w:shd w:val="clear" w:color="000000" w:fill="FFFFFF"/>
            <w:vAlign w:val="center"/>
          </w:tcPr>
          <w:p w14:paraId="0F43E3AB"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640" w:type="dxa"/>
            <w:tcBorders>
              <w:top w:val="nil"/>
              <w:left w:val="nil"/>
              <w:bottom w:val="single" w:sz="4" w:space="0" w:color="auto"/>
              <w:right w:val="single" w:sz="4" w:space="0" w:color="auto"/>
            </w:tcBorders>
            <w:shd w:val="clear" w:color="auto" w:fill="auto"/>
            <w:noWrap/>
            <w:vAlign w:val="center"/>
          </w:tcPr>
          <w:p w14:paraId="3A81D90F"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焦屑生产</w:t>
            </w:r>
          </w:p>
        </w:tc>
        <w:tc>
          <w:tcPr>
            <w:tcW w:w="2540" w:type="dxa"/>
            <w:tcBorders>
              <w:top w:val="nil"/>
              <w:left w:val="nil"/>
              <w:bottom w:val="single" w:sz="4" w:space="0" w:color="auto"/>
              <w:right w:val="single" w:sz="4" w:space="0" w:color="auto"/>
            </w:tcBorders>
            <w:shd w:val="clear" w:color="auto" w:fill="auto"/>
            <w:noWrap/>
            <w:vAlign w:val="center"/>
          </w:tcPr>
          <w:p w14:paraId="2270E84C"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烧结、高炉</w:t>
            </w:r>
          </w:p>
        </w:tc>
        <w:tc>
          <w:tcPr>
            <w:tcW w:w="11" w:type="dxa"/>
            <w:vAlign w:val="center"/>
          </w:tcPr>
          <w:p w14:paraId="608C68E6" w14:textId="77777777" w:rsidR="00C75E31" w:rsidRDefault="00C75E31">
            <w:pPr>
              <w:spacing w:before="0"/>
              <w:rPr>
                <w:rFonts w:ascii="Times New Roman" w:eastAsia="Times New Roman" w:hAnsi="Times New Roman"/>
                <w:szCs w:val="20"/>
                <w:lang w:val="en-US" w:eastAsia="zh-CN"/>
              </w:rPr>
            </w:pPr>
          </w:p>
        </w:tc>
      </w:tr>
      <w:tr w:rsidR="00C75E31" w14:paraId="10DC455F" w14:textId="77777777">
        <w:trPr>
          <w:trHeight w:val="480"/>
        </w:trPr>
        <w:tc>
          <w:tcPr>
            <w:tcW w:w="2840" w:type="dxa"/>
            <w:tcBorders>
              <w:top w:val="nil"/>
              <w:left w:val="single" w:sz="4" w:space="0" w:color="auto"/>
              <w:bottom w:val="single" w:sz="4" w:space="0" w:color="auto"/>
              <w:right w:val="single" w:sz="4" w:space="0" w:color="auto"/>
            </w:tcBorders>
            <w:shd w:val="clear" w:color="000000" w:fill="FFFFFF"/>
            <w:vAlign w:val="center"/>
          </w:tcPr>
          <w:p w14:paraId="13B0A2D4"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lastRenderedPageBreak/>
              <w:t>范围一、二相关燃料和能源相关的活动产生的排放</w:t>
            </w:r>
          </w:p>
        </w:tc>
        <w:tc>
          <w:tcPr>
            <w:tcW w:w="3640" w:type="dxa"/>
            <w:tcBorders>
              <w:top w:val="nil"/>
              <w:left w:val="nil"/>
              <w:bottom w:val="single" w:sz="4" w:space="0" w:color="auto"/>
              <w:right w:val="single" w:sz="4" w:space="0" w:color="auto"/>
            </w:tcBorders>
            <w:shd w:val="clear" w:color="auto" w:fill="auto"/>
            <w:noWrap/>
            <w:vAlign w:val="center"/>
          </w:tcPr>
          <w:p w14:paraId="7A635197"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烟煤生产</w:t>
            </w:r>
          </w:p>
        </w:tc>
        <w:tc>
          <w:tcPr>
            <w:tcW w:w="2540" w:type="dxa"/>
            <w:tcBorders>
              <w:top w:val="nil"/>
              <w:left w:val="nil"/>
              <w:bottom w:val="single" w:sz="4" w:space="0" w:color="auto"/>
              <w:right w:val="single" w:sz="4" w:space="0" w:color="auto"/>
            </w:tcBorders>
            <w:shd w:val="clear" w:color="auto" w:fill="auto"/>
            <w:noWrap/>
            <w:vAlign w:val="center"/>
          </w:tcPr>
          <w:p w14:paraId="4F3DFEFF"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高炉</w:t>
            </w:r>
          </w:p>
        </w:tc>
        <w:tc>
          <w:tcPr>
            <w:tcW w:w="11" w:type="dxa"/>
            <w:vAlign w:val="center"/>
          </w:tcPr>
          <w:p w14:paraId="186C6145" w14:textId="77777777" w:rsidR="00C75E31" w:rsidRDefault="00C75E31">
            <w:pPr>
              <w:spacing w:before="0"/>
              <w:rPr>
                <w:rFonts w:ascii="Times New Roman" w:eastAsia="Times New Roman" w:hAnsi="Times New Roman"/>
                <w:szCs w:val="20"/>
                <w:lang w:val="en-US" w:eastAsia="zh-CN"/>
              </w:rPr>
            </w:pPr>
          </w:p>
        </w:tc>
      </w:tr>
      <w:tr w:rsidR="00C75E31" w14:paraId="75B8B066" w14:textId="77777777">
        <w:trPr>
          <w:trHeight w:val="480"/>
        </w:trPr>
        <w:tc>
          <w:tcPr>
            <w:tcW w:w="2840" w:type="dxa"/>
            <w:tcBorders>
              <w:top w:val="nil"/>
              <w:left w:val="single" w:sz="4" w:space="0" w:color="auto"/>
              <w:bottom w:val="single" w:sz="4" w:space="0" w:color="auto"/>
              <w:right w:val="single" w:sz="4" w:space="0" w:color="auto"/>
            </w:tcBorders>
            <w:shd w:val="clear" w:color="000000" w:fill="FFFFFF"/>
            <w:vAlign w:val="center"/>
          </w:tcPr>
          <w:p w14:paraId="6D5E14EA"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640" w:type="dxa"/>
            <w:tcBorders>
              <w:top w:val="nil"/>
              <w:left w:val="nil"/>
              <w:bottom w:val="single" w:sz="4" w:space="0" w:color="auto"/>
              <w:right w:val="single" w:sz="4" w:space="0" w:color="auto"/>
            </w:tcBorders>
            <w:shd w:val="clear" w:color="auto" w:fill="auto"/>
            <w:noWrap/>
            <w:vAlign w:val="center"/>
          </w:tcPr>
          <w:p w14:paraId="4D55592E"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无烟煤生产</w:t>
            </w:r>
          </w:p>
        </w:tc>
        <w:tc>
          <w:tcPr>
            <w:tcW w:w="2540" w:type="dxa"/>
            <w:tcBorders>
              <w:top w:val="nil"/>
              <w:left w:val="nil"/>
              <w:bottom w:val="single" w:sz="4" w:space="0" w:color="auto"/>
              <w:right w:val="single" w:sz="4" w:space="0" w:color="auto"/>
            </w:tcBorders>
            <w:shd w:val="clear" w:color="auto" w:fill="auto"/>
            <w:noWrap/>
            <w:vAlign w:val="center"/>
          </w:tcPr>
          <w:p w14:paraId="5E4B236F"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烧结、高炉</w:t>
            </w:r>
          </w:p>
        </w:tc>
        <w:tc>
          <w:tcPr>
            <w:tcW w:w="11" w:type="dxa"/>
            <w:vAlign w:val="center"/>
          </w:tcPr>
          <w:p w14:paraId="039B3E7B" w14:textId="77777777" w:rsidR="00C75E31" w:rsidRDefault="00C75E31">
            <w:pPr>
              <w:spacing w:before="0"/>
              <w:rPr>
                <w:rFonts w:ascii="Times New Roman" w:eastAsia="Times New Roman" w:hAnsi="Times New Roman"/>
                <w:szCs w:val="20"/>
                <w:lang w:val="en-US" w:eastAsia="zh-CN"/>
              </w:rPr>
            </w:pPr>
          </w:p>
        </w:tc>
      </w:tr>
      <w:tr w:rsidR="00C75E31" w14:paraId="459C7EAC" w14:textId="77777777">
        <w:trPr>
          <w:trHeight w:val="480"/>
        </w:trPr>
        <w:tc>
          <w:tcPr>
            <w:tcW w:w="2840" w:type="dxa"/>
            <w:tcBorders>
              <w:top w:val="nil"/>
              <w:left w:val="single" w:sz="4" w:space="0" w:color="auto"/>
              <w:bottom w:val="single" w:sz="4" w:space="0" w:color="auto"/>
              <w:right w:val="single" w:sz="4" w:space="0" w:color="auto"/>
            </w:tcBorders>
            <w:shd w:val="clear" w:color="000000" w:fill="FFFFFF"/>
            <w:vAlign w:val="center"/>
          </w:tcPr>
          <w:p w14:paraId="49543057"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640" w:type="dxa"/>
            <w:tcBorders>
              <w:top w:val="nil"/>
              <w:left w:val="nil"/>
              <w:bottom w:val="single" w:sz="4" w:space="0" w:color="auto"/>
              <w:right w:val="single" w:sz="4" w:space="0" w:color="auto"/>
            </w:tcBorders>
            <w:shd w:val="clear" w:color="auto" w:fill="auto"/>
            <w:noWrap/>
            <w:vAlign w:val="center"/>
          </w:tcPr>
          <w:p w14:paraId="3DCF5A0A"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天然气生产</w:t>
            </w:r>
          </w:p>
        </w:tc>
        <w:tc>
          <w:tcPr>
            <w:tcW w:w="2540" w:type="dxa"/>
            <w:tcBorders>
              <w:top w:val="nil"/>
              <w:left w:val="nil"/>
              <w:bottom w:val="single" w:sz="4" w:space="0" w:color="auto"/>
              <w:right w:val="single" w:sz="4" w:space="0" w:color="auto"/>
            </w:tcBorders>
            <w:shd w:val="clear" w:color="auto" w:fill="auto"/>
            <w:noWrap/>
            <w:vAlign w:val="center"/>
          </w:tcPr>
          <w:p w14:paraId="56BE02B4"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转炉、电炉、锻造、热处理</w:t>
            </w:r>
          </w:p>
        </w:tc>
        <w:tc>
          <w:tcPr>
            <w:tcW w:w="11" w:type="dxa"/>
            <w:vAlign w:val="center"/>
          </w:tcPr>
          <w:p w14:paraId="527AA1C2" w14:textId="77777777" w:rsidR="00C75E31" w:rsidRDefault="00C75E31">
            <w:pPr>
              <w:spacing w:before="0"/>
              <w:rPr>
                <w:rFonts w:ascii="Times New Roman" w:eastAsia="Times New Roman" w:hAnsi="Times New Roman"/>
                <w:szCs w:val="20"/>
                <w:lang w:val="en-US" w:eastAsia="zh-CN"/>
              </w:rPr>
            </w:pPr>
          </w:p>
        </w:tc>
      </w:tr>
      <w:tr w:rsidR="00C75E31" w14:paraId="6C676D53" w14:textId="77777777">
        <w:trPr>
          <w:trHeight w:val="480"/>
        </w:trPr>
        <w:tc>
          <w:tcPr>
            <w:tcW w:w="2840" w:type="dxa"/>
            <w:tcBorders>
              <w:top w:val="nil"/>
              <w:left w:val="single" w:sz="4" w:space="0" w:color="auto"/>
              <w:bottom w:val="single" w:sz="4" w:space="0" w:color="auto"/>
              <w:right w:val="single" w:sz="4" w:space="0" w:color="auto"/>
            </w:tcBorders>
            <w:shd w:val="clear" w:color="000000" w:fill="FFFFFF"/>
            <w:vAlign w:val="center"/>
          </w:tcPr>
          <w:p w14:paraId="1FB4553E"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640" w:type="dxa"/>
            <w:tcBorders>
              <w:top w:val="nil"/>
              <w:left w:val="nil"/>
              <w:bottom w:val="single" w:sz="4" w:space="0" w:color="auto"/>
              <w:right w:val="single" w:sz="4" w:space="0" w:color="auto"/>
            </w:tcBorders>
            <w:shd w:val="clear" w:color="auto" w:fill="auto"/>
            <w:noWrap/>
            <w:vAlign w:val="center"/>
          </w:tcPr>
          <w:p w14:paraId="6436ED4F"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外购电力上游排放</w:t>
            </w:r>
          </w:p>
        </w:tc>
        <w:tc>
          <w:tcPr>
            <w:tcW w:w="2540" w:type="dxa"/>
            <w:tcBorders>
              <w:top w:val="nil"/>
              <w:left w:val="nil"/>
              <w:bottom w:val="single" w:sz="4" w:space="0" w:color="auto"/>
              <w:right w:val="single" w:sz="4" w:space="0" w:color="auto"/>
            </w:tcBorders>
            <w:shd w:val="clear" w:color="auto" w:fill="auto"/>
            <w:noWrap/>
            <w:vAlign w:val="center"/>
          </w:tcPr>
          <w:p w14:paraId="2A3ADBF9"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11" w:type="dxa"/>
            <w:vAlign w:val="center"/>
          </w:tcPr>
          <w:p w14:paraId="2F15A4FE" w14:textId="77777777" w:rsidR="00C75E31" w:rsidRDefault="00C75E31">
            <w:pPr>
              <w:spacing w:before="0"/>
              <w:rPr>
                <w:rFonts w:ascii="Times New Roman" w:eastAsia="Times New Roman" w:hAnsi="Times New Roman"/>
                <w:szCs w:val="20"/>
                <w:lang w:val="en-US" w:eastAsia="zh-CN"/>
              </w:rPr>
            </w:pPr>
          </w:p>
        </w:tc>
      </w:tr>
      <w:tr w:rsidR="00C75E31" w14:paraId="7B9D1736"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56DA0D2D"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上游运输配送产生的排放</w:t>
            </w:r>
          </w:p>
        </w:tc>
        <w:tc>
          <w:tcPr>
            <w:tcW w:w="3640" w:type="dxa"/>
            <w:tcBorders>
              <w:top w:val="nil"/>
              <w:left w:val="nil"/>
              <w:bottom w:val="single" w:sz="4" w:space="0" w:color="auto"/>
              <w:right w:val="single" w:sz="4" w:space="0" w:color="auto"/>
            </w:tcBorders>
            <w:shd w:val="clear" w:color="auto" w:fill="auto"/>
            <w:noWrap/>
            <w:vAlign w:val="center"/>
          </w:tcPr>
          <w:p w14:paraId="0638534A"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船运</w:t>
            </w:r>
          </w:p>
        </w:tc>
        <w:tc>
          <w:tcPr>
            <w:tcW w:w="2540" w:type="dxa"/>
            <w:tcBorders>
              <w:top w:val="nil"/>
              <w:left w:val="nil"/>
              <w:bottom w:val="single" w:sz="4" w:space="0" w:color="auto"/>
              <w:right w:val="single" w:sz="4" w:space="0" w:color="auto"/>
            </w:tcBorders>
            <w:shd w:val="clear" w:color="auto" w:fill="auto"/>
            <w:noWrap/>
            <w:vAlign w:val="center"/>
          </w:tcPr>
          <w:p w14:paraId="39DFEC7D"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11" w:type="dxa"/>
            <w:vAlign w:val="center"/>
          </w:tcPr>
          <w:p w14:paraId="5E805080" w14:textId="77777777" w:rsidR="00C75E31" w:rsidRDefault="00C75E31">
            <w:pPr>
              <w:spacing w:before="0"/>
              <w:rPr>
                <w:rFonts w:ascii="Times New Roman" w:eastAsia="Times New Roman" w:hAnsi="Times New Roman"/>
                <w:szCs w:val="20"/>
                <w:lang w:val="en-US" w:eastAsia="zh-CN"/>
              </w:rPr>
            </w:pPr>
          </w:p>
        </w:tc>
      </w:tr>
      <w:tr w:rsidR="00C75E31" w14:paraId="131BC63B"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54907537"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上游运输配送产生的排放</w:t>
            </w:r>
          </w:p>
        </w:tc>
        <w:tc>
          <w:tcPr>
            <w:tcW w:w="3640" w:type="dxa"/>
            <w:tcBorders>
              <w:top w:val="nil"/>
              <w:left w:val="nil"/>
              <w:bottom w:val="single" w:sz="4" w:space="0" w:color="auto"/>
              <w:right w:val="single" w:sz="4" w:space="0" w:color="auto"/>
            </w:tcBorders>
            <w:shd w:val="clear" w:color="auto" w:fill="auto"/>
            <w:noWrap/>
            <w:vAlign w:val="center"/>
          </w:tcPr>
          <w:p w14:paraId="44EDAFE6"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汽运</w:t>
            </w:r>
          </w:p>
        </w:tc>
        <w:tc>
          <w:tcPr>
            <w:tcW w:w="2540" w:type="dxa"/>
            <w:tcBorders>
              <w:top w:val="nil"/>
              <w:left w:val="nil"/>
              <w:bottom w:val="single" w:sz="4" w:space="0" w:color="auto"/>
              <w:right w:val="single" w:sz="4" w:space="0" w:color="auto"/>
            </w:tcBorders>
            <w:shd w:val="clear" w:color="auto" w:fill="auto"/>
            <w:noWrap/>
            <w:vAlign w:val="center"/>
          </w:tcPr>
          <w:p w14:paraId="6D81DA20"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11" w:type="dxa"/>
            <w:vAlign w:val="center"/>
          </w:tcPr>
          <w:p w14:paraId="2999FA15" w14:textId="77777777" w:rsidR="00C75E31" w:rsidRDefault="00C75E31">
            <w:pPr>
              <w:spacing w:before="0"/>
              <w:rPr>
                <w:rFonts w:ascii="Times New Roman" w:eastAsia="Times New Roman" w:hAnsi="Times New Roman"/>
                <w:szCs w:val="20"/>
                <w:lang w:val="en-US" w:eastAsia="zh-CN"/>
              </w:rPr>
            </w:pPr>
          </w:p>
        </w:tc>
      </w:tr>
      <w:tr w:rsidR="00C75E31" w14:paraId="6795CD21"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2B908DAB"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上游运输配送产生的排放</w:t>
            </w:r>
          </w:p>
        </w:tc>
        <w:tc>
          <w:tcPr>
            <w:tcW w:w="3640" w:type="dxa"/>
            <w:tcBorders>
              <w:top w:val="nil"/>
              <w:left w:val="nil"/>
              <w:bottom w:val="single" w:sz="4" w:space="0" w:color="auto"/>
              <w:right w:val="single" w:sz="4" w:space="0" w:color="auto"/>
            </w:tcBorders>
            <w:shd w:val="clear" w:color="auto" w:fill="auto"/>
            <w:noWrap/>
            <w:vAlign w:val="center"/>
          </w:tcPr>
          <w:p w14:paraId="6397907E"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铁路运输</w:t>
            </w:r>
          </w:p>
        </w:tc>
        <w:tc>
          <w:tcPr>
            <w:tcW w:w="2540" w:type="dxa"/>
            <w:tcBorders>
              <w:top w:val="nil"/>
              <w:left w:val="nil"/>
              <w:bottom w:val="single" w:sz="4" w:space="0" w:color="auto"/>
              <w:right w:val="single" w:sz="4" w:space="0" w:color="auto"/>
            </w:tcBorders>
            <w:shd w:val="clear" w:color="auto" w:fill="auto"/>
            <w:noWrap/>
            <w:vAlign w:val="center"/>
          </w:tcPr>
          <w:p w14:paraId="488F1487"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11" w:type="dxa"/>
            <w:vAlign w:val="center"/>
          </w:tcPr>
          <w:p w14:paraId="34136851" w14:textId="77777777" w:rsidR="00C75E31" w:rsidRDefault="00C75E31">
            <w:pPr>
              <w:spacing w:before="0"/>
              <w:rPr>
                <w:rFonts w:ascii="Times New Roman" w:eastAsia="Times New Roman" w:hAnsi="Times New Roman"/>
                <w:szCs w:val="20"/>
                <w:lang w:val="en-US" w:eastAsia="zh-CN"/>
              </w:rPr>
            </w:pPr>
          </w:p>
        </w:tc>
      </w:tr>
      <w:tr w:rsidR="00C75E31" w14:paraId="269AA9DD"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78EB65CB"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运营中产生的废物排放</w:t>
            </w:r>
          </w:p>
        </w:tc>
        <w:tc>
          <w:tcPr>
            <w:tcW w:w="3640" w:type="dxa"/>
            <w:tcBorders>
              <w:top w:val="nil"/>
              <w:left w:val="nil"/>
              <w:bottom w:val="single" w:sz="4" w:space="0" w:color="auto"/>
              <w:right w:val="single" w:sz="4" w:space="0" w:color="auto"/>
            </w:tcBorders>
            <w:shd w:val="clear" w:color="auto" w:fill="auto"/>
            <w:noWrap/>
            <w:vAlign w:val="center"/>
          </w:tcPr>
          <w:p w14:paraId="79AD11C8"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生活垃圾和厨余垃圾</w:t>
            </w:r>
          </w:p>
        </w:tc>
        <w:tc>
          <w:tcPr>
            <w:tcW w:w="2540" w:type="dxa"/>
            <w:tcBorders>
              <w:top w:val="nil"/>
              <w:left w:val="nil"/>
              <w:bottom w:val="single" w:sz="4" w:space="0" w:color="auto"/>
              <w:right w:val="single" w:sz="4" w:space="0" w:color="auto"/>
            </w:tcBorders>
            <w:shd w:val="clear" w:color="auto" w:fill="auto"/>
            <w:noWrap/>
            <w:vAlign w:val="center"/>
          </w:tcPr>
          <w:p w14:paraId="7F901B5D"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垃圾站</w:t>
            </w:r>
          </w:p>
        </w:tc>
        <w:tc>
          <w:tcPr>
            <w:tcW w:w="11" w:type="dxa"/>
            <w:vAlign w:val="center"/>
          </w:tcPr>
          <w:p w14:paraId="5676CCC6" w14:textId="77777777" w:rsidR="00C75E31" w:rsidRDefault="00C75E31">
            <w:pPr>
              <w:spacing w:before="0"/>
              <w:rPr>
                <w:rFonts w:ascii="Times New Roman" w:eastAsia="Times New Roman" w:hAnsi="Times New Roman"/>
                <w:szCs w:val="20"/>
                <w:lang w:val="en-US" w:eastAsia="zh-CN"/>
              </w:rPr>
            </w:pPr>
          </w:p>
        </w:tc>
      </w:tr>
      <w:tr w:rsidR="00C75E31" w14:paraId="2D5A9E48"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16734646"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运营中产生的废物排放</w:t>
            </w:r>
          </w:p>
        </w:tc>
        <w:tc>
          <w:tcPr>
            <w:tcW w:w="3640" w:type="dxa"/>
            <w:tcBorders>
              <w:top w:val="nil"/>
              <w:left w:val="nil"/>
              <w:bottom w:val="single" w:sz="4" w:space="0" w:color="auto"/>
              <w:right w:val="single" w:sz="4" w:space="0" w:color="auto"/>
            </w:tcBorders>
            <w:shd w:val="clear" w:color="auto" w:fill="auto"/>
            <w:noWrap/>
            <w:vAlign w:val="center"/>
          </w:tcPr>
          <w:p w14:paraId="5F5BADBD"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废油</w:t>
            </w:r>
          </w:p>
        </w:tc>
        <w:tc>
          <w:tcPr>
            <w:tcW w:w="2540" w:type="dxa"/>
            <w:tcBorders>
              <w:top w:val="nil"/>
              <w:left w:val="nil"/>
              <w:bottom w:val="single" w:sz="4" w:space="0" w:color="auto"/>
              <w:right w:val="single" w:sz="4" w:space="0" w:color="auto"/>
            </w:tcBorders>
            <w:shd w:val="clear" w:color="auto" w:fill="auto"/>
            <w:noWrap/>
            <w:vAlign w:val="center"/>
          </w:tcPr>
          <w:p w14:paraId="5B252258"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11" w:type="dxa"/>
            <w:vAlign w:val="center"/>
          </w:tcPr>
          <w:p w14:paraId="3AA37F62" w14:textId="77777777" w:rsidR="00C75E31" w:rsidRDefault="00C75E31">
            <w:pPr>
              <w:spacing w:before="0"/>
              <w:rPr>
                <w:rFonts w:ascii="Times New Roman" w:eastAsia="Times New Roman" w:hAnsi="Times New Roman"/>
                <w:szCs w:val="20"/>
                <w:lang w:val="en-US" w:eastAsia="zh-CN"/>
              </w:rPr>
            </w:pPr>
          </w:p>
        </w:tc>
      </w:tr>
      <w:tr w:rsidR="00C75E31" w14:paraId="633F304C"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0876F52B"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运营中产生的废物排放</w:t>
            </w:r>
          </w:p>
        </w:tc>
        <w:tc>
          <w:tcPr>
            <w:tcW w:w="3640" w:type="dxa"/>
            <w:tcBorders>
              <w:top w:val="nil"/>
              <w:left w:val="nil"/>
              <w:bottom w:val="single" w:sz="4" w:space="0" w:color="auto"/>
              <w:right w:val="single" w:sz="4" w:space="0" w:color="auto"/>
            </w:tcBorders>
            <w:shd w:val="clear" w:color="auto" w:fill="auto"/>
            <w:noWrap/>
            <w:vAlign w:val="center"/>
          </w:tcPr>
          <w:p w14:paraId="56A83143"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废油水</w:t>
            </w:r>
          </w:p>
        </w:tc>
        <w:tc>
          <w:tcPr>
            <w:tcW w:w="2540" w:type="dxa"/>
            <w:tcBorders>
              <w:top w:val="nil"/>
              <w:left w:val="nil"/>
              <w:bottom w:val="single" w:sz="4" w:space="0" w:color="auto"/>
              <w:right w:val="single" w:sz="4" w:space="0" w:color="auto"/>
            </w:tcBorders>
            <w:shd w:val="clear" w:color="auto" w:fill="auto"/>
            <w:noWrap/>
            <w:vAlign w:val="center"/>
          </w:tcPr>
          <w:p w14:paraId="0D76AB7D"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11" w:type="dxa"/>
            <w:vAlign w:val="center"/>
          </w:tcPr>
          <w:p w14:paraId="1C9D8D37" w14:textId="77777777" w:rsidR="00C75E31" w:rsidRDefault="00C75E31">
            <w:pPr>
              <w:spacing w:before="0"/>
              <w:rPr>
                <w:rFonts w:ascii="Times New Roman" w:eastAsia="Times New Roman" w:hAnsi="Times New Roman"/>
                <w:szCs w:val="20"/>
                <w:lang w:val="en-US" w:eastAsia="zh-CN"/>
              </w:rPr>
            </w:pPr>
          </w:p>
        </w:tc>
      </w:tr>
      <w:tr w:rsidR="00C75E31" w14:paraId="41B851C4"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0A2CD218"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运营中产生的废物排放</w:t>
            </w:r>
          </w:p>
        </w:tc>
        <w:tc>
          <w:tcPr>
            <w:tcW w:w="3640" w:type="dxa"/>
            <w:tcBorders>
              <w:top w:val="nil"/>
              <w:left w:val="nil"/>
              <w:bottom w:val="single" w:sz="4" w:space="0" w:color="auto"/>
              <w:right w:val="single" w:sz="4" w:space="0" w:color="auto"/>
            </w:tcBorders>
            <w:shd w:val="clear" w:color="auto" w:fill="auto"/>
            <w:noWrap/>
            <w:vAlign w:val="center"/>
          </w:tcPr>
          <w:p w14:paraId="74848735"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焦油</w:t>
            </w:r>
          </w:p>
        </w:tc>
        <w:tc>
          <w:tcPr>
            <w:tcW w:w="2540" w:type="dxa"/>
            <w:tcBorders>
              <w:top w:val="nil"/>
              <w:left w:val="nil"/>
              <w:bottom w:val="single" w:sz="4" w:space="0" w:color="auto"/>
              <w:right w:val="single" w:sz="4" w:space="0" w:color="auto"/>
            </w:tcBorders>
            <w:shd w:val="clear" w:color="auto" w:fill="auto"/>
            <w:noWrap/>
            <w:vAlign w:val="center"/>
          </w:tcPr>
          <w:p w14:paraId="1B43E7B4" w14:textId="77777777" w:rsidR="00C75E31"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w:t>
            </w:r>
          </w:p>
        </w:tc>
        <w:tc>
          <w:tcPr>
            <w:tcW w:w="11" w:type="dxa"/>
            <w:vAlign w:val="center"/>
          </w:tcPr>
          <w:p w14:paraId="171CAA27" w14:textId="77777777" w:rsidR="00C75E31" w:rsidRDefault="00C75E31">
            <w:pPr>
              <w:spacing w:before="0"/>
              <w:rPr>
                <w:rFonts w:ascii="Times New Roman" w:eastAsia="Times New Roman" w:hAnsi="Times New Roman"/>
                <w:szCs w:val="20"/>
                <w:lang w:val="en-US" w:eastAsia="zh-CN"/>
              </w:rPr>
            </w:pPr>
          </w:p>
        </w:tc>
      </w:tr>
      <w:tr w:rsidR="00C75E31" w14:paraId="471F629D"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57259D80"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运营中产生的废物排放</w:t>
            </w:r>
          </w:p>
        </w:tc>
        <w:tc>
          <w:tcPr>
            <w:tcW w:w="3640" w:type="dxa"/>
            <w:tcBorders>
              <w:top w:val="nil"/>
              <w:left w:val="nil"/>
              <w:bottom w:val="single" w:sz="4" w:space="0" w:color="auto"/>
              <w:right w:val="single" w:sz="4" w:space="0" w:color="auto"/>
            </w:tcBorders>
            <w:shd w:val="clear" w:color="auto" w:fill="auto"/>
            <w:noWrap/>
            <w:vAlign w:val="center"/>
          </w:tcPr>
          <w:p w14:paraId="59181469"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废弃物运输</w:t>
            </w:r>
          </w:p>
        </w:tc>
        <w:tc>
          <w:tcPr>
            <w:tcW w:w="2540" w:type="dxa"/>
            <w:tcBorders>
              <w:top w:val="nil"/>
              <w:left w:val="nil"/>
              <w:bottom w:val="single" w:sz="4" w:space="0" w:color="auto"/>
              <w:right w:val="single" w:sz="4" w:space="0" w:color="auto"/>
            </w:tcBorders>
            <w:shd w:val="clear" w:color="auto" w:fill="auto"/>
            <w:noWrap/>
            <w:vAlign w:val="center"/>
          </w:tcPr>
          <w:p w14:paraId="0BD3E2FA"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11" w:type="dxa"/>
            <w:vAlign w:val="center"/>
          </w:tcPr>
          <w:p w14:paraId="5AB75AB3" w14:textId="77777777" w:rsidR="00C75E31" w:rsidRDefault="00C75E31">
            <w:pPr>
              <w:spacing w:before="0"/>
              <w:rPr>
                <w:rFonts w:ascii="Times New Roman" w:eastAsia="Times New Roman" w:hAnsi="Times New Roman"/>
                <w:szCs w:val="20"/>
                <w:lang w:val="en-US" w:eastAsia="zh-CN"/>
              </w:rPr>
            </w:pPr>
          </w:p>
        </w:tc>
      </w:tr>
      <w:tr w:rsidR="00C75E31" w14:paraId="3BF4A1AB"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1A16F5DB"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商务旅行产生的排放</w:t>
            </w:r>
          </w:p>
        </w:tc>
        <w:tc>
          <w:tcPr>
            <w:tcW w:w="3640" w:type="dxa"/>
            <w:tcBorders>
              <w:top w:val="nil"/>
              <w:left w:val="nil"/>
              <w:bottom w:val="single" w:sz="4" w:space="0" w:color="auto"/>
              <w:right w:val="single" w:sz="4" w:space="0" w:color="auto"/>
            </w:tcBorders>
            <w:shd w:val="clear" w:color="auto" w:fill="auto"/>
            <w:noWrap/>
            <w:vAlign w:val="center"/>
          </w:tcPr>
          <w:p w14:paraId="7DE29DB5"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航运</w:t>
            </w:r>
          </w:p>
        </w:tc>
        <w:tc>
          <w:tcPr>
            <w:tcW w:w="2540" w:type="dxa"/>
            <w:tcBorders>
              <w:top w:val="nil"/>
              <w:left w:val="nil"/>
              <w:bottom w:val="single" w:sz="4" w:space="0" w:color="auto"/>
              <w:right w:val="single" w:sz="4" w:space="0" w:color="auto"/>
            </w:tcBorders>
            <w:shd w:val="clear" w:color="auto" w:fill="auto"/>
            <w:noWrap/>
            <w:vAlign w:val="center"/>
          </w:tcPr>
          <w:p w14:paraId="79C93012"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11" w:type="dxa"/>
            <w:vAlign w:val="center"/>
          </w:tcPr>
          <w:p w14:paraId="3646248A" w14:textId="77777777" w:rsidR="00C75E31" w:rsidRDefault="00C75E31">
            <w:pPr>
              <w:spacing w:before="0"/>
              <w:rPr>
                <w:rFonts w:ascii="Times New Roman" w:eastAsia="Times New Roman" w:hAnsi="Times New Roman"/>
                <w:szCs w:val="20"/>
                <w:lang w:val="en-US" w:eastAsia="zh-CN"/>
              </w:rPr>
            </w:pPr>
          </w:p>
        </w:tc>
      </w:tr>
      <w:tr w:rsidR="00C75E31" w14:paraId="3BF5136A"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32EAE74D"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商务旅行产生的排放</w:t>
            </w:r>
          </w:p>
        </w:tc>
        <w:tc>
          <w:tcPr>
            <w:tcW w:w="3640" w:type="dxa"/>
            <w:tcBorders>
              <w:top w:val="nil"/>
              <w:left w:val="nil"/>
              <w:bottom w:val="single" w:sz="4" w:space="0" w:color="auto"/>
              <w:right w:val="single" w:sz="4" w:space="0" w:color="auto"/>
            </w:tcBorders>
            <w:shd w:val="clear" w:color="auto" w:fill="auto"/>
            <w:noWrap/>
            <w:vAlign w:val="center"/>
          </w:tcPr>
          <w:p w14:paraId="78B84811"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铁路运输</w:t>
            </w:r>
          </w:p>
        </w:tc>
        <w:tc>
          <w:tcPr>
            <w:tcW w:w="2540" w:type="dxa"/>
            <w:tcBorders>
              <w:top w:val="nil"/>
              <w:left w:val="nil"/>
              <w:bottom w:val="single" w:sz="4" w:space="0" w:color="auto"/>
              <w:right w:val="single" w:sz="4" w:space="0" w:color="auto"/>
            </w:tcBorders>
            <w:shd w:val="clear" w:color="auto" w:fill="auto"/>
            <w:noWrap/>
            <w:vAlign w:val="center"/>
          </w:tcPr>
          <w:p w14:paraId="50B19EDF"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11" w:type="dxa"/>
            <w:vAlign w:val="center"/>
          </w:tcPr>
          <w:p w14:paraId="4928C407" w14:textId="77777777" w:rsidR="00C75E31" w:rsidRDefault="00C75E31">
            <w:pPr>
              <w:spacing w:before="0"/>
              <w:rPr>
                <w:rFonts w:ascii="Times New Roman" w:eastAsia="Times New Roman" w:hAnsi="Times New Roman"/>
                <w:szCs w:val="20"/>
                <w:lang w:val="en-US" w:eastAsia="zh-CN"/>
              </w:rPr>
            </w:pPr>
          </w:p>
        </w:tc>
      </w:tr>
      <w:tr w:rsidR="00C75E31" w14:paraId="621B0B6E"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43F69F4D"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商务旅行产生的排放</w:t>
            </w:r>
          </w:p>
        </w:tc>
        <w:tc>
          <w:tcPr>
            <w:tcW w:w="3640" w:type="dxa"/>
            <w:tcBorders>
              <w:top w:val="nil"/>
              <w:left w:val="nil"/>
              <w:bottom w:val="single" w:sz="4" w:space="0" w:color="auto"/>
              <w:right w:val="single" w:sz="4" w:space="0" w:color="auto"/>
            </w:tcBorders>
            <w:shd w:val="clear" w:color="auto" w:fill="auto"/>
            <w:noWrap/>
            <w:vAlign w:val="center"/>
          </w:tcPr>
          <w:p w14:paraId="674A25FC"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员工差旅住宿</w:t>
            </w:r>
          </w:p>
        </w:tc>
        <w:tc>
          <w:tcPr>
            <w:tcW w:w="2540" w:type="dxa"/>
            <w:tcBorders>
              <w:top w:val="nil"/>
              <w:left w:val="nil"/>
              <w:bottom w:val="single" w:sz="4" w:space="0" w:color="auto"/>
              <w:right w:val="single" w:sz="4" w:space="0" w:color="auto"/>
            </w:tcBorders>
            <w:shd w:val="clear" w:color="auto" w:fill="auto"/>
            <w:noWrap/>
            <w:vAlign w:val="center"/>
          </w:tcPr>
          <w:p w14:paraId="22A02CA9"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11" w:type="dxa"/>
            <w:vAlign w:val="center"/>
          </w:tcPr>
          <w:p w14:paraId="75DE0963" w14:textId="77777777" w:rsidR="00C75E31" w:rsidRDefault="00C75E31">
            <w:pPr>
              <w:spacing w:before="0"/>
              <w:rPr>
                <w:rFonts w:ascii="Times New Roman" w:eastAsia="Times New Roman" w:hAnsi="Times New Roman"/>
                <w:szCs w:val="20"/>
                <w:lang w:val="en-US" w:eastAsia="zh-CN"/>
              </w:rPr>
            </w:pPr>
          </w:p>
        </w:tc>
      </w:tr>
      <w:tr w:rsidR="00C75E31" w14:paraId="1D5FA4D5"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42926D87"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员工通勤产生的排放</w:t>
            </w:r>
          </w:p>
        </w:tc>
        <w:tc>
          <w:tcPr>
            <w:tcW w:w="3640" w:type="dxa"/>
            <w:tcBorders>
              <w:top w:val="nil"/>
              <w:left w:val="nil"/>
              <w:bottom w:val="single" w:sz="4" w:space="0" w:color="auto"/>
              <w:right w:val="single" w:sz="4" w:space="0" w:color="auto"/>
            </w:tcBorders>
            <w:shd w:val="clear" w:color="auto" w:fill="auto"/>
            <w:noWrap/>
            <w:vAlign w:val="center"/>
          </w:tcPr>
          <w:p w14:paraId="0680A379"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通勤车</w:t>
            </w:r>
          </w:p>
        </w:tc>
        <w:tc>
          <w:tcPr>
            <w:tcW w:w="2540" w:type="dxa"/>
            <w:tcBorders>
              <w:top w:val="nil"/>
              <w:left w:val="nil"/>
              <w:bottom w:val="single" w:sz="4" w:space="0" w:color="auto"/>
              <w:right w:val="single" w:sz="4" w:space="0" w:color="auto"/>
            </w:tcBorders>
            <w:shd w:val="clear" w:color="auto" w:fill="auto"/>
            <w:noWrap/>
            <w:vAlign w:val="center"/>
          </w:tcPr>
          <w:p w14:paraId="100BFAC1" w14:textId="77777777" w:rsidR="00C75E31" w:rsidRDefault="00000000">
            <w:pPr>
              <w:spacing w:before="0"/>
              <w:rPr>
                <w:rFonts w:eastAsia="PMingLiU" w:cs="Arial"/>
                <w:szCs w:val="20"/>
                <w:lang w:val="en-US" w:eastAsia="zh-CN"/>
              </w:rPr>
            </w:pPr>
            <w:r>
              <w:rPr>
                <w:rFonts w:eastAsia="PMingLiU" w:cs="Arial"/>
                <w:szCs w:val="20"/>
                <w:lang w:val="en-US" w:eastAsia="zh-CN"/>
              </w:rPr>
              <w:t>-</w:t>
            </w:r>
          </w:p>
        </w:tc>
        <w:tc>
          <w:tcPr>
            <w:tcW w:w="11" w:type="dxa"/>
            <w:vAlign w:val="center"/>
          </w:tcPr>
          <w:p w14:paraId="369F6E85" w14:textId="77777777" w:rsidR="00C75E31" w:rsidRDefault="00C75E31">
            <w:pPr>
              <w:spacing w:before="0"/>
              <w:rPr>
                <w:rFonts w:ascii="Times New Roman" w:eastAsia="Times New Roman" w:hAnsi="Times New Roman"/>
                <w:szCs w:val="20"/>
                <w:lang w:val="en-US" w:eastAsia="zh-CN"/>
              </w:rPr>
            </w:pPr>
          </w:p>
        </w:tc>
      </w:tr>
      <w:tr w:rsidR="00C75E31" w14:paraId="1D1673B4"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794341E9"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员工通勤产生的排放</w:t>
            </w:r>
          </w:p>
        </w:tc>
        <w:tc>
          <w:tcPr>
            <w:tcW w:w="3640" w:type="dxa"/>
            <w:tcBorders>
              <w:top w:val="nil"/>
              <w:left w:val="nil"/>
              <w:bottom w:val="single" w:sz="4" w:space="0" w:color="auto"/>
              <w:right w:val="single" w:sz="4" w:space="0" w:color="auto"/>
            </w:tcBorders>
            <w:shd w:val="clear" w:color="auto" w:fill="auto"/>
            <w:noWrap/>
            <w:vAlign w:val="center"/>
          </w:tcPr>
          <w:p w14:paraId="2444933D"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电动车</w:t>
            </w:r>
          </w:p>
        </w:tc>
        <w:tc>
          <w:tcPr>
            <w:tcW w:w="2540" w:type="dxa"/>
            <w:tcBorders>
              <w:top w:val="nil"/>
              <w:left w:val="nil"/>
              <w:bottom w:val="single" w:sz="4" w:space="0" w:color="auto"/>
              <w:right w:val="single" w:sz="4" w:space="0" w:color="auto"/>
            </w:tcBorders>
            <w:shd w:val="clear" w:color="auto" w:fill="auto"/>
            <w:noWrap/>
            <w:vAlign w:val="center"/>
          </w:tcPr>
          <w:p w14:paraId="75D14DEB" w14:textId="77777777" w:rsidR="00C75E31" w:rsidRDefault="00000000">
            <w:pPr>
              <w:spacing w:before="0"/>
              <w:rPr>
                <w:rFonts w:eastAsia="PMingLiU" w:cs="Arial"/>
                <w:szCs w:val="20"/>
                <w:lang w:val="en-US" w:eastAsia="zh-CN"/>
              </w:rPr>
            </w:pPr>
            <w:r>
              <w:rPr>
                <w:rFonts w:eastAsia="PMingLiU" w:cs="Arial"/>
                <w:szCs w:val="20"/>
                <w:lang w:val="en-US" w:eastAsia="zh-CN"/>
              </w:rPr>
              <w:t>-</w:t>
            </w:r>
          </w:p>
        </w:tc>
        <w:tc>
          <w:tcPr>
            <w:tcW w:w="11" w:type="dxa"/>
            <w:vAlign w:val="center"/>
          </w:tcPr>
          <w:p w14:paraId="79A72A80" w14:textId="77777777" w:rsidR="00C75E31" w:rsidRDefault="00C75E31">
            <w:pPr>
              <w:spacing w:before="0"/>
              <w:rPr>
                <w:rFonts w:ascii="Times New Roman" w:eastAsia="Times New Roman" w:hAnsi="Times New Roman"/>
                <w:szCs w:val="20"/>
                <w:lang w:val="en-US" w:eastAsia="zh-CN"/>
              </w:rPr>
            </w:pPr>
          </w:p>
        </w:tc>
      </w:tr>
      <w:tr w:rsidR="00C75E31" w14:paraId="6C930361"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016175F8"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员工通勤产生的排放</w:t>
            </w:r>
          </w:p>
        </w:tc>
        <w:tc>
          <w:tcPr>
            <w:tcW w:w="3640" w:type="dxa"/>
            <w:tcBorders>
              <w:top w:val="nil"/>
              <w:left w:val="nil"/>
              <w:bottom w:val="single" w:sz="4" w:space="0" w:color="auto"/>
              <w:right w:val="single" w:sz="4" w:space="0" w:color="auto"/>
            </w:tcBorders>
            <w:shd w:val="clear" w:color="auto" w:fill="auto"/>
            <w:noWrap/>
            <w:vAlign w:val="center"/>
          </w:tcPr>
          <w:p w14:paraId="12F759B4"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自驾油车</w:t>
            </w:r>
          </w:p>
        </w:tc>
        <w:tc>
          <w:tcPr>
            <w:tcW w:w="2540" w:type="dxa"/>
            <w:tcBorders>
              <w:top w:val="nil"/>
              <w:left w:val="nil"/>
              <w:bottom w:val="single" w:sz="4" w:space="0" w:color="auto"/>
              <w:right w:val="single" w:sz="4" w:space="0" w:color="auto"/>
            </w:tcBorders>
            <w:shd w:val="clear" w:color="auto" w:fill="auto"/>
            <w:noWrap/>
            <w:vAlign w:val="center"/>
          </w:tcPr>
          <w:p w14:paraId="3639011F" w14:textId="77777777" w:rsidR="00C75E31" w:rsidRDefault="00000000">
            <w:pPr>
              <w:spacing w:before="0"/>
              <w:rPr>
                <w:rFonts w:eastAsia="PMingLiU" w:cs="Arial"/>
                <w:szCs w:val="20"/>
                <w:lang w:val="en-US" w:eastAsia="zh-CN"/>
              </w:rPr>
            </w:pPr>
            <w:r>
              <w:rPr>
                <w:rFonts w:eastAsia="PMingLiU" w:cs="Arial"/>
                <w:szCs w:val="20"/>
                <w:lang w:val="en-US" w:eastAsia="zh-CN"/>
              </w:rPr>
              <w:t>-</w:t>
            </w:r>
          </w:p>
        </w:tc>
        <w:tc>
          <w:tcPr>
            <w:tcW w:w="11" w:type="dxa"/>
            <w:vAlign w:val="center"/>
          </w:tcPr>
          <w:p w14:paraId="43ECC01D" w14:textId="77777777" w:rsidR="00C75E31" w:rsidRDefault="00C75E31">
            <w:pPr>
              <w:spacing w:before="0"/>
              <w:rPr>
                <w:rFonts w:ascii="Times New Roman" w:eastAsia="Times New Roman" w:hAnsi="Times New Roman"/>
                <w:szCs w:val="20"/>
                <w:lang w:val="en-US" w:eastAsia="zh-CN"/>
              </w:rPr>
            </w:pPr>
          </w:p>
        </w:tc>
      </w:tr>
      <w:tr w:rsidR="00C75E31" w14:paraId="1E9E7BEC"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5EF5A130"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员工通勤产生的排放</w:t>
            </w:r>
          </w:p>
        </w:tc>
        <w:tc>
          <w:tcPr>
            <w:tcW w:w="3640" w:type="dxa"/>
            <w:tcBorders>
              <w:top w:val="nil"/>
              <w:left w:val="nil"/>
              <w:bottom w:val="single" w:sz="4" w:space="0" w:color="auto"/>
              <w:right w:val="single" w:sz="4" w:space="0" w:color="auto"/>
            </w:tcBorders>
            <w:shd w:val="clear" w:color="auto" w:fill="auto"/>
            <w:noWrap/>
            <w:vAlign w:val="center"/>
          </w:tcPr>
          <w:p w14:paraId="10359F82"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自驾电车</w:t>
            </w:r>
          </w:p>
        </w:tc>
        <w:tc>
          <w:tcPr>
            <w:tcW w:w="2540" w:type="dxa"/>
            <w:tcBorders>
              <w:top w:val="nil"/>
              <w:left w:val="nil"/>
              <w:bottom w:val="single" w:sz="4" w:space="0" w:color="auto"/>
              <w:right w:val="single" w:sz="4" w:space="0" w:color="auto"/>
            </w:tcBorders>
            <w:shd w:val="clear" w:color="auto" w:fill="auto"/>
            <w:noWrap/>
            <w:vAlign w:val="center"/>
          </w:tcPr>
          <w:p w14:paraId="7434F55F" w14:textId="77777777" w:rsidR="00C75E31" w:rsidRDefault="00000000">
            <w:pPr>
              <w:spacing w:before="0"/>
              <w:rPr>
                <w:rFonts w:eastAsia="PMingLiU" w:cs="Arial"/>
                <w:szCs w:val="20"/>
                <w:lang w:val="en-US" w:eastAsia="zh-CN"/>
              </w:rPr>
            </w:pPr>
            <w:r>
              <w:rPr>
                <w:rFonts w:eastAsia="PMingLiU" w:cs="Arial"/>
                <w:szCs w:val="20"/>
                <w:lang w:val="en-US" w:eastAsia="zh-CN"/>
              </w:rPr>
              <w:t>-</w:t>
            </w:r>
          </w:p>
        </w:tc>
        <w:tc>
          <w:tcPr>
            <w:tcW w:w="11" w:type="dxa"/>
            <w:vAlign w:val="center"/>
          </w:tcPr>
          <w:p w14:paraId="2EB631BA" w14:textId="77777777" w:rsidR="00C75E31" w:rsidRDefault="00C75E31">
            <w:pPr>
              <w:spacing w:before="0"/>
              <w:rPr>
                <w:rFonts w:ascii="Times New Roman" w:eastAsia="Times New Roman" w:hAnsi="Times New Roman"/>
                <w:szCs w:val="20"/>
                <w:lang w:val="en-US" w:eastAsia="zh-CN"/>
              </w:rPr>
            </w:pPr>
          </w:p>
        </w:tc>
      </w:tr>
      <w:tr w:rsidR="00C75E31" w14:paraId="0D44E950"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4104CDEC"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下游运输配送产生的排放</w:t>
            </w:r>
          </w:p>
        </w:tc>
        <w:tc>
          <w:tcPr>
            <w:tcW w:w="3640" w:type="dxa"/>
            <w:tcBorders>
              <w:top w:val="nil"/>
              <w:left w:val="nil"/>
              <w:bottom w:val="single" w:sz="4" w:space="0" w:color="auto"/>
              <w:right w:val="single" w:sz="4" w:space="0" w:color="auto"/>
            </w:tcBorders>
            <w:shd w:val="clear" w:color="auto" w:fill="auto"/>
            <w:noWrap/>
            <w:vAlign w:val="center"/>
          </w:tcPr>
          <w:p w14:paraId="705CB19F"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船运</w:t>
            </w:r>
          </w:p>
        </w:tc>
        <w:tc>
          <w:tcPr>
            <w:tcW w:w="2540" w:type="dxa"/>
            <w:tcBorders>
              <w:top w:val="nil"/>
              <w:left w:val="nil"/>
              <w:bottom w:val="single" w:sz="4" w:space="0" w:color="auto"/>
              <w:right w:val="single" w:sz="4" w:space="0" w:color="auto"/>
            </w:tcBorders>
            <w:shd w:val="clear" w:color="auto" w:fill="auto"/>
            <w:noWrap/>
            <w:vAlign w:val="center"/>
          </w:tcPr>
          <w:p w14:paraId="2F170744"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11" w:type="dxa"/>
            <w:vAlign w:val="center"/>
          </w:tcPr>
          <w:p w14:paraId="217E81C3" w14:textId="77777777" w:rsidR="00C75E31" w:rsidRDefault="00C75E31">
            <w:pPr>
              <w:spacing w:before="0"/>
              <w:rPr>
                <w:rFonts w:ascii="Times New Roman" w:eastAsia="Times New Roman" w:hAnsi="Times New Roman"/>
                <w:szCs w:val="20"/>
                <w:lang w:val="en-US" w:eastAsia="zh-CN"/>
              </w:rPr>
            </w:pPr>
          </w:p>
        </w:tc>
      </w:tr>
      <w:tr w:rsidR="00C75E31" w14:paraId="52816A0B"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27B762E1"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下游运输配送产生的排放</w:t>
            </w:r>
          </w:p>
        </w:tc>
        <w:tc>
          <w:tcPr>
            <w:tcW w:w="3640" w:type="dxa"/>
            <w:tcBorders>
              <w:top w:val="nil"/>
              <w:left w:val="nil"/>
              <w:bottom w:val="single" w:sz="4" w:space="0" w:color="auto"/>
              <w:right w:val="single" w:sz="4" w:space="0" w:color="auto"/>
            </w:tcBorders>
            <w:shd w:val="clear" w:color="auto" w:fill="auto"/>
            <w:noWrap/>
            <w:vAlign w:val="center"/>
          </w:tcPr>
          <w:p w14:paraId="415909C9"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汽运</w:t>
            </w:r>
          </w:p>
        </w:tc>
        <w:tc>
          <w:tcPr>
            <w:tcW w:w="2540" w:type="dxa"/>
            <w:tcBorders>
              <w:top w:val="nil"/>
              <w:left w:val="nil"/>
              <w:bottom w:val="single" w:sz="4" w:space="0" w:color="auto"/>
              <w:right w:val="single" w:sz="4" w:space="0" w:color="auto"/>
            </w:tcBorders>
            <w:shd w:val="clear" w:color="auto" w:fill="auto"/>
            <w:noWrap/>
            <w:vAlign w:val="center"/>
          </w:tcPr>
          <w:p w14:paraId="0FD938C4"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11" w:type="dxa"/>
            <w:vAlign w:val="center"/>
          </w:tcPr>
          <w:p w14:paraId="1B637B64" w14:textId="77777777" w:rsidR="00C75E31" w:rsidRDefault="00C75E31">
            <w:pPr>
              <w:spacing w:before="0"/>
              <w:rPr>
                <w:rFonts w:ascii="Times New Roman" w:eastAsia="Times New Roman" w:hAnsi="Times New Roman"/>
                <w:szCs w:val="20"/>
                <w:lang w:val="en-US" w:eastAsia="zh-CN"/>
              </w:rPr>
            </w:pPr>
          </w:p>
        </w:tc>
      </w:tr>
      <w:tr w:rsidR="00C75E31" w14:paraId="6AB4F56C"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49CE031C"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下游运输配送产生的排放</w:t>
            </w:r>
          </w:p>
        </w:tc>
        <w:tc>
          <w:tcPr>
            <w:tcW w:w="3640" w:type="dxa"/>
            <w:tcBorders>
              <w:top w:val="nil"/>
              <w:left w:val="nil"/>
              <w:bottom w:val="single" w:sz="4" w:space="0" w:color="auto"/>
              <w:right w:val="single" w:sz="4" w:space="0" w:color="auto"/>
            </w:tcBorders>
            <w:shd w:val="clear" w:color="auto" w:fill="auto"/>
            <w:noWrap/>
            <w:vAlign w:val="center"/>
          </w:tcPr>
          <w:p w14:paraId="7F5A1E36"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铁路运输</w:t>
            </w:r>
          </w:p>
        </w:tc>
        <w:tc>
          <w:tcPr>
            <w:tcW w:w="2540" w:type="dxa"/>
            <w:tcBorders>
              <w:top w:val="nil"/>
              <w:left w:val="nil"/>
              <w:bottom w:val="single" w:sz="4" w:space="0" w:color="auto"/>
              <w:right w:val="single" w:sz="4" w:space="0" w:color="auto"/>
            </w:tcBorders>
            <w:shd w:val="clear" w:color="auto" w:fill="auto"/>
            <w:noWrap/>
            <w:vAlign w:val="center"/>
          </w:tcPr>
          <w:p w14:paraId="3F46040A"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11" w:type="dxa"/>
            <w:vAlign w:val="center"/>
          </w:tcPr>
          <w:p w14:paraId="7C15C860" w14:textId="77777777" w:rsidR="00C75E31" w:rsidRDefault="00C75E31">
            <w:pPr>
              <w:spacing w:before="0"/>
              <w:rPr>
                <w:rFonts w:ascii="Times New Roman" w:eastAsia="Times New Roman" w:hAnsi="Times New Roman"/>
                <w:szCs w:val="20"/>
                <w:lang w:val="en-US" w:eastAsia="zh-CN"/>
              </w:rPr>
            </w:pPr>
          </w:p>
        </w:tc>
      </w:tr>
      <w:tr w:rsidR="00C75E31" w14:paraId="0884ED2C"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3B381577"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下游运输配送产生的排放</w:t>
            </w:r>
          </w:p>
        </w:tc>
        <w:tc>
          <w:tcPr>
            <w:tcW w:w="3640" w:type="dxa"/>
            <w:tcBorders>
              <w:top w:val="nil"/>
              <w:left w:val="nil"/>
              <w:bottom w:val="single" w:sz="4" w:space="0" w:color="auto"/>
              <w:right w:val="single" w:sz="4" w:space="0" w:color="auto"/>
            </w:tcBorders>
            <w:shd w:val="clear" w:color="auto" w:fill="auto"/>
            <w:noWrap/>
            <w:vAlign w:val="center"/>
          </w:tcPr>
          <w:p w14:paraId="719C38EA"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汽运-副产品</w:t>
            </w:r>
          </w:p>
        </w:tc>
        <w:tc>
          <w:tcPr>
            <w:tcW w:w="2540" w:type="dxa"/>
            <w:tcBorders>
              <w:top w:val="nil"/>
              <w:left w:val="nil"/>
              <w:bottom w:val="single" w:sz="4" w:space="0" w:color="auto"/>
              <w:right w:val="single" w:sz="4" w:space="0" w:color="auto"/>
            </w:tcBorders>
            <w:shd w:val="clear" w:color="auto" w:fill="auto"/>
            <w:noWrap/>
            <w:vAlign w:val="center"/>
          </w:tcPr>
          <w:p w14:paraId="11405C2D"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11" w:type="dxa"/>
            <w:vAlign w:val="center"/>
          </w:tcPr>
          <w:p w14:paraId="6D1CE4DD" w14:textId="77777777" w:rsidR="00C75E31" w:rsidRDefault="00C75E31">
            <w:pPr>
              <w:spacing w:before="0"/>
              <w:rPr>
                <w:rFonts w:ascii="Times New Roman" w:eastAsia="Times New Roman" w:hAnsi="Times New Roman"/>
                <w:szCs w:val="20"/>
                <w:lang w:val="en-US" w:eastAsia="zh-CN"/>
              </w:rPr>
            </w:pPr>
          </w:p>
        </w:tc>
      </w:tr>
      <w:tr w:rsidR="00C75E31" w14:paraId="38AD6406"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6E8B6043"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外销产品加工产生的排放</w:t>
            </w:r>
          </w:p>
        </w:tc>
        <w:tc>
          <w:tcPr>
            <w:tcW w:w="3640" w:type="dxa"/>
            <w:tcBorders>
              <w:top w:val="nil"/>
              <w:left w:val="nil"/>
              <w:bottom w:val="single" w:sz="4" w:space="0" w:color="auto"/>
              <w:right w:val="single" w:sz="4" w:space="0" w:color="auto"/>
            </w:tcBorders>
            <w:shd w:val="clear" w:color="auto" w:fill="auto"/>
            <w:noWrap/>
            <w:vAlign w:val="center"/>
          </w:tcPr>
          <w:p w14:paraId="73F8DBC7"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锻材加工</w:t>
            </w:r>
          </w:p>
        </w:tc>
        <w:tc>
          <w:tcPr>
            <w:tcW w:w="2540" w:type="dxa"/>
            <w:tcBorders>
              <w:top w:val="nil"/>
              <w:left w:val="nil"/>
              <w:bottom w:val="single" w:sz="4" w:space="0" w:color="auto"/>
              <w:right w:val="single" w:sz="4" w:space="0" w:color="auto"/>
            </w:tcBorders>
            <w:shd w:val="clear" w:color="auto" w:fill="auto"/>
            <w:noWrap/>
            <w:vAlign w:val="center"/>
          </w:tcPr>
          <w:p w14:paraId="2D1461CC"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下游钢铁厂</w:t>
            </w:r>
          </w:p>
        </w:tc>
        <w:tc>
          <w:tcPr>
            <w:tcW w:w="11" w:type="dxa"/>
            <w:vAlign w:val="center"/>
          </w:tcPr>
          <w:p w14:paraId="01F8965F" w14:textId="77777777" w:rsidR="00C75E31" w:rsidRDefault="00C75E31">
            <w:pPr>
              <w:spacing w:before="0"/>
              <w:rPr>
                <w:rFonts w:ascii="Times New Roman" w:eastAsia="Times New Roman" w:hAnsi="Times New Roman"/>
                <w:szCs w:val="20"/>
                <w:lang w:val="en-US" w:eastAsia="zh-CN"/>
              </w:rPr>
            </w:pPr>
          </w:p>
        </w:tc>
      </w:tr>
      <w:tr w:rsidR="00C75E31" w14:paraId="775069CF"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6EE305C8"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外销产品加工产生的排放</w:t>
            </w:r>
          </w:p>
        </w:tc>
        <w:tc>
          <w:tcPr>
            <w:tcW w:w="3640" w:type="dxa"/>
            <w:tcBorders>
              <w:top w:val="nil"/>
              <w:left w:val="nil"/>
              <w:bottom w:val="single" w:sz="4" w:space="0" w:color="auto"/>
              <w:right w:val="single" w:sz="4" w:space="0" w:color="auto"/>
            </w:tcBorders>
            <w:shd w:val="clear" w:color="auto" w:fill="auto"/>
            <w:noWrap/>
            <w:vAlign w:val="center"/>
          </w:tcPr>
          <w:p w14:paraId="1661C511"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棒材加工</w:t>
            </w:r>
          </w:p>
        </w:tc>
        <w:tc>
          <w:tcPr>
            <w:tcW w:w="2540" w:type="dxa"/>
            <w:tcBorders>
              <w:top w:val="nil"/>
              <w:left w:val="nil"/>
              <w:bottom w:val="single" w:sz="4" w:space="0" w:color="auto"/>
              <w:right w:val="single" w:sz="4" w:space="0" w:color="auto"/>
            </w:tcBorders>
            <w:shd w:val="clear" w:color="auto" w:fill="auto"/>
            <w:noWrap/>
            <w:vAlign w:val="center"/>
          </w:tcPr>
          <w:p w14:paraId="3FD1D6F2"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下游钢铁厂</w:t>
            </w:r>
          </w:p>
        </w:tc>
        <w:tc>
          <w:tcPr>
            <w:tcW w:w="11" w:type="dxa"/>
            <w:vAlign w:val="center"/>
          </w:tcPr>
          <w:p w14:paraId="702FDD79" w14:textId="77777777" w:rsidR="00C75E31" w:rsidRDefault="00C75E31">
            <w:pPr>
              <w:spacing w:before="0"/>
              <w:rPr>
                <w:rFonts w:ascii="Times New Roman" w:eastAsia="Times New Roman" w:hAnsi="Times New Roman"/>
                <w:szCs w:val="20"/>
                <w:lang w:val="en-US" w:eastAsia="zh-CN"/>
              </w:rPr>
            </w:pPr>
          </w:p>
        </w:tc>
      </w:tr>
      <w:tr w:rsidR="00C75E31" w14:paraId="131BB94C"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62F817F8"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外销产品加工产生的排放</w:t>
            </w:r>
          </w:p>
        </w:tc>
        <w:tc>
          <w:tcPr>
            <w:tcW w:w="3640" w:type="dxa"/>
            <w:tcBorders>
              <w:top w:val="nil"/>
              <w:left w:val="nil"/>
              <w:bottom w:val="single" w:sz="4" w:space="0" w:color="auto"/>
              <w:right w:val="single" w:sz="4" w:space="0" w:color="auto"/>
            </w:tcBorders>
            <w:shd w:val="clear" w:color="auto" w:fill="auto"/>
            <w:noWrap/>
            <w:vAlign w:val="center"/>
          </w:tcPr>
          <w:p w14:paraId="62BC62FA"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钢管加工</w:t>
            </w:r>
          </w:p>
        </w:tc>
        <w:tc>
          <w:tcPr>
            <w:tcW w:w="2540" w:type="dxa"/>
            <w:tcBorders>
              <w:top w:val="nil"/>
              <w:left w:val="nil"/>
              <w:bottom w:val="single" w:sz="4" w:space="0" w:color="auto"/>
              <w:right w:val="single" w:sz="4" w:space="0" w:color="auto"/>
            </w:tcBorders>
            <w:shd w:val="clear" w:color="auto" w:fill="auto"/>
            <w:noWrap/>
            <w:vAlign w:val="center"/>
          </w:tcPr>
          <w:p w14:paraId="702E0183"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下游钢铁厂</w:t>
            </w:r>
          </w:p>
        </w:tc>
        <w:tc>
          <w:tcPr>
            <w:tcW w:w="11" w:type="dxa"/>
            <w:vAlign w:val="center"/>
          </w:tcPr>
          <w:p w14:paraId="2FFCDFA0" w14:textId="77777777" w:rsidR="00C75E31" w:rsidRDefault="00C75E31">
            <w:pPr>
              <w:spacing w:before="0"/>
              <w:rPr>
                <w:rFonts w:ascii="Times New Roman" w:eastAsia="Times New Roman" w:hAnsi="Times New Roman"/>
                <w:szCs w:val="20"/>
                <w:lang w:val="en-US" w:eastAsia="zh-CN"/>
              </w:rPr>
            </w:pPr>
          </w:p>
        </w:tc>
      </w:tr>
      <w:tr w:rsidR="00C75E31" w14:paraId="54B1DCB9"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29A0469E"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外销产品加工产生的排放</w:t>
            </w:r>
          </w:p>
        </w:tc>
        <w:tc>
          <w:tcPr>
            <w:tcW w:w="3640" w:type="dxa"/>
            <w:tcBorders>
              <w:top w:val="nil"/>
              <w:left w:val="nil"/>
              <w:bottom w:val="single" w:sz="4" w:space="0" w:color="auto"/>
              <w:right w:val="single" w:sz="4" w:space="0" w:color="auto"/>
            </w:tcBorders>
            <w:shd w:val="clear" w:color="auto" w:fill="auto"/>
            <w:noWrap/>
            <w:vAlign w:val="center"/>
          </w:tcPr>
          <w:p w14:paraId="04C1E31C"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钢坯加工</w:t>
            </w:r>
          </w:p>
        </w:tc>
        <w:tc>
          <w:tcPr>
            <w:tcW w:w="2540" w:type="dxa"/>
            <w:tcBorders>
              <w:top w:val="nil"/>
              <w:left w:val="nil"/>
              <w:bottom w:val="single" w:sz="4" w:space="0" w:color="auto"/>
              <w:right w:val="single" w:sz="4" w:space="0" w:color="auto"/>
            </w:tcBorders>
            <w:shd w:val="clear" w:color="auto" w:fill="auto"/>
            <w:noWrap/>
            <w:vAlign w:val="center"/>
          </w:tcPr>
          <w:p w14:paraId="1D325622"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下游钢铁厂</w:t>
            </w:r>
          </w:p>
        </w:tc>
        <w:tc>
          <w:tcPr>
            <w:tcW w:w="11" w:type="dxa"/>
            <w:vAlign w:val="center"/>
          </w:tcPr>
          <w:p w14:paraId="2F1F093B" w14:textId="77777777" w:rsidR="00C75E31" w:rsidRDefault="00C75E31">
            <w:pPr>
              <w:spacing w:before="0"/>
              <w:rPr>
                <w:rFonts w:ascii="Times New Roman" w:eastAsia="Times New Roman" w:hAnsi="Times New Roman"/>
                <w:szCs w:val="20"/>
                <w:lang w:val="en-US" w:eastAsia="zh-CN"/>
              </w:rPr>
            </w:pPr>
          </w:p>
        </w:tc>
      </w:tr>
      <w:tr w:rsidR="00C75E31" w14:paraId="30581C96"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466D7934"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外售产品报废产生的排放</w:t>
            </w:r>
          </w:p>
        </w:tc>
        <w:tc>
          <w:tcPr>
            <w:tcW w:w="3640" w:type="dxa"/>
            <w:tcBorders>
              <w:top w:val="nil"/>
              <w:left w:val="nil"/>
              <w:bottom w:val="single" w:sz="4" w:space="0" w:color="auto"/>
              <w:right w:val="single" w:sz="4" w:space="0" w:color="auto"/>
            </w:tcBorders>
            <w:shd w:val="clear" w:color="auto" w:fill="auto"/>
            <w:noWrap/>
            <w:vAlign w:val="center"/>
          </w:tcPr>
          <w:p w14:paraId="70CF8B1E" w14:textId="77777777" w:rsidR="00C75E31"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产品报废</w:t>
            </w:r>
          </w:p>
        </w:tc>
        <w:tc>
          <w:tcPr>
            <w:tcW w:w="2540" w:type="dxa"/>
            <w:tcBorders>
              <w:top w:val="nil"/>
              <w:left w:val="nil"/>
              <w:bottom w:val="single" w:sz="4" w:space="0" w:color="auto"/>
              <w:right w:val="single" w:sz="4" w:space="0" w:color="auto"/>
            </w:tcBorders>
            <w:shd w:val="clear" w:color="auto" w:fill="auto"/>
            <w:noWrap/>
            <w:vAlign w:val="center"/>
          </w:tcPr>
          <w:p w14:paraId="6518E5D2" w14:textId="77777777" w:rsidR="00C75E31"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下游钢铁厂</w:t>
            </w:r>
          </w:p>
        </w:tc>
        <w:tc>
          <w:tcPr>
            <w:tcW w:w="11" w:type="dxa"/>
            <w:vAlign w:val="center"/>
          </w:tcPr>
          <w:p w14:paraId="0735A719" w14:textId="77777777" w:rsidR="00C75E31" w:rsidRDefault="00C75E31">
            <w:pPr>
              <w:spacing w:before="0"/>
              <w:rPr>
                <w:rFonts w:ascii="Times New Roman" w:eastAsia="Times New Roman" w:hAnsi="Times New Roman"/>
                <w:szCs w:val="20"/>
                <w:lang w:val="en-US" w:eastAsia="zh-CN"/>
              </w:rPr>
            </w:pPr>
          </w:p>
        </w:tc>
      </w:tr>
    </w:tbl>
    <w:p w14:paraId="1D61551D" w14:textId="77777777" w:rsidR="00C75E31" w:rsidRDefault="00C75E31">
      <w:pPr>
        <w:pStyle w:val="afb"/>
        <w:spacing w:before="0" w:line="360" w:lineRule="auto"/>
        <w:ind w:left="567"/>
        <w:rPr>
          <w:rFonts w:eastAsia="宋体" w:cs="Arial"/>
          <w:iCs/>
          <w:sz w:val="24"/>
          <w:lang w:eastAsia="zh-CN"/>
        </w:rPr>
      </w:pPr>
    </w:p>
    <w:p w14:paraId="3A0AE884" w14:textId="77777777" w:rsidR="00C75E31" w:rsidRDefault="00000000">
      <w:pPr>
        <w:pStyle w:val="Style2"/>
        <w:numPr>
          <w:ilvl w:val="1"/>
          <w:numId w:val="8"/>
        </w:numPr>
        <w:spacing w:line="360" w:lineRule="auto"/>
      </w:pPr>
      <w:bookmarkStart w:id="73" w:name="_Toc198906581"/>
      <w:bookmarkStart w:id="74" w:name="_Toc202805975"/>
      <w:r>
        <w:t>生物排放</w:t>
      </w:r>
      <w:bookmarkEnd w:id="73"/>
      <w:bookmarkEnd w:id="74"/>
    </w:p>
    <w:p w14:paraId="4F86E585"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本公司无生物排放。</w:t>
      </w:r>
    </w:p>
    <w:p w14:paraId="052009CB" w14:textId="77777777" w:rsidR="00C75E31" w:rsidRDefault="00C75E31">
      <w:pPr>
        <w:pStyle w:val="afb"/>
        <w:spacing w:before="0" w:line="360" w:lineRule="auto"/>
        <w:ind w:left="567"/>
        <w:rPr>
          <w:rFonts w:eastAsia="宋体" w:cs="Arial"/>
          <w:iCs/>
          <w:sz w:val="24"/>
          <w:lang w:eastAsia="zh-CN"/>
        </w:rPr>
      </w:pPr>
    </w:p>
    <w:p w14:paraId="3924687E" w14:textId="77777777" w:rsidR="00C75E31" w:rsidRDefault="00000000">
      <w:pPr>
        <w:pStyle w:val="Style2"/>
        <w:numPr>
          <w:ilvl w:val="1"/>
          <w:numId w:val="8"/>
        </w:numPr>
        <w:spacing w:line="360" w:lineRule="auto"/>
      </w:pPr>
      <w:bookmarkStart w:id="75" w:name="_Toc202805976"/>
      <w:bookmarkStart w:id="76" w:name="_Toc198906582"/>
      <w:r>
        <w:t>直接</w:t>
      </w:r>
      <w:r>
        <w:t>GHG</w:t>
      </w:r>
      <w:r>
        <w:t>移除</w:t>
      </w:r>
      <w:bookmarkEnd w:id="75"/>
      <w:bookmarkEnd w:id="76"/>
    </w:p>
    <w:p w14:paraId="44C98902"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本公司无直接</w:t>
      </w:r>
      <w:r>
        <w:rPr>
          <w:rFonts w:eastAsia="宋体" w:cs="Arial"/>
          <w:iCs/>
          <w:sz w:val="24"/>
          <w:lang w:eastAsia="zh-CN"/>
        </w:rPr>
        <w:t>GHG</w:t>
      </w:r>
      <w:r>
        <w:rPr>
          <w:rFonts w:eastAsia="宋体" w:cs="Arial"/>
          <w:iCs/>
          <w:sz w:val="24"/>
          <w:lang w:eastAsia="zh-CN"/>
        </w:rPr>
        <w:t>移除。</w:t>
      </w:r>
    </w:p>
    <w:p w14:paraId="0299E666" w14:textId="77777777" w:rsidR="00C75E31" w:rsidRDefault="00C75E31">
      <w:pPr>
        <w:spacing w:before="0" w:line="360" w:lineRule="auto"/>
        <w:rPr>
          <w:rFonts w:eastAsia="宋体" w:cs="Arial"/>
          <w:iCs/>
          <w:sz w:val="24"/>
          <w:lang w:eastAsia="zh-CN"/>
        </w:rPr>
      </w:pPr>
    </w:p>
    <w:p w14:paraId="65289445" w14:textId="77777777" w:rsidR="00C75E31" w:rsidRDefault="00000000">
      <w:pPr>
        <w:pStyle w:val="Style2"/>
        <w:numPr>
          <w:ilvl w:val="1"/>
          <w:numId w:val="8"/>
        </w:numPr>
        <w:spacing w:line="360" w:lineRule="auto"/>
      </w:pPr>
      <w:bookmarkStart w:id="77" w:name="_Toc202805977"/>
      <w:bookmarkStart w:id="78" w:name="_Toc198906583"/>
      <w:r>
        <w:t>GHG</w:t>
      </w:r>
      <w:r>
        <w:t>储存</w:t>
      </w:r>
      <w:bookmarkEnd w:id="77"/>
      <w:bookmarkEnd w:id="78"/>
    </w:p>
    <w:p w14:paraId="60CD0444"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本公司无</w:t>
      </w:r>
      <w:r>
        <w:rPr>
          <w:rFonts w:eastAsia="宋体" w:cs="Arial"/>
          <w:iCs/>
          <w:sz w:val="24"/>
          <w:lang w:eastAsia="zh-CN"/>
        </w:rPr>
        <w:t>GHG</w:t>
      </w:r>
      <w:r>
        <w:rPr>
          <w:rFonts w:eastAsia="宋体" w:cs="Arial"/>
          <w:iCs/>
          <w:sz w:val="24"/>
          <w:lang w:eastAsia="zh-CN"/>
        </w:rPr>
        <w:t>库。</w:t>
      </w:r>
    </w:p>
    <w:p w14:paraId="34299672" w14:textId="77777777" w:rsidR="00C75E31" w:rsidRDefault="00C75E31">
      <w:pPr>
        <w:pStyle w:val="afb"/>
        <w:spacing w:before="0" w:line="360" w:lineRule="auto"/>
        <w:ind w:left="567"/>
        <w:rPr>
          <w:rFonts w:eastAsia="宋体" w:cs="Arial"/>
          <w:iCs/>
          <w:sz w:val="24"/>
          <w:lang w:eastAsia="zh-CN"/>
        </w:rPr>
      </w:pPr>
    </w:p>
    <w:p w14:paraId="3A7D62EA" w14:textId="77777777" w:rsidR="00C75E31" w:rsidRDefault="00000000">
      <w:pPr>
        <w:pStyle w:val="Style2"/>
        <w:numPr>
          <w:ilvl w:val="0"/>
          <w:numId w:val="8"/>
        </w:numPr>
        <w:spacing w:line="360" w:lineRule="auto"/>
        <w:rPr>
          <w:b/>
          <w:iCs/>
          <w:sz w:val="28"/>
          <w:szCs w:val="28"/>
        </w:rPr>
      </w:pPr>
      <w:bookmarkStart w:id="79" w:name="_Toc198906584"/>
      <w:bookmarkStart w:id="80" w:name="_Toc202805978"/>
      <w:r>
        <w:rPr>
          <w:b/>
          <w:iCs/>
          <w:sz w:val="28"/>
          <w:szCs w:val="28"/>
        </w:rPr>
        <w:lastRenderedPageBreak/>
        <w:t>温室气体盘查清册与量化说明</w:t>
      </w:r>
      <w:bookmarkEnd w:id="79"/>
      <w:bookmarkEnd w:id="80"/>
    </w:p>
    <w:p w14:paraId="77487A21" w14:textId="77777777" w:rsidR="00C75E31" w:rsidRDefault="00000000">
      <w:pPr>
        <w:pStyle w:val="Style2"/>
        <w:numPr>
          <w:ilvl w:val="1"/>
          <w:numId w:val="8"/>
        </w:numPr>
        <w:spacing w:line="360" w:lineRule="auto"/>
      </w:pPr>
      <w:bookmarkStart w:id="81" w:name="_Toc6523477"/>
      <w:bookmarkStart w:id="82" w:name="_Toc6523823"/>
      <w:bookmarkStart w:id="83" w:name="_Toc6523320"/>
      <w:bookmarkStart w:id="84" w:name="_Toc198906585"/>
      <w:bookmarkStart w:id="85" w:name="_Toc175660674"/>
      <w:bookmarkStart w:id="86" w:name="_Toc202805979"/>
      <w:bookmarkEnd w:id="81"/>
      <w:bookmarkEnd w:id="82"/>
      <w:bookmarkEnd w:id="83"/>
      <w:r>
        <w:rPr>
          <w:rFonts w:hint="eastAsia"/>
        </w:rPr>
        <w:t>温室气体盘查清册</w:t>
      </w:r>
      <w:bookmarkEnd w:id="84"/>
      <w:bookmarkEnd w:id="85"/>
      <w:bookmarkEnd w:id="86"/>
    </w:p>
    <w:p w14:paraId="32823D00" w14:textId="77777777" w:rsidR="00C75E31" w:rsidRDefault="00000000">
      <w:pPr>
        <w:pStyle w:val="Style2"/>
        <w:numPr>
          <w:ilvl w:val="2"/>
          <w:numId w:val="11"/>
        </w:numPr>
        <w:spacing w:line="360" w:lineRule="auto"/>
      </w:pPr>
      <w:bookmarkStart w:id="87" w:name="_Toc202805980"/>
      <w:bookmarkStart w:id="88" w:name="_Toc198906586"/>
      <w:bookmarkStart w:id="89" w:name="_Toc175660675"/>
      <w:r>
        <w:rPr>
          <w:rFonts w:hint="eastAsia"/>
        </w:rPr>
        <w:t>范围一直接排放源清册</w:t>
      </w:r>
      <w:bookmarkEnd w:id="87"/>
      <w:bookmarkEnd w:id="88"/>
      <w:bookmarkEnd w:id="89"/>
    </w:p>
    <w:tbl>
      <w:tblPr>
        <w:tblW w:w="5000" w:type="pct"/>
        <w:tblLook w:val="04A0" w:firstRow="1" w:lastRow="0" w:firstColumn="1" w:lastColumn="0" w:noHBand="0" w:noVBand="1"/>
      </w:tblPr>
      <w:tblGrid>
        <w:gridCol w:w="1166"/>
        <w:gridCol w:w="1386"/>
        <w:gridCol w:w="1463"/>
        <w:gridCol w:w="1026"/>
        <w:gridCol w:w="659"/>
        <w:gridCol w:w="659"/>
        <w:gridCol w:w="660"/>
        <w:gridCol w:w="660"/>
        <w:gridCol w:w="686"/>
        <w:gridCol w:w="697"/>
      </w:tblGrid>
      <w:tr w:rsidR="00C75E31" w14:paraId="661015AD" w14:textId="77777777">
        <w:trPr>
          <w:trHeight w:val="503"/>
        </w:trPr>
        <w:tc>
          <w:tcPr>
            <w:tcW w:w="571" w:type="pct"/>
            <w:tcBorders>
              <w:top w:val="single" w:sz="4" w:space="0" w:color="FFFFFF"/>
              <w:left w:val="single" w:sz="4" w:space="0" w:color="FFFFFF"/>
              <w:bottom w:val="single" w:sz="4" w:space="0" w:color="000000"/>
              <w:right w:val="single" w:sz="4" w:space="0" w:color="FF6600"/>
            </w:tcBorders>
            <w:shd w:val="clear" w:color="000000" w:fill="FF6600"/>
            <w:noWrap/>
            <w:vAlign w:val="center"/>
          </w:tcPr>
          <w:p w14:paraId="10088AB0"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编号</w:t>
            </w:r>
          </w:p>
        </w:tc>
        <w:tc>
          <w:tcPr>
            <w:tcW w:w="571" w:type="pct"/>
            <w:tcBorders>
              <w:top w:val="single" w:sz="4" w:space="0" w:color="FFFFFF"/>
              <w:left w:val="nil"/>
              <w:bottom w:val="single" w:sz="4" w:space="0" w:color="000000"/>
              <w:right w:val="single" w:sz="4" w:space="0" w:color="FF6600"/>
            </w:tcBorders>
            <w:shd w:val="clear" w:color="000000" w:fill="FF6600"/>
            <w:noWrap/>
            <w:vAlign w:val="center"/>
          </w:tcPr>
          <w:p w14:paraId="32BD393C"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排放源</w:t>
            </w:r>
          </w:p>
        </w:tc>
        <w:tc>
          <w:tcPr>
            <w:tcW w:w="841" w:type="pct"/>
            <w:tcBorders>
              <w:top w:val="single" w:sz="4" w:space="0" w:color="FFFFFF"/>
              <w:left w:val="nil"/>
              <w:bottom w:val="single" w:sz="4" w:space="0" w:color="000000"/>
              <w:right w:val="single" w:sz="4" w:space="0" w:color="FF6600"/>
            </w:tcBorders>
            <w:shd w:val="clear" w:color="000000" w:fill="FF6600"/>
            <w:noWrap/>
            <w:vAlign w:val="center"/>
          </w:tcPr>
          <w:p w14:paraId="20498E96"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总排放量</w:t>
            </w:r>
          </w:p>
        </w:tc>
        <w:tc>
          <w:tcPr>
            <w:tcW w:w="600" w:type="pct"/>
            <w:tcBorders>
              <w:top w:val="single" w:sz="4" w:space="0" w:color="FFFFFF"/>
              <w:left w:val="nil"/>
              <w:bottom w:val="single" w:sz="4" w:space="0" w:color="000000"/>
              <w:right w:val="single" w:sz="4" w:space="0" w:color="FF6600"/>
            </w:tcBorders>
            <w:shd w:val="clear" w:color="000000" w:fill="FF6600"/>
            <w:noWrap/>
            <w:vAlign w:val="center"/>
          </w:tcPr>
          <w:p w14:paraId="40EFD786"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4C2C1103"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5195780E"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6E2B945D"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18E7A77A"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0A10B82F"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5" w:type="pct"/>
            <w:tcBorders>
              <w:top w:val="single" w:sz="4" w:space="0" w:color="FFFFFF"/>
              <w:left w:val="nil"/>
              <w:bottom w:val="single" w:sz="4" w:space="0" w:color="000000"/>
              <w:right w:val="single" w:sz="4" w:space="0" w:color="FFFFFF"/>
            </w:tcBorders>
            <w:shd w:val="clear" w:color="000000" w:fill="FF6600"/>
            <w:noWrap/>
            <w:vAlign w:val="center"/>
          </w:tcPr>
          <w:p w14:paraId="3E7693C7"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rsidR="00C75E31" w14:paraId="4C9CCA1E" w14:textId="77777777">
        <w:trPr>
          <w:trHeight w:val="503"/>
        </w:trPr>
        <w:tc>
          <w:tcPr>
            <w:tcW w:w="571" w:type="pct"/>
            <w:tcBorders>
              <w:top w:val="nil"/>
              <w:left w:val="single" w:sz="4" w:space="0" w:color="FFFFFF"/>
              <w:bottom w:val="single" w:sz="4" w:space="0" w:color="000000"/>
              <w:right w:val="single" w:sz="4" w:space="0" w:color="FFCC99"/>
            </w:tcBorders>
            <w:shd w:val="clear" w:color="000000" w:fill="FFCC99"/>
            <w:noWrap/>
            <w:vAlign w:val="center"/>
          </w:tcPr>
          <w:p w14:paraId="121C8CA1"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范围一</w:t>
            </w:r>
            <w:r>
              <w:rPr>
                <w:rFonts w:eastAsia="宋体" w:cs="Arial"/>
                <w:b/>
                <w:bCs/>
                <w:color w:val="000000"/>
                <w:sz w:val="13"/>
                <w:szCs w:val="13"/>
                <w:lang w:val="en-US" w:eastAsia="zh-CN"/>
              </w:rPr>
              <w:t xml:space="preserve"> </w:t>
            </w:r>
            <w:r>
              <w:rPr>
                <w:rFonts w:ascii="宋体" w:eastAsia="宋体" w:hAnsi="宋体" w:cs="宋体" w:hint="eastAsia"/>
                <w:b/>
                <w:bCs/>
                <w:color w:val="000000"/>
                <w:sz w:val="13"/>
                <w:szCs w:val="13"/>
                <w:lang w:val="en-US" w:eastAsia="zh-CN"/>
              </w:rPr>
              <w:t>直接排放</w:t>
            </w:r>
          </w:p>
        </w:tc>
        <w:tc>
          <w:tcPr>
            <w:tcW w:w="571" w:type="pct"/>
            <w:tcBorders>
              <w:top w:val="nil"/>
              <w:left w:val="nil"/>
              <w:bottom w:val="single" w:sz="4" w:space="0" w:color="000000"/>
              <w:right w:val="single" w:sz="4" w:space="0" w:color="FFCC99"/>
            </w:tcBorders>
            <w:shd w:val="clear" w:color="000000" w:fill="FFCC99"/>
            <w:noWrap/>
            <w:vAlign w:val="center"/>
          </w:tcPr>
          <w:p w14:paraId="6C4BBCD9" w14:textId="77777777" w:rsidR="00C75E31" w:rsidRDefault="00000000">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 xml:space="preserve">　</w:t>
            </w:r>
          </w:p>
        </w:tc>
        <w:tc>
          <w:tcPr>
            <w:tcW w:w="841" w:type="pct"/>
            <w:tcBorders>
              <w:top w:val="nil"/>
              <w:left w:val="nil"/>
              <w:bottom w:val="single" w:sz="4" w:space="0" w:color="000000"/>
              <w:right w:val="single" w:sz="4" w:space="0" w:color="FFCC99"/>
            </w:tcBorders>
            <w:shd w:val="clear" w:color="000000" w:fill="FFCC99"/>
            <w:noWrap/>
            <w:vAlign w:val="center"/>
          </w:tcPr>
          <w:p w14:paraId="3098D229"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7206908.77 </w:t>
            </w:r>
          </w:p>
        </w:tc>
        <w:tc>
          <w:tcPr>
            <w:tcW w:w="600" w:type="pct"/>
            <w:tcBorders>
              <w:top w:val="nil"/>
              <w:left w:val="nil"/>
              <w:bottom w:val="single" w:sz="4" w:space="0" w:color="000000"/>
              <w:right w:val="single" w:sz="4" w:space="0" w:color="FFCC99"/>
            </w:tcBorders>
            <w:shd w:val="clear" w:color="000000" w:fill="FFCC99"/>
            <w:noWrap/>
            <w:vAlign w:val="center"/>
          </w:tcPr>
          <w:p w14:paraId="71C33626"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7204174.44 </w:t>
            </w:r>
          </w:p>
        </w:tc>
        <w:tc>
          <w:tcPr>
            <w:tcW w:w="397" w:type="pct"/>
            <w:tcBorders>
              <w:top w:val="nil"/>
              <w:left w:val="nil"/>
              <w:bottom w:val="single" w:sz="4" w:space="0" w:color="000000"/>
              <w:right w:val="single" w:sz="4" w:space="0" w:color="FFCC99"/>
            </w:tcBorders>
            <w:shd w:val="clear" w:color="000000" w:fill="FFCC99"/>
            <w:noWrap/>
            <w:vAlign w:val="center"/>
          </w:tcPr>
          <w:p w14:paraId="6901460A"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167.29 </w:t>
            </w:r>
          </w:p>
        </w:tc>
        <w:tc>
          <w:tcPr>
            <w:tcW w:w="397" w:type="pct"/>
            <w:tcBorders>
              <w:top w:val="nil"/>
              <w:left w:val="nil"/>
              <w:bottom w:val="single" w:sz="4" w:space="0" w:color="000000"/>
              <w:right w:val="single" w:sz="4" w:space="0" w:color="FFCC99"/>
            </w:tcBorders>
            <w:shd w:val="clear" w:color="000000" w:fill="FFCC99"/>
            <w:noWrap/>
            <w:vAlign w:val="center"/>
          </w:tcPr>
          <w:p w14:paraId="70E8DFBF"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68.45 </w:t>
            </w:r>
          </w:p>
        </w:tc>
        <w:tc>
          <w:tcPr>
            <w:tcW w:w="397" w:type="pct"/>
            <w:tcBorders>
              <w:top w:val="nil"/>
              <w:left w:val="nil"/>
              <w:bottom w:val="single" w:sz="4" w:space="0" w:color="000000"/>
              <w:right w:val="single" w:sz="4" w:space="0" w:color="FFCC99"/>
            </w:tcBorders>
            <w:shd w:val="clear" w:color="000000" w:fill="FFCC99"/>
            <w:noWrap/>
            <w:vAlign w:val="center"/>
          </w:tcPr>
          <w:p w14:paraId="30DC94BB"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39.44 </w:t>
            </w:r>
          </w:p>
        </w:tc>
        <w:tc>
          <w:tcPr>
            <w:tcW w:w="397" w:type="pct"/>
            <w:tcBorders>
              <w:top w:val="nil"/>
              <w:left w:val="nil"/>
              <w:bottom w:val="single" w:sz="4" w:space="0" w:color="000000"/>
              <w:right w:val="single" w:sz="4" w:space="0" w:color="FFCC99"/>
            </w:tcBorders>
            <w:shd w:val="clear" w:color="000000" w:fill="FFCC99"/>
            <w:noWrap/>
            <w:vAlign w:val="center"/>
          </w:tcPr>
          <w:p w14:paraId="1942849B"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nil"/>
              <w:left w:val="nil"/>
              <w:bottom w:val="single" w:sz="4" w:space="0" w:color="000000"/>
              <w:right w:val="single" w:sz="4" w:space="0" w:color="FFCC99"/>
            </w:tcBorders>
            <w:shd w:val="clear" w:color="000000" w:fill="FFCC99"/>
            <w:noWrap/>
            <w:vAlign w:val="center"/>
          </w:tcPr>
          <w:p w14:paraId="27E5EA67"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2459.16 </w:t>
            </w:r>
          </w:p>
        </w:tc>
        <w:tc>
          <w:tcPr>
            <w:tcW w:w="435" w:type="pct"/>
            <w:tcBorders>
              <w:top w:val="nil"/>
              <w:left w:val="nil"/>
              <w:bottom w:val="single" w:sz="4" w:space="0" w:color="000000"/>
              <w:right w:val="single" w:sz="4" w:space="0" w:color="FFCC99"/>
            </w:tcBorders>
            <w:shd w:val="clear" w:color="000000" w:fill="FFCC99"/>
            <w:noWrap/>
            <w:vAlign w:val="center"/>
          </w:tcPr>
          <w:p w14:paraId="3A5E3ED2"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rsidR="00C75E31" w14:paraId="7FC74CCA" w14:textId="77777777">
        <w:trPr>
          <w:trHeight w:val="503"/>
        </w:trPr>
        <w:tc>
          <w:tcPr>
            <w:tcW w:w="571" w:type="pct"/>
            <w:tcBorders>
              <w:top w:val="nil"/>
              <w:left w:val="single" w:sz="4" w:space="0" w:color="FFFFFF"/>
              <w:bottom w:val="single" w:sz="4" w:space="0" w:color="FFFFFF"/>
              <w:right w:val="single" w:sz="4" w:space="0" w:color="FFFFFF"/>
            </w:tcBorders>
            <w:shd w:val="clear" w:color="000000" w:fill="92D050"/>
            <w:noWrap/>
            <w:vAlign w:val="center"/>
          </w:tcPr>
          <w:p w14:paraId="3602B3D8"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1.1</w:t>
            </w:r>
          </w:p>
        </w:tc>
        <w:tc>
          <w:tcPr>
            <w:tcW w:w="571" w:type="pct"/>
            <w:tcBorders>
              <w:top w:val="nil"/>
              <w:left w:val="nil"/>
              <w:bottom w:val="single" w:sz="4" w:space="0" w:color="FFFFFF"/>
              <w:right w:val="single" w:sz="4" w:space="0" w:color="FFFFFF"/>
            </w:tcBorders>
            <w:shd w:val="clear" w:color="000000" w:fill="92D050"/>
            <w:noWrap/>
            <w:vAlign w:val="center"/>
          </w:tcPr>
          <w:p w14:paraId="20BA423B"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固定源燃烧直接排放</w:t>
            </w:r>
          </w:p>
        </w:tc>
        <w:tc>
          <w:tcPr>
            <w:tcW w:w="841" w:type="pct"/>
            <w:tcBorders>
              <w:top w:val="single" w:sz="4" w:space="0" w:color="FFFFFF"/>
              <w:left w:val="nil"/>
              <w:bottom w:val="single" w:sz="4" w:space="0" w:color="FFFFFF"/>
              <w:right w:val="single" w:sz="4" w:space="0" w:color="FFFFFF"/>
            </w:tcBorders>
            <w:shd w:val="clear" w:color="000000" w:fill="92D050"/>
            <w:noWrap/>
            <w:vAlign w:val="center"/>
          </w:tcPr>
          <w:p w14:paraId="248BA65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7055493.79 </w:t>
            </w:r>
          </w:p>
        </w:tc>
        <w:tc>
          <w:tcPr>
            <w:tcW w:w="600" w:type="pct"/>
            <w:tcBorders>
              <w:top w:val="nil"/>
              <w:left w:val="nil"/>
              <w:bottom w:val="single" w:sz="4" w:space="0" w:color="FFFFFF"/>
              <w:right w:val="single" w:sz="4" w:space="0" w:color="FFFFFF"/>
            </w:tcBorders>
            <w:shd w:val="clear" w:color="000000" w:fill="92D050"/>
            <w:noWrap/>
            <w:vAlign w:val="center"/>
          </w:tcPr>
          <w:p w14:paraId="1C78B6A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7055493.79 </w:t>
            </w:r>
          </w:p>
        </w:tc>
        <w:tc>
          <w:tcPr>
            <w:tcW w:w="397" w:type="pct"/>
            <w:tcBorders>
              <w:top w:val="nil"/>
              <w:left w:val="nil"/>
              <w:bottom w:val="single" w:sz="4" w:space="0" w:color="FFFFFF"/>
              <w:right w:val="single" w:sz="4" w:space="0" w:color="FFFFFF"/>
            </w:tcBorders>
            <w:shd w:val="clear" w:color="000000" w:fill="92D050"/>
            <w:noWrap/>
            <w:vAlign w:val="center"/>
          </w:tcPr>
          <w:p w14:paraId="5E03680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92D050"/>
            <w:noWrap/>
            <w:vAlign w:val="center"/>
          </w:tcPr>
          <w:p w14:paraId="43BB969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92D050"/>
            <w:noWrap/>
            <w:vAlign w:val="center"/>
          </w:tcPr>
          <w:p w14:paraId="0E8CC67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92D050"/>
            <w:noWrap/>
            <w:vAlign w:val="center"/>
          </w:tcPr>
          <w:p w14:paraId="49A7ACF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92D050"/>
            <w:noWrap/>
            <w:vAlign w:val="center"/>
          </w:tcPr>
          <w:p w14:paraId="40A417E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92D050"/>
            <w:noWrap/>
            <w:vAlign w:val="center"/>
          </w:tcPr>
          <w:p w14:paraId="72353F3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041BB05B"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1BD9CE8E"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1.1.1</w:t>
            </w:r>
          </w:p>
        </w:tc>
        <w:tc>
          <w:tcPr>
            <w:tcW w:w="571" w:type="pct"/>
            <w:tcBorders>
              <w:top w:val="nil"/>
              <w:left w:val="nil"/>
              <w:bottom w:val="single" w:sz="4" w:space="0" w:color="FFFFFF"/>
              <w:right w:val="single" w:sz="4" w:space="0" w:color="FFFFFF"/>
            </w:tcBorders>
            <w:shd w:val="clear" w:color="000000" w:fill="FFFF00"/>
            <w:vAlign w:val="center"/>
          </w:tcPr>
          <w:p w14:paraId="0DD5EA17"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天然气燃烧</w:t>
            </w:r>
          </w:p>
        </w:tc>
        <w:tc>
          <w:tcPr>
            <w:tcW w:w="841" w:type="pct"/>
            <w:tcBorders>
              <w:top w:val="nil"/>
              <w:left w:val="nil"/>
              <w:bottom w:val="single" w:sz="4" w:space="0" w:color="FFFFFF"/>
              <w:right w:val="single" w:sz="4" w:space="0" w:color="FFFFFF"/>
            </w:tcBorders>
            <w:shd w:val="clear" w:color="000000" w:fill="A6A6A6"/>
            <w:noWrap/>
            <w:vAlign w:val="center"/>
          </w:tcPr>
          <w:p w14:paraId="6282394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38894.28 </w:t>
            </w:r>
          </w:p>
        </w:tc>
        <w:tc>
          <w:tcPr>
            <w:tcW w:w="600" w:type="pct"/>
            <w:tcBorders>
              <w:top w:val="nil"/>
              <w:left w:val="nil"/>
              <w:bottom w:val="single" w:sz="4" w:space="0" w:color="FFFFFF"/>
              <w:right w:val="single" w:sz="4" w:space="0" w:color="FFFFFF"/>
            </w:tcBorders>
            <w:shd w:val="clear" w:color="000000" w:fill="A6A6A6"/>
            <w:noWrap/>
            <w:vAlign w:val="center"/>
          </w:tcPr>
          <w:p w14:paraId="38DCA9E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38894.28 </w:t>
            </w:r>
          </w:p>
        </w:tc>
        <w:tc>
          <w:tcPr>
            <w:tcW w:w="397" w:type="pct"/>
            <w:tcBorders>
              <w:top w:val="nil"/>
              <w:left w:val="nil"/>
              <w:bottom w:val="single" w:sz="4" w:space="0" w:color="FFFFFF"/>
              <w:right w:val="single" w:sz="4" w:space="0" w:color="FFFFFF"/>
            </w:tcBorders>
            <w:shd w:val="clear" w:color="000000" w:fill="A6A6A6"/>
            <w:noWrap/>
            <w:vAlign w:val="center"/>
          </w:tcPr>
          <w:p w14:paraId="046F74A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42DA6A0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0218B9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1F4266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7E71E00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71AC8FF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4ACB414F"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35493A66"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1.1.2</w:t>
            </w:r>
          </w:p>
        </w:tc>
        <w:tc>
          <w:tcPr>
            <w:tcW w:w="571" w:type="pct"/>
            <w:tcBorders>
              <w:top w:val="nil"/>
              <w:left w:val="nil"/>
              <w:bottom w:val="single" w:sz="4" w:space="0" w:color="FFFFFF"/>
              <w:right w:val="single" w:sz="4" w:space="0" w:color="FFFFFF"/>
            </w:tcBorders>
            <w:shd w:val="clear" w:color="000000" w:fill="FFFF00"/>
            <w:vAlign w:val="center"/>
          </w:tcPr>
          <w:p w14:paraId="55521C64"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液化石油气燃烧</w:t>
            </w:r>
          </w:p>
        </w:tc>
        <w:tc>
          <w:tcPr>
            <w:tcW w:w="841" w:type="pct"/>
            <w:tcBorders>
              <w:top w:val="nil"/>
              <w:left w:val="nil"/>
              <w:bottom w:val="single" w:sz="4" w:space="0" w:color="FFFFFF"/>
              <w:right w:val="single" w:sz="4" w:space="0" w:color="FFFFFF"/>
            </w:tcBorders>
            <w:shd w:val="clear" w:color="000000" w:fill="A6A6A6"/>
            <w:noWrap/>
            <w:vAlign w:val="center"/>
          </w:tcPr>
          <w:p w14:paraId="4A18112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3.02 </w:t>
            </w:r>
          </w:p>
        </w:tc>
        <w:tc>
          <w:tcPr>
            <w:tcW w:w="600" w:type="pct"/>
            <w:tcBorders>
              <w:top w:val="nil"/>
              <w:left w:val="nil"/>
              <w:bottom w:val="single" w:sz="4" w:space="0" w:color="FFFFFF"/>
              <w:right w:val="single" w:sz="4" w:space="0" w:color="FFFFFF"/>
            </w:tcBorders>
            <w:shd w:val="clear" w:color="000000" w:fill="A6A6A6"/>
            <w:noWrap/>
            <w:vAlign w:val="center"/>
          </w:tcPr>
          <w:p w14:paraId="1856E36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3.02 </w:t>
            </w:r>
          </w:p>
        </w:tc>
        <w:tc>
          <w:tcPr>
            <w:tcW w:w="397" w:type="pct"/>
            <w:tcBorders>
              <w:top w:val="nil"/>
              <w:left w:val="nil"/>
              <w:bottom w:val="single" w:sz="4" w:space="0" w:color="FFFFFF"/>
              <w:right w:val="single" w:sz="4" w:space="0" w:color="FFFFFF"/>
            </w:tcBorders>
            <w:shd w:val="clear" w:color="000000" w:fill="A6A6A6"/>
            <w:noWrap/>
            <w:vAlign w:val="center"/>
          </w:tcPr>
          <w:p w14:paraId="585FB9C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B6686F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755A29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B4BD02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767E2D3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6199227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2A88E6EA"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729561FE"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1.1.3</w:t>
            </w:r>
          </w:p>
        </w:tc>
        <w:tc>
          <w:tcPr>
            <w:tcW w:w="571" w:type="pct"/>
            <w:tcBorders>
              <w:top w:val="nil"/>
              <w:left w:val="nil"/>
              <w:bottom w:val="single" w:sz="4" w:space="0" w:color="FFFFFF"/>
              <w:right w:val="single" w:sz="4" w:space="0" w:color="FFFFFF"/>
            </w:tcBorders>
            <w:shd w:val="clear" w:color="000000" w:fill="FFFF00"/>
            <w:vAlign w:val="center"/>
          </w:tcPr>
          <w:p w14:paraId="67DD357F"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烟煤燃烧</w:t>
            </w:r>
          </w:p>
        </w:tc>
        <w:tc>
          <w:tcPr>
            <w:tcW w:w="841" w:type="pct"/>
            <w:tcBorders>
              <w:top w:val="nil"/>
              <w:left w:val="nil"/>
              <w:bottom w:val="single" w:sz="4" w:space="0" w:color="FFFFFF"/>
              <w:right w:val="single" w:sz="4" w:space="0" w:color="FFFFFF"/>
            </w:tcBorders>
            <w:shd w:val="clear" w:color="000000" w:fill="A6A6A6"/>
            <w:noWrap/>
            <w:vAlign w:val="center"/>
          </w:tcPr>
          <w:p w14:paraId="2C5A3C7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891114.95 </w:t>
            </w:r>
          </w:p>
        </w:tc>
        <w:tc>
          <w:tcPr>
            <w:tcW w:w="600" w:type="pct"/>
            <w:tcBorders>
              <w:top w:val="nil"/>
              <w:left w:val="nil"/>
              <w:bottom w:val="single" w:sz="4" w:space="0" w:color="FFFFFF"/>
              <w:right w:val="single" w:sz="4" w:space="0" w:color="FFFFFF"/>
            </w:tcBorders>
            <w:shd w:val="clear" w:color="000000" w:fill="A6A6A6"/>
            <w:noWrap/>
            <w:vAlign w:val="center"/>
          </w:tcPr>
          <w:p w14:paraId="1CCDF68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891114.95 </w:t>
            </w:r>
          </w:p>
        </w:tc>
        <w:tc>
          <w:tcPr>
            <w:tcW w:w="397" w:type="pct"/>
            <w:tcBorders>
              <w:top w:val="nil"/>
              <w:left w:val="nil"/>
              <w:bottom w:val="single" w:sz="4" w:space="0" w:color="FFFFFF"/>
              <w:right w:val="single" w:sz="4" w:space="0" w:color="FFFFFF"/>
            </w:tcBorders>
            <w:shd w:val="clear" w:color="000000" w:fill="A6A6A6"/>
            <w:noWrap/>
            <w:vAlign w:val="center"/>
          </w:tcPr>
          <w:p w14:paraId="247737F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CABBF6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3DB7C4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63ACAA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87CC72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05F1DBC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34749406"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610F6A62"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1.1.4</w:t>
            </w:r>
          </w:p>
        </w:tc>
        <w:tc>
          <w:tcPr>
            <w:tcW w:w="571" w:type="pct"/>
            <w:tcBorders>
              <w:top w:val="nil"/>
              <w:left w:val="nil"/>
              <w:bottom w:val="single" w:sz="4" w:space="0" w:color="FFFFFF"/>
              <w:right w:val="single" w:sz="4" w:space="0" w:color="FFFFFF"/>
            </w:tcBorders>
            <w:shd w:val="clear" w:color="000000" w:fill="FFFF00"/>
            <w:vAlign w:val="center"/>
          </w:tcPr>
          <w:p w14:paraId="27712777"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无烟煤燃烧</w:t>
            </w:r>
          </w:p>
        </w:tc>
        <w:tc>
          <w:tcPr>
            <w:tcW w:w="841" w:type="pct"/>
            <w:tcBorders>
              <w:top w:val="nil"/>
              <w:left w:val="nil"/>
              <w:bottom w:val="single" w:sz="4" w:space="0" w:color="FFFFFF"/>
              <w:right w:val="single" w:sz="4" w:space="0" w:color="FFFFFF"/>
            </w:tcBorders>
            <w:shd w:val="clear" w:color="000000" w:fill="A6A6A6"/>
            <w:noWrap/>
            <w:vAlign w:val="center"/>
          </w:tcPr>
          <w:p w14:paraId="3B03CF5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644002.10 </w:t>
            </w:r>
          </w:p>
        </w:tc>
        <w:tc>
          <w:tcPr>
            <w:tcW w:w="600" w:type="pct"/>
            <w:tcBorders>
              <w:top w:val="nil"/>
              <w:left w:val="nil"/>
              <w:bottom w:val="single" w:sz="4" w:space="0" w:color="FFFFFF"/>
              <w:right w:val="single" w:sz="4" w:space="0" w:color="FFFFFF"/>
            </w:tcBorders>
            <w:shd w:val="clear" w:color="000000" w:fill="A6A6A6"/>
            <w:noWrap/>
            <w:vAlign w:val="center"/>
          </w:tcPr>
          <w:p w14:paraId="1C36A8B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644002.10 </w:t>
            </w:r>
          </w:p>
        </w:tc>
        <w:tc>
          <w:tcPr>
            <w:tcW w:w="397" w:type="pct"/>
            <w:tcBorders>
              <w:top w:val="nil"/>
              <w:left w:val="nil"/>
              <w:bottom w:val="single" w:sz="4" w:space="0" w:color="FFFFFF"/>
              <w:right w:val="single" w:sz="4" w:space="0" w:color="FFFFFF"/>
            </w:tcBorders>
            <w:shd w:val="clear" w:color="000000" w:fill="A6A6A6"/>
            <w:noWrap/>
            <w:vAlign w:val="center"/>
          </w:tcPr>
          <w:p w14:paraId="77F2E8A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CD3C0F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29E47B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D318FE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16B07C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6217571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57E8E61D"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775F8A62"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1.1.5</w:t>
            </w:r>
          </w:p>
        </w:tc>
        <w:tc>
          <w:tcPr>
            <w:tcW w:w="571" w:type="pct"/>
            <w:tcBorders>
              <w:top w:val="nil"/>
              <w:left w:val="nil"/>
              <w:bottom w:val="single" w:sz="4" w:space="0" w:color="FFFFFF"/>
              <w:right w:val="single" w:sz="4" w:space="0" w:color="FFFFFF"/>
            </w:tcBorders>
            <w:shd w:val="clear" w:color="000000" w:fill="FFFF00"/>
            <w:vAlign w:val="center"/>
          </w:tcPr>
          <w:p w14:paraId="274CDA7F"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洗精煤燃烧</w:t>
            </w:r>
          </w:p>
        </w:tc>
        <w:tc>
          <w:tcPr>
            <w:tcW w:w="841" w:type="pct"/>
            <w:tcBorders>
              <w:top w:val="nil"/>
              <w:left w:val="nil"/>
              <w:bottom w:val="single" w:sz="4" w:space="0" w:color="FFFFFF"/>
              <w:right w:val="single" w:sz="4" w:space="0" w:color="FFFFFF"/>
            </w:tcBorders>
            <w:shd w:val="clear" w:color="000000" w:fill="A6A6A6"/>
            <w:noWrap/>
            <w:vAlign w:val="center"/>
          </w:tcPr>
          <w:p w14:paraId="4A670E9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4682259.59 </w:t>
            </w:r>
          </w:p>
        </w:tc>
        <w:tc>
          <w:tcPr>
            <w:tcW w:w="600" w:type="pct"/>
            <w:tcBorders>
              <w:top w:val="nil"/>
              <w:left w:val="nil"/>
              <w:bottom w:val="single" w:sz="4" w:space="0" w:color="FFFFFF"/>
              <w:right w:val="single" w:sz="4" w:space="0" w:color="FFFFFF"/>
            </w:tcBorders>
            <w:shd w:val="clear" w:color="000000" w:fill="A6A6A6"/>
            <w:noWrap/>
            <w:vAlign w:val="center"/>
          </w:tcPr>
          <w:p w14:paraId="6EA738C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4682259.59 </w:t>
            </w:r>
          </w:p>
        </w:tc>
        <w:tc>
          <w:tcPr>
            <w:tcW w:w="397" w:type="pct"/>
            <w:tcBorders>
              <w:top w:val="nil"/>
              <w:left w:val="nil"/>
              <w:bottom w:val="single" w:sz="4" w:space="0" w:color="FFFFFF"/>
              <w:right w:val="single" w:sz="4" w:space="0" w:color="FFFFFF"/>
            </w:tcBorders>
            <w:shd w:val="clear" w:color="000000" w:fill="A6A6A6"/>
            <w:noWrap/>
            <w:vAlign w:val="center"/>
          </w:tcPr>
          <w:p w14:paraId="203B060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36360F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68B811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0E4A41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E7760B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34C72BD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6AB09E7B"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1CD0C3AC"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1.1.6</w:t>
            </w:r>
          </w:p>
        </w:tc>
        <w:tc>
          <w:tcPr>
            <w:tcW w:w="571" w:type="pct"/>
            <w:tcBorders>
              <w:top w:val="nil"/>
              <w:left w:val="nil"/>
              <w:bottom w:val="single" w:sz="4" w:space="0" w:color="FFFFFF"/>
              <w:right w:val="single" w:sz="4" w:space="0" w:color="FFFFFF"/>
            </w:tcBorders>
            <w:shd w:val="clear" w:color="000000" w:fill="FFFF00"/>
            <w:vAlign w:val="center"/>
          </w:tcPr>
          <w:p w14:paraId="0FEF6EDC"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焦炭燃烧</w:t>
            </w:r>
          </w:p>
        </w:tc>
        <w:tc>
          <w:tcPr>
            <w:tcW w:w="841" w:type="pct"/>
            <w:tcBorders>
              <w:top w:val="nil"/>
              <w:left w:val="nil"/>
              <w:bottom w:val="single" w:sz="4" w:space="0" w:color="FFFFFF"/>
              <w:right w:val="single" w:sz="4" w:space="0" w:color="FFFFFF"/>
            </w:tcBorders>
            <w:shd w:val="clear" w:color="000000" w:fill="A6A6A6"/>
            <w:noWrap/>
            <w:vAlign w:val="center"/>
          </w:tcPr>
          <w:p w14:paraId="6F7CAB6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437167.64 </w:t>
            </w:r>
          </w:p>
        </w:tc>
        <w:tc>
          <w:tcPr>
            <w:tcW w:w="600" w:type="pct"/>
            <w:tcBorders>
              <w:top w:val="nil"/>
              <w:left w:val="nil"/>
              <w:bottom w:val="single" w:sz="4" w:space="0" w:color="FFFFFF"/>
              <w:right w:val="single" w:sz="4" w:space="0" w:color="FFFFFF"/>
            </w:tcBorders>
            <w:shd w:val="clear" w:color="000000" w:fill="A6A6A6"/>
            <w:noWrap/>
            <w:vAlign w:val="center"/>
          </w:tcPr>
          <w:p w14:paraId="1CC9C66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437167.64 </w:t>
            </w:r>
          </w:p>
        </w:tc>
        <w:tc>
          <w:tcPr>
            <w:tcW w:w="397" w:type="pct"/>
            <w:tcBorders>
              <w:top w:val="nil"/>
              <w:left w:val="nil"/>
              <w:bottom w:val="single" w:sz="4" w:space="0" w:color="FFFFFF"/>
              <w:right w:val="single" w:sz="4" w:space="0" w:color="FFFFFF"/>
            </w:tcBorders>
            <w:shd w:val="clear" w:color="000000" w:fill="A6A6A6"/>
            <w:noWrap/>
            <w:vAlign w:val="center"/>
          </w:tcPr>
          <w:p w14:paraId="03CD015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AB80DC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1F4D86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91F4DE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0FC3FE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482C687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48C6AB34"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14BCBB30"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1.1.7</w:t>
            </w:r>
          </w:p>
        </w:tc>
        <w:tc>
          <w:tcPr>
            <w:tcW w:w="571" w:type="pct"/>
            <w:tcBorders>
              <w:top w:val="nil"/>
              <w:left w:val="nil"/>
              <w:bottom w:val="single" w:sz="4" w:space="0" w:color="FFFFFF"/>
              <w:right w:val="single" w:sz="4" w:space="0" w:color="FFFFFF"/>
            </w:tcBorders>
            <w:shd w:val="clear" w:color="000000" w:fill="FFFF00"/>
            <w:vAlign w:val="center"/>
          </w:tcPr>
          <w:p w14:paraId="2765E67F"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焦屑燃烧</w:t>
            </w:r>
          </w:p>
        </w:tc>
        <w:tc>
          <w:tcPr>
            <w:tcW w:w="841" w:type="pct"/>
            <w:tcBorders>
              <w:top w:val="nil"/>
              <w:left w:val="nil"/>
              <w:bottom w:val="single" w:sz="4" w:space="0" w:color="FFFFFF"/>
              <w:right w:val="single" w:sz="4" w:space="0" w:color="FFFFFF"/>
            </w:tcBorders>
            <w:shd w:val="clear" w:color="000000" w:fill="A6A6A6"/>
            <w:noWrap/>
            <w:vAlign w:val="center"/>
          </w:tcPr>
          <w:p w14:paraId="0B48699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362438.62 </w:t>
            </w:r>
          </w:p>
        </w:tc>
        <w:tc>
          <w:tcPr>
            <w:tcW w:w="600" w:type="pct"/>
            <w:tcBorders>
              <w:top w:val="nil"/>
              <w:left w:val="nil"/>
              <w:bottom w:val="single" w:sz="4" w:space="0" w:color="FFFFFF"/>
              <w:right w:val="single" w:sz="4" w:space="0" w:color="FFFFFF"/>
            </w:tcBorders>
            <w:shd w:val="clear" w:color="000000" w:fill="A6A6A6"/>
            <w:noWrap/>
            <w:vAlign w:val="center"/>
          </w:tcPr>
          <w:p w14:paraId="7408467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362438.62 </w:t>
            </w:r>
          </w:p>
        </w:tc>
        <w:tc>
          <w:tcPr>
            <w:tcW w:w="397" w:type="pct"/>
            <w:tcBorders>
              <w:top w:val="nil"/>
              <w:left w:val="nil"/>
              <w:bottom w:val="single" w:sz="4" w:space="0" w:color="FFFFFF"/>
              <w:right w:val="single" w:sz="4" w:space="0" w:color="FFFFFF"/>
            </w:tcBorders>
            <w:shd w:val="clear" w:color="000000" w:fill="A6A6A6"/>
            <w:noWrap/>
            <w:vAlign w:val="center"/>
          </w:tcPr>
          <w:p w14:paraId="7C84E17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0CA1A4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45DCD8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DA1E04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625B46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3F8768A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5DB7238F"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08A2D03F"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1.1.8</w:t>
            </w:r>
          </w:p>
        </w:tc>
        <w:tc>
          <w:tcPr>
            <w:tcW w:w="571" w:type="pct"/>
            <w:tcBorders>
              <w:top w:val="nil"/>
              <w:left w:val="nil"/>
              <w:bottom w:val="single" w:sz="4" w:space="0" w:color="FFFFFF"/>
              <w:right w:val="single" w:sz="4" w:space="0" w:color="FFFFFF"/>
            </w:tcBorders>
            <w:shd w:val="clear" w:color="000000" w:fill="FFFF00"/>
            <w:vAlign w:val="center"/>
          </w:tcPr>
          <w:p w14:paraId="691BB901"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焦炉煤气燃烧</w:t>
            </w:r>
          </w:p>
        </w:tc>
        <w:tc>
          <w:tcPr>
            <w:tcW w:w="841" w:type="pct"/>
            <w:tcBorders>
              <w:top w:val="nil"/>
              <w:left w:val="nil"/>
              <w:bottom w:val="single" w:sz="4" w:space="0" w:color="FFFFFF"/>
              <w:right w:val="single" w:sz="4" w:space="0" w:color="FFFFFF"/>
            </w:tcBorders>
            <w:shd w:val="clear" w:color="000000" w:fill="A6A6A6"/>
            <w:noWrap/>
            <w:vAlign w:val="center"/>
          </w:tcPr>
          <w:p w14:paraId="67955D70" w14:textId="77777777" w:rsidR="00C75E31" w:rsidRDefault="00000000">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(386.41)</w:t>
            </w:r>
          </w:p>
        </w:tc>
        <w:tc>
          <w:tcPr>
            <w:tcW w:w="600" w:type="pct"/>
            <w:tcBorders>
              <w:top w:val="nil"/>
              <w:left w:val="nil"/>
              <w:bottom w:val="single" w:sz="4" w:space="0" w:color="FFFFFF"/>
              <w:right w:val="single" w:sz="4" w:space="0" w:color="FFFFFF"/>
            </w:tcBorders>
            <w:shd w:val="clear" w:color="000000" w:fill="A6A6A6"/>
            <w:noWrap/>
            <w:vAlign w:val="center"/>
          </w:tcPr>
          <w:p w14:paraId="682E781D" w14:textId="77777777" w:rsidR="00C75E31" w:rsidRDefault="00000000">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(386.41)</w:t>
            </w:r>
          </w:p>
        </w:tc>
        <w:tc>
          <w:tcPr>
            <w:tcW w:w="397" w:type="pct"/>
            <w:tcBorders>
              <w:top w:val="nil"/>
              <w:left w:val="nil"/>
              <w:bottom w:val="single" w:sz="4" w:space="0" w:color="FFFFFF"/>
              <w:right w:val="single" w:sz="4" w:space="0" w:color="FFFFFF"/>
            </w:tcBorders>
            <w:shd w:val="clear" w:color="000000" w:fill="A6A6A6"/>
            <w:noWrap/>
            <w:vAlign w:val="center"/>
          </w:tcPr>
          <w:p w14:paraId="59C2D5F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298228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41706F4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16ABEE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472A8D4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467A526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402BE01C" w14:textId="77777777">
        <w:trPr>
          <w:trHeight w:val="503"/>
        </w:trPr>
        <w:tc>
          <w:tcPr>
            <w:tcW w:w="571" w:type="pct"/>
            <w:tcBorders>
              <w:top w:val="nil"/>
              <w:left w:val="single" w:sz="4" w:space="0" w:color="FFFFFF"/>
              <w:bottom w:val="single" w:sz="4" w:space="0" w:color="FFFFFF"/>
              <w:right w:val="single" w:sz="4" w:space="0" w:color="FFFFFF"/>
            </w:tcBorders>
            <w:shd w:val="clear" w:color="000000" w:fill="92D050"/>
            <w:noWrap/>
            <w:vAlign w:val="center"/>
          </w:tcPr>
          <w:p w14:paraId="55DC1A5C"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1.2</w:t>
            </w:r>
          </w:p>
        </w:tc>
        <w:tc>
          <w:tcPr>
            <w:tcW w:w="571" w:type="pct"/>
            <w:tcBorders>
              <w:top w:val="nil"/>
              <w:left w:val="nil"/>
              <w:bottom w:val="single" w:sz="4" w:space="0" w:color="FFFFFF"/>
              <w:right w:val="single" w:sz="4" w:space="0" w:color="FFFFFF"/>
            </w:tcBorders>
            <w:shd w:val="clear" w:color="000000" w:fill="92D050"/>
            <w:noWrap/>
            <w:vAlign w:val="center"/>
          </w:tcPr>
          <w:p w14:paraId="77EC2D76"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移动源燃烧直接排放</w:t>
            </w:r>
          </w:p>
        </w:tc>
        <w:tc>
          <w:tcPr>
            <w:tcW w:w="841" w:type="pct"/>
            <w:tcBorders>
              <w:top w:val="nil"/>
              <w:left w:val="nil"/>
              <w:bottom w:val="single" w:sz="4" w:space="0" w:color="FFFFFF"/>
              <w:right w:val="single" w:sz="4" w:space="0" w:color="FFFFFF"/>
            </w:tcBorders>
            <w:shd w:val="clear" w:color="000000" w:fill="92D050"/>
            <w:noWrap/>
            <w:vAlign w:val="center"/>
          </w:tcPr>
          <w:p w14:paraId="3A98F33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4665.53 </w:t>
            </w:r>
          </w:p>
        </w:tc>
        <w:tc>
          <w:tcPr>
            <w:tcW w:w="600" w:type="pct"/>
            <w:tcBorders>
              <w:top w:val="nil"/>
              <w:left w:val="nil"/>
              <w:bottom w:val="single" w:sz="4" w:space="0" w:color="FFFFFF"/>
              <w:right w:val="single" w:sz="4" w:space="0" w:color="FFFFFF"/>
            </w:tcBorders>
            <w:shd w:val="clear" w:color="000000" w:fill="92D050"/>
            <w:noWrap/>
            <w:vAlign w:val="center"/>
          </w:tcPr>
          <w:p w14:paraId="18B8503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4589.08 </w:t>
            </w:r>
          </w:p>
        </w:tc>
        <w:tc>
          <w:tcPr>
            <w:tcW w:w="397" w:type="pct"/>
            <w:tcBorders>
              <w:top w:val="nil"/>
              <w:left w:val="nil"/>
              <w:bottom w:val="single" w:sz="4" w:space="0" w:color="FFFFFF"/>
              <w:right w:val="single" w:sz="4" w:space="0" w:color="FFFFFF"/>
            </w:tcBorders>
            <w:shd w:val="clear" w:color="000000" w:fill="92D050"/>
            <w:noWrap/>
            <w:vAlign w:val="center"/>
          </w:tcPr>
          <w:p w14:paraId="71EB0F4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8.00 </w:t>
            </w:r>
          </w:p>
        </w:tc>
        <w:tc>
          <w:tcPr>
            <w:tcW w:w="397" w:type="pct"/>
            <w:tcBorders>
              <w:top w:val="nil"/>
              <w:left w:val="nil"/>
              <w:bottom w:val="single" w:sz="4" w:space="0" w:color="FFFFFF"/>
              <w:right w:val="single" w:sz="4" w:space="0" w:color="FFFFFF"/>
            </w:tcBorders>
            <w:shd w:val="clear" w:color="000000" w:fill="92D050"/>
            <w:noWrap/>
            <w:vAlign w:val="center"/>
          </w:tcPr>
          <w:p w14:paraId="61B5C57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68.45 </w:t>
            </w:r>
          </w:p>
        </w:tc>
        <w:tc>
          <w:tcPr>
            <w:tcW w:w="397" w:type="pct"/>
            <w:tcBorders>
              <w:top w:val="nil"/>
              <w:left w:val="nil"/>
              <w:bottom w:val="single" w:sz="4" w:space="0" w:color="FFFFFF"/>
              <w:right w:val="single" w:sz="4" w:space="0" w:color="FFFFFF"/>
            </w:tcBorders>
            <w:shd w:val="clear" w:color="000000" w:fill="92D050"/>
            <w:noWrap/>
            <w:vAlign w:val="center"/>
          </w:tcPr>
          <w:p w14:paraId="1565931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92D050"/>
            <w:noWrap/>
            <w:vAlign w:val="center"/>
          </w:tcPr>
          <w:p w14:paraId="74C8B4E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92D050"/>
            <w:noWrap/>
            <w:vAlign w:val="center"/>
          </w:tcPr>
          <w:p w14:paraId="52D173D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92D050"/>
            <w:noWrap/>
            <w:vAlign w:val="center"/>
          </w:tcPr>
          <w:p w14:paraId="4856ACB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656D34DF"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6E417BE5"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1.2.1</w:t>
            </w:r>
          </w:p>
        </w:tc>
        <w:tc>
          <w:tcPr>
            <w:tcW w:w="571" w:type="pct"/>
            <w:tcBorders>
              <w:top w:val="nil"/>
              <w:left w:val="nil"/>
              <w:bottom w:val="single" w:sz="4" w:space="0" w:color="FFFFFF"/>
              <w:right w:val="single" w:sz="4" w:space="0" w:color="FFFFFF"/>
            </w:tcBorders>
            <w:shd w:val="clear" w:color="000000" w:fill="FFFF00"/>
            <w:vAlign w:val="center"/>
          </w:tcPr>
          <w:p w14:paraId="613AE558"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0#</w:t>
            </w:r>
            <w:r>
              <w:rPr>
                <w:rFonts w:eastAsia="PMingLiU" w:cs="Arial"/>
                <w:color w:val="000000"/>
                <w:sz w:val="13"/>
                <w:szCs w:val="13"/>
                <w:lang w:val="en-US" w:eastAsia="zh-CN"/>
              </w:rPr>
              <w:t>柴油燃烧</w:t>
            </w:r>
          </w:p>
        </w:tc>
        <w:tc>
          <w:tcPr>
            <w:tcW w:w="841" w:type="pct"/>
            <w:tcBorders>
              <w:top w:val="nil"/>
              <w:left w:val="nil"/>
              <w:bottom w:val="single" w:sz="4" w:space="0" w:color="FFFFFF"/>
              <w:right w:val="single" w:sz="4" w:space="0" w:color="FFFFFF"/>
            </w:tcBorders>
            <w:shd w:val="clear" w:color="000000" w:fill="A6A6A6"/>
            <w:noWrap/>
            <w:vAlign w:val="center"/>
          </w:tcPr>
          <w:p w14:paraId="2B7D433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4512.82 </w:t>
            </w:r>
          </w:p>
        </w:tc>
        <w:tc>
          <w:tcPr>
            <w:tcW w:w="600" w:type="pct"/>
            <w:tcBorders>
              <w:top w:val="nil"/>
              <w:left w:val="nil"/>
              <w:bottom w:val="single" w:sz="4" w:space="0" w:color="FFFFFF"/>
              <w:right w:val="single" w:sz="4" w:space="0" w:color="FFFFFF"/>
            </w:tcBorders>
            <w:shd w:val="clear" w:color="000000" w:fill="A6A6A6"/>
            <w:noWrap/>
            <w:vAlign w:val="center"/>
          </w:tcPr>
          <w:p w14:paraId="7F87DA6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4442.46 </w:t>
            </w:r>
          </w:p>
        </w:tc>
        <w:tc>
          <w:tcPr>
            <w:tcW w:w="397" w:type="pct"/>
            <w:tcBorders>
              <w:top w:val="nil"/>
              <w:left w:val="nil"/>
              <w:bottom w:val="single" w:sz="4" w:space="0" w:color="FFFFFF"/>
              <w:right w:val="single" w:sz="4" w:space="0" w:color="FFFFFF"/>
            </w:tcBorders>
            <w:shd w:val="clear" w:color="000000" w:fill="A6A6A6"/>
            <w:noWrap/>
            <w:vAlign w:val="center"/>
          </w:tcPr>
          <w:p w14:paraId="19D1E02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6.52 </w:t>
            </w:r>
          </w:p>
        </w:tc>
        <w:tc>
          <w:tcPr>
            <w:tcW w:w="397" w:type="pct"/>
            <w:tcBorders>
              <w:top w:val="nil"/>
              <w:left w:val="nil"/>
              <w:bottom w:val="single" w:sz="4" w:space="0" w:color="FFFFFF"/>
              <w:right w:val="single" w:sz="4" w:space="0" w:color="FFFFFF"/>
            </w:tcBorders>
            <w:shd w:val="clear" w:color="000000" w:fill="A6A6A6"/>
            <w:noWrap/>
            <w:vAlign w:val="center"/>
          </w:tcPr>
          <w:p w14:paraId="2391306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63.83 </w:t>
            </w:r>
          </w:p>
        </w:tc>
        <w:tc>
          <w:tcPr>
            <w:tcW w:w="397" w:type="pct"/>
            <w:tcBorders>
              <w:top w:val="nil"/>
              <w:left w:val="nil"/>
              <w:bottom w:val="single" w:sz="4" w:space="0" w:color="FFFFFF"/>
              <w:right w:val="single" w:sz="4" w:space="0" w:color="FFFFFF"/>
            </w:tcBorders>
            <w:shd w:val="clear" w:color="000000" w:fill="A6A6A6"/>
            <w:noWrap/>
            <w:vAlign w:val="center"/>
          </w:tcPr>
          <w:p w14:paraId="13FBB3E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A311A0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8C157F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7C58602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6B285D37"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29922927"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1.2.2</w:t>
            </w:r>
          </w:p>
        </w:tc>
        <w:tc>
          <w:tcPr>
            <w:tcW w:w="571" w:type="pct"/>
            <w:tcBorders>
              <w:top w:val="nil"/>
              <w:left w:val="nil"/>
              <w:bottom w:val="single" w:sz="4" w:space="0" w:color="FFFFFF"/>
              <w:right w:val="single" w:sz="4" w:space="0" w:color="FFFFFF"/>
            </w:tcBorders>
            <w:shd w:val="clear" w:color="000000" w:fill="FFFF00"/>
            <w:vAlign w:val="center"/>
          </w:tcPr>
          <w:p w14:paraId="67418459"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92#</w:t>
            </w:r>
            <w:r>
              <w:rPr>
                <w:rFonts w:eastAsia="PMingLiU" w:cs="Arial"/>
                <w:color w:val="000000"/>
                <w:sz w:val="13"/>
                <w:szCs w:val="13"/>
                <w:lang w:val="en-US" w:eastAsia="zh-CN"/>
              </w:rPr>
              <w:t>汽油燃烧</w:t>
            </w:r>
          </w:p>
        </w:tc>
        <w:tc>
          <w:tcPr>
            <w:tcW w:w="841" w:type="pct"/>
            <w:tcBorders>
              <w:top w:val="nil"/>
              <w:left w:val="nil"/>
              <w:bottom w:val="single" w:sz="4" w:space="0" w:color="FFFFFF"/>
              <w:right w:val="single" w:sz="4" w:space="0" w:color="FFFFFF"/>
            </w:tcBorders>
            <w:shd w:val="clear" w:color="000000" w:fill="A6A6A6"/>
            <w:noWrap/>
            <w:vAlign w:val="center"/>
          </w:tcPr>
          <w:p w14:paraId="577F399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152.71 </w:t>
            </w:r>
          </w:p>
        </w:tc>
        <w:tc>
          <w:tcPr>
            <w:tcW w:w="600" w:type="pct"/>
            <w:tcBorders>
              <w:top w:val="nil"/>
              <w:left w:val="nil"/>
              <w:bottom w:val="single" w:sz="4" w:space="0" w:color="FFFFFF"/>
              <w:right w:val="single" w:sz="4" w:space="0" w:color="FFFFFF"/>
            </w:tcBorders>
            <w:shd w:val="clear" w:color="000000" w:fill="A6A6A6"/>
            <w:noWrap/>
            <w:vAlign w:val="center"/>
          </w:tcPr>
          <w:p w14:paraId="46D198A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146.62 </w:t>
            </w:r>
          </w:p>
        </w:tc>
        <w:tc>
          <w:tcPr>
            <w:tcW w:w="397" w:type="pct"/>
            <w:tcBorders>
              <w:top w:val="nil"/>
              <w:left w:val="nil"/>
              <w:bottom w:val="single" w:sz="4" w:space="0" w:color="FFFFFF"/>
              <w:right w:val="single" w:sz="4" w:space="0" w:color="FFFFFF"/>
            </w:tcBorders>
            <w:shd w:val="clear" w:color="000000" w:fill="A6A6A6"/>
            <w:noWrap/>
            <w:vAlign w:val="center"/>
          </w:tcPr>
          <w:p w14:paraId="71DABC2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1.48 </w:t>
            </w:r>
          </w:p>
        </w:tc>
        <w:tc>
          <w:tcPr>
            <w:tcW w:w="397" w:type="pct"/>
            <w:tcBorders>
              <w:top w:val="nil"/>
              <w:left w:val="nil"/>
              <w:bottom w:val="single" w:sz="4" w:space="0" w:color="FFFFFF"/>
              <w:right w:val="single" w:sz="4" w:space="0" w:color="FFFFFF"/>
            </w:tcBorders>
            <w:shd w:val="clear" w:color="000000" w:fill="A6A6A6"/>
            <w:noWrap/>
            <w:vAlign w:val="center"/>
          </w:tcPr>
          <w:p w14:paraId="6F70EA7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4.62 </w:t>
            </w:r>
          </w:p>
        </w:tc>
        <w:tc>
          <w:tcPr>
            <w:tcW w:w="397" w:type="pct"/>
            <w:tcBorders>
              <w:top w:val="nil"/>
              <w:left w:val="nil"/>
              <w:bottom w:val="single" w:sz="4" w:space="0" w:color="FFFFFF"/>
              <w:right w:val="single" w:sz="4" w:space="0" w:color="FFFFFF"/>
            </w:tcBorders>
            <w:shd w:val="clear" w:color="000000" w:fill="A6A6A6"/>
            <w:noWrap/>
            <w:vAlign w:val="center"/>
          </w:tcPr>
          <w:p w14:paraId="59DF264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0CD40C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D3BB05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35E9F35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7E869FF8" w14:textId="77777777">
        <w:trPr>
          <w:trHeight w:val="503"/>
        </w:trPr>
        <w:tc>
          <w:tcPr>
            <w:tcW w:w="571" w:type="pct"/>
            <w:tcBorders>
              <w:top w:val="nil"/>
              <w:left w:val="single" w:sz="4" w:space="0" w:color="FFFFFF"/>
              <w:bottom w:val="single" w:sz="4" w:space="0" w:color="FFFFFF"/>
              <w:right w:val="single" w:sz="4" w:space="0" w:color="FFFFFF"/>
            </w:tcBorders>
            <w:shd w:val="clear" w:color="000000" w:fill="92D050"/>
            <w:noWrap/>
            <w:vAlign w:val="center"/>
          </w:tcPr>
          <w:p w14:paraId="068CEB50"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1.3</w:t>
            </w:r>
          </w:p>
        </w:tc>
        <w:tc>
          <w:tcPr>
            <w:tcW w:w="571" w:type="pct"/>
            <w:tcBorders>
              <w:top w:val="nil"/>
              <w:left w:val="nil"/>
              <w:bottom w:val="single" w:sz="4" w:space="0" w:color="FFFFFF"/>
              <w:right w:val="single" w:sz="4" w:space="0" w:color="FFFFFF"/>
            </w:tcBorders>
            <w:shd w:val="clear" w:color="000000" w:fill="92D050"/>
            <w:noWrap/>
            <w:vAlign w:val="center"/>
          </w:tcPr>
          <w:p w14:paraId="672C17EE"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逸散源直接排放</w:t>
            </w:r>
          </w:p>
        </w:tc>
        <w:tc>
          <w:tcPr>
            <w:tcW w:w="841" w:type="pct"/>
            <w:tcBorders>
              <w:top w:val="nil"/>
              <w:left w:val="nil"/>
              <w:bottom w:val="single" w:sz="4" w:space="0" w:color="FFFFFF"/>
              <w:right w:val="single" w:sz="4" w:space="0" w:color="FFFFFF"/>
            </w:tcBorders>
            <w:shd w:val="clear" w:color="000000" w:fill="92D050"/>
            <w:noWrap/>
            <w:vAlign w:val="center"/>
          </w:tcPr>
          <w:p w14:paraId="219EE45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2658.55 </w:t>
            </w:r>
          </w:p>
        </w:tc>
        <w:tc>
          <w:tcPr>
            <w:tcW w:w="600" w:type="pct"/>
            <w:tcBorders>
              <w:top w:val="nil"/>
              <w:left w:val="nil"/>
              <w:bottom w:val="single" w:sz="4" w:space="0" w:color="FFFFFF"/>
              <w:right w:val="single" w:sz="4" w:space="0" w:color="FFFFFF"/>
            </w:tcBorders>
            <w:shd w:val="clear" w:color="000000" w:fill="92D050"/>
            <w:noWrap/>
            <w:vAlign w:val="center"/>
          </w:tcPr>
          <w:p w14:paraId="67A9F5F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0.66 </w:t>
            </w:r>
          </w:p>
        </w:tc>
        <w:tc>
          <w:tcPr>
            <w:tcW w:w="397" w:type="pct"/>
            <w:tcBorders>
              <w:top w:val="nil"/>
              <w:left w:val="nil"/>
              <w:bottom w:val="single" w:sz="4" w:space="0" w:color="FFFFFF"/>
              <w:right w:val="single" w:sz="4" w:space="0" w:color="FFFFFF"/>
            </w:tcBorders>
            <w:shd w:val="clear" w:color="000000" w:fill="92D050"/>
            <w:noWrap/>
            <w:vAlign w:val="center"/>
          </w:tcPr>
          <w:p w14:paraId="7E4E700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159.29 </w:t>
            </w:r>
          </w:p>
        </w:tc>
        <w:tc>
          <w:tcPr>
            <w:tcW w:w="397" w:type="pct"/>
            <w:tcBorders>
              <w:top w:val="nil"/>
              <w:left w:val="nil"/>
              <w:bottom w:val="single" w:sz="4" w:space="0" w:color="FFFFFF"/>
              <w:right w:val="single" w:sz="4" w:space="0" w:color="FFFFFF"/>
            </w:tcBorders>
            <w:shd w:val="clear" w:color="000000" w:fill="92D050"/>
            <w:noWrap/>
            <w:vAlign w:val="center"/>
          </w:tcPr>
          <w:p w14:paraId="222BBDB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92D050"/>
            <w:noWrap/>
            <w:vAlign w:val="center"/>
          </w:tcPr>
          <w:p w14:paraId="0318F55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39.44 </w:t>
            </w:r>
          </w:p>
        </w:tc>
        <w:tc>
          <w:tcPr>
            <w:tcW w:w="397" w:type="pct"/>
            <w:tcBorders>
              <w:top w:val="nil"/>
              <w:left w:val="nil"/>
              <w:bottom w:val="single" w:sz="4" w:space="0" w:color="FFFFFF"/>
              <w:right w:val="single" w:sz="4" w:space="0" w:color="FFFFFF"/>
            </w:tcBorders>
            <w:shd w:val="clear" w:color="000000" w:fill="92D050"/>
            <w:noWrap/>
            <w:vAlign w:val="center"/>
          </w:tcPr>
          <w:p w14:paraId="6F899DE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92D050"/>
            <w:noWrap/>
            <w:vAlign w:val="center"/>
          </w:tcPr>
          <w:p w14:paraId="0D7B1B0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2459.16 </w:t>
            </w:r>
          </w:p>
        </w:tc>
        <w:tc>
          <w:tcPr>
            <w:tcW w:w="435" w:type="pct"/>
            <w:tcBorders>
              <w:top w:val="nil"/>
              <w:left w:val="nil"/>
              <w:bottom w:val="single" w:sz="4" w:space="0" w:color="FFFFFF"/>
              <w:right w:val="single" w:sz="4" w:space="0" w:color="FFFFFF"/>
            </w:tcBorders>
            <w:shd w:val="clear" w:color="000000" w:fill="92D050"/>
            <w:noWrap/>
            <w:vAlign w:val="center"/>
          </w:tcPr>
          <w:p w14:paraId="46C7EAC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1788BF26"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0DB3D878"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1.3.1</w:t>
            </w:r>
          </w:p>
        </w:tc>
        <w:tc>
          <w:tcPr>
            <w:tcW w:w="571" w:type="pct"/>
            <w:tcBorders>
              <w:top w:val="nil"/>
              <w:left w:val="nil"/>
              <w:bottom w:val="single" w:sz="4" w:space="0" w:color="FFFFFF"/>
              <w:right w:val="single" w:sz="4" w:space="0" w:color="FFFFFF"/>
            </w:tcBorders>
            <w:shd w:val="clear" w:color="000000" w:fill="FFFF00"/>
            <w:vAlign w:val="center"/>
          </w:tcPr>
          <w:p w14:paraId="4784324F"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制冷剂逸散（R32）</w:t>
            </w:r>
          </w:p>
        </w:tc>
        <w:tc>
          <w:tcPr>
            <w:tcW w:w="841" w:type="pct"/>
            <w:tcBorders>
              <w:top w:val="nil"/>
              <w:left w:val="nil"/>
              <w:bottom w:val="single" w:sz="4" w:space="0" w:color="FFFFFF"/>
              <w:right w:val="single" w:sz="4" w:space="0" w:color="FFFFFF"/>
            </w:tcBorders>
            <w:shd w:val="clear" w:color="000000" w:fill="A6A6A6"/>
            <w:noWrap/>
            <w:vAlign w:val="center"/>
          </w:tcPr>
          <w:p w14:paraId="358ADBD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39.44 </w:t>
            </w:r>
          </w:p>
        </w:tc>
        <w:tc>
          <w:tcPr>
            <w:tcW w:w="600" w:type="pct"/>
            <w:tcBorders>
              <w:top w:val="nil"/>
              <w:left w:val="nil"/>
              <w:bottom w:val="single" w:sz="4" w:space="0" w:color="FFFFFF"/>
              <w:right w:val="single" w:sz="4" w:space="0" w:color="FFFFFF"/>
            </w:tcBorders>
            <w:shd w:val="clear" w:color="000000" w:fill="A6A6A6"/>
            <w:noWrap/>
            <w:vAlign w:val="center"/>
          </w:tcPr>
          <w:p w14:paraId="2B1F8F9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74D50D5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C6EA3B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B8C8CB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39.44 </w:t>
            </w:r>
          </w:p>
        </w:tc>
        <w:tc>
          <w:tcPr>
            <w:tcW w:w="397" w:type="pct"/>
            <w:tcBorders>
              <w:top w:val="nil"/>
              <w:left w:val="nil"/>
              <w:bottom w:val="single" w:sz="4" w:space="0" w:color="FFFFFF"/>
              <w:right w:val="single" w:sz="4" w:space="0" w:color="FFFFFF"/>
            </w:tcBorders>
            <w:shd w:val="clear" w:color="000000" w:fill="A6A6A6"/>
            <w:noWrap/>
            <w:vAlign w:val="center"/>
          </w:tcPr>
          <w:p w14:paraId="49FEF00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44BAC3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761B7C9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68BDCF17"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7419D11E"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1.3.2</w:t>
            </w:r>
          </w:p>
        </w:tc>
        <w:tc>
          <w:tcPr>
            <w:tcW w:w="571" w:type="pct"/>
            <w:tcBorders>
              <w:top w:val="nil"/>
              <w:left w:val="nil"/>
              <w:bottom w:val="single" w:sz="4" w:space="0" w:color="FFFFFF"/>
              <w:right w:val="single" w:sz="4" w:space="0" w:color="FFFFFF"/>
            </w:tcBorders>
            <w:shd w:val="clear" w:color="000000" w:fill="FFFF00"/>
            <w:vAlign w:val="center"/>
          </w:tcPr>
          <w:p w14:paraId="1D787492"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CO2逸散</w:t>
            </w:r>
          </w:p>
        </w:tc>
        <w:tc>
          <w:tcPr>
            <w:tcW w:w="841" w:type="pct"/>
            <w:tcBorders>
              <w:top w:val="nil"/>
              <w:left w:val="nil"/>
              <w:bottom w:val="single" w:sz="4" w:space="0" w:color="FFFFFF"/>
              <w:right w:val="single" w:sz="4" w:space="0" w:color="FFFFFF"/>
            </w:tcBorders>
            <w:shd w:val="clear" w:color="000000" w:fill="A6A6A6"/>
            <w:noWrap/>
            <w:vAlign w:val="center"/>
          </w:tcPr>
          <w:p w14:paraId="311CC48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0.66 </w:t>
            </w:r>
          </w:p>
        </w:tc>
        <w:tc>
          <w:tcPr>
            <w:tcW w:w="600" w:type="pct"/>
            <w:tcBorders>
              <w:top w:val="nil"/>
              <w:left w:val="nil"/>
              <w:bottom w:val="single" w:sz="4" w:space="0" w:color="FFFFFF"/>
              <w:right w:val="single" w:sz="4" w:space="0" w:color="FFFFFF"/>
            </w:tcBorders>
            <w:shd w:val="clear" w:color="000000" w:fill="A6A6A6"/>
            <w:noWrap/>
            <w:vAlign w:val="center"/>
          </w:tcPr>
          <w:p w14:paraId="37AB5CE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0.66 </w:t>
            </w:r>
          </w:p>
        </w:tc>
        <w:tc>
          <w:tcPr>
            <w:tcW w:w="397" w:type="pct"/>
            <w:tcBorders>
              <w:top w:val="nil"/>
              <w:left w:val="nil"/>
              <w:bottom w:val="single" w:sz="4" w:space="0" w:color="FFFFFF"/>
              <w:right w:val="single" w:sz="4" w:space="0" w:color="FFFFFF"/>
            </w:tcBorders>
            <w:shd w:val="clear" w:color="000000" w:fill="A6A6A6"/>
            <w:noWrap/>
            <w:vAlign w:val="center"/>
          </w:tcPr>
          <w:p w14:paraId="44190F0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06216A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E0AA98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A15883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471865D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0E081FE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5D772195"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54BE9932"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1.3.3</w:t>
            </w:r>
          </w:p>
        </w:tc>
        <w:tc>
          <w:tcPr>
            <w:tcW w:w="571" w:type="pct"/>
            <w:tcBorders>
              <w:top w:val="nil"/>
              <w:left w:val="nil"/>
              <w:bottom w:val="single" w:sz="4" w:space="0" w:color="FFFFFF"/>
              <w:right w:val="single" w:sz="4" w:space="0" w:color="FFFFFF"/>
            </w:tcBorders>
            <w:shd w:val="clear" w:color="000000" w:fill="FFFF00"/>
            <w:vAlign w:val="center"/>
          </w:tcPr>
          <w:p w14:paraId="2F07E5F6"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CH4逸散</w:t>
            </w:r>
          </w:p>
        </w:tc>
        <w:tc>
          <w:tcPr>
            <w:tcW w:w="841" w:type="pct"/>
            <w:tcBorders>
              <w:top w:val="nil"/>
              <w:left w:val="nil"/>
              <w:bottom w:val="single" w:sz="4" w:space="0" w:color="FFFFFF"/>
              <w:right w:val="single" w:sz="4" w:space="0" w:color="FFFFFF"/>
            </w:tcBorders>
            <w:shd w:val="clear" w:color="000000" w:fill="A6A6A6"/>
            <w:noWrap/>
            <w:vAlign w:val="center"/>
          </w:tcPr>
          <w:p w14:paraId="5D0DDD3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37.43 </w:t>
            </w:r>
          </w:p>
        </w:tc>
        <w:tc>
          <w:tcPr>
            <w:tcW w:w="600" w:type="pct"/>
            <w:tcBorders>
              <w:top w:val="nil"/>
              <w:left w:val="nil"/>
              <w:bottom w:val="single" w:sz="4" w:space="0" w:color="FFFFFF"/>
              <w:right w:val="single" w:sz="4" w:space="0" w:color="FFFFFF"/>
            </w:tcBorders>
            <w:shd w:val="clear" w:color="000000" w:fill="A6A6A6"/>
            <w:noWrap/>
            <w:vAlign w:val="center"/>
          </w:tcPr>
          <w:p w14:paraId="77EB7DE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04B319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37.43 </w:t>
            </w:r>
          </w:p>
        </w:tc>
        <w:tc>
          <w:tcPr>
            <w:tcW w:w="397" w:type="pct"/>
            <w:tcBorders>
              <w:top w:val="nil"/>
              <w:left w:val="nil"/>
              <w:bottom w:val="single" w:sz="4" w:space="0" w:color="FFFFFF"/>
              <w:right w:val="single" w:sz="4" w:space="0" w:color="FFFFFF"/>
            </w:tcBorders>
            <w:shd w:val="clear" w:color="000000" w:fill="A6A6A6"/>
            <w:noWrap/>
            <w:vAlign w:val="center"/>
          </w:tcPr>
          <w:p w14:paraId="7FB91EF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7BE6497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4C9D42C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4816CEF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2E0DAB7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3086C4C1"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3E5043EB"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1.3.4</w:t>
            </w:r>
          </w:p>
        </w:tc>
        <w:tc>
          <w:tcPr>
            <w:tcW w:w="571" w:type="pct"/>
            <w:tcBorders>
              <w:top w:val="nil"/>
              <w:left w:val="nil"/>
              <w:bottom w:val="single" w:sz="4" w:space="0" w:color="FFFFFF"/>
              <w:right w:val="single" w:sz="4" w:space="0" w:color="FFFFFF"/>
            </w:tcBorders>
            <w:shd w:val="clear" w:color="000000" w:fill="FFFF00"/>
            <w:vAlign w:val="center"/>
          </w:tcPr>
          <w:p w14:paraId="284A72B4"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CH4逸散</w:t>
            </w:r>
          </w:p>
        </w:tc>
        <w:tc>
          <w:tcPr>
            <w:tcW w:w="841" w:type="pct"/>
            <w:tcBorders>
              <w:top w:val="nil"/>
              <w:left w:val="nil"/>
              <w:bottom w:val="single" w:sz="4" w:space="0" w:color="FFFFFF"/>
              <w:right w:val="single" w:sz="4" w:space="0" w:color="FFFFFF"/>
            </w:tcBorders>
            <w:shd w:val="clear" w:color="000000" w:fill="A6A6A6"/>
            <w:noWrap/>
            <w:vAlign w:val="center"/>
          </w:tcPr>
          <w:p w14:paraId="4B1F1F2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121.86 </w:t>
            </w:r>
          </w:p>
        </w:tc>
        <w:tc>
          <w:tcPr>
            <w:tcW w:w="600" w:type="pct"/>
            <w:tcBorders>
              <w:top w:val="nil"/>
              <w:left w:val="nil"/>
              <w:bottom w:val="single" w:sz="4" w:space="0" w:color="FFFFFF"/>
              <w:right w:val="single" w:sz="4" w:space="0" w:color="FFFFFF"/>
            </w:tcBorders>
            <w:shd w:val="clear" w:color="000000" w:fill="A6A6A6"/>
            <w:noWrap/>
            <w:vAlign w:val="center"/>
          </w:tcPr>
          <w:p w14:paraId="03FC25F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7B49510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121.86 </w:t>
            </w:r>
          </w:p>
        </w:tc>
        <w:tc>
          <w:tcPr>
            <w:tcW w:w="397" w:type="pct"/>
            <w:tcBorders>
              <w:top w:val="nil"/>
              <w:left w:val="nil"/>
              <w:bottom w:val="single" w:sz="4" w:space="0" w:color="FFFFFF"/>
              <w:right w:val="single" w:sz="4" w:space="0" w:color="FFFFFF"/>
            </w:tcBorders>
            <w:shd w:val="clear" w:color="000000" w:fill="A6A6A6"/>
            <w:noWrap/>
            <w:vAlign w:val="center"/>
          </w:tcPr>
          <w:p w14:paraId="46B6E47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7166ADF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B2D0B0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A0C5F1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27A99A0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23079FFB"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3D36DB28"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1.3.5</w:t>
            </w:r>
          </w:p>
        </w:tc>
        <w:tc>
          <w:tcPr>
            <w:tcW w:w="571" w:type="pct"/>
            <w:tcBorders>
              <w:top w:val="nil"/>
              <w:left w:val="nil"/>
              <w:bottom w:val="single" w:sz="4" w:space="0" w:color="FFFFFF"/>
              <w:right w:val="single" w:sz="4" w:space="0" w:color="FFFFFF"/>
            </w:tcBorders>
            <w:shd w:val="clear" w:color="000000" w:fill="FFFF00"/>
            <w:vAlign w:val="center"/>
          </w:tcPr>
          <w:p w14:paraId="7C826C76"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SF6逸散</w:t>
            </w:r>
          </w:p>
        </w:tc>
        <w:tc>
          <w:tcPr>
            <w:tcW w:w="841" w:type="pct"/>
            <w:tcBorders>
              <w:top w:val="nil"/>
              <w:left w:val="nil"/>
              <w:bottom w:val="single" w:sz="4" w:space="0" w:color="FFFFFF"/>
              <w:right w:val="single" w:sz="4" w:space="0" w:color="FFFFFF"/>
            </w:tcBorders>
            <w:shd w:val="clear" w:color="000000" w:fill="A6A6A6"/>
            <w:noWrap/>
            <w:vAlign w:val="center"/>
          </w:tcPr>
          <w:p w14:paraId="3287F06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2459.16 </w:t>
            </w:r>
          </w:p>
        </w:tc>
        <w:tc>
          <w:tcPr>
            <w:tcW w:w="600" w:type="pct"/>
            <w:tcBorders>
              <w:top w:val="nil"/>
              <w:left w:val="nil"/>
              <w:bottom w:val="single" w:sz="4" w:space="0" w:color="FFFFFF"/>
              <w:right w:val="single" w:sz="4" w:space="0" w:color="FFFFFF"/>
            </w:tcBorders>
            <w:shd w:val="clear" w:color="000000" w:fill="A6A6A6"/>
            <w:noWrap/>
            <w:vAlign w:val="center"/>
          </w:tcPr>
          <w:p w14:paraId="241DFA2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D1385F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107F52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953D20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FAC09C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5FF6DC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2459.16 </w:t>
            </w:r>
          </w:p>
        </w:tc>
        <w:tc>
          <w:tcPr>
            <w:tcW w:w="435" w:type="pct"/>
            <w:tcBorders>
              <w:top w:val="nil"/>
              <w:left w:val="nil"/>
              <w:bottom w:val="single" w:sz="4" w:space="0" w:color="FFFFFF"/>
              <w:right w:val="single" w:sz="4" w:space="0" w:color="FFFFFF"/>
            </w:tcBorders>
            <w:shd w:val="clear" w:color="000000" w:fill="A6A6A6"/>
            <w:noWrap/>
            <w:vAlign w:val="center"/>
          </w:tcPr>
          <w:p w14:paraId="232379E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07014515" w14:textId="77777777">
        <w:trPr>
          <w:trHeight w:val="503"/>
        </w:trPr>
        <w:tc>
          <w:tcPr>
            <w:tcW w:w="571" w:type="pct"/>
            <w:tcBorders>
              <w:top w:val="nil"/>
              <w:left w:val="single" w:sz="4" w:space="0" w:color="FFFFFF"/>
              <w:bottom w:val="single" w:sz="4" w:space="0" w:color="FFFFFF"/>
              <w:right w:val="single" w:sz="4" w:space="0" w:color="FFFFFF"/>
            </w:tcBorders>
            <w:shd w:val="clear" w:color="000000" w:fill="92D050"/>
            <w:noWrap/>
            <w:vAlign w:val="center"/>
          </w:tcPr>
          <w:p w14:paraId="76912198"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1.4</w:t>
            </w:r>
          </w:p>
        </w:tc>
        <w:tc>
          <w:tcPr>
            <w:tcW w:w="571" w:type="pct"/>
            <w:tcBorders>
              <w:top w:val="nil"/>
              <w:left w:val="nil"/>
              <w:bottom w:val="single" w:sz="4" w:space="0" w:color="FFFFFF"/>
              <w:right w:val="single" w:sz="4" w:space="0" w:color="FFFFFF"/>
            </w:tcBorders>
            <w:shd w:val="clear" w:color="000000" w:fill="92D050"/>
            <w:noWrap/>
            <w:vAlign w:val="center"/>
          </w:tcPr>
          <w:p w14:paraId="38C2B403"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制程排放</w:t>
            </w:r>
          </w:p>
        </w:tc>
        <w:tc>
          <w:tcPr>
            <w:tcW w:w="841" w:type="pct"/>
            <w:tcBorders>
              <w:top w:val="nil"/>
              <w:left w:val="nil"/>
              <w:bottom w:val="single" w:sz="4" w:space="0" w:color="FFFFFF"/>
              <w:right w:val="single" w:sz="4" w:space="0" w:color="FFFFFF"/>
            </w:tcBorders>
            <w:shd w:val="clear" w:color="000000" w:fill="92D050"/>
            <w:noWrap/>
            <w:vAlign w:val="center"/>
          </w:tcPr>
          <w:p w14:paraId="2080B13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144090.91 </w:t>
            </w:r>
          </w:p>
        </w:tc>
        <w:tc>
          <w:tcPr>
            <w:tcW w:w="600" w:type="pct"/>
            <w:tcBorders>
              <w:top w:val="nil"/>
              <w:left w:val="nil"/>
              <w:bottom w:val="single" w:sz="4" w:space="0" w:color="FFFFFF"/>
              <w:right w:val="single" w:sz="4" w:space="0" w:color="FFFFFF"/>
            </w:tcBorders>
            <w:shd w:val="clear" w:color="000000" w:fill="92D050"/>
            <w:noWrap/>
            <w:vAlign w:val="center"/>
          </w:tcPr>
          <w:p w14:paraId="041BEB9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144090.91 </w:t>
            </w:r>
          </w:p>
        </w:tc>
        <w:tc>
          <w:tcPr>
            <w:tcW w:w="397" w:type="pct"/>
            <w:tcBorders>
              <w:top w:val="nil"/>
              <w:left w:val="nil"/>
              <w:bottom w:val="single" w:sz="4" w:space="0" w:color="FFFFFF"/>
              <w:right w:val="single" w:sz="4" w:space="0" w:color="FFFFFF"/>
            </w:tcBorders>
            <w:shd w:val="clear" w:color="000000" w:fill="92D050"/>
            <w:noWrap/>
            <w:vAlign w:val="center"/>
          </w:tcPr>
          <w:p w14:paraId="3E2AD54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92D050"/>
            <w:noWrap/>
            <w:vAlign w:val="center"/>
          </w:tcPr>
          <w:p w14:paraId="0C45E11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92D050"/>
            <w:noWrap/>
            <w:vAlign w:val="center"/>
          </w:tcPr>
          <w:p w14:paraId="6FD7E07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92D050"/>
            <w:noWrap/>
            <w:vAlign w:val="center"/>
          </w:tcPr>
          <w:p w14:paraId="47CB94F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92D050"/>
            <w:noWrap/>
            <w:vAlign w:val="center"/>
          </w:tcPr>
          <w:p w14:paraId="681EB04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92D050"/>
            <w:noWrap/>
            <w:vAlign w:val="center"/>
          </w:tcPr>
          <w:p w14:paraId="7C5C965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2CF9843F"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56C3DB45"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1.4.1</w:t>
            </w:r>
          </w:p>
        </w:tc>
        <w:tc>
          <w:tcPr>
            <w:tcW w:w="571" w:type="pct"/>
            <w:tcBorders>
              <w:top w:val="nil"/>
              <w:left w:val="nil"/>
              <w:bottom w:val="single" w:sz="4" w:space="0" w:color="FFFFFF"/>
              <w:right w:val="single" w:sz="4" w:space="0" w:color="FFFFFF"/>
            </w:tcBorders>
            <w:shd w:val="clear" w:color="000000" w:fill="FFFF00"/>
            <w:vAlign w:val="center"/>
          </w:tcPr>
          <w:p w14:paraId="32BFB917"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石灰石</w:t>
            </w:r>
          </w:p>
        </w:tc>
        <w:tc>
          <w:tcPr>
            <w:tcW w:w="841" w:type="pct"/>
            <w:tcBorders>
              <w:top w:val="nil"/>
              <w:left w:val="nil"/>
              <w:bottom w:val="single" w:sz="4" w:space="0" w:color="FFFFFF"/>
              <w:right w:val="single" w:sz="4" w:space="0" w:color="FFFFFF"/>
            </w:tcBorders>
            <w:shd w:val="clear" w:color="000000" w:fill="A6A6A6"/>
            <w:noWrap/>
            <w:vAlign w:val="center"/>
          </w:tcPr>
          <w:p w14:paraId="002C64B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8520.94 </w:t>
            </w:r>
          </w:p>
        </w:tc>
        <w:tc>
          <w:tcPr>
            <w:tcW w:w="600" w:type="pct"/>
            <w:tcBorders>
              <w:top w:val="nil"/>
              <w:left w:val="nil"/>
              <w:bottom w:val="single" w:sz="4" w:space="0" w:color="FFFFFF"/>
              <w:right w:val="single" w:sz="4" w:space="0" w:color="FFFFFF"/>
            </w:tcBorders>
            <w:shd w:val="clear" w:color="000000" w:fill="A6A6A6"/>
            <w:noWrap/>
            <w:vAlign w:val="center"/>
          </w:tcPr>
          <w:p w14:paraId="4220DDF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8520.94 </w:t>
            </w:r>
          </w:p>
        </w:tc>
        <w:tc>
          <w:tcPr>
            <w:tcW w:w="397" w:type="pct"/>
            <w:tcBorders>
              <w:top w:val="nil"/>
              <w:left w:val="nil"/>
              <w:bottom w:val="single" w:sz="4" w:space="0" w:color="FFFFFF"/>
              <w:right w:val="single" w:sz="4" w:space="0" w:color="FFFFFF"/>
            </w:tcBorders>
            <w:shd w:val="clear" w:color="000000" w:fill="A6A6A6"/>
            <w:noWrap/>
            <w:vAlign w:val="center"/>
          </w:tcPr>
          <w:p w14:paraId="01F0B8A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AE9D2E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474D1D7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747079D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9FF4EA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727927D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01D2B478"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7B534085"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1.4.2</w:t>
            </w:r>
          </w:p>
        </w:tc>
        <w:tc>
          <w:tcPr>
            <w:tcW w:w="571" w:type="pct"/>
            <w:tcBorders>
              <w:top w:val="nil"/>
              <w:left w:val="nil"/>
              <w:bottom w:val="single" w:sz="4" w:space="0" w:color="FFFFFF"/>
              <w:right w:val="single" w:sz="4" w:space="0" w:color="FFFFFF"/>
            </w:tcBorders>
            <w:shd w:val="clear" w:color="000000" w:fill="FFFF00"/>
            <w:vAlign w:val="center"/>
          </w:tcPr>
          <w:p w14:paraId="43DF3423"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白云石</w:t>
            </w:r>
          </w:p>
        </w:tc>
        <w:tc>
          <w:tcPr>
            <w:tcW w:w="841" w:type="pct"/>
            <w:tcBorders>
              <w:top w:val="nil"/>
              <w:left w:val="nil"/>
              <w:bottom w:val="single" w:sz="4" w:space="0" w:color="FFFFFF"/>
              <w:right w:val="single" w:sz="4" w:space="0" w:color="FFFFFF"/>
            </w:tcBorders>
            <w:shd w:val="clear" w:color="000000" w:fill="A6A6A6"/>
            <w:noWrap/>
            <w:vAlign w:val="center"/>
          </w:tcPr>
          <w:p w14:paraId="64E00C7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167812.30 </w:t>
            </w:r>
          </w:p>
        </w:tc>
        <w:tc>
          <w:tcPr>
            <w:tcW w:w="600" w:type="pct"/>
            <w:tcBorders>
              <w:top w:val="nil"/>
              <w:left w:val="nil"/>
              <w:bottom w:val="single" w:sz="4" w:space="0" w:color="FFFFFF"/>
              <w:right w:val="single" w:sz="4" w:space="0" w:color="FFFFFF"/>
            </w:tcBorders>
            <w:shd w:val="clear" w:color="000000" w:fill="A6A6A6"/>
            <w:noWrap/>
            <w:vAlign w:val="center"/>
          </w:tcPr>
          <w:p w14:paraId="024A09D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167812.30 </w:t>
            </w:r>
          </w:p>
        </w:tc>
        <w:tc>
          <w:tcPr>
            <w:tcW w:w="397" w:type="pct"/>
            <w:tcBorders>
              <w:top w:val="nil"/>
              <w:left w:val="nil"/>
              <w:bottom w:val="single" w:sz="4" w:space="0" w:color="FFFFFF"/>
              <w:right w:val="single" w:sz="4" w:space="0" w:color="FFFFFF"/>
            </w:tcBorders>
            <w:shd w:val="clear" w:color="000000" w:fill="A6A6A6"/>
            <w:noWrap/>
            <w:vAlign w:val="center"/>
          </w:tcPr>
          <w:p w14:paraId="6D685F2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818855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FC111E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CD9CCC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7A92992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650B694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5CF7BAD7"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0B6213BF"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lastRenderedPageBreak/>
              <w:t>1.4.3</w:t>
            </w:r>
          </w:p>
        </w:tc>
        <w:tc>
          <w:tcPr>
            <w:tcW w:w="571" w:type="pct"/>
            <w:tcBorders>
              <w:top w:val="nil"/>
              <w:left w:val="nil"/>
              <w:bottom w:val="single" w:sz="4" w:space="0" w:color="FFFFFF"/>
              <w:right w:val="single" w:sz="4" w:space="0" w:color="FFFFFF"/>
            </w:tcBorders>
            <w:shd w:val="clear" w:color="000000" w:fill="FFFF00"/>
            <w:vAlign w:val="center"/>
          </w:tcPr>
          <w:p w14:paraId="4C9C4A0D"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电极</w:t>
            </w:r>
          </w:p>
        </w:tc>
        <w:tc>
          <w:tcPr>
            <w:tcW w:w="841" w:type="pct"/>
            <w:tcBorders>
              <w:top w:val="nil"/>
              <w:left w:val="nil"/>
              <w:bottom w:val="single" w:sz="4" w:space="0" w:color="FFFFFF"/>
              <w:right w:val="single" w:sz="4" w:space="0" w:color="FFFFFF"/>
            </w:tcBorders>
            <w:shd w:val="clear" w:color="000000" w:fill="A6A6A6"/>
            <w:noWrap/>
            <w:vAlign w:val="center"/>
          </w:tcPr>
          <w:p w14:paraId="22D1A00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17447.13 </w:t>
            </w:r>
          </w:p>
        </w:tc>
        <w:tc>
          <w:tcPr>
            <w:tcW w:w="600" w:type="pct"/>
            <w:tcBorders>
              <w:top w:val="nil"/>
              <w:left w:val="nil"/>
              <w:bottom w:val="single" w:sz="4" w:space="0" w:color="FFFFFF"/>
              <w:right w:val="single" w:sz="4" w:space="0" w:color="FFFFFF"/>
            </w:tcBorders>
            <w:shd w:val="clear" w:color="000000" w:fill="A6A6A6"/>
            <w:noWrap/>
            <w:vAlign w:val="center"/>
          </w:tcPr>
          <w:p w14:paraId="5EF4990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17447.13 </w:t>
            </w:r>
          </w:p>
        </w:tc>
        <w:tc>
          <w:tcPr>
            <w:tcW w:w="397" w:type="pct"/>
            <w:tcBorders>
              <w:top w:val="nil"/>
              <w:left w:val="nil"/>
              <w:bottom w:val="single" w:sz="4" w:space="0" w:color="FFFFFF"/>
              <w:right w:val="single" w:sz="4" w:space="0" w:color="FFFFFF"/>
            </w:tcBorders>
            <w:shd w:val="clear" w:color="000000" w:fill="A6A6A6"/>
            <w:noWrap/>
            <w:vAlign w:val="center"/>
          </w:tcPr>
          <w:p w14:paraId="68A0CBF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7BBD6B5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CCBD3A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284836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0B2651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66DD905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0954A556"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26C7A465"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1.4.4</w:t>
            </w:r>
          </w:p>
        </w:tc>
        <w:tc>
          <w:tcPr>
            <w:tcW w:w="571" w:type="pct"/>
            <w:tcBorders>
              <w:top w:val="nil"/>
              <w:left w:val="nil"/>
              <w:bottom w:val="single" w:sz="4" w:space="0" w:color="FFFFFF"/>
              <w:right w:val="single" w:sz="4" w:space="0" w:color="FFFFFF"/>
            </w:tcBorders>
            <w:shd w:val="clear" w:color="000000" w:fill="FFFF00"/>
            <w:vAlign w:val="center"/>
          </w:tcPr>
          <w:p w14:paraId="53FA8BCF"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增碳剂</w:t>
            </w:r>
          </w:p>
        </w:tc>
        <w:tc>
          <w:tcPr>
            <w:tcW w:w="841" w:type="pct"/>
            <w:tcBorders>
              <w:top w:val="nil"/>
              <w:left w:val="nil"/>
              <w:bottom w:val="single" w:sz="4" w:space="0" w:color="FFFFFF"/>
              <w:right w:val="single" w:sz="4" w:space="0" w:color="FFFFFF"/>
            </w:tcBorders>
            <w:shd w:val="clear" w:color="000000" w:fill="A6A6A6"/>
            <w:noWrap/>
            <w:vAlign w:val="center"/>
          </w:tcPr>
          <w:p w14:paraId="4DD26B3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38252.21 </w:t>
            </w:r>
          </w:p>
        </w:tc>
        <w:tc>
          <w:tcPr>
            <w:tcW w:w="600" w:type="pct"/>
            <w:tcBorders>
              <w:top w:val="nil"/>
              <w:left w:val="nil"/>
              <w:bottom w:val="single" w:sz="4" w:space="0" w:color="FFFFFF"/>
              <w:right w:val="single" w:sz="4" w:space="0" w:color="FFFFFF"/>
            </w:tcBorders>
            <w:shd w:val="clear" w:color="000000" w:fill="A6A6A6"/>
            <w:noWrap/>
            <w:vAlign w:val="center"/>
          </w:tcPr>
          <w:p w14:paraId="1C68608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38252.21 </w:t>
            </w:r>
          </w:p>
        </w:tc>
        <w:tc>
          <w:tcPr>
            <w:tcW w:w="397" w:type="pct"/>
            <w:tcBorders>
              <w:top w:val="nil"/>
              <w:left w:val="nil"/>
              <w:bottom w:val="single" w:sz="4" w:space="0" w:color="FFFFFF"/>
              <w:right w:val="single" w:sz="4" w:space="0" w:color="FFFFFF"/>
            </w:tcBorders>
            <w:shd w:val="clear" w:color="000000" w:fill="A6A6A6"/>
            <w:noWrap/>
            <w:vAlign w:val="center"/>
          </w:tcPr>
          <w:p w14:paraId="6B4C917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7376057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1BD2BC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1465BE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33F524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4F44469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7E6AE996"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0F579A9A"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1.4.5</w:t>
            </w:r>
          </w:p>
        </w:tc>
        <w:tc>
          <w:tcPr>
            <w:tcW w:w="571" w:type="pct"/>
            <w:tcBorders>
              <w:top w:val="nil"/>
              <w:left w:val="nil"/>
              <w:bottom w:val="single" w:sz="4" w:space="0" w:color="FFFFFF"/>
              <w:right w:val="single" w:sz="4" w:space="0" w:color="FFFFFF"/>
            </w:tcBorders>
            <w:shd w:val="clear" w:color="000000" w:fill="FFFF00"/>
            <w:vAlign w:val="center"/>
          </w:tcPr>
          <w:p w14:paraId="2ED2CEED"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废钢</w:t>
            </w:r>
          </w:p>
        </w:tc>
        <w:tc>
          <w:tcPr>
            <w:tcW w:w="841" w:type="pct"/>
            <w:tcBorders>
              <w:top w:val="nil"/>
              <w:left w:val="nil"/>
              <w:bottom w:val="single" w:sz="4" w:space="0" w:color="FFFFFF"/>
              <w:right w:val="single" w:sz="4" w:space="0" w:color="FFFFFF"/>
            </w:tcBorders>
            <w:shd w:val="clear" w:color="000000" w:fill="A6A6A6"/>
            <w:noWrap/>
            <w:vAlign w:val="center"/>
          </w:tcPr>
          <w:p w14:paraId="685930C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16596.93 </w:t>
            </w:r>
          </w:p>
        </w:tc>
        <w:tc>
          <w:tcPr>
            <w:tcW w:w="600" w:type="pct"/>
            <w:tcBorders>
              <w:top w:val="nil"/>
              <w:left w:val="nil"/>
              <w:bottom w:val="single" w:sz="4" w:space="0" w:color="FFFFFF"/>
              <w:right w:val="single" w:sz="4" w:space="0" w:color="FFFFFF"/>
            </w:tcBorders>
            <w:shd w:val="clear" w:color="000000" w:fill="A6A6A6"/>
            <w:noWrap/>
            <w:vAlign w:val="center"/>
          </w:tcPr>
          <w:p w14:paraId="40B1954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16596.93 </w:t>
            </w:r>
          </w:p>
        </w:tc>
        <w:tc>
          <w:tcPr>
            <w:tcW w:w="397" w:type="pct"/>
            <w:tcBorders>
              <w:top w:val="nil"/>
              <w:left w:val="nil"/>
              <w:bottom w:val="single" w:sz="4" w:space="0" w:color="FFFFFF"/>
              <w:right w:val="single" w:sz="4" w:space="0" w:color="FFFFFF"/>
            </w:tcBorders>
            <w:shd w:val="clear" w:color="000000" w:fill="A6A6A6"/>
            <w:noWrap/>
            <w:vAlign w:val="center"/>
          </w:tcPr>
          <w:p w14:paraId="77B924E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4C996C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4A9F04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6740FD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D9167F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0E4EC1B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15B9F5B3"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66902AB5"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1.4.6</w:t>
            </w:r>
          </w:p>
        </w:tc>
        <w:tc>
          <w:tcPr>
            <w:tcW w:w="571" w:type="pct"/>
            <w:tcBorders>
              <w:top w:val="nil"/>
              <w:left w:val="nil"/>
              <w:bottom w:val="single" w:sz="4" w:space="0" w:color="FFFFFF"/>
              <w:right w:val="single" w:sz="4" w:space="0" w:color="FFFFFF"/>
            </w:tcBorders>
            <w:shd w:val="clear" w:color="000000" w:fill="FFFF00"/>
            <w:vAlign w:val="center"/>
          </w:tcPr>
          <w:p w14:paraId="43C34E7A"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钢坯</w:t>
            </w:r>
          </w:p>
        </w:tc>
        <w:tc>
          <w:tcPr>
            <w:tcW w:w="841" w:type="pct"/>
            <w:tcBorders>
              <w:top w:val="nil"/>
              <w:left w:val="nil"/>
              <w:bottom w:val="single" w:sz="4" w:space="0" w:color="FFFFFF"/>
              <w:right w:val="single" w:sz="4" w:space="0" w:color="FFFFFF"/>
            </w:tcBorders>
            <w:shd w:val="clear" w:color="000000" w:fill="A6A6A6"/>
            <w:noWrap/>
            <w:vAlign w:val="center"/>
          </w:tcPr>
          <w:p w14:paraId="36A6674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8726.84 </w:t>
            </w:r>
          </w:p>
        </w:tc>
        <w:tc>
          <w:tcPr>
            <w:tcW w:w="600" w:type="pct"/>
            <w:tcBorders>
              <w:top w:val="nil"/>
              <w:left w:val="nil"/>
              <w:bottom w:val="single" w:sz="4" w:space="0" w:color="FFFFFF"/>
              <w:right w:val="single" w:sz="4" w:space="0" w:color="FFFFFF"/>
            </w:tcBorders>
            <w:shd w:val="clear" w:color="000000" w:fill="A6A6A6"/>
            <w:noWrap/>
            <w:vAlign w:val="center"/>
          </w:tcPr>
          <w:p w14:paraId="28D5CBA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8726.84 </w:t>
            </w:r>
          </w:p>
        </w:tc>
        <w:tc>
          <w:tcPr>
            <w:tcW w:w="397" w:type="pct"/>
            <w:tcBorders>
              <w:top w:val="nil"/>
              <w:left w:val="nil"/>
              <w:bottom w:val="single" w:sz="4" w:space="0" w:color="FFFFFF"/>
              <w:right w:val="single" w:sz="4" w:space="0" w:color="FFFFFF"/>
            </w:tcBorders>
            <w:shd w:val="clear" w:color="000000" w:fill="A6A6A6"/>
            <w:noWrap/>
            <w:vAlign w:val="center"/>
          </w:tcPr>
          <w:p w14:paraId="2CF318A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5061EC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6D79D2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8B4810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FC6317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6165B41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2720AED2"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1A13A1BB"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1.4.7</w:t>
            </w:r>
          </w:p>
        </w:tc>
        <w:tc>
          <w:tcPr>
            <w:tcW w:w="571" w:type="pct"/>
            <w:tcBorders>
              <w:top w:val="nil"/>
              <w:left w:val="nil"/>
              <w:bottom w:val="single" w:sz="4" w:space="0" w:color="FFFFFF"/>
              <w:right w:val="single" w:sz="4" w:space="0" w:color="FFFFFF"/>
            </w:tcBorders>
            <w:shd w:val="clear" w:color="000000" w:fill="FFFF00"/>
            <w:vAlign w:val="center"/>
          </w:tcPr>
          <w:p w14:paraId="7E304445"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粗苯</w:t>
            </w:r>
          </w:p>
        </w:tc>
        <w:tc>
          <w:tcPr>
            <w:tcW w:w="841" w:type="pct"/>
            <w:tcBorders>
              <w:top w:val="nil"/>
              <w:left w:val="nil"/>
              <w:bottom w:val="single" w:sz="4" w:space="0" w:color="FFFFFF"/>
              <w:right w:val="single" w:sz="4" w:space="0" w:color="FFFFFF"/>
            </w:tcBorders>
            <w:shd w:val="clear" w:color="000000" w:fill="A6A6A6"/>
            <w:noWrap/>
            <w:vAlign w:val="center"/>
          </w:tcPr>
          <w:p w14:paraId="1CB7F3E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349.47 </w:t>
            </w:r>
          </w:p>
        </w:tc>
        <w:tc>
          <w:tcPr>
            <w:tcW w:w="600" w:type="pct"/>
            <w:tcBorders>
              <w:top w:val="nil"/>
              <w:left w:val="nil"/>
              <w:bottom w:val="single" w:sz="4" w:space="0" w:color="FFFFFF"/>
              <w:right w:val="single" w:sz="4" w:space="0" w:color="FFFFFF"/>
            </w:tcBorders>
            <w:shd w:val="clear" w:color="000000" w:fill="A6A6A6"/>
            <w:noWrap/>
            <w:vAlign w:val="center"/>
          </w:tcPr>
          <w:p w14:paraId="5814502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349.47 </w:t>
            </w:r>
          </w:p>
        </w:tc>
        <w:tc>
          <w:tcPr>
            <w:tcW w:w="397" w:type="pct"/>
            <w:tcBorders>
              <w:top w:val="nil"/>
              <w:left w:val="nil"/>
              <w:bottom w:val="single" w:sz="4" w:space="0" w:color="FFFFFF"/>
              <w:right w:val="single" w:sz="4" w:space="0" w:color="FFFFFF"/>
            </w:tcBorders>
            <w:shd w:val="clear" w:color="000000" w:fill="A6A6A6"/>
            <w:noWrap/>
            <w:vAlign w:val="center"/>
          </w:tcPr>
          <w:p w14:paraId="1E54290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DB7069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1841A1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3EA5C7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0E944B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2FFD653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3487A3D0"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2BDF7ED7"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1.4.8</w:t>
            </w:r>
          </w:p>
        </w:tc>
        <w:tc>
          <w:tcPr>
            <w:tcW w:w="571" w:type="pct"/>
            <w:tcBorders>
              <w:top w:val="nil"/>
              <w:left w:val="nil"/>
              <w:bottom w:val="single" w:sz="4" w:space="0" w:color="FFFFFF"/>
              <w:right w:val="single" w:sz="4" w:space="0" w:color="FFFFFF"/>
            </w:tcBorders>
            <w:shd w:val="clear" w:color="000000" w:fill="FFFF00"/>
            <w:vAlign w:val="center"/>
          </w:tcPr>
          <w:p w14:paraId="3811BBB3"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外购电力（基于位置）</w:t>
            </w:r>
          </w:p>
        </w:tc>
        <w:tc>
          <w:tcPr>
            <w:tcW w:w="841" w:type="pct"/>
            <w:tcBorders>
              <w:top w:val="nil"/>
              <w:left w:val="nil"/>
              <w:bottom w:val="single" w:sz="4" w:space="0" w:color="FFFFFF"/>
              <w:right w:val="single" w:sz="4" w:space="0" w:color="FFFFFF"/>
            </w:tcBorders>
            <w:shd w:val="clear" w:color="000000" w:fill="A6A6A6"/>
            <w:noWrap/>
            <w:vAlign w:val="center"/>
          </w:tcPr>
          <w:p w14:paraId="1B5A815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18111.21 </w:t>
            </w:r>
          </w:p>
        </w:tc>
        <w:tc>
          <w:tcPr>
            <w:tcW w:w="600" w:type="pct"/>
            <w:tcBorders>
              <w:top w:val="nil"/>
              <w:left w:val="nil"/>
              <w:bottom w:val="single" w:sz="4" w:space="0" w:color="FFFFFF"/>
              <w:right w:val="single" w:sz="4" w:space="0" w:color="FFFFFF"/>
            </w:tcBorders>
            <w:shd w:val="clear" w:color="000000" w:fill="A6A6A6"/>
            <w:noWrap/>
            <w:vAlign w:val="center"/>
          </w:tcPr>
          <w:p w14:paraId="7A20D31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18111.21 </w:t>
            </w:r>
          </w:p>
        </w:tc>
        <w:tc>
          <w:tcPr>
            <w:tcW w:w="397" w:type="pct"/>
            <w:tcBorders>
              <w:top w:val="nil"/>
              <w:left w:val="nil"/>
              <w:bottom w:val="single" w:sz="4" w:space="0" w:color="FFFFFF"/>
              <w:right w:val="single" w:sz="4" w:space="0" w:color="FFFFFF"/>
            </w:tcBorders>
            <w:shd w:val="clear" w:color="000000" w:fill="A6A6A6"/>
            <w:noWrap/>
            <w:vAlign w:val="center"/>
          </w:tcPr>
          <w:p w14:paraId="584F66E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792ACF3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7A5CF02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A772EB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946FA4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22FBE4D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5A406D71"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52A43EE0"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1.4.9</w:t>
            </w:r>
          </w:p>
        </w:tc>
        <w:tc>
          <w:tcPr>
            <w:tcW w:w="571" w:type="pct"/>
            <w:tcBorders>
              <w:top w:val="nil"/>
              <w:left w:val="nil"/>
              <w:bottom w:val="single" w:sz="4" w:space="0" w:color="FFFFFF"/>
              <w:right w:val="single" w:sz="4" w:space="0" w:color="FFFFFF"/>
            </w:tcBorders>
            <w:shd w:val="clear" w:color="000000" w:fill="FFFF00"/>
            <w:vAlign w:val="center"/>
          </w:tcPr>
          <w:p w14:paraId="020CE8D3"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外购电力（基于市场）</w:t>
            </w:r>
          </w:p>
        </w:tc>
        <w:tc>
          <w:tcPr>
            <w:tcW w:w="841" w:type="pct"/>
            <w:tcBorders>
              <w:top w:val="nil"/>
              <w:left w:val="nil"/>
              <w:bottom w:val="single" w:sz="4" w:space="0" w:color="FFFFFF"/>
              <w:right w:val="single" w:sz="4" w:space="0" w:color="FFFFFF"/>
            </w:tcBorders>
            <w:shd w:val="clear" w:color="000000" w:fill="A6A6A6"/>
            <w:noWrap/>
            <w:vAlign w:val="center"/>
          </w:tcPr>
          <w:p w14:paraId="444CAB2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42.69 </w:t>
            </w:r>
          </w:p>
        </w:tc>
        <w:tc>
          <w:tcPr>
            <w:tcW w:w="600" w:type="pct"/>
            <w:tcBorders>
              <w:top w:val="nil"/>
              <w:left w:val="nil"/>
              <w:bottom w:val="single" w:sz="4" w:space="0" w:color="FFFFFF"/>
              <w:right w:val="single" w:sz="4" w:space="0" w:color="FFFFFF"/>
            </w:tcBorders>
            <w:shd w:val="clear" w:color="000000" w:fill="A6A6A6"/>
            <w:noWrap/>
            <w:vAlign w:val="center"/>
          </w:tcPr>
          <w:p w14:paraId="4C4E384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42.69 </w:t>
            </w:r>
          </w:p>
        </w:tc>
        <w:tc>
          <w:tcPr>
            <w:tcW w:w="397" w:type="pct"/>
            <w:tcBorders>
              <w:top w:val="nil"/>
              <w:left w:val="nil"/>
              <w:bottom w:val="single" w:sz="4" w:space="0" w:color="FFFFFF"/>
              <w:right w:val="single" w:sz="4" w:space="0" w:color="FFFFFF"/>
            </w:tcBorders>
            <w:shd w:val="clear" w:color="000000" w:fill="A6A6A6"/>
            <w:noWrap/>
            <w:vAlign w:val="center"/>
          </w:tcPr>
          <w:p w14:paraId="6FD2E9F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9669C9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40915FF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41C234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683629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596A335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1EAF693A"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74B363E9"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1.4.10</w:t>
            </w:r>
          </w:p>
        </w:tc>
        <w:tc>
          <w:tcPr>
            <w:tcW w:w="571" w:type="pct"/>
            <w:tcBorders>
              <w:top w:val="nil"/>
              <w:left w:val="nil"/>
              <w:bottom w:val="single" w:sz="4" w:space="0" w:color="FFFFFF"/>
              <w:right w:val="single" w:sz="4" w:space="0" w:color="FFFFFF"/>
            </w:tcBorders>
            <w:shd w:val="clear" w:color="000000" w:fill="FFFF00"/>
            <w:vAlign w:val="center"/>
          </w:tcPr>
          <w:p w14:paraId="210CD603"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铁矿石生产</w:t>
            </w:r>
          </w:p>
        </w:tc>
        <w:tc>
          <w:tcPr>
            <w:tcW w:w="841" w:type="pct"/>
            <w:tcBorders>
              <w:top w:val="nil"/>
              <w:left w:val="nil"/>
              <w:bottom w:val="single" w:sz="4" w:space="0" w:color="FFFFFF"/>
              <w:right w:val="single" w:sz="4" w:space="0" w:color="FFFFFF"/>
            </w:tcBorders>
            <w:shd w:val="clear" w:color="000000" w:fill="A6A6A6"/>
            <w:noWrap/>
            <w:vAlign w:val="center"/>
          </w:tcPr>
          <w:p w14:paraId="047AE80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143.01 </w:t>
            </w:r>
          </w:p>
        </w:tc>
        <w:tc>
          <w:tcPr>
            <w:tcW w:w="600" w:type="pct"/>
            <w:tcBorders>
              <w:top w:val="nil"/>
              <w:left w:val="nil"/>
              <w:bottom w:val="single" w:sz="4" w:space="0" w:color="FFFFFF"/>
              <w:right w:val="single" w:sz="4" w:space="0" w:color="FFFFFF"/>
            </w:tcBorders>
            <w:shd w:val="clear" w:color="000000" w:fill="A6A6A6"/>
            <w:noWrap/>
            <w:vAlign w:val="center"/>
          </w:tcPr>
          <w:p w14:paraId="7A239A6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143.01 </w:t>
            </w:r>
          </w:p>
        </w:tc>
        <w:tc>
          <w:tcPr>
            <w:tcW w:w="397" w:type="pct"/>
            <w:tcBorders>
              <w:top w:val="nil"/>
              <w:left w:val="nil"/>
              <w:bottom w:val="single" w:sz="4" w:space="0" w:color="FFFFFF"/>
              <w:right w:val="single" w:sz="4" w:space="0" w:color="FFFFFF"/>
            </w:tcBorders>
            <w:shd w:val="clear" w:color="000000" w:fill="A6A6A6"/>
            <w:noWrap/>
            <w:vAlign w:val="center"/>
          </w:tcPr>
          <w:p w14:paraId="42E716B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65E63D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E28D2E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F307AD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1E501B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297F962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4156C1F3"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4A648580"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1.4.11</w:t>
            </w:r>
          </w:p>
        </w:tc>
        <w:tc>
          <w:tcPr>
            <w:tcW w:w="571" w:type="pct"/>
            <w:tcBorders>
              <w:top w:val="nil"/>
              <w:left w:val="nil"/>
              <w:bottom w:val="single" w:sz="4" w:space="0" w:color="FFFFFF"/>
              <w:right w:val="single" w:sz="4" w:space="0" w:color="FFFFFF"/>
            </w:tcBorders>
            <w:shd w:val="clear" w:color="000000" w:fill="FFFF00"/>
            <w:vAlign w:val="center"/>
          </w:tcPr>
          <w:p w14:paraId="0D625885"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生石灰生产</w:t>
            </w:r>
          </w:p>
        </w:tc>
        <w:tc>
          <w:tcPr>
            <w:tcW w:w="841" w:type="pct"/>
            <w:tcBorders>
              <w:top w:val="nil"/>
              <w:left w:val="nil"/>
              <w:bottom w:val="single" w:sz="4" w:space="0" w:color="FFFFFF"/>
              <w:right w:val="single" w:sz="4" w:space="0" w:color="FFFFFF"/>
            </w:tcBorders>
            <w:shd w:val="clear" w:color="000000" w:fill="A6A6A6"/>
            <w:noWrap/>
            <w:vAlign w:val="center"/>
          </w:tcPr>
          <w:p w14:paraId="10EA91B4" w14:textId="77777777" w:rsidR="00C75E31" w:rsidRDefault="00000000">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(66725.46)</w:t>
            </w:r>
          </w:p>
        </w:tc>
        <w:tc>
          <w:tcPr>
            <w:tcW w:w="600" w:type="pct"/>
            <w:tcBorders>
              <w:top w:val="nil"/>
              <w:left w:val="nil"/>
              <w:bottom w:val="single" w:sz="4" w:space="0" w:color="FFFFFF"/>
              <w:right w:val="single" w:sz="4" w:space="0" w:color="FFFFFF"/>
            </w:tcBorders>
            <w:shd w:val="clear" w:color="000000" w:fill="A6A6A6"/>
            <w:noWrap/>
            <w:vAlign w:val="center"/>
          </w:tcPr>
          <w:p w14:paraId="11E46063" w14:textId="77777777" w:rsidR="00C75E31" w:rsidRDefault="00000000">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(66725.46)</w:t>
            </w:r>
          </w:p>
        </w:tc>
        <w:tc>
          <w:tcPr>
            <w:tcW w:w="397" w:type="pct"/>
            <w:tcBorders>
              <w:top w:val="nil"/>
              <w:left w:val="nil"/>
              <w:bottom w:val="single" w:sz="4" w:space="0" w:color="FFFFFF"/>
              <w:right w:val="single" w:sz="4" w:space="0" w:color="FFFFFF"/>
            </w:tcBorders>
            <w:shd w:val="clear" w:color="000000" w:fill="A6A6A6"/>
            <w:noWrap/>
            <w:vAlign w:val="center"/>
          </w:tcPr>
          <w:p w14:paraId="0152801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507FEA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EC1AE9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7533B8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F1EB89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489CC5A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3FF9C2C8"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385B68E9"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1.4.12</w:t>
            </w:r>
          </w:p>
        </w:tc>
        <w:tc>
          <w:tcPr>
            <w:tcW w:w="571" w:type="pct"/>
            <w:tcBorders>
              <w:top w:val="nil"/>
              <w:left w:val="nil"/>
              <w:bottom w:val="single" w:sz="4" w:space="0" w:color="FFFFFF"/>
              <w:right w:val="single" w:sz="4" w:space="0" w:color="FFFFFF"/>
            </w:tcBorders>
            <w:shd w:val="clear" w:color="000000" w:fill="FFFF00"/>
            <w:vAlign w:val="center"/>
          </w:tcPr>
          <w:p w14:paraId="25D4801F"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石灰石生产</w:t>
            </w:r>
          </w:p>
        </w:tc>
        <w:tc>
          <w:tcPr>
            <w:tcW w:w="841" w:type="pct"/>
            <w:tcBorders>
              <w:top w:val="nil"/>
              <w:left w:val="nil"/>
              <w:bottom w:val="single" w:sz="4" w:space="0" w:color="FFFFFF"/>
              <w:right w:val="single" w:sz="4" w:space="0" w:color="FFFFFF"/>
            </w:tcBorders>
            <w:shd w:val="clear" w:color="000000" w:fill="A6A6A6"/>
            <w:noWrap/>
            <w:vAlign w:val="center"/>
          </w:tcPr>
          <w:p w14:paraId="6443F80E" w14:textId="77777777" w:rsidR="00C75E31" w:rsidRDefault="00000000">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(65186.36)</w:t>
            </w:r>
          </w:p>
        </w:tc>
        <w:tc>
          <w:tcPr>
            <w:tcW w:w="600" w:type="pct"/>
            <w:tcBorders>
              <w:top w:val="nil"/>
              <w:left w:val="nil"/>
              <w:bottom w:val="single" w:sz="4" w:space="0" w:color="FFFFFF"/>
              <w:right w:val="single" w:sz="4" w:space="0" w:color="FFFFFF"/>
            </w:tcBorders>
            <w:shd w:val="clear" w:color="000000" w:fill="A6A6A6"/>
            <w:noWrap/>
            <w:vAlign w:val="center"/>
          </w:tcPr>
          <w:p w14:paraId="1E902647" w14:textId="77777777" w:rsidR="00C75E31" w:rsidRDefault="00000000">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(65186.36)</w:t>
            </w:r>
          </w:p>
        </w:tc>
        <w:tc>
          <w:tcPr>
            <w:tcW w:w="397" w:type="pct"/>
            <w:tcBorders>
              <w:top w:val="nil"/>
              <w:left w:val="nil"/>
              <w:bottom w:val="single" w:sz="4" w:space="0" w:color="FFFFFF"/>
              <w:right w:val="single" w:sz="4" w:space="0" w:color="FFFFFF"/>
            </w:tcBorders>
            <w:shd w:val="clear" w:color="000000" w:fill="A6A6A6"/>
            <w:noWrap/>
            <w:vAlign w:val="center"/>
          </w:tcPr>
          <w:p w14:paraId="1B19289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F36140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48ABF43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7C5A6E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449F834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367BA1C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16BC54E1" w14:textId="77777777" w:rsidR="00C75E31"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5210FF66" w14:textId="77777777" w:rsidR="00C75E31" w:rsidRDefault="00C75E31">
      <w:pPr>
        <w:spacing w:before="0" w:line="360" w:lineRule="auto"/>
        <w:jc w:val="right"/>
        <w:rPr>
          <w:rFonts w:eastAsia="宋体" w:cs="Arial"/>
          <w:iCs/>
          <w:sz w:val="24"/>
          <w:lang w:eastAsia="zh-CN"/>
        </w:rPr>
      </w:pPr>
    </w:p>
    <w:p w14:paraId="7122C6B7" w14:textId="77777777" w:rsidR="00C75E31" w:rsidRDefault="00000000">
      <w:pPr>
        <w:pStyle w:val="Style2"/>
        <w:numPr>
          <w:ilvl w:val="2"/>
          <w:numId w:val="12"/>
        </w:numPr>
        <w:spacing w:line="360" w:lineRule="auto"/>
      </w:pPr>
      <w:bookmarkStart w:id="90" w:name="_Toc198906587"/>
      <w:bookmarkStart w:id="91" w:name="_Toc202805981"/>
      <w:r>
        <w:rPr>
          <w:rFonts w:hint="eastAsia"/>
        </w:rPr>
        <w:t>范围二</w:t>
      </w:r>
      <w:r>
        <w:t>输入能源的间接排放清册</w:t>
      </w:r>
      <w:bookmarkEnd w:id="90"/>
      <w:bookmarkEnd w:id="91"/>
    </w:p>
    <w:tbl>
      <w:tblPr>
        <w:tblW w:w="5000" w:type="pct"/>
        <w:tblLook w:val="04A0" w:firstRow="1" w:lastRow="0" w:firstColumn="1" w:lastColumn="0" w:noHBand="0" w:noVBand="1"/>
      </w:tblPr>
      <w:tblGrid>
        <w:gridCol w:w="1034"/>
        <w:gridCol w:w="1034"/>
        <w:gridCol w:w="1524"/>
        <w:gridCol w:w="1087"/>
        <w:gridCol w:w="720"/>
        <w:gridCol w:w="720"/>
        <w:gridCol w:w="720"/>
        <w:gridCol w:w="720"/>
        <w:gridCol w:w="720"/>
        <w:gridCol w:w="783"/>
      </w:tblGrid>
      <w:tr w:rsidR="00C75E31" w14:paraId="7706DD5C" w14:textId="77777777">
        <w:trPr>
          <w:trHeight w:val="503"/>
        </w:trPr>
        <w:tc>
          <w:tcPr>
            <w:tcW w:w="571" w:type="pct"/>
            <w:tcBorders>
              <w:top w:val="single" w:sz="4" w:space="0" w:color="FFFFFF"/>
              <w:left w:val="single" w:sz="4" w:space="0" w:color="FFFFFF"/>
              <w:bottom w:val="single" w:sz="4" w:space="0" w:color="000000"/>
              <w:right w:val="single" w:sz="4" w:space="0" w:color="FF6600"/>
            </w:tcBorders>
            <w:shd w:val="clear" w:color="000000" w:fill="FF6600"/>
            <w:noWrap/>
            <w:vAlign w:val="center"/>
          </w:tcPr>
          <w:p w14:paraId="20F6C55F"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编号</w:t>
            </w:r>
          </w:p>
        </w:tc>
        <w:tc>
          <w:tcPr>
            <w:tcW w:w="571" w:type="pct"/>
            <w:tcBorders>
              <w:top w:val="single" w:sz="4" w:space="0" w:color="FFFFFF"/>
              <w:left w:val="nil"/>
              <w:bottom w:val="single" w:sz="4" w:space="0" w:color="000000"/>
              <w:right w:val="single" w:sz="4" w:space="0" w:color="FF6600"/>
            </w:tcBorders>
            <w:shd w:val="clear" w:color="000000" w:fill="FF6600"/>
            <w:noWrap/>
            <w:vAlign w:val="center"/>
          </w:tcPr>
          <w:p w14:paraId="35FEA03C"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排放源</w:t>
            </w:r>
          </w:p>
        </w:tc>
        <w:tc>
          <w:tcPr>
            <w:tcW w:w="841" w:type="pct"/>
            <w:tcBorders>
              <w:top w:val="single" w:sz="4" w:space="0" w:color="FFFFFF"/>
              <w:left w:val="nil"/>
              <w:bottom w:val="single" w:sz="4" w:space="0" w:color="000000"/>
              <w:right w:val="single" w:sz="4" w:space="0" w:color="FF6600"/>
            </w:tcBorders>
            <w:shd w:val="clear" w:color="000000" w:fill="FF6600"/>
            <w:noWrap/>
            <w:vAlign w:val="center"/>
          </w:tcPr>
          <w:p w14:paraId="0455E5A8"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总排放量</w:t>
            </w:r>
          </w:p>
        </w:tc>
        <w:tc>
          <w:tcPr>
            <w:tcW w:w="600" w:type="pct"/>
            <w:tcBorders>
              <w:top w:val="single" w:sz="4" w:space="0" w:color="FFFFFF"/>
              <w:left w:val="nil"/>
              <w:bottom w:val="single" w:sz="4" w:space="0" w:color="000000"/>
              <w:right w:val="single" w:sz="4" w:space="0" w:color="FF6600"/>
            </w:tcBorders>
            <w:shd w:val="clear" w:color="000000" w:fill="FF6600"/>
            <w:noWrap/>
            <w:vAlign w:val="center"/>
          </w:tcPr>
          <w:p w14:paraId="6E5818EC"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44C10D18"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3D203932"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183F0716"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44FF9B40"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1CF3D24D"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5" w:type="pct"/>
            <w:tcBorders>
              <w:top w:val="single" w:sz="4" w:space="0" w:color="FFFFFF"/>
              <w:left w:val="nil"/>
              <w:bottom w:val="single" w:sz="4" w:space="0" w:color="000000"/>
              <w:right w:val="single" w:sz="4" w:space="0" w:color="FFFFFF"/>
            </w:tcBorders>
            <w:shd w:val="clear" w:color="000000" w:fill="FF6600"/>
            <w:noWrap/>
            <w:vAlign w:val="center"/>
          </w:tcPr>
          <w:p w14:paraId="50D7849A"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rsidR="00C75E31" w14:paraId="07F363EC" w14:textId="77777777">
        <w:trPr>
          <w:trHeight w:val="503"/>
        </w:trPr>
        <w:tc>
          <w:tcPr>
            <w:tcW w:w="1141" w:type="pct"/>
            <w:gridSpan w:val="2"/>
            <w:tcBorders>
              <w:top w:val="single" w:sz="4" w:space="0" w:color="000000"/>
              <w:left w:val="single" w:sz="4" w:space="0" w:color="FFFFFF"/>
              <w:bottom w:val="single" w:sz="4" w:space="0" w:color="000000"/>
              <w:right w:val="nil"/>
            </w:tcBorders>
            <w:shd w:val="clear" w:color="000000" w:fill="FABF8F"/>
            <w:noWrap/>
            <w:vAlign w:val="center"/>
          </w:tcPr>
          <w:p w14:paraId="5D671552"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范围二 外购电间接排放</w:t>
            </w:r>
          </w:p>
        </w:tc>
        <w:tc>
          <w:tcPr>
            <w:tcW w:w="841" w:type="pct"/>
            <w:tcBorders>
              <w:top w:val="single" w:sz="4" w:space="0" w:color="000000"/>
              <w:left w:val="nil"/>
              <w:bottom w:val="single" w:sz="4" w:space="0" w:color="000000"/>
              <w:right w:val="single" w:sz="4" w:space="0" w:color="FFCC99"/>
            </w:tcBorders>
            <w:shd w:val="clear" w:color="000000" w:fill="FABF8F"/>
            <w:noWrap/>
            <w:vAlign w:val="center"/>
          </w:tcPr>
          <w:p w14:paraId="56A9D137"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　</w:t>
            </w:r>
          </w:p>
        </w:tc>
        <w:tc>
          <w:tcPr>
            <w:tcW w:w="600" w:type="pct"/>
            <w:tcBorders>
              <w:top w:val="single" w:sz="4" w:space="0" w:color="000000"/>
              <w:left w:val="nil"/>
              <w:bottom w:val="single" w:sz="4" w:space="0" w:color="000000"/>
              <w:right w:val="single" w:sz="4" w:space="0" w:color="FFCC99"/>
            </w:tcBorders>
            <w:shd w:val="clear" w:color="000000" w:fill="FABF8F"/>
            <w:noWrap/>
            <w:vAlign w:val="center"/>
          </w:tcPr>
          <w:p w14:paraId="4BCC106F"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　</w:t>
            </w:r>
          </w:p>
        </w:tc>
        <w:tc>
          <w:tcPr>
            <w:tcW w:w="397" w:type="pct"/>
            <w:tcBorders>
              <w:top w:val="single" w:sz="4" w:space="0" w:color="000000"/>
              <w:left w:val="nil"/>
              <w:bottom w:val="single" w:sz="4" w:space="0" w:color="000000"/>
              <w:right w:val="single" w:sz="4" w:space="0" w:color="FFCC99"/>
            </w:tcBorders>
            <w:shd w:val="clear" w:color="000000" w:fill="FABF8F"/>
            <w:noWrap/>
            <w:vAlign w:val="center"/>
          </w:tcPr>
          <w:p w14:paraId="6E9F49EA"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　</w:t>
            </w:r>
          </w:p>
        </w:tc>
        <w:tc>
          <w:tcPr>
            <w:tcW w:w="397" w:type="pct"/>
            <w:tcBorders>
              <w:top w:val="single" w:sz="4" w:space="0" w:color="000000"/>
              <w:left w:val="nil"/>
              <w:bottom w:val="single" w:sz="4" w:space="0" w:color="000000"/>
              <w:right w:val="single" w:sz="4" w:space="0" w:color="FFCC99"/>
            </w:tcBorders>
            <w:shd w:val="clear" w:color="000000" w:fill="FABF8F"/>
            <w:noWrap/>
            <w:vAlign w:val="center"/>
          </w:tcPr>
          <w:p w14:paraId="6FE37CCF"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　</w:t>
            </w:r>
          </w:p>
        </w:tc>
        <w:tc>
          <w:tcPr>
            <w:tcW w:w="397" w:type="pct"/>
            <w:tcBorders>
              <w:top w:val="single" w:sz="4" w:space="0" w:color="000000"/>
              <w:left w:val="nil"/>
              <w:bottom w:val="single" w:sz="4" w:space="0" w:color="000000"/>
              <w:right w:val="single" w:sz="4" w:space="0" w:color="FFCC99"/>
            </w:tcBorders>
            <w:shd w:val="clear" w:color="000000" w:fill="FABF8F"/>
            <w:noWrap/>
            <w:vAlign w:val="center"/>
          </w:tcPr>
          <w:p w14:paraId="0537F322"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　</w:t>
            </w:r>
          </w:p>
        </w:tc>
        <w:tc>
          <w:tcPr>
            <w:tcW w:w="397" w:type="pct"/>
            <w:tcBorders>
              <w:top w:val="single" w:sz="4" w:space="0" w:color="000000"/>
              <w:left w:val="nil"/>
              <w:bottom w:val="single" w:sz="4" w:space="0" w:color="000000"/>
              <w:right w:val="single" w:sz="4" w:space="0" w:color="FFCC99"/>
            </w:tcBorders>
            <w:shd w:val="clear" w:color="000000" w:fill="FABF8F"/>
            <w:noWrap/>
            <w:vAlign w:val="center"/>
          </w:tcPr>
          <w:p w14:paraId="4E772269"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　</w:t>
            </w:r>
          </w:p>
        </w:tc>
        <w:tc>
          <w:tcPr>
            <w:tcW w:w="397" w:type="pct"/>
            <w:tcBorders>
              <w:top w:val="single" w:sz="4" w:space="0" w:color="000000"/>
              <w:left w:val="nil"/>
              <w:bottom w:val="single" w:sz="4" w:space="0" w:color="000000"/>
              <w:right w:val="single" w:sz="4" w:space="0" w:color="FFCC99"/>
            </w:tcBorders>
            <w:shd w:val="clear" w:color="000000" w:fill="FABF8F"/>
            <w:noWrap/>
            <w:vAlign w:val="center"/>
          </w:tcPr>
          <w:p w14:paraId="4B7005CA"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　</w:t>
            </w:r>
          </w:p>
        </w:tc>
        <w:tc>
          <w:tcPr>
            <w:tcW w:w="435" w:type="pct"/>
            <w:tcBorders>
              <w:top w:val="single" w:sz="4" w:space="0" w:color="000000"/>
              <w:left w:val="nil"/>
              <w:bottom w:val="single" w:sz="4" w:space="0" w:color="000000"/>
              <w:right w:val="single" w:sz="4" w:space="0" w:color="FFCC99"/>
            </w:tcBorders>
            <w:shd w:val="clear" w:color="000000" w:fill="FABF8F"/>
            <w:noWrap/>
            <w:vAlign w:val="center"/>
          </w:tcPr>
          <w:p w14:paraId="239AE296"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　</w:t>
            </w:r>
          </w:p>
        </w:tc>
      </w:tr>
      <w:tr w:rsidR="00C75E31" w14:paraId="2C0D2DBD" w14:textId="77777777">
        <w:trPr>
          <w:trHeight w:val="503"/>
        </w:trPr>
        <w:tc>
          <w:tcPr>
            <w:tcW w:w="571" w:type="pct"/>
            <w:tcBorders>
              <w:top w:val="nil"/>
              <w:left w:val="single" w:sz="4" w:space="0" w:color="FFFFFF"/>
              <w:bottom w:val="nil"/>
              <w:right w:val="single" w:sz="4" w:space="0" w:color="FFFFFF"/>
            </w:tcBorders>
            <w:shd w:val="clear" w:color="000000" w:fill="FFFF00"/>
            <w:noWrap/>
            <w:vAlign w:val="center"/>
          </w:tcPr>
          <w:p w14:paraId="1F4CF688"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2.1</w:t>
            </w:r>
          </w:p>
        </w:tc>
        <w:tc>
          <w:tcPr>
            <w:tcW w:w="571" w:type="pct"/>
            <w:tcBorders>
              <w:top w:val="single" w:sz="4" w:space="0" w:color="FFFFFF"/>
              <w:left w:val="nil"/>
              <w:bottom w:val="single" w:sz="4" w:space="0" w:color="FFFFFF"/>
              <w:right w:val="single" w:sz="4" w:space="0" w:color="FFFFFF"/>
            </w:tcBorders>
            <w:shd w:val="clear" w:color="000000" w:fill="FFFF00"/>
            <w:vAlign w:val="center"/>
          </w:tcPr>
          <w:p w14:paraId="669A6FCF"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外购电力（基于位置）</w:t>
            </w:r>
          </w:p>
        </w:tc>
        <w:tc>
          <w:tcPr>
            <w:tcW w:w="841" w:type="pct"/>
            <w:tcBorders>
              <w:top w:val="single" w:sz="4" w:space="0" w:color="FFFFFF"/>
              <w:left w:val="nil"/>
              <w:bottom w:val="single" w:sz="4" w:space="0" w:color="FFFFFF"/>
              <w:right w:val="single" w:sz="4" w:space="0" w:color="FFFFFF"/>
            </w:tcBorders>
            <w:shd w:val="clear" w:color="000000" w:fill="A6A6A6"/>
            <w:noWrap/>
            <w:vAlign w:val="center"/>
          </w:tcPr>
          <w:p w14:paraId="4DC03F1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873514.88 </w:t>
            </w:r>
          </w:p>
        </w:tc>
        <w:tc>
          <w:tcPr>
            <w:tcW w:w="600" w:type="pct"/>
            <w:tcBorders>
              <w:top w:val="single" w:sz="4" w:space="0" w:color="FFFFFF"/>
              <w:left w:val="nil"/>
              <w:bottom w:val="nil"/>
              <w:right w:val="single" w:sz="4" w:space="0" w:color="FFFFFF"/>
            </w:tcBorders>
            <w:shd w:val="clear" w:color="000000" w:fill="A6A6A6"/>
            <w:noWrap/>
            <w:vAlign w:val="center"/>
          </w:tcPr>
          <w:p w14:paraId="6340A4C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873514.88 </w:t>
            </w:r>
          </w:p>
        </w:tc>
        <w:tc>
          <w:tcPr>
            <w:tcW w:w="397" w:type="pct"/>
            <w:tcBorders>
              <w:top w:val="single" w:sz="4" w:space="0" w:color="FFFFFF"/>
              <w:left w:val="nil"/>
              <w:bottom w:val="nil"/>
              <w:right w:val="single" w:sz="4" w:space="0" w:color="FFFFFF"/>
            </w:tcBorders>
            <w:shd w:val="clear" w:color="000000" w:fill="A6A6A6"/>
            <w:noWrap/>
            <w:vAlign w:val="center"/>
          </w:tcPr>
          <w:p w14:paraId="41FF31B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sz="4" w:space="0" w:color="FFFFFF"/>
              <w:left w:val="nil"/>
              <w:bottom w:val="nil"/>
              <w:right w:val="single" w:sz="4" w:space="0" w:color="FFFFFF"/>
            </w:tcBorders>
            <w:shd w:val="clear" w:color="000000" w:fill="A6A6A6"/>
            <w:noWrap/>
            <w:vAlign w:val="center"/>
          </w:tcPr>
          <w:p w14:paraId="7622891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sz="4" w:space="0" w:color="FFFFFF"/>
              <w:left w:val="nil"/>
              <w:bottom w:val="nil"/>
              <w:right w:val="single" w:sz="4" w:space="0" w:color="FFFFFF"/>
            </w:tcBorders>
            <w:shd w:val="clear" w:color="000000" w:fill="A6A6A6"/>
            <w:noWrap/>
            <w:vAlign w:val="center"/>
          </w:tcPr>
          <w:p w14:paraId="25F1911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sz="4" w:space="0" w:color="FFFFFF"/>
              <w:left w:val="nil"/>
              <w:bottom w:val="nil"/>
              <w:right w:val="single" w:sz="4" w:space="0" w:color="FFFFFF"/>
            </w:tcBorders>
            <w:shd w:val="clear" w:color="000000" w:fill="A6A6A6"/>
            <w:noWrap/>
            <w:vAlign w:val="center"/>
          </w:tcPr>
          <w:p w14:paraId="3F571A0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sz="4" w:space="0" w:color="FFFFFF"/>
              <w:left w:val="nil"/>
              <w:bottom w:val="nil"/>
              <w:right w:val="single" w:sz="4" w:space="0" w:color="FFFFFF"/>
            </w:tcBorders>
            <w:shd w:val="clear" w:color="000000" w:fill="A6A6A6"/>
            <w:noWrap/>
            <w:vAlign w:val="center"/>
          </w:tcPr>
          <w:p w14:paraId="0B8F85F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single" w:sz="4" w:space="0" w:color="FFFFFF"/>
              <w:left w:val="nil"/>
              <w:bottom w:val="nil"/>
              <w:right w:val="single" w:sz="4" w:space="0" w:color="FFFFFF"/>
            </w:tcBorders>
            <w:shd w:val="clear" w:color="000000" w:fill="A6A6A6"/>
            <w:noWrap/>
            <w:vAlign w:val="center"/>
          </w:tcPr>
          <w:p w14:paraId="1C1350B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6AA8EB45" w14:textId="77777777">
        <w:trPr>
          <w:trHeight w:val="503"/>
        </w:trPr>
        <w:tc>
          <w:tcPr>
            <w:tcW w:w="571" w:type="pct"/>
            <w:tcBorders>
              <w:top w:val="nil"/>
              <w:left w:val="single" w:sz="4" w:space="0" w:color="FFFFFF"/>
              <w:bottom w:val="nil"/>
              <w:right w:val="single" w:sz="4" w:space="0" w:color="FFFFFF"/>
            </w:tcBorders>
            <w:shd w:val="clear" w:color="000000" w:fill="FFFF00"/>
            <w:noWrap/>
            <w:vAlign w:val="center"/>
          </w:tcPr>
          <w:p w14:paraId="10A085A7"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2.2</w:t>
            </w:r>
          </w:p>
        </w:tc>
        <w:tc>
          <w:tcPr>
            <w:tcW w:w="571" w:type="pct"/>
            <w:tcBorders>
              <w:top w:val="nil"/>
              <w:left w:val="nil"/>
              <w:bottom w:val="single" w:sz="4" w:space="0" w:color="FFFFFF"/>
              <w:right w:val="single" w:sz="4" w:space="0" w:color="FFFFFF"/>
            </w:tcBorders>
            <w:shd w:val="clear" w:color="000000" w:fill="FFFF00"/>
            <w:vAlign w:val="center"/>
          </w:tcPr>
          <w:p w14:paraId="793410E9"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外购电力（基于市场）</w:t>
            </w:r>
          </w:p>
        </w:tc>
        <w:tc>
          <w:tcPr>
            <w:tcW w:w="841" w:type="pct"/>
            <w:tcBorders>
              <w:top w:val="nil"/>
              <w:left w:val="nil"/>
              <w:bottom w:val="single" w:sz="4" w:space="0" w:color="FFFFFF"/>
              <w:right w:val="single" w:sz="4" w:space="0" w:color="FFFFFF"/>
            </w:tcBorders>
            <w:shd w:val="clear" w:color="000000" w:fill="A6A6A6"/>
            <w:noWrap/>
            <w:vAlign w:val="center"/>
          </w:tcPr>
          <w:p w14:paraId="5D79B22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1167029.81 </w:t>
            </w:r>
          </w:p>
        </w:tc>
        <w:tc>
          <w:tcPr>
            <w:tcW w:w="600" w:type="pct"/>
            <w:tcBorders>
              <w:top w:val="single" w:sz="4" w:space="0" w:color="FFFFFF"/>
              <w:left w:val="nil"/>
              <w:bottom w:val="nil"/>
              <w:right w:val="single" w:sz="4" w:space="0" w:color="FFFFFF"/>
            </w:tcBorders>
            <w:shd w:val="clear" w:color="000000" w:fill="A6A6A6"/>
            <w:noWrap/>
            <w:vAlign w:val="center"/>
          </w:tcPr>
          <w:p w14:paraId="20B4779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1167029.81 </w:t>
            </w:r>
          </w:p>
        </w:tc>
        <w:tc>
          <w:tcPr>
            <w:tcW w:w="397" w:type="pct"/>
            <w:tcBorders>
              <w:top w:val="single" w:sz="4" w:space="0" w:color="FFFFFF"/>
              <w:left w:val="nil"/>
              <w:bottom w:val="nil"/>
              <w:right w:val="single" w:sz="4" w:space="0" w:color="FFFFFF"/>
            </w:tcBorders>
            <w:shd w:val="clear" w:color="000000" w:fill="A6A6A6"/>
            <w:noWrap/>
            <w:vAlign w:val="center"/>
          </w:tcPr>
          <w:p w14:paraId="465C5AC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sz="4" w:space="0" w:color="FFFFFF"/>
              <w:left w:val="nil"/>
              <w:bottom w:val="nil"/>
              <w:right w:val="single" w:sz="4" w:space="0" w:color="FFFFFF"/>
            </w:tcBorders>
            <w:shd w:val="clear" w:color="000000" w:fill="A6A6A6"/>
            <w:noWrap/>
            <w:vAlign w:val="center"/>
          </w:tcPr>
          <w:p w14:paraId="60147C3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sz="4" w:space="0" w:color="FFFFFF"/>
              <w:left w:val="nil"/>
              <w:bottom w:val="nil"/>
              <w:right w:val="single" w:sz="4" w:space="0" w:color="FFFFFF"/>
            </w:tcBorders>
            <w:shd w:val="clear" w:color="000000" w:fill="A6A6A6"/>
            <w:noWrap/>
            <w:vAlign w:val="center"/>
          </w:tcPr>
          <w:p w14:paraId="0CEDE24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sz="4" w:space="0" w:color="FFFFFF"/>
              <w:left w:val="nil"/>
              <w:bottom w:val="nil"/>
              <w:right w:val="single" w:sz="4" w:space="0" w:color="FFFFFF"/>
            </w:tcBorders>
            <w:shd w:val="clear" w:color="000000" w:fill="A6A6A6"/>
            <w:noWrap/>
            <w:vAlign w:val="center"/>
          </w:tcPr>
          <w:p w14:paraId="1D0DD22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sz="4" w:space="0" w:color="FFFFFF"/>
              <w:left w:val="nil"/>
              <w:bottom w:val="nil"/>
              <w:right w:val="single" w:sz="4" w:space="0" w:color="FFFFFF"/>
            </w:tcBorders>
            <w:shd w:val="clear" w:color="000000" w:fill="A6A6A6"/>
            <w:noWrap/>
            <w:vAlign w:val="center"/>
          </w:tcPr>
          <w:p w14:paraId="3642C86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single" w:sz="4" w:space="0" w:color="FFFFFF"/>
              <w:left w:val="nil"/>
              <w:bottom w:val="nil"/>
              <w:right w:val="single" w:sz="4" w:space="0" w:color="FFFFFF"/>
            </w:tcBorders>
            <w:shd w:val="clear" w:color="000000" w:fill="A6A6A6"/>
            <w:noWrap/>
            <w:vAlign w:val="center"/>
          </w:tcPr>
          <w:p w14:paraId="3B0FDD4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1E01E6C5" w14:textId="77777777" w:rsidR="00C75E31"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49FEC804" w14:textId="77777777" w:rsidR="00C75E31" w:rsidRDefault="00C75E31">
      <w:pPr>
        <w:spacing w:before="0" w:line="360" w:lineRule="auto"/>
        <w:jc w:val="right"/>
        <w:rPr>
          <w:rFonts w:eastAsia="宋体" w:cs="Arial"/>
          <w:iCs/>
          <w:sz w:val="24"/>
          <w:lang w:eastAsia="zh-CN"/>
        </w:rPr>
      </w:pPr>
    </w:p>
    <w:p w14:paraId="4E4C20FC" w14:textId="77777777" w:rsidR="00C75E31" w:rsidRDefault="00000000">
      <w:pPr>
        <w:pStyle w:val="Style2"/>
        <w:numPr>
          <w:ilvl w:val="2"/>
          <w:numId w:val="12"/>
        </w:numPr>
        <w:spacing w:line="360" w:lineRule="auto"/>
      </w:pPr>
      <w:bookmarkStart w:id="92" w:name="_Toc202805982"/>
      <w:bookmarkStart w:id="93" w:name="_Toc175660677"/>
      <w:bookmarkStart w:id="94" w:name="_Toc198906588"/>
      <w:r>
        <w:rPr>
          <w:rFonts w:hint="eastAsia"/>
        </w:rPr>
        <w:t>范围三类别</w:t>
      </w:r>
      <w:r>
        <w:rPr>
          <w:rFonts w:hint="eastAsia"/>
        </w:rPr>
        <w:t>1</w:t>
      </w:r>
      <w:r>
        <w:rPr>
          <w:rFonts w:hint="eastAsia"/>
        </w:rPr>
        <w:t>外购商品和服务的上游排放</w:t>
      </w:r>
      <w:r>
        <w:t>清册</w:t>
      </w:r>
      <w:bookmarkStart w:id="95" w:name="OLE_LINK2"/>
      <w:bookmarkEnd w:id="92"/>
      <w:bookmarkEnd w:id="93"/>
      <w:bookmarkEnd w:id="94"/>
    </w:p>
    <w:tbl>
      <w:tblPr>
        <w:tblW w:w="5000" w:type="pct"/>
        <w:tblLook w:val="04A0" w:firstRow="1" w:lastRow="0" w:firstColumn="1" w:lastColumn="0" w:noHBand="0" w:noVBand="1"/>
      </w:tblPr>
      <w:tblGrid>
        <w:gridCol w:w="1033"/>
        <w:gridCol w:w="1783"/>
        <w:gridCol w:w="1407"/>
        <w:gridCol w:w="985"/>
        <w:gridCol w:w="631"/>
        <w:gridCol w:w="631"/>
        <w:gridCol w:w="631"/>
        <w:gridCol w:w="631"/>
        <w:gridCol w:w="631"/>
        <w:gridCol w:w="699"/>
      </w:tblGrid>
      <w:tr w:rsidR="00C75E31" w14:paraId="5CFD1027" w14:textId="77777777">
        <w:trPr>
          <w:trHeight w:val="503"/>
        </w:trPr>
        <w:tc>
          <w:tcPr>
            <w:tcW w:w="550" w:type="pct"/>
            <w:tcBorders>
              <w:top w:val="single" w:sz="4" w:space="0" w:color="FFFFFF"/>
              <w:left w:val="single" w:sz="4" w:space="0" w:color="FFFFFF"/>
              <w:bottom w:val="single" w:sz="4" w:space="0" w:color="000000"/>
              <w:right w:val="single" w:sz="4" w:space="0" w:color="FF6600"/>
            </w:tcBorders>
            <w:shd w:val="clear" w:color="000000" w:fill="FF6600"/>
            <w:noWrap/>
            <w:vAlign w:val="center"/>
          </w:tcPr>
          <w:bookmarkEnd w:id="95"/>
          <w:p w14:paraId="29B44721"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编号</w:t>
            </w:r>
          </w:p>
        </w:tc>
        <w:tc>
          <w:tcPr>
            <w:tcW w:w="734" w:type="pct"/>
            <w:tcBorders>
              <w:top w:val="single" w:sz="4" w:space="0" w:color="FFFFFF"/>
              <w:left w:val="nil"/>
              <w:bottom w:val="single" w:sz="4" w:space="0" w:color="000000"/>
              <w:right w:val="single" w:sz="4" w:space="0" w:color="FF6600"/>
            </w:tcBorders>
            <w:shd w:val="clear" w:color="000000" w:fill="FF6600"/>
            <w:noWrap/>
            <w:vAlign w:val="center"/>
          </w:tcPr>
          <w:p w14:paraId="041997CE"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排放源</w:t>
            </w:r>
          </w:p>
        </w:tc>
        <w:tc>
          <w:tcPr>
            <w:tcW w:w="810" w:type="pct"/>
            <w:tcBorders>
              <w:top w:val="single" w:sz="4" w:space="0" w:color="FFFFFF"/>
              <w:left w:val="nil"/>
              <w:bottom w:val="single" w:sz="4" w:space="0" w:color="000000"/>
              <w:right w:val="single" w:sz="4" w:space="0" w:color="FF6600"/>
            </w:tcBorders>
            <w:shd w:val="clear" w:color="000000" w:fill="FF6600"/>
            <w:noWrap/>
            <w:vAlign w:val="center"/>
          </w:tcPr>
          <w:p w14:paraId="64E17301"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总排放量</w:t>
            </w:r>
          </w:p>
        </w:tc>
        <w:tc>
          <w:tcPr>
            <w:tcW w:w="577" w:type="pct"/>
            <w:tcBorders>
              <w:top w:val="single" w:sz="4" w:space="0" w:color="FFFFFF"/>
              <w:left w:val="nil"/>
              <w:bottom w:val="single" w:sz="4" w:space="0" w:color="000000"/>
              <w:right w:val="single" w:sz="4" w:space="0" w:color="FF6600"/>
            </w:tcBorders>
            <w:shd w:val="clear" w:color="000000" w:fill="FF6600"/>
            <w:noWrap/>
            <w:vAlign w:val="center"/>
          </w:tcPr>
          <w:p w14:paraId="3805DDE8"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82" w:type="pct"/>
            <w:tcBorders>
              <w:top w:val="single" w:sz="4" w:space="0" w:color="FFFFFF"/>
              <w:left w:val="nil"/>
              <w:bottom w:val="single" w:sz="4" w:space="0" w:color="000000"/>
              <w:right w:val="single" w:sz="4" w:space="0" w:color="FF6600"/>
            </w:tcBorders>
            <w:shd w:val="clear" w:color="000000" w:fill="FF6600"/>
            <w:noWrap/>
            <w:vAlign w:val="center"/>
          </w:tcPr>
          <w:p w14:paraId="541EE060"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82" w:type="pct"/>
            <w:tcBorders>
              <w:top w:val="single" w:sz="4" w:space="0" w:color="FFFFFF"/>
              <w:left w:val="nil"/>
              <w:bottom w:val="single" w:sz="4" w:space="0" w:color="000000"/>
              <w:right w:val="single" w:sz="4" w:space="0" w:color="FF6600"/>
            </w:tcBorders>
            <w:shd w:val="clear" w:color="000000" w:fill="FF6600"/>
            <w:noWrap/>
            <w:vAlign w:val="center"/>
          </w:tcPr>
          <w:p w14:paraId="3F92AD93"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82" w:type="pct"/>
            <w:tcBorders>
              <w:top w:val="single" w:sz="4" w:space="0" w:color="FFFFFF"/>
              <w:left w:val="nil"/>
              <w:bottom w:val="single" w:sz="4" w:space="0" w:color="000000"/>
              <w:right w:val="single" w:sz="4" w:space="0" w:color="FF6600"/>
            </w:tcBorders>
            <w:shd w:val="clear" w:color="000000" w:fill="FF6600"/>
            <w:noWrap/>
            <w:vAlign w:val="center"/>
          </w:tcPr>
          <w:p w14:paraId="7919AD0D"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82" w:type="pct"/>
            <w:tcBorders>
              <w:top w:val="single" w:sz="4" w:space="0" w:color="FFFFFF"/>
              <w:left w:val="nil"/>
              <w:bottom w:val="single" w:sz="4" w:space="0" w:color="000000"/>
              <w:right w:val="single" w:sz="4" w:space="0" w:color="FF6600"/>
            </w:tcBorders>
            <w:shd w:val="clear" w:color="000000" w:fill="FF6600"/>
            <w:noWrap/>
            <w:vAlign w:val="center"/>
          </w:tcPr>
          <w:p w14:paraId="6910C4F4"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82" w:type="pct"/>
            <w:tcBorders>
              <w:top w:val="single" w:sz="4" w:space="0" w:color="FFFFFF"/>
              <w:left w:val="nil"/>
              <w:bottom w:val="single" w:sz="4" w:space="0" w:color="000000"/>
              <w:right w:val="single" w:sz="4" w:space="0" w:color="FF6600"/>
            </w:tcBorders>
            <w:shd w:val="clear" w:color="000000" w:fill="FF6600"/>
            <w:noWrap/>
            <w:vAlign w:val="center"/>
          </w:tcPr>
          <w:p w14:paraId="4360C0F2"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19" w:type="pct"/>
            <w:tcBorders>
              <w:top w:val="single" w:sz="4" w:space="0" w:color="FFFFFF"/>
              <w:left w:val="nil"/>
              <w:bottom w:val="single" w:sz="4" w:space="0" w:color="000000"/>
              <w:right w:val="single" w:sz="4" w:space="0" w:color="FFFFFF"/>
            </w:tcBorders>
            <w:shd w:val="clear" w:color="000000" w:fill="FF6600"/>
            <w:noWrap/>
            <w:vAlign w:val="center"/>
          </w:tcPr>
          <w:p w14:paraId="71D6EADD"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rsidR="00C75E31" w14:paraId="183A8CF2" w14:textId="77777777">
        <w:trPr>
          <w:trHeight w:val="503"/>
        </w:trPr>
        <w:tc>
          <w:tcPr>
            <w:tcW w:w="550" w:type="pct"/>
            <w:tcBorders>
              <w:top w:val="single" w:sz="4" w:space="0" w:color="000000"/>
              <w:left w:val="single" w:sz="4" w:space="0" w:color="FFFFFF"/>
              <w:bottom w:val="single" w:sz="4" w:space="0" w:color="auto"/>
              <w:right w:val="single" w:sz="4" w:space="0" w:color="FFFFFF"/>
            </w:tcBorders>
            <w:shd w:val="clear" w:color="000000" w:fill="FABF8F"/>
            <w:noWrap/>
            <w:vAlign w:val="center"/>
          </w:tcPr>
          <w:p w14:paraId="73618959"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范围三 类别1</w:t>
            </w:r>
          </w:p>
        </w:tc>
        <w:tc>
          <w:tcPr>
            <w:tcW w:w="734" w:type="pct"/>
            <w:tcBorders>
              <w:top w:val="single" w:sz="4" w:space="0" w:color="000000"/>
              <w:left w:val="nil"/>
              <w:bottom w:val="single" w:sz="4" w:space="0" w:color="auto"/>
              <w:right w:val="single" w:sz="4" w:space="0" w:color="FFFFFF"/>
            </w:tcBorders>
            <w:shd w:val="clear" w:color="000000" w:fill="FABF8F"/>
            <w:noWrap/>
            <w:vAlign w:val="center"/>
          </w:tcPr>
          <w:p w14:paraId="7FDF0BB9"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外购商品和服务的上游排放</w:t>
            </w:r>
          </w:p>
        </w:tc>
        <w:tc>
          <w:tcPr>
            <w:tcW w:w="810" w:type="pct"/>
            <w:tcBorders>
              <w:top w:val="single" w:sz="4" w:space="0" w:color="000000"/>
              <w:left w:val="single" w:sz="4" w:space="0" w:color="FFCC99"/>
              <w:bottom w:val="single" w:sz="4" w:space="0" w:color="auto"/>
              <w:right w:val="single" w:sz="4" w:space="0" w:color="FFCC99"/>
            </w:tcBorders>
            <w:shd w:val="clear" w:color="000000" w:fill="FABF8F"/>
            <w:noWrap/>
            <w:vAlign w:val="center"/>
          </w:tcPr>
          <w:p w14:paraId="2AD1A3BB"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2643526.95 </w:t>
            </w:r>
          </w:p>
        </w:tc>
        <w:tc>
          <w:tcPr>
            <w:tcW w:w="577" w:type="pct"/>
            <w:tcBorders>
              <w:top w:val="single" w:sz="4" w:space="0" w:color="000000"/>
              <w:left w:val="nil"/>
              <w:bottom w:val="single" w:sz="4" w:space="0" w:color="auto"/>
              <w:right w:val="single" w:sz="4" w:space="0" w:color="FFCC99"/>
            </w:tcBorders>
            <w:shd w:val="clear" w:color="000000" w:fill="FABF8F"/>
            <w:noWrap/>
            <w:vAlign w:val="center"/>
          </w:tcPr>
          <w:p w14:paraId="47830996"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2643526.95 </w:t>
            </w:r>
          </w:p>
        </w:tc>
        <w:tc>
          <w:tcPr>
            <w:tcW w:w="382" w:type="pct"/>
            <w:tcBorders>
              <w:top w:val="single" w:sz="4" w:space="0" w:color="000000"/>
              <w:left w:val="nil"/>
              <w:bottom w:val="single" w:sz="4" w:space="0" w:color="auto"/>
              <w:right w:val="single" w:sz="4" w:space="0" w:color="FFCC99"/>
            </w:tcBorders>
            <w:shd w:val="clear" w:color="000000" w:fill="FABF8F"/>
            <w:noWrap/>
            <w:vAlign w:val="center"/>
          </w:tcPr>
          <w:p w14:paraId="0913925E"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2" w:type="pct"/>
            <w:tcBorders>
              <w:top w:val="single" w:sz="4" w:space="0" w:color="000000"/>
              <w:left w:val="nil"/>
              <w:bottom w:val="single" w:sz="4" w:space="0" w:color="auto"/>
              <w:right w:val="single" w:sz="4" w:space="0" w:color="FFCC99"/>
            </w:tcBorders>
            <w:shd w:val="clear" w:color="000000" w:fill="FABF8F"/>
            <w:noWrap/>
            <w:vAlign w:val="center"/>
          </w:tcPr>
          <w:p w14:paraId="4EE2CF94"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2" w:type="pct"/>
            <w:tcBorders>
              <w:top w:val="single" w:sz="4" w:space="0" w:color="000000"/>
              <w:left w:val="nil"/>
              <w:bottom w:val="single" w:sz="4" w:space="0" w:color="auto"/>
              <w:right w:val="single" w:sz="4" w:space="0" w:color="FFCC99"/>
            </w:tcBorders>
            <w:shd w:val="clear" w:color="000000" w:fill="FABF8F"/>
            <w:noWrap/>
            <w:vAlign w:val="center"/>
          </w:tcPr>
          <w:p w14:paraId="6E4239C7"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2" w:type="pct"/>
            <w:tcBorders>
              <w:top w:val="single" w:sz="4" w:space="0" w:color="000000"/>
              <w:left w:val="nil"/>
              <w:bottom w:val="single" w:sz="4" w:space="0" w:color="auto"/>
              <w:right w:val="single" w:sz="4" w:space="0" w:color="FFCC99"/>
            </w:tcBorders>
            <w:shd w:val="clear" w:color="000000" w:fill="FABF8F"/>
            <w:noWrap/>
            <w:vAlign w:val="center"/>
          </w:tcPr>
          <w:p w14:paraId="7DAF7F66"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2" w:type="pct"/>
            <w:tcBorders>
              <w:top w:val="single" w:sz="4" w:space="0" w:color="000000"/>
              <w:left w:val="nil"/>
              <w:bottom w:val="single" w:sz="4" w:space="0" w:color="auto"/>
              <w:right w:val="single" w:sz="4" w:space="0" w:color="FFCC99"/>
            </w:tcBorders>
            <w:shd w:val="clear" w:color="000000" w:fill="FABF8F"/>
            <w:noWrap/>
            <w:vAlign w:val="center"/>
          </w:tcPr>
          <w:p w14:paraId="50B772DA"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19" w:type="pct"/>
            <w:tcBorders>
              <w:top w:val="single" w:sz="4" w:space="0" w:color="000000"/>
              <w:left w:val="nil"/>
              <w:bottom w:val="single" w:sz="4" w:space="0" w:color="auto"/>
              <w:right w:val="single" w:sz="4" w:space="0" w:color="FFCC99"/>
            </w:tcBorders>
            <w:shd w:val="clear" w:color="000000" w:fill="FABF8F"/>
            <w:noWrap/>
            <w:vAlign w:val="center"/>
          </w:tcPr>
          <w:p w14:paraId="28BDE658"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rsidR="00C75E31" w14:paraId="577EF914"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193DE4A0"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3.1.1</w:t>
            </w:r>
          </w:p>
        </w:tc>
        <w:tc>
          <w:tcPr>
            <w:tcW w:w="734" w:type="pct"/>
            <w:tcBorders>
              <w:top w:val="nil"/>
              <w:left w:val="nil"/>
              <w:bottom w:val="single" w:sz="4" w:space="0" w:color="FFFFFF"/>
              <w:right w:val="single" w:sz="4" w:space="0" w:color="FFFFFF"/>
            </w:tcBorders>
            <w:shd w:val="clear" w:color="000000" w:fill="FFFF00"/>
            <w:noWrap/>
            <w:vAlign w:val="center"/>
          </w:tcPr>
          <w:p w14:paraId="76789741"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铁矿石生产</w:t>
            </w:r>
          </w:p>
        </w:tc>
        <w:tc>
          <w:tcPr>
            <w:tcW w:w="810" w:type="pct"/>
            <w:tcBorders>
              <w:top w:val="single" w:sz="4" w:space="0" w:color="FFFFFF"/>
              <w:left w:val="nil"/>
              <w:bottom w:val="single" w:sz="4" w:space="0" w:color="FFFFFF"/>
              <w:right w:val="single" w:sz="4" w:space="0" w:color="FFFFFF"/>
            </w:tcBorders>
            <w:shd w:val="clear" w:color="000000" w:fill="A6A6A6"/>
            <w:noWrap/>
            <w:vAlign w:val="center"/>
          </w:tcPr>
          <w:p w14:paraId="0B4F7D3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448588.58 </w:t>
            </w:r>
          </w:p>
        </w:tc>
        <w:tc>
          <w:tcPr>
            <w:tcW w:w="577" w:type="pct"/>
            <w:tcBorders>
              <w:top w:val="single" w:sz="4" w:space="0" w:color="FFFFFF"/>
              <w:left w:val="nil"/>
              <w:bottom w:val="nil"/>
              <w:right w:val="single" w:sz="4" w:space="0" w:color="FFFFFF"/>
            </w:tcBorders>
            <w:shd w:val="clear" w:color="000000" w:fill="A6A6A6"/>
            <w:noWrap/>
            <w:vAlign w:val="center"/>
          </w:tcPr>
          <w:p w14:paraId="03848B4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448588.58 </w:t>
            </w:r>
          </w:p>
        </w:tc>
        <w:tc>
          <w:tcPr>
            <w:tcW w:w="382" w:type="pct"/>
            <w:tcBorders>
              <w:top w:val="single" w:sz="4" w:space="0" w:color="FFFFFF"/>
              <w:left w:val="nil"/>
              <w:bottom w:val="nil"/>
              <w:right w:val="single" w:sz="4" w:space="0" w:color="FFFFFF"/>
            </w:tcBorders>
            <w:shd w:val="clear" w:color="000000" w:fill="A6A6A6"/>
            <w:noWrap/>
            <w:vAlign w:val="center"/>
          </w:tcPr>
          <w:p w14:paraId="0EDF7E1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2EF49EF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7982E0B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2CF4944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3DE9CEC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4DAF41D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4DFECCCC"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3D2651C7"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3.1.2</w:t>
            </w:r>
          </w:p>
        </w:tc>
        <w:tc>
          <w:tcPr>
            <w:tcW w:w="734" w:type="pct"/>
            <w:tcBorders>
              <w:top w:val="nil"/>
              <w:left w:val="nil"/>
              <w:bottom w:val="single" w:sz="4" w:space="0" w:color="FFFFFF"/>
              <w:right w:val="single" w:sz="4" w:space="0" w:color="FFFFFF"/>
            </w:tcBorders>
            <w:shd w:val="clear" w:color="000000" w:fill="FFFF00"/>
            <w:noWrap/>
            <w:vAlign w:val="center"/>
          </w:tcPr>
          <w:p w14:paraId="021C0D26"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生石灰生产</w:t>
            </w:r>
          </w:p>
        </w:tc>
        <w:tc>
          <w:tcPr>
            <w:tcW w:w="810" w:type="pct"/>
            <w:tcBorders>
              <w:top w:val="nil"/>
              <w:left w:val="nil"/>
              <w:bottom w:val="single" w:sz="4" w:space="0" w:color="FFFFFF"/>
              <w:right w:val="single" w:sz="4" w:space="0" w:color="FFFFFF"/>
            </w:tcBorders>
            <w:shd w:val="clear" w:color="000000" w:fill="A6A6A6"/>
            <w:noWrap/>
            <w:vAlign w:val="center"/>
          </w:tcPr>
          <w:p w14:paraId="093113B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727500.38 </w:t>
            </w:r>
          </w:p>
        </w:tc>
        <w:tc>
          <w:tcPr>
            <w:tcW w:w="577" w:type="pct"/>
            <w:tcBorders>
              <w:top w:val="single" w:sz="4" w:space="0" w:color="FFFFFF"/>
              <w:left w:val="nil"/>
              <w:bottom w:val="nil"/>
              <w:right w:val="single" w:sz="4" w:space="0" w:color="FFFFFF"/>
            </w:tcBorders>
            <w:shd w:val="clear" w:color="000000" w:fill="A6A6A6"/>
            <w:noWrap/>
            <w:vAlign w:val="center"/>
          </w:tcPr>
          <w:p w14:paraId="3ACE341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727500.38 </w:t>
            </w:r>
          </w:p>
        </w:tc>
        <w:tc>
          <w:tcPr>
            <w:tcW w:w="382" w:type="pct"/>
            <w:tcBorders>
              <w:top w:val="single" w:sz="4" w:space="0" w:color="FFFFFF"/>
              <w:left w:val="nil"/>
              <w:bottom w:val="nil"/>
              <w:right w:val="single" w:sz="4" w:space="0" w:color="FFFFFF"/>
            </w:tcBorders>
            <w:shd w:val="clear" w:color="000000" w:fill="A6A6A6"/>
            <w:noWrap/>
            <w:vAlign w:val="center"/>
          </w:tcPr>
          <w:p w14:paraId="13B03FD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6B8D02B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1BAD7BB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696F407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6C0814A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0D0D303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765CEA2B"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430397C2"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3.1.3</w:t>
            </w:r>
          </w:p>
        </w:tc>
        <w:tc>
          <w:tcPr>
            <w:tcW w:w="734" w:type="pct"/>
            <w:tcBorders>
              <w:top w:val="nil"/>
              <w:left w:val="nil"/>
              <w:bottom w:val="single" w:sz="4" w:space="0" w:color="FFFFFF"/>
              <w:right w:val="single" w:sz="4" w:space="0" w:color="FFFFFF"/>
            </w:tcBorders>
            <w:shd w:val="clear" w:color="000000" w:fill="FFFF00"/>
            <w:noWrap/>
            <w:vAlign w:val="center"/>
          </w:tcPr>
          <w:p w14:paraId="7BE1CBA8"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石灰石生产</w:t>
            </w:r>
          </w:p>
        </w:tc>
        <w:tc>
          <w:tcPr>
            <w:tcW w:w="810" w:type="pct"/>
            <w:tcBorders>
              <w:top w:val="nil"/>
              <w:left w:val="nil"/>
              <w:bottom w:val="single" w:sz="4" w:space="0" w:color="FFFFFF"/>
              <w:right w:val="single" w:sz="4" w:space="0" w:color="FFFFFF"/>
            </w:tcBorders>
            <w:shd w:val="clear" w:color="000000" w:fill="A6A6A6"/>
            <w:noWrap/>
            <w:vAlign w:val="center"/>
          </w:tcPr>
          <w:p w14:paraId="204EF89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58.68 </w:t>
            </w:r>
          </w:p>
        </w:tc>
        <w:tc>
          <w:tcPr>
            <w:tcW w:w="577" w:type="pct"/>
            <w:tcBorders>
              <w:top w:val="single" w:sz="4" w:space="0" w:color="FFFFFF"/>
              <w:left w:val="nil"/>
              <w:bottom w:val="nil"/>
              <w:right w:val="single" w:sz="4" w:space="0" w:color="FFFFFF"/>
            </w:tcBorders>
            <w:shd w:val="clear" w:color="000000" w:fill="A6A6A6"/>
            <w:noWrap/>
            <w:vAlign w:val="center"/>
          </w:tcPr>
          <w:p w14:paraId="10A3D62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58.68 </w:t>
            </w:r>
          </w:p>
        </w:tc>
        <w:tc>
          <w:tcPr>
            <w:tcW w:w="382" w:type="pct"/>
            <w:tcBorders>
              <w:top w:val="single" w:sz="4" w:space="0" w:color="FFFFFF"/>
              <w:left w:val="nil"/>
              <w:bottom w:val="nil"/>
              <w:right w:val="single" w:sz="4" w:space="0" w:color="FFFFFF"/>
            </w:tcBorders>
            <w:shd w:val="clear" w:color="000000" w:fill="A6A6A6"/>
            <w:noWrap/>
            <w:vAlign w:val="center"/>
          </w:tcPr>
          <w:p w14:paraId="785A93F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45EA6A3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4CFA1FA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329CB7F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414B1D7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79B6D6D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759489DA"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65905B65"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3.1.4</w:t>
            </w:r>
          </w:p>
        </w:tc>
        <w:tc>
          <w:tcPr>
            <w:tcW w:w="734" w:type="pct"/>
            <w:tcBorders>
              <w:top w:val="nil"/>
              <w:left w:val="nil"/>
              <w:bottom w:val="single" w:sz="4" w:space="0" w:color="FFFFFF"/>
              <w:right w:val="single" w:sz="4" w:space="0" w:color="FFFFFF"/>
            </w:tcBorders>
            <w:shd w:val="clear" w:color="000000" w:fill="FFFF00"/>
            <w:noWrap/>
            <w:vAlign w:val="center"/>
          </w:tcPr>
          <w:p w14:paraId="6E0F218F"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白云石生产</w:t>
            </w:r>
          </w:p>
        </w:tc>
        <w:tc>
          <w:tcPr>
            <w:tcW w:w="810" w:type="pct"/>
            <w:tcBorders>
              <w:top w:val="nil"/>
              <w:left w:val="nil"/>
              <w:bottom w:val="single" w:sz="4" w:space="0" w:color="FFFFFF"/>
              <w:right w:val="single" w:sz="4" w:space="0" w:color="FFFFFF"/>
            </w:tcBorders>
            <w:shd w:val="clear" w:color="000000" w:fill="A6A6A6"/>
            <w:noWrap/>
            <w:vAlign w:val="center"/>
          </w:tcPr>
          <w:p w14:paraId="55874C0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46435.20 </w:t>
            </w:r>
          </w:p>
        </w:tc>
        <w:tc>
          <w:tcPr>
            <w:tcW w:w="577" w:type="pct"/>
            <w:tcBorders>
              <w:top w:val="single" w:sz="4" w:space="0" w:color="FFFFFF"/>
              <w:left w:val="nil"/>
              <w:bottom w:val="nil"/>
              <w:right w:val="single" w:sz="4" w:space="0" w:color="FFFFFF"/>
            </w:tcBorders>
            <w:shd w:val="clear" w:color="000000" w:fill="A6A6A6"/>
            <w:noWrap/>
            <w:vAlign w:val="center"/>
          </w:tcPr>
          <w:p w14:paraId="427D9E8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46435.20 </w:t>
            </w:r>
          </w:p>
        </w:tc>
        <w:tc>
          <w:tcPr>
            <w:tcW w:w="382" w:type="pct"/>
            <w:tcBorders>
              <w:top w:val="single" w:sz="4" w:space="0" w:color="FFFFFF"/>
              <w:left w:val="nil"/>
              <w:bottom w:val="nil"/>
              <w:right w:val="single" w:sz="4" w:space="0" w:color="FFFFFF"/>
            </w:tcBorders>
            <w:shd w:val="clear" w:color="000000" w:fill="A6A6A6"/>
            <w:noWrap/>
            <w:vAlign w:val="center"/>
          </w:tcPr>
          <w:p w14:paraId="6836D0D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19F7C73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51A2586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5C2655F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45BBAEF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4C33AD8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1D8DF2F1"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5E79556C"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3.1.5</w:t>
            </w:r>
          </w:p>
        </w:tc>
        <w:tc>
          <w:tcPr>
            <w:tcW w:w="734" w:type="pct"/>
            <w:tcBorders>
              <w:top w:val="nil"/>
              <w:left w:val="nil"/>
              <w:bottom w:val="single" w:sz="4" w:space="0" w:color="FFFFFF"/>
              <w:right w:val="single" w:sz="4" w:space="0" w:color="FFFFFF"/>
            </w:tcBorders>
            <w:shd w:val="clear" w:color="000000" w:fill="FFFF00"/>
            <w:noWrap/>
            <w:vAlign w:val="center"/>
          </w:tcPr>
          <w:p w14:paraId="6FCEF95B"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轻烧白云石生产</w:t>
            </w:r>
          </w:p>
        </w:tc>
        <w:tc>
          <w:tcPr>
            <w:tcW w:w="810" w:type="pct"/>
            <w:tcBorders>
              <w:top w:val="nil"/>
              <w:left w:val="nil"/>
              <w:bottom w:val="single" w:sz="4" w:space="0" w:color="FFFFFF"/>
              <w:right w:val="single" w:sz="4" w:space="0" w:color="FFFFFF"/>
            </w:tcBorders>
            <w:shd w:val="clear" w:color="000000" w:fill="A6A6A6"/>
            <w:noWrap/>
            <w:vAlign w:val="center"/>
          </w:tcPr>
          <w:p w14:paraId="7241123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363.21 </w:t>
            </w:r>
          </w:p>
        </w:tc>
        <w:tc>
          <w:tcPr>
            <w:tcW w:w="577" w:type="pct"/>
            <w:tcBorders>
              <w:top w:val="single" w:sz="4" w:space="0" w:color="FFFFFF"/>
              <w:left w:val="nil"/>
              <w:bottom w:val="nil"/>
              <w:right w:val="single" w:sz="4" w:space="0" w:color="FFFFFF"/>
            </w:tcBorders>
            <w:shd w:val="clear" w:color="000000" w:fill="A6A6A6"/>
            <w:noWrap/>
            <w:vAlign w:val="center"/>
          </w:tcPr>
          <w:p w14:paraId="4563BEA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363.21 </w:t>
            </w:r>
          </w:p>
        </w:tc>
        <w:tc>
          <w:tcPr>
            <w:tcW w:w="382" w:type="pct"/>
            <w:tcBorders>
              <w:top w:val="single" w:sz="4" w:space="0" w:color="FFFFFF"/>
              <w:left w:val="nil"/>
              <w:bottom w:val="nil"/>
              <w:right w:val="single" w:sz="4" w:space="0" w:color="FFFFFF"/>
            </w:tcBorders>
            <w:shd w:val="clear" w:color="000000" w:fill="A6A6A6"/>
            <w:noWrap/>
            <w:vAlign w:val="center"/>
          </w:tcPr>
          <w:p w14:paraId="1E954F2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610A602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6616F7C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1A2D728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5C90677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2ADDE45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75363A1B"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69ADBB66"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lastRenderedPageBreak/>
              <w:t>3.1.6</w:t>
            </w:r>
          </w:p>
        </w:tc>
        <w:tc>
          <w:tcPr>
            <w:tcW w:w="734" w:type="pct"/>
            <w:tcBorders>
              <w:top w:val="nil"/>
              <w:left w:val="nil"/>
              <w:bottom w:val="single" w:sz="4" w:space="0" w:color="FFFFFF"/>
              <w:right w:val="single" w:sz="4" w:space="0" w:color="FFFFFF"/>
            </w:tcBorders>
            <w:shd w:val="clear" w:color="000000" w:fill="FFFF00"/>
            <w:noWrap/>
            <w:vAlign w:val="center"/>
          </w:tcPr>
          <w:p w14:paraId="48FB2C91"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球团生产</w:t>
            </w:r>
          </w:p>
        </w:tc>
        <w:tc>
          <w:tcPr>
            <w:tcW w:w="810" w:type="pct"/>
            <w:tcBorders>
              <w:top w:val="nil"/>
              <w:left w:val="nil"/>
              <w:bottom w:val="single" w:sz="4" w:space="0" w:color="FFFFFF"/>
              <w:right w:val="single" w:sz="4" w:space="0" w:color="FFFFFF"/>
            </w:tcBorders>
            <w:shd w:val="clear" w:color="000000" w:fill="A6A6A6"/>
            <w:noWrap/>
            <w:vAlign w:val="center"/>
          </w:tcPr>
          <w:p w14:paraId="66E9A1D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71601.05 </w:t>
            </w:r>
          </w:p>
        </w:tc>
        <w:tc>
          <w:tcPr>
            <w:tcW w:w="577" w:type="pct"/>
            <w:tcBorders>
              <w:top w:val="single" w:sz="4" w:space="0" w:color="FFFFFF"/>
              <w:left w:val="nil"/>
              <w:bottom w:val="nil"/>
              <w:right w:val="single" w:sz="4" w:space="0" w:color="FFFFFF"/>
            </w:tcBorders>
            <w:shd w:val="clear" w:color="000000" w:fill="A6A6A6"/>
            <w:noWrap/>
            <w:vAlign w:val="center"/>
          </w:tcPr>
          <w:p w14:paraId="2BF1EBC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71601.05 </w:t>
            </w:r>
          </w:p>
        </w:tc>
        <w:tc>
          <w:tcPr>
            <w:tcW w:w="382" w:type="pct"/>
            <w:tcBorders>
              <w:top w:val="single" w:sz="4" w:space="0" w:color="FFFFFF"/>
              <w:left w:val="nil"/>
              <w:bottom w:val="nil"/>
              <w:right w:val="single" w:sz="4" w:space="0" w:color="FFFFFF"/>
            </w:tcBorders>
            <w:shd w:val="clear" w:color="000000" w:fill="A6A6A6"/>
            <w:noWrap/>
            <w:vAlign w:val="center"/>
          </w:tcPr>
          <w:p w14:paraId="7AEE054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184C8D0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4BCABCC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3BB8EE7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40A132B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03231DA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351858BC"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3C6009DC"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3.1.7</w:t>
            </w:r>
          </w:p>
        </w:tc>
        <w:tc>
          <w:tcPr>
            <w:tcW w:w="734" w:type="pct"/>
            <w:tcBorders>
              <w:top w:val="nil"/>
              <w:left w:val="nil"/>
              <w:bottom w:val="single" w:sz="4" w:space="0" w:color="FFFFFF"/>
              <w:right w:val="single" w:sz="4" w:space="0" w:color="FFFFFF"/>
            </w:tcBorders>
            <w:shd w:val="clear" w:color="000000" w:fill="FFFF00"/>
            <w:noWrap/>
            <w:vAlign w:val="center"/>
          </w:tcPr>
          <w:p w14:paraId="4B6704A1"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废钢生产</w:t>
            </w:r>
          </w:p>
        </w:tc>
        <w:tc>
          <w:tcPr>
            <w:tcW w:w="810" w:type="pct"/>
            <w:tcBorders>
              <w:top w:val="nil"/>
              <w:left w:val="nil"/>
              <w:bottom w:val="single" w:sz="4" w:space="0" w:color="FFFFFF"/>
              <w:right w:val="single" w:sz="4" w:space="0" w:color="FFFFFF"/>
            </w:tcBorders>
            <w:shd w:val="clear" w:color="000000" w:fill="A6A6A6"/>
            <w:noWrap/>
            <w:vAlign w:val="center"/>
          </w:tcPr>
          <w:p w14:paraId="4A2967C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79944.39 </w:t>
            </w:r>
          </w:p>
        </w:tc>
        <w:tc>
          <w:tcPr>
            <w:tcW w:w="577" w:type="pct"/>
            <w:tcBorders>
              <w:top w:val="single" w:sz="4" w:space="0" w:color="FFFFFF"/>
              <w:left w:val="nil"/>
              <w:bottom w:val="nil"/>
              <w:right w:val="single" w:sz="4" w:space="0" w:color="FFFFFF"/>
            </w:tcBorders>
            <w:shd w:val="clear" w:color="000000" w:fill="A6A6A6"/>
            <w:noWrap/>
            <w:vAlign w:val="center"/>
          </w:tcPr>
          <w:p w14:paraId="3180497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79944.39 </w:t>
            </w:r>
          </w:p>
        </w:tc>
        <w:tc>
          <w:tcPr>
            <w:tcW w:w="382" w:type="pct"/>
            <w:tcBorders>
              <w:top w:val="single" w:sz="4" w:space="0" w:color="FFFFFF"/>
              <w:left w:val="nil"/>
              <w:bottom w:val="nil"/>
              <w:right w:val="single" w:sz="4" w:space="0" w:color="FFFFFF"/>
            </w:tcBorders>
            <w:shd w:val="clear" w:color="000000" w:fill="A6A6A6"/>
            <w:noWrap/>
            <w:vAlign w:val="center"/>
          </w:tcPr>
          <w:p w14:paraId="218E345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677AC19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6B61FC2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29140BE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0119C11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541141D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75ECCC96"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0210F200"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3.1.8</w:t>
            </w:r>
          </w:p>
        </w:tc>
        <w:tc>
          <w:tcPr>
            <w:tcW w:w="734" w:type="pct"/>
            <w:tcBorders>
              <w:top w:val="nil"/>
              <w:left w:val="nil"/>
              <w:bottom w:val="single" w:sz="4" w:space="0" w:color="FFFFFF"/>
              <w:right w:val="single" w:sz="4" w:space="0" w:color="FFFFFF"/>
            </w:tcBorders>
            <w:shd w:val="clear" w:color="000000" w:fill="FFFF00"/>
            <w:noWrap/>
            <w:vAlign w:val="center"/>
          </w:tcPr>
          <w:p w14:paraId="5F20AB56"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电极生产</w:t>
            </w:r>
          </w:p>
        </w:tc>
        <w:tc>
          <w:tcPr>
            <w:tcW w:w="810" w:type="pct"/>
            <w:tcBorders>
              <w:top w:val="nil"/>
              <w:left w:val="nil"/>
              <w:bottom w:val="single" w:sz="4" w:space="0" w:color="FFFFFF"/>
              <w:right w:val="single" w:sz="4" w:space="0" w:color="FFFFFF"/>
            </w:tcBorders>
            <w:shd w:val="clear" w:color="000000" w:fill="A6A6A6"/>
            <w:noWrap/>
            <w:vAlign w:val="center"/>
          </w:tcPr>
          <w:p w14:paraId="0359EB1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37742.81 </w:t>
            </w:r>
          </w:p>
        </w:tc>
        <w:tc>
          <w:tcPr>
            <w:tcW w:w="577" w:type="pct"/>
            <w:tcBorders>
              <w:top w:val="single" w:sz="4" w:space="0" w:color="FFFFFF"/>
              <w:left w:val="nil"/>
              <w:bottom w:val="nil"/>
              <w:right w:val="single" w:sz="4" w:space="0" w:color="FFFFFF"/>
            </w:tcBorders>
            <w:shd w:val="clear" w:color="000000" w:fill="A6A6A6"/>
            <w:noWrap/>
            <w:vAlign w:val="center"/>
          </w:tcPr>
          <w:p w14:paraId="2B9BE07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37742.81 </w:t>
            </w:r>
          </w:p>
        </w:tc>
        <w:tc>
          <w:tcPr>
            <w:tcW w:w="382" w:type="pct"/>
            <w:tcBorders>
              <w:top w:val="single" w:sz="4" w:space="0" w:color="FFFFFF"/>
              <w:left w:val="nil"/>
              <w:bottom w:val="nil"/>
              <w:right w:val="single" w:sz="4" w:space="0" w:color="FFFFFF"/>
            </w:tcBorders>
            <w:shd w:val="clear" w:color="000000" w:fill="A6A6A6"/>
            <w:noWrap/>
            <w:vAlign w:val="center"/>
          </w:tcPr>
          <w:p w14:paraId="15FE0CC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4E3D94F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2B89DEE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6338AC0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102BF17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00DB3E2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72A9F768"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187195F3"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3.1.9</w:t>
            </w:r>
          </w:p>
        </w:tc>
        <w:tc>
          <w:tcPr>
            <w:tcW w:w="734" w:type="pct"/>
            <w:tcBorders>
              <w:top w:val="nil"/>
              <w:left w:val="nil"/>
              <w:bottom w:val="single" w:sz="4" w:space="0" w:color="FFFFFF"/>
              <w:right w:val="single" w:sz="4" w:space="0" w:color="FFFFFF"/>
            </w:tcBorders>
            <w:shd w:val="clear" w:color="000000" w:fill="FFFF00"/>
            <w:noWrap/>
            <w:vAlign w:val="center"/>
          </w:tcPr>
          <w:p w14:paraId="5892493E"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锰铁生产</w:t>
            </w:r>
          </w:p>
        </w:tc>
        <w:tc>
          <w:tcPr>
            <w:tcW w:w="810" w:type="pct"/>
            <w:tcBorders>
              <w:top w:val="nil"/>
              <w:left w:val="nil"/>
              <w:bottom w:val="single" w:sz="4" w:space="0" w:color="FFFFFF"/>
              <w:right w:val="single" w:sz="4" w:space="0" w:color="FFFFFF"/>
            </w:tcBorders>
            <w:shd w:val="clear" w:color="000000" w:fill="A6A6A6"/>
            <w:noWrap/>
            <w:vAlign w:val="center"/>
          </w:tcPr>
          <w:p w14:paraId="7F10B1A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141868.58 </w:t>
            </w:r>
          </w:p>
        </w:tc>
        <w:tc>
          <w:tcPr>
            <w:tcW w:w="577" w:type="pct"/>
            <w:tcBorders>
              <w:top w:val="single" w:sz="4" w:space="0" w:color="FFFFFF"/>
              <w:left w:val="nil"/>
              <w:bottom w:val="nil"/>
              <w:right w:val="single" w:sz="4" w:space="0" w:color="FFFFFF"/>
            </w:tcBorders>
            <w:shd w:val="clear" w:color="000000" w:fill="A6A6A6"/>
            <w:noWrap/>
            <w:vAlign w:val="center"/>
          </w:tcPr>
          <w:p w14:paraId="3E7D381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141868.58 </w:t>
            </w:r>
          </w:p>
        </w:tc>
        <w:tc>
          <w:tcPr>
            <w:tcW w:w="382" w:type="pct"/>
            <w:tcBorders>
              <w:top w:val="single" w:sz="4" w:space="0" w:color="FFFFFF"/>
              <w:left w:val="nil"/>
              <w:bottom w:val="nil"/>
              <w:right w:val="single" w:sz="4" w:space="0" w:color="FFFFFF"/>
            </w:tcBorders>
            <w:shd w:val="clear" w:color="000000" w:fill="A6A6A6"/>
            <w:noWrap/>
            <w:vAlign w:val="center"/>
          </w:tcPr>
          <w:p w14:paraId="64DE19D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3791D8C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7136CA7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5E025EE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1C004AF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5249C22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31D34BB7"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7D85352F"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3.1.10</w:t>
            </w:r>
          </w:p>
        </w:tc>
        <w:tc>
          <w:tcPr>
            <w:tcW w:w="734" w:type="pct"/>
            <w:tcBorders>
              <w:top w:val="nil"/>
              <w:left w:val="nil"/>
              <w:bottom w:val="single" w:sz="4" w:space="0" w:color="FFFFFF"/>
              <w:right w:val="single" w:sz="4" w:space="0" w:color="FFFFFF"/>
            </w:tcBorders>
            <w:shd w:val="clear" w:color="000000" w:fill="FFFF00"/>
            <w:noWrap/>
            <w:vAlign w:val="center"/>
          </w:tcPr>
          <w:p w14:paraId="7A563532"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镍铁生产</w:t>
            </w:r>
          </w:p>
        </w:tc>
        <w:tc>
          <w:tcPr>
            <w:tcW w:w="810" w:type="pct"/>
            <w:tcBorders>
              <w:top w:val="nil"/>
              <w:left w:val="nil"/>
              <w:bottom w:val="single" w:sz="4" w:space="0" w:color="FFFFFF"/>
              <w:right w:val="single" w:sz="4" w:space="0" w:color="FFFFFF"/>
            </w:tcBorders>
            <w:shd w:val="clear" w:color="000000" w:fill="A6A6A6"/>
            <w:noWrap/>
            <w:vAlign w:val="center"/>
          </w:tcPr>
          <w:p w14:paraId="5843B95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84819.12 </w:t>
            </w:r>
          </w:p>
        </w:tc>
        <w:tc>
          <w:tcPr>
            <w:tcW w:w="577" w:type="pct"/>
            <w:tcBorders>
              <w:top w:val="single" w:sz="4" w:space="0" w:color="FFFFFF"/>
              <w:left w:val="nil"/>
              <w:bottom w:val="nil"/>
              <w:right w:val="single" w:sz="4" w:space="0" w:color="FFFFFF"/>
            </w:tcBorders>
            <w:shd w:val="clear" w:color="000000" w:fill="A6A6A6"/>
            <w:noWrap/>
            <w:vAlign w:val="center"/>
          </w:tcPr>
          <w:p w14:paraId="392B553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84819.12 </w:t>
            </w:r>
          </w:p>
        </w:tc>
        <w:tc>
          <w:tcPr>
            <w:tcW w:w="382" w:type="pct"/>
            <w:tcBorders>
              <w:top w:val="single" w:sz="4" w:space="0" w:color="FFFFFF"/>
              <w:left w:val="nil"/>
              <w:bottom w:val="nil"/>
              <w:right w:val="single" w:sz="4" w:space="0" w:color="FFFFFF"/>
            </w:tcBorders>
            <w:shd w:val="clear" w:color="000000" w:fill="A6A6A6"/>
            <w:noWrap/>
            <w:vAlign w:val="center"/>
          </w:tcPr>
          <w:p w14:paraId="4E71FC4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05E8C21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4D6B5F1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2B2D15E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7BAD4EF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42BB986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632BC179"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120C7537"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3.1.11</w:t>
            </w:r>
          </w:p>
        </w:tc>
        <w:tc>
          <w:tcPr>
            <w:tcW w:w="734" w:type="pct"/>
            <w:tcBorders>
              <w:top w:val="nil"/>
              <w:left w:val="nil"/>
              <w:bottom w:val="single" w:sz="4" w:space="0" w:color="FFFFFF"/>
              <w:right w:val="single" w:sz="4" w:space="0" w:color="FFFFFF"/>
            </w:tcBorders>
            <w:shd w:val="clear" w:color="000000" w:fill="FFFF00"/>
            <w:noWrap/>
            <w:vAlign w:val="center"/>
          </w:tcPr>
          <w:p w14:paraId="02F96845"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铬铁生产</w:t>
            </w:r>
          </w:p>
        </w:tc>
        <w:tc>
          <w:tcPr>
            <w:tcW w:w="810" w:type="pct"/>
            <w:tcBorders>
              <w:top w:val="nil"/>
              <w:left w:val="nil"/>
              <w:bottom w:val="single" w:sz="4" w:space="0" w:color="FFFFFF"/>
              <w:right w:val="single" w:sz="4" w:space="0" w:color="FFFFFF"/>
            </w:tcBorders>
            <w:shd w:val="clear" w:color="000000" w:fill="A6A6A6"/>
            <w:noWrap/>
            <w:vAlign w:val="center"/>
          </w:tcPr>
          <w:p w14:paraId="3521D5C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345101.44 </w:t>
            </w:r>
          </w:p>
        </w:tc>
        <w:tc>
          <w:tcPr>
            <w:tcW w:w="577" w:type="pct"/>
            <w:tcBorders>
              <w:top w:val="single" w:sz="4" w:space="0" w:color="FFFFFF"/>
              <w:left w:val="nil"/>
              <w:bottom w:val="nil"/>
              <w:right w:val="single" w:sz="4" w:space="0" w:color="FFFFFF"/>
            </w:tcBorders>
            <w:shd w:val="clear" w:color="000000" w:fill="A6A6A6"/>
            <w:noWrap/>
            <w:vAlign w:val="center"/>
          </w:tcPr>
          <w:p w14:paraId="6E128A9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345101.44 </w:t>
            </w:r>
          </w:p>
        </w:tc>
        <w:tc>
          <w:tcPr>
            <w:tcW w:w="382" w:type="pct"/>
            <w:tcBorders>
              <w:top w:val="single" w:sz="4" w:space="0" w:color="FFFFFF"/>
              <w:left w:val="nil"/>
              <w:bottom w:val="nil"/>
              <w:right w:val="single" w:sz="4" w:space="0" w:color="FFFFFF"/>
            </w:tcBorders>
            <w:shd w:val="clear" w:color="000000" w:fill="A6A6A6"/>
            <w:noWrap/>
            <w:vAlign w:val="center"/>
          </w:tcPr>
          <w:p w14:paraId="585C5B5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6A27E16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16FF285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55BBC8C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201364F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2314772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33E315CF"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20AA228A"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3.1.12</w:t>
            </w:r>
          </w:p>
        </w:tc>
        <w:tc>
          <w:tcPr>
            <w:tcW w:w="734" w:type="pct"/>
            <w:tcBorders>
              <w:top w:val="nil"/>
              <w:left w:val="nil"/>
              <w:bottom w:val="single" w:sz="4" w:space="0" w:color="FFFFFF"/>
              <w:right w:val="single" w:sz="4" w:space="0" w:color="FFFFFF"/>
            </w:tcBorders>
            <w:shd w:val="clear" w:color="000000" w:fill="FFFF00"/>
            <w:noWrap/>
            <w:vAlign w:val="center"/>
          </w:tcPr>
          <w:p w14:paraId="39FBCAF8"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萤石生产</w:t>
            </w:r>
          </w:p>
        </w:tc>
        <w:tc>
          <w:tcPr>
            <w:tcW w:w="810" w:type="pct"/>
            <w:tcBorders>
              <w:top w:val="nil"/>
              <w:left w:val="nil"/>
              <w:bottom w:val="single" w:sz="4" w:space="0" w:color="FFFFFF"/>
              <w:right w:val="single" w:sz="4" w:space="0" w:color="FFFFFF"/>
            </w:tcBorders>
            <w:shd w:val="clear" w:color="000000" w:fill="A6A6A6"/>
            <w:noWrap/>
            <w:vAlign w:val="center"/>
          </w:tcPr>
          <w:p w14:paraId="0BA666D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686.26 </w:t>
            </w:r>
          </w:p>
        </w:tc>
        <w:tc>
          <w:tcPr>
            <w:tcW w:w="577" w:type="pct"/>
            <w:tcBorders>
              <w:top w:val="single" w:sz="4" w:space="0" w:color="FFFFFF"/>
              <w:left w:val="nil"/>
              <w:bottom w:val="nil"/>
              <w:right w:val="single" w:sz="4" w:space="0" w:color="FFFFFF"/>
            </w:tcBorders>
            <w:shd w:val="clear" w:color="000000" w:fill="A6A6A6"/>
            <w:noWrap/>
            <w:vAlign w:val="center"/>
          </w:tcPr>
          <w:p w14:paraId="09C3D1F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686.26 </w:t>
            </w:r>
          </w:p>
        </w:tc>
        <w:tc>
          <w:tcPr>
            <w:tcW w:w="382" w:type="pct"/>
            <w:tcBorders>
              <w:top w:val="single" w:sz="4" w:space="0" w:color="FFFFFF"/>
              <w:left w:val="nil"/>
              <w:bottom w:val="nil"/>
              <w:right w:val="single" w:sz="4" w:space="0" w:color="FFFFFF"/>
            </w:tcBorders>
            <w:shd w:val="clear" w:color="000000" w:fill="A6A6A6"/>
            <w:noWrap/>
            <w:vAlign w:val="center"/>
          </w:tcPr>
          <w:p w14:paraId="3859FF3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6FA0B3B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031AC84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3580FA3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300C0E5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598DE6F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4C64C649"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29C86BE2"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3.1.13</w:t>
            </w:r>
          </w:p>
        </w:tc>
        <w:tc>
          <w:tcPr>
            <w:tcW w:w="734" w:type="pct"/>
            <w:tcBorders>
              <w:top w:val="nil"/>
              <w:left w:val="nil"/>
              <w:bottom w:val="single" w:sz="4" w:space="0" w:color="FFFFFF"/>
              <w:right w:val="single" w:sz="4" w:space="0" w:color="FFFFFF"/>
            </w:tcBorders>
            <w:shd w:val="clear" w:color="000000" w:fill="FFFF00"/>
            <w:noWrap/>
            <w:vAlign w:val="center"/>
          </w:tcPr>
          <w:p w14:paraId="08DF9419"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硅铁生产</w:t>
            </w:r>
          </w:p>
        </w:tc>
        <w:tc>
          <w:tcPr>
            <w:tcW w:w="810" w:type="pct"/>
            <w:tcBorders>
              <w:top w:val="nil"/>
              <w:left w:val="nil"/>
              <w:bottom w:val="single" w:sz="4" w:space="0" w:color="FFFFFF"/>
              <w:right w:val="single" w:sz="4" w:space="0" w:color="FFFFFF"/>
            </w:tcBorders>
            <w:shd w:val="clear" w:color="000000" w:fill="A6A6A6"/>
            <w:noWrap/>
            <w:vAlign w:val="center"/>
          </w:tcPr>
          <w:p w14:paraId="0441322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103575.78 </w:t>
            </w:r>
          </w:p>
        </w:tc>
        <w:tc>
          <w:tcPr>
            <w:tcW w:w="577" w:type="pct"/>
            <w:tcBorders>
              <w:top w:val="single" w:sz="4" w:space="0" w:color="FFFFFF"/>
              <w:left w:val="nil"/>
              <w:bottom w:val="nil"/>
              <w:right w:val="single" w:sz="4" w:space="0" w:color="FFFFFF"/>
            </w:tcBorders>
            <w:shd w:val="clear" w:color="000000" w:fill="A6A6A6"/>
            <w:noWrap/>
            <w:vAlign w:val="center"/>
          </w:tcPr>
          <w:p w14:paraId="542D454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103575.78 </w:t>
            </w:r>
          </w:p>
        </w:tc>
        <w:tc>
          <w:tcPr>
            <w:tcW w:w="382" w:type="pct"/>
            <w:tcBorders>
              <w:top w:val="single" w:sz="4" w:space="0" w:color="FFFFFF"/>
              <w:left w:val="nil"/>
              <w:bottom w:val="nil"/>
              <w:right w:val="single" w:sz="4" w:space="0" w:color="FFFFFF"/>
            </w:tcBorders>
            <w:shd w:val="clear" w:color="000000" w:fill="A6A6A6"/>
            <w:noWrap/>
            <w:vAlign w:val="center"/>
          </w:tcPr>
          <w:p w14:paraId="67C68E9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4759886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50D3BFA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666D0FE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0108431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3502EDA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41F7B124"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5117CBF4"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3.1.14</w:t>
            </w:r>
          </w:p>
        </w:tc>
        <w:tc>
          <w:tcPr>
            <w:tcW w:w="734" w:type="pct"/>
            <w:tcBorders>
              <w:top w:val="nil"/>
              <w:left w:val="nil"/>
              <w:bottom w:val="single" w:sz="4" w:space="0" w:color="FFFFFF"/>
              <w:right w:val="single" w:sz="4" w:space="0" w:color="FFFFFF"/>
            </w:tcBorders>
            <w:shd w:val="clear" w:color="000000" w:fill="FFFF00"/>
            <w:noWrap/>
            <w:vAlign w:val="center"/>
          </w:tcPr>
          <w:p w14:paraId="18F82151"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钼铁生产</w:t>
            </w:r>
          </w:p>
        </w:tc>
        <w:tc>
          <w:tcPr>
            <w:tcW w:w="810" w:type="pct"/>
            <w:tcBorders>
              <w:top w:val="nil"/>
              <w:left w:val="nil"/>
              <w:bottom w:val="single" w:sz="4" w:space="0" w:color="FFFFFF"/>
              <w:right w:val="single" w:sz="4" w:space="0" w:color="FFFFFF"/>
            </w:tcBorders>
            <w:shd w:val="clear" w:color="000000" w:fill="A6A6A6"/>
            <w:noWrap/>
            <w:vAlign w:val="center"/>
          </w:tcPr>
          <w:p w14:paraId="0222D37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139.90 </w:t>
            </w:r>
          </w:p>
        </w:tc>
        <w:tc>
          <w:tcPr>
            <w:tcW w:w="577" w:type="pct"/>
            <w:tcBorders>
              <w:top w:val="single" w:sz="4" w:space="0" w:color="FFFFFF"/>
              <w:left w:val="nil"/>
              <w:bottom w:val="nil"/>
              <w:right w:val="single" w:sz="4" w:space="0" w:color="FFFFFF"/>
            </w:tcBorders>
            <w:shd w:val="clear" w:color="000000" w:fill="A6A6A6"/>
            <w:noWrap/>
            <w:vAlign w:val="center"/>
          </w:tcPr>
          <w:p w14:paraId="0D16D75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139.90 </w:t>
            </w:r>
          </w:p>
        </w:tc>
        <w:tc>
          <w:tcPr>
            <w:tcW w:w="382" w:type="pct"/>
            <w:tcBorders>
              <w:top w:val="single" w:sz="4" w:space="0" w:color="FFFFFF"/>
              <w:left w:val="nil"/>
              <w:bottom w:val="nil"/>
              <w:right w:val="single" w:sz="4" w:space="0" w:color="FFFFFF"/>
            </w:tcBorders>
            <w:shd w:val="clear" w:color="000000" w:fill="A6A6A6"/>
            <w:noWrap/>
            <w:vAlign w:val="center"/>
          </w:tcPr>
          <w:p w14:paraId="4050FCE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7E030CE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56124F5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177B4FA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70AC256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1723581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257E09C7"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565387CC"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3.1.15</w:t>
            </w:r>
          </w:p>
        </w:tc>
        <w:tc>
          <w:tcPr>
            <w:tcW w:w="734" w:type="pct"/>
            <w:tcBorders>
              <w:top w:val="nil"/>
              <w:left w:val="nil"/>
              <w:bottom w:val="single" w:sz="4" w:space="0" w:color="FFFFFF"/>
              <w:right w:val="single" w:sz="4" w:space="0" w:color="FFFFFF"/>
            </w:tcBorders>
            <w:shd w:val="clear" w:color="000000" w:fill="FFFF00"/>
            <w:noWrap/>
            <w:vAlign w:val="center"/>
          </w:tcPr>
          <w:p w14:paraId="5D8D6F28"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铝铁生产</w:t>
            </w:r>
          </w:p>
        </w:tc>
        <w:tc>
          <w:tcPr>
            <w:tcW w:w="810" w:type="pct"/>
            <w:tcBorders>
              <w:top w:val="nil"/>
              <w:left w:val="nil"/>
              <w:bottom w:val="single" w:sz="4" w:space="0" w:color="FFFFFF"/>
              <w:right w:val="single" w:sz="4" w:space="0" w:color="FFFFFF"/>
            </w:tcBorders>
            <w:shd w:val="clear" w:color="000000" w:fill="A6A6A6"/>
            <w:noWrap/>
            <w:vAlign w:val="center"/>
          </w:tcPr>
          <w:p w14:paraId="15EE276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63158.19 </w:t>
            </w:r>
          </w:p>
        </w:tc>
        <w:tc>
          <w:tcPr>
            <w:tcW w:w="577" w:type="pct"/>
            <w:tcBorders>
              <w:top w:val="single" w:sz="4" w:space="0" w:color="FFFFFF"/>
              <w:left w:val="nil"/>
              <w:bottom w:val="nil"/>
              <w:right w:val="single" w:sz="4" w:space="0" w:color="FFFFFF"/>
            </w:tcBorders>
            <w:shd w:val="clear" w:color="000000" w:fill="A6A6A6"/>
            <w:noWrap/>
            <w:vAlign w:val="center"/>
          </w:tcPr>
          <w:p w14:paraId="6C6A540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63158.19 </w:t>
            </w:r>
          </w:p>
        </w:tc>
        <w:tc>
          <w:tcPr>
            <w:tcW w:w="382" w:type="pct"/>
            <w:tcBorders>
              <w:top w:val="single" w:sz="4" w:space="0" w:color="FFFFFF"/>
              <w:left w:val="nil"/>
              <w:bottom w:val="nil"/>
              <w:right w:val="single" w:sz="4" w:space="0" w:color="FFFFFF"/>
            </w:tcBorders>
            <w:shd w:val="clear" w:color="000000" w:fill="A6A6A6"/>
            <w:noWrap/>
            <w:vAlign w:val="center"/>
          </w:tcPr>
          <w:p w14:paraId="4626D14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5A36B1B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7F4C59B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2F1A05E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1461AC6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0220202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767A0CE7"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6F49E511"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3.1.16</w:t>
            </w:r>
          </w:p>
        </w:tc>
        <w:tc>
          <w:tcPr>
            <w:tcW w:w="734" w:type="pct"/>
            <w:tcBorders>
              <w:top w:val="nil"/>
              <w:left w:val="nil"/>
              <w:bottom w:val="single" w:sz="4" w:space="0" w:color="FFFFFF"/>
              <w:right w:val="single" w:sz="4" w:space="0" w:color="FFFFFF"/>
            </w:tcBorders>
            <w:shd w:val="clear" w:color="000000" w:fill="FFFF00"/>
            <w:noWrap/>
            <w:vAlign w:val="center"/>
          </w:tcPr>
          <w:p w14:paraId="00E5C2DA"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铝生产</w:t>
            </w:r>
          </w:p>
        </w:tc>
        <w:tc>
          <w:tcPr>
            <w:tcW w:w="810" w:type="pct"/>
            <w:tcBorders>
              <w:top w:val="nil"/>
              <w:left w:val="nil"/>
              <w:bottom w:val="single" w:sz="4" w:space="0" w:color="FFFFFF"/>
              <w:right w:val="single" w:sz="4" w:space="0" w:color="FFFFFF"/>
            </w:tcBorders>
            <w:shd w:val="clear" w:color="000000" w:fill="A6A6A6"/>
            <w:noWrap/>
            <w:vAlign w:val="center"/>
          </w:tcPr>
          <w:p w14:paraId="0970DA7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63342.20 </w:t>
            </w:r>
          </w:p>
        </w:tc>
        <w:tc>
          <w:tcPr>
            <w:tcW w:w="577" w:type="pct"/>
            <w:tcBorders>
              <w:top w:val="single" w:sz="4" w:space="0" w:color="FFFFFF"/>
              <w:left w:val="nil"/>
              <w:bottom w:val="nil"/>
              <w:right w:val="single" w:sz="4" w:space="0" w:color="FFFFFF"/>
            </w:tcBorders>
            <w:shd w:val="clear" w:color="000000" w:fill="A6A6A6"/>
            <w:noWrap/>
            <w:vAlign w:val="center"/>
          </w:tcPr>
          <w:p w14:paraId="497A0D0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63342.20 </w:t>
            </w:r>
          </w:p>
        </w:tc>
        <w:tc>
          <w:tcPr>
            <w:tcW w:w="382" w:type="pct"/>
            <w:tcBorders>
              <w:top w:val="single" w:sz="4" w:space="0" w:color="FFFFFF"/>
              <w:left w:val="nil"/>
              <w:bottom w:val="nil"/>
              <w:right w:val="single" w:sz="4" w:space="0" w:color="FFFFFF"/>
            </w:tcBorders>
            <w:shd w:val="clear" w:color="000000" w:fill="A6A6A6"/>
            <w:noWrap/>
            <w:vAlign w:val="center"/>
          </w:tcPr>
          <w:p w14:paraId="6A53A0C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254C980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0670862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25D66E1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2E493FF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4B28C77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74C6E6A4"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434DFBD8"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3.1.17</w:t>
            </w:r>
          </w:p>
        </w:tc>
        <w:tc>
          <w:tcPr>
            <w:tcW w:w="734" w:type="pct"/>
            <w:tcBorders>
              <w:top w:val="nil"/>
              <w:left w:val="nil"/>
              <w:bottom w:val="single" w:sz="4" w:space="0" w:color="FFFFFF"/>
              <w:right w:val="single" w:sz="4" w:space="0" w:color="FFFFFF"/>
            </w:tcBorders>
            <w:shd w:val="clear" w:color="000000" w:fill="FFFF00"/>
            <w:noWrap/>
            <w:vAlign w:val="center"/>
          </w:tcPr>
          <w:p w14:paraId="21C3661C"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增碳剂生产</w:t>
            </w:r>
          </w:p>
        </w:tc>
        <w:tc>
          <w:tcPr>
            <w:tcW w:w="810" w:type="pct"/>
            <w:tcBorders>
              <w:top w:val="nil"/>
              <w:left w:val="nil"/>
              <w:bottom w:val="single" w:sz="4" w:space="0" w:color="FFFFFF"/>
              <w:right w:val="single" w:sz="4" w:space="0" w:color="FFFFFF"/>
            </w:tcBorders>
            <w:shd w:val="clear" w:color="000000" w:fill="A6A6A6"/>
            <w:noWrap/>
            <w:vAlign w:val="center"/>
          </w:tcPr>
          <w:p w14:paraId="6031157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17778.32 </w:t>
            </w:r>
          </w:p>
        </w:tc>
        <w:tc>
          <w:tcPr>
            <w:tcW w:w="577" w:type="pct"/>
            <w:tcBorders>
              <w:top w:val="single" w:sz="4" w:space="0" w:color="FFFFFF"/>
              <w:left w:val="nil"/>
              <w:bottom w:val="nil"/>
              <w:right w:val="single" w:sz="4" w:space="0" w:color="FFFFFF"/>
            </w:tcBorders>
            <w:shd w:val="clear" w:color="000000" w:fill="A6A6A6"/>
            <w:noWrap/>
            <w:vAlign w:val="center"/>
          </w:tcPr>
          <w:p w14:paraId="56105EA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17778.32 </w:t>
            </w:r>
          </w:p>
        </w:tc>
        <w:tc>
          <w:tcPr>
            <w:tcW w:w="382" w:type="pct"/>
            <w:tcBorders>
              <w:top w:val="single" w:sz="4" w:space="0" w:color="FFFFFF"/>
              <w:left w:val="nil"/>
              <w:bottom w:val="nil"/>
              <w:right w:val="single" w:sz="4" w:space="0" w:color="FFFFFF"/>
            </w:tcBorders>
            <w:shd w:val="clear" w:color="000000" w:fill="A6A6A6"/>
            <w:noWrap/>
            <w:vAlign w:val="center"/>
          </w:tcPr>
          <w:p w14:paraId="4D0BF4E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5EBEF94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5F6E6EA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2A974C7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095E391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7EC2085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3160DDA4"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0D8B174B"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3.1.18</w:t>
            </w:r>
          </w:p>
        </w:tc>
        <w:tc>
          <w:tcPr>
            <w:tcW w:w="734" w:type="pct"/>
            <w:tcBorders>
              <w:top w:val="nil"/>
              <w:left w:val="nil"/>
              <w:bottom w:val="single" w:sz="4" w:space="0" w:color="FFFFFF"/>
              <w:right w:val="single" w:sz="4" w:space="0" w:color="FFFFFF"/>
            </w:tcBorders>
            <w:shd w:val="clear" w:color="000000" w:fill="FFFF00"/>
            <w:noWrap/>
            <w:vAlign w:val="center"/>
          </w:tcPr>
          <w:p w14:paraId="2C095983"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铁鳞生产</w:t>
            </w:r>
          </w:p>
        </w:tc>
        <w:tc>
          <w:tcPr>
            <w:tcW w:w="810" w:type="pct"/>
            <w:tcBorders>
              <w:top w:val="nil"/>
              <w:left w:val="nil"/>
              <w:bottom w:val="single" w:sz="4" w:space="0" w:color="FFFFFF"/>
              <w:right w:val="single" w:sz="4" w:space="0" w:color="FFFFFF"/>
            </w:tcBorders>
            <w:shd w:val="clear" w:color="000000" w:fill="A6A6A6"/>
            <w:noWrap/>
            <w:vAlign w:val="center"/>
          </w:tcPr>
          <w:p w14:paraId="7DBBB21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608.38 </w:t>
            </w:r>
          </w:p>
        </w:tc>
        <w:tc>
          <w:tcPr>
            <w:tcW w:w="577" w:type="pct"/>
            <w:tcBorders>
              <w:top w:val="single" w:sz="4" w:space="0" w:color="FFFFFF"/>
              <w:left w:val="nil"/>
              <w:bottom w:val="nil"/>
              <w:right w:val="single" w:sz="4" w:space="0" w:color="FFFFFF"/>
            </w:tcBorders>
            <w:shd w:val="clear" w:color="000000" w:fill="A6A6A6"/>
            <w:noWrap/>
            <w:vAlign w:val="center"/>
          </w:tcPr>
          <w:p w14:paraId="24ABB20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608.38 </w:t>
            </w:r>
          </w:p>
        </w:tc>
        <w:tc>
          <w:tcPr>
            <w:tcW w:w="382" w:type="pct"/>
            <w:tcBorders>
              <w:top w:val="single" w:sz="4" w:space="0" w:color="FFFFFF"/>
              <w:left w:val="nil"/>
              <w:bottom w:val="nil"/>
              <w:right w:val="single" w:sz="4" w:space="0" w:color="FFFFFF"/>
            </w:tcBorders>
            <w:shd w:val="clear" w:color="000000" w:fill="A6A6A6"/>
            <w:noWrap/>
            <w:vAlign w:val="center"/>
          </w:tcPr>
          <w:p w14:paraId="69D8E39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40A03B8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5E176BF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439529E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4C769BC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7D43E97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0948C9F8"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6C239AD7"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3.1.19</w:t>
            </w:r>
          </w:p>
        </w:tc>
        <w:tc>
          <w:tcPr>
            <w:tcW w:w="734" w:type="pct"/>
            <w:tcBorders>
              <w:top w:val="nil"/>
              <w:left w:val="nil"/>
              <w:bottom w:val="single" w:sz="4" w:space="0" w:color="FFFFFF"/>
              <w:right w:val="single" w:sz="4" w:space="0" w:color="FFFFFF"/>
            </w:tcBorders>
            <w:shd w:val="clear" w:color="000000" w:fill="FFFF00"/>
            <w:noWrap/>
            <w:vAlign w:val="center"/>
          </w:tcPr>
          <w:p w14:paraId="2CF82823"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氨水生产</w:t>
            </w:r>
          </w:p>
        </w:tc>
        <w:tc>
          <w:tcPr>
            <w:tcW w:w="810" w:type="pct"/>
            <w:tcBorders>
              <w:top w:val="nil"/>
              <w:left w:val="nil"/>
              <w:bottom w:val="single" w:sz="4" w:space="0" w:color="FFFFFF"/>
              <w:right w:val="single" w:sz="4" w:space="0" w:color="FFFFFF"/>
            </w:tcBorders>
            <w:shd w:val="clear" w:color="000000" w:fill="A6A6A6"/>
            <w:noWrap/>
            <w:vAlign w:val="center"/>
          </w:tcPr>
          <w:p w14:paraId="47288E4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24444.82 </w:t>
            </w:r>
          </w:p>
        </w:tc>
        <w:tc>
          <w:tcPr>
            <w:tcW w:w="577" w:type="pct"/>
            <w:tcBorders>
              <w:top w:val="single" w:sz="4" w:space="0" w:color="FFFFFF"/>
              <w:left w:val="nil"/>
              <w:bottom w:val="nil"/>
              <w:right w:val="single" w:sz="4" w:space="0" w:color="FFFFFF"/>
            </w:tcBorders>
            <w:shd w:val="clear" w:color="000000" w:fill="A6A6A6"/>
            <w:noWrap/>
            <w:vAlign w:val="center"/>
          </w:tcPr>
          <w:p w14:paraId="79E6D8C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24444.82 </w:t>
            </w:r>
          </w:p>
        </w:tc>
        <w:tc>
          <w:tcPr>
            <w:tcW w:w="382" w:type="pct"/>
            <w:tcBorders>
              <w:top w:val="single" w:sz="4" w:space="0" w:color="FFFFFF"/>
              <w:left w:val="nil"/>
              <w:bottom w:val="nil"/>
              <w:right w:val="single" w:sz="4" w:space="0" w:color="FFFFFF"/>
            </w:tcBorders>
            <w:shd w:val="clear" w:color="000000" w:fill="A6A6A6"/>
            <w:noWrap/>
            <w:vAlign w:val="center"/>
          </w:tcPr>
          <w:p w14:paraId="2818850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4FB4DCF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688E1E7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2F33853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668940A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3A81313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20DB2DC1"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4878E62A"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3.1.20</w:t>
            </w:r>
          </w:p>
        </w:tc>
        <w:tc>
          <w:tcPr>
            <w:tcW w:w="734" w:type="pct"/>
            <w:tcBorders>
              <w:top w:val="nil"/>
              <w:left w:val="nil"/>
              <w:bottom w:val="single" w:sz="4" w:space="0" w:color="FFFFFF"/>
              <w:right w:val="single" w:sz="4" w:space="0" w:color="FFFFFF"/>
            </w:tcBorders>
            <w:shd w:val="clear" w:color="000000" w:fill="FFFF00"/>
            <w:noWrap/>
            <w:vAlign w:val="center"/>
          </w:tcPr>
          <w:p w14:paraId="6122C680"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碳化硅生产</w:t>
            </w:r>
          </w:p>
        </w:tc>
        <w:tc>
          <w:tcPr>
            <w:tcW w:w="810" w:type="pct"/>
            <w:tcBorders>
              <w:top w:val="nil"/>
              <w:left w:val="nil"/>
              <w:bottom w:val="single" w:sz="4" w:space="0" w:color="FFFFFF"/>
              <w:right w:val="single" w:sz="4" w:space="0" w:color="FFFFFF"/>
            </w:tcBorders>
            <w:shd w:val="clear" w:color="000000" w:fill="A6A6A6"/>
            <w:noWrap/>
            <w:vAlign w:val="center"/>
          </w:tcPr>
          <w:p w14:paraId="0E26164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48149.59 </w:t>
            </w:r>
          </w:p>
        </w:tc>
        <w:tc>
          <w:tcPr>
            <w:tcW w:w="577" w:type="pct"/>
            <w:tcBorders>
              <w:top w:val="single" w:sz="4" w:space="0" w:color="FFFFFF"/>
              <w:left w:val="nil"/>
              <w:bottom w:val="nil"/>
              <w:right w:val="single" w:sz="4" w:space="0" w:color="FFFFFF"/>
            </w:tcBorders>
            <w:shd w:val="clear" w:color="000000" w:fill="A6A6A6"/>
            <w:noWrap/>
            <w:vAlign w:val="center"/>
          </w:tcPr>
          <w:p w14:paraId="6630C22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48149.59 </w:t>
            </w:r>
          </w:p>
        </w:tc>
        <w:tc>
          <w:tcPr>
            <w:tcW w:w="382" w:type="pct"/>
            <w:tcBorders>
              <w:top w:val="single" w:sz="4" w:space="0" w:color="FFFFFF"/>
              <w:left w:val="nil"/>
              <w:bottom w:val="nil"/>
              <w:right w:val="single" w:sz="4" w:space="0" w:color="FFFFFF"/>
            </w:tcBorders>
            <w:shd w:val="clear" w:color="000000" w:fill="A6A6A6"/>
            <w:noWrap/>
            <w:vAlign w:val="center"/>
          </w:tcPr>
          <w:p w14:paraId="7796679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601179A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1975D01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57BBFD6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61F65C5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43409D3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0A0A563B"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13770D7F"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3.1.21</w:t>
            </w:r>
          </w:p>
        </w:tc>
        <w:tc>
          <w:tcPr>
            <w:tcW w:w="734" w:type="pct"/>
            <w:tcBorders>
              <w:top w:val="nil"/>
              <w:left w:val="nil"/>
              <w:bottom w:val="single" w:sz="4" w:space="0" w:color="FFFFFF"/>
              <w:right w:val="single" w:sz="4" w:space="0" w:color="FFFFFF"/>
            </w:tcBorders>
            <w:shd w:val="clear" w:color="000000" w:fill="FFFF00"/>
            <w:noWrap/>
            <w:vAlign w:val="center"/>
          </w:tcPr>
          <w:p w14:paraId="594D8672"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镁生产</w:t>
            </w:r>
          </w:p>
        </w:tc>
        <w:tc>
          <w:tcPr>
            <w:tcW w:w="810" w:type="pct"/>
            <w:tcBorders>
              <w:top w:val="nil"/>
              <w:left w:val="nil"/>
              <w:bottom w:val="single" w:sz="4" w:space="0" w:color="FFFFFF"/>
              <w:right w:val="single" w:sz="4" w:space="0" w:color="FFFFFF"/>
            </w:tcBorders>
            <w:shd w:val="clear" w:color="000000" w:fill="A6A6A6"/>
            <w:noWrap/>
            <w:vAlign w:val="center"/>
          </w:tcPr>
          <w:p w14:paraId="0E2B9DE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308520.83 </w:t>
            </w:r>
          </w:p>
        </w:tc>
        <w:tc>
          <w:tcPr>
            <w:tcW w:w="577" w:type="pct"/>
            <w:tcBorders>
              <w:top w:val="single" w:sz="4" w:space="0" w:color="FFFFFF"/>
              <w:left w:val="nil"/>
              <w:bottom w:val="nil"/>
              <w:right w:val="single" w:sz="4" w:space="0" w:color="FFFFFF"/>
            </w:tcBorders>
            <w:shd w:val="clear" w:color="000000" w:fill="A6A6A6"/>
            <w:noWrap/>
            <w:vAlign w:val="center"/>
          </w:tcPr>
          <w:p w14:paraId="3A56771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308520.83 </w:t>
            </w:r>
          </w:p>
        </w:tc>
        <w:tc>
          <w:tcPr>
            <w:tcW w:w="382" w:type="pct"/>
            <w:tcBorders>
              <w:top w:val="single" w:sz="4" w:space="0" w:color="FFFFFF"/>
              <w:left w:val="nil"/>
              <w:bottom w:val="nil"/>
              <w:right w:val="single" w:sz="4" w:space="0" w:color="FFFFFF"/>
            </w:tcBorders>
            <w:shd w:val="clear" w:color="000000" w:fill="A6A6A6"/>
            <w:noWrap/>
            <w:vAlign w:val="center"/>
          </w:tcPr>
          <w:p w14:paraId="2224BAE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7623E7B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5A7C6A1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71FEA05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5059F4F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2618373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47DB3E23"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499AB979"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3.1.22</w:t>
            </w:r>
          </w:p>
        </w:tc>
        <w:tc>
          <w:tcPr>
            <w:tcW w:w="734" w:type="pct"/>
            <w:tcBorders>
              <w:top w:val="nil"/>
              <w:left w:val="nil"/>
              <w:bottom w:val="single" w:sz="4" w:space="0" w:color="FFFFFF"/>
              <w:right w:val="single" w:sz="4" w:space="0" w:color="FFFFFF"/>
            </w:tcBorders>
            <w:shd w:val="clear" w:color="000000" w:fill="FFFF00"/>
            <w:noWrap/>
            <w:vAlign w:val="center"/>
          </w:tcPr>
          <w:p w14:paraId="4FCA3EF5"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所有其他纸制品加工制造</w:t>
            </w:r>
          </w:p>
        </w:tc>
        <w:tc>
          <w:tcPr>
            <w:tcW w:w="810" w:type="pct"/>
            <w:tcBorders>
              <w:top w:val="nil"/>
              <w:left w:val="nil"/>
              <w:bottom w:val="single" w:sz="4" w:space="0" w:color="FFFFFF"/>
              <w:right w:val="single" w:sz="4" w:space="0" w:color="FFFFFF"/>
            </w:tcBorders>
            <w:shd w:val="clear" w:color="000000" w:fill="A6A6A6"/>
            <w:noWrap/>
            <w:vAlign w:val="center"/>
          </w:tcPr>
          <w:p w14:paraId="1CDE1B5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5.54 </w:t>
            </w:r>
          </w:p>
        </w:tc>
        <w:tc>
          <w:tcPr>
            <w:tcW w:w="577" w:type="pct"/>
            <w:tcBorders>
              <w:top w:val="single" w:sz="4" w:space="0" w:color="FFFFFF"/>
              <w:left w:val="nil"/>
              <w:bottom w:val="nil"/>
              <w:right w:val="single" w:sz="4" w:space="0" w:color="FFFFFF"/>
            </w:tcBorders>
            <w:shd w:val="clear" w:color="000000" w:fill="A6A6A6"/>
            <w:noWrap/>
            <w:vAlign w:val="center"/>
          </w:tcPr>
          <w:p w14:paraId="0FCBA66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5.54 </w:t>
            </w:r>
          </w:p>
        </w:tc>
        <w:tc>
          <w:tcPr>
            <w:tcW w:w="382" w:type="pct"/>
            <w:tcBorders>
              <w:top w:val="single" w:sz="4" w:space="0" w:color="FFFFFF"/>
              <w:left w:val="nil"/>
              <w:bottom w:val="nil"/>
              <w:right w:val="single" w:sz="4" w:space="0" w:color="FFFFFF"/>
            </w:tcBorders>
            <w:shd w:val="clear" w:color="000000" w:fill="A6A6A6"/>
            <w:noWrap/>
            <w:vAlign w:val="center"/>
          </w:tcPr>
          <w:p w14:paraId="12BAC5E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224739F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2188572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0685695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4727CC9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5CE13C8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27104389"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40EBA8AB"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3.1.23</w:t>
            </w:r>
          </w:p>
        </w:tc>
        <w:tc>
          <w:tcPr>
            <w:tcW w:w="734" w:type="pct"/>
            <w:tcBorders>
              <w:top w:val="nil"/>
              <w:left w:val="nil"/>
              <w:bottom w:val="single" w:sz="4" w:space="0" w:color="FFFFFF"/>
              <w:right w:val="single" w:sz="4" w:space="0" w:color="FFFFFF"/>
            </w:tcBorders>
            <w:shd w:val="clear" w:color="000000" w:fill="FFFF00"/>
            <w:noWrap/>
            <w:vAlign w:val="center"/>
          </w:tcPr>
          <w:p w14:paraId="2BB28DCD"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办公用品(纸张除外)制造</w:t>
            </w:r>
          </w:p>
        </w:tc>
        <w:tc>
          <w:tcPr>
            <w:tcW w:w="810" w:type="pct"/>
            <w:tcBorders>
              <w:top w:val="nil"/>
              <w:left w:val="nil"/>
              <w:bottom w:val="single" w:sz="4" w:space="0" w:color="FFFFFF"/>
              <w:right w:val="single" w:sz="4" w:space="0" w:color="FFFFFF"/>
            </w:tcBorders>
            <w:shd w:val="clear" w:color="000000" w:fill="A6A6A6"/>
            <w:noWrap/>
            <w:vAlign w:val="center"/>
          </w:tcPr>
          <w:p w14:paraId="7BF6B79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47.03 </w:t>
            </w:r>
          </w:p>
        </w:tc>
        <w:tc>
          <w:tcPr>
            <w:tcW w:w="577" w:type="pct"/>
            <w:tcBorders>
              <w:top w:val="single" w:sz="4" w:space="0" w:color="FFFFFF"/>
              <w:left w:val="nil"/>
              <w:bottom w:val="nil"/>
              <w:right w:val="single" w:sz="4" w:space="0" w:color="FFFFFF"/>
            </w:tcBorders>
            <w:shd w:val="clear" w:color="000000" w:fill="A6A6A6"/>
            <w:noWrap/>
            <w:vAlign w:val="center"/>
          </w:tcPr>
          <w:p w14:paraId="42EE8FB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47.03 </w:t>
            </w:r>
          </w:p>
        </w:tc>
        <w:tc>
          <w:tcPr>
            <w:tcW w:w="382" w:type="pct"/>
            <w:tcBorders>
              <w:top w:val="single" w:sz="4" w:space="0" w:color="FFFFFF"/>
              <w:left w:val="nil"/>
              <w:bottom w:val="nil"/>
              <w:right w:val="single" w:sz="4" w:space="0" w:color="FFFFFF"/>
            </w:tcBorders>
            <w:shd w:val="clear" w:color="000000" w:fill="A6A6A6"/>
            <w:noWrap/>
            <w:vAlign w:val="center"/>
          </w:tcPr>
          <w:p w14:paraId="550D758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00622EB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51A6A2D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00C281E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40FD603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53600E4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76B3EC67" w14:textId="77777777">
        <w:trPr>
          <w:trHeight w:val="503"/>
        </w:trPr>
        <w:tc>
          <w:tcPr>
            <w:tcW w:w="550" w:type="pct"/>
            <w:tcBorders>
              <w:top w:val="nil"/>
              <w:left w:val="single" w:sz="4" w:space="0" w:color="FFFFFF"/>
              <w:bottom w:val="single" w:sz="4" w:space="0" w:color="FFFFFF"/>
              <w:right w:val="single" w:sz="4" w:space="0" w:color="FFFFFF"/>
            </w:tcBorders>
            <w:shd w:val="clear" w:color="000000" w:fill="FFFF00"/>
            <w:noWrap/>
            <w:vAlign w:val="center"/>
          </w:tcPr>
          <w:p w14:paraId="35FBA9C6"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3.1.24</w:t>
            </w:r>
          </w:p>
        </w:tc>
        <w:tc>
          <w:tcPr>
            <w:tcW w:w="734" w:type="pct"/>
            <w:tcBorders>
              <w:top w:val="nil"/>
              <w:left w:val="nil"/>
              <w:bottom w:val="single" w:sz="4" w:space="0" w:color="FFFFFF"/>
              <w:right w:val="single" w:sz="4" w:space="0" w:color="FFFFFF"/>
            </w:tcBorders>
            <w:shd w:val="clear" w:color="000000" w:fill="FFFF00"/>
            <w:noWrap/>
            <w:vAlign w:val="center"/>
          </w:tcPr>
          <w:p w14:paraId="12ACE3F4"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源水</w:t>
            </w:r>
          </w:p>
        </w:tc>
        <w:tc>
          <w:tcPr>
            <w:tcW w:w="810" w:type="pct"/>
            <w:tcBorders>
              <w:top w:val="nil"/>
              <w:left w:val="nil"/>
              <w:bottom w:val="single" w:sz="4" w:space="0" w:color="FFFFFF"/>
              <w:right w:val="single" w:sz="4" w:space="0" w:color="FFFFFF"/>
            </w:tcBorders>
            <w:shd w:val="clear" w:color="000000" w:fill="A6A6A6"/>
            <w:noWrap/>
            <w:vAlign w:val="center"/>
          </w:tcPr>
          <w:p w14:paraId="0DB1C50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29046.66 </w:t>
            </w:r>
          </w:p>
        </w:tc>
        <w:tc>
          <w:tcPr>
            <w:tcW w:w="577" w:type="pct"/>
            <w:tcBorders>
              <w:top w:val="single" w:sz="4" w:space="0" w:color="FFFFFF"/>
              <w:left w:val="nil"/>
              <w:bottom w:val="nil"/>
              <w:right w:val="single" w:sz="4" w:space="0" w:color="FFFFFF"/>
            </w:tcBorders>
            <w:shd w:val="clear" w:color="000000" w:fill="A6A6A6"/>
            <w:noWrap/>
            <w:vAlign w:val="center"/>
          </w:tcPr>
          <w:p w14:paraId="77DFAE7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29046.66 </w:t>
            </w:r>
          </w:p>
        </w:tc>
        <w:tc>
          <w:tcPr>
            <w:tcW w:w="382" w:type="pct"/>
            <w:tcBorders>
              <w:top w:val="single" w:sz="4" w:space="0" w:color="FFFFFF"/>
              <w:left w:val="nil"/>
              <w:bottom w:val="nil"/>
              <w:right w:val="single" w:sz="4" w:space="0" w:color="FFFFFF"/>
            </w:tcBorders>
            <w:shd w:val="clear" w:color="000000" w:fill="A6A6A6"/>
            <w:noWrap/>
            <w:vAlign w:val="center"/>
          </w:tcPr>
          <w:p w14:paraId="5B3636F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49E8AE0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7E6910C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1FB5215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sz="4" w:space="0" w:color="FFFFFF"/>
              <w:left w:val="nil"/>
              <w:bottom w:val="nil"/>
              <w:right w:val="single" w:sz="4" w:space="0" w:color="FFFFFF"/>
            </w:tcBorders>
            <w:shd w:val="clear" w:color="000000" w:fill="A6A6A6"/>
            <w:noWrap/>
            <w:vAlign w:val="center"/>
          </w:tcPr>
          <w:p w14:paraId="02CC12D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sz="4" w:space="0" w:color="FFFFFF"/>
              <w:left w:val="nil"/>
              <w:bottom w:val="nil"/>
              <w:right w:val="single" w:sz="4" w:space="0" w:color="FFFFFF"/>
            </w:tcBorders>
            <w:shd w:val="clear" w:color="000000" w:fill="A6A6A6"/>
            <w:noWrap/>
            <w:vAlign w:val="center"/>
          </w:tcPr>
          <w:p w14:paraId="69FBA9F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44CE6D30" w14:textId="77777777" w:rsidR="00C75E31"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3E3F9F2F" w14:textId="77777777" w:rsidR="00C75E31" w:rsidRDefault="00C75E31">
      <w:pPr>
        <w:spacing w:before="0" w:line="360" w:lineRule="auto"/>
        <w:jc w:val="right"/>
        <w:rPr>
          <w:rFonts w:eastAsia="宋体" w:cs="Arial"/>
          <w:iCs/>
          <w:sz w:val="24"/>
          <w:lang w:eastAsia="zh-CN"/>
        </w:rPr>
      </w:pPr>
    </w:p>
    <w:p w14:paraId="29CA9243" w14:textId="77777777" w:rsidR="00C75E31" w:rsidRDefault="00000000">
      <w:pPr>
        <w:pStyle w:val="Style2"/>
        <w:numPr>
          <w:ilvl w:val="2"/>
          <w:numId w:val="12"/>
        </w:numPr>
        <w:spacing w:line="360" w:lineRule="auto"/>
      </w:pPr>
      <w:bookmarkStart w:id="96" w:name="_Toc198906589"/>
      <w:bookmarkStart w:id="97" w:name="_Toc202805983"/>
      <w:r>
        <w:rPr>
          <w:rFonts w:hint="eastAsia"/>
        </w:rPr>
        <w:t>范围三类别</w:t>
      </w:r>
      <w:r>
        <w:rPr>
          <w:rFonts w:hint="eastAsia"/>
        </w:rPr>
        <w:t>2</w:t>
      </w:r>
      <w:r>
        <w:rPr>
          <w:rFonts w:hint="eastAsia"/>
        </w:rPr>
        <w:t>资本货物的排放</w:t>
      </w:r>
      <w:r>
        <w:t>清册</w:t>
      </w:r>
      <w:bookmarkEnd w:id="96"/>
      <w:bookmarkEnd w:id="97"/>
    </w:p>
    <w:tbl>
      <w:tblPr>
        <w:tblW w:w="5000" w:type="pct"/>
        <w:tblLook w:val="04A0" w:firstRow="1" w:lastRow="0" w:firstColumn="1" w:lastColumn="0" w:noHBand="0" w:noVBand="1"/>
      </w:tblPr>
      <w:tblGrid>
        <w:gridCol w:w="1154"/>
        <w:gridCol w:w="1154"/>
        <w:gridCol w:w="938"/>
        <w:gridCol w:w="937"/>
        <w:gridCol w:w="801"/>
        <w:gridCol w:w="801"/>
        <w:gridCol w:w="801"/>
        <w:gridCol w:w="801"/>
        <w:gridCol w:w="801"/>
        <w:gridCol w:w="874"/>
      </w:tblGrid>
      <w:tr w:rsidR="00C75E31" w14:paraId="104FC97C" w14:textId="77777777">
        <w:trPr>
          <w:trHeight w:val="503"/>
        </w:trPr>
        <w:tc>
          <w:tcPr>
            <w:tcW w:w="636" w:type="pct"/>
            <w:tcBorders>
              <w:top w:val="single" w:sz="4" w:space="0" w:color="FFFFFF"/>
              <w:left w:val="single" w:sz="4" w:space="0" w:color="FFFFFF"/>
              <w:bottom w:val="single" w:sz="4" w:space="0" w:color="000000"/>
              <w:right w:val="single" w:sz="4" w:space="0" w:color="FF6600"/>
            </w:tcBorders>
            <w:shd w:val="clear" w:color="auto" w:fill="FF6600"/>
            <w:noWrap/>
            <w:vAlign w:val="center"/>
          </w:tcPr>
          <w:p w14:paraId="5B59D30E"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编号</w:t>
            </w:r>
          </w:p>
        </w:tc>
        <w:tc>
          <w:tcPr>
            <w:tcW w:w="636" w:type="pct"/>
            <w:tcBorders>
              <w:top w:val="single" w:sz="4" w:space="0" w:color="FFFFFF"/>
              <w:left w:val="single" w:sz="4" w:space="0" w:color="FF6600"/>
              <w:bottom w:val="single" w:sz="4" w:space="0" w:color="000000"/>
              <w:right w:val="single" w:sz="4" w:space="0" w:color="FF6600"/>
            </w:tcBorders>
            <w:shd w:val="clear" w:color="auto" w:fill="FF6600"/>
            <w:noWrap/>
            <w:vAlign w:val="center"/>
          </w:tcPr>
          <w:p w14:paraId="20029B33"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排放源</w:t>
            </w:r>
          </w:p>
        </w:tc>
        <w:tc>
          <w:tcPr>
            <w:tcW w:w="517" w:type="pct"/>
            <w:tcBorders>
              <w:top w:val="single" w:sz="4" w:space="0" w:color="FFFFFF"/>
              <w:left w:val="single" w:sz="4" w:space="0" w:color="FF6600"/>
              <w:bottom w:val="single" w:sz="4" w:space="0" w:color="000000"/>
              <w:right w:val="single" w:sz="4" w:space="0" w:color="FF6600"/>
            </w:tcBorders>
            <w:shd w:val="clear" w:color="auto" w:fill="FF6600"/>
            <w:noWrap/>
            <w:vAlign w:val="center"/>
          </w:tcPr>
          <w:p w14:paraId="1F08C893"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总排放量</w:t>
            </w:r>
          </w:p>
        </w:tc>
        <w:tc>
          <w:tcPr>
            <w:tcW w:w="517" w:type="pct"/>
            <w:tcBorders>
              <w:top w:val="single" w:sz="4" w:space="0" w:color="FFFFFF"/>
              <w:left w:val="single" w:sz="4" w:space="0" w:color="FF6600"/>
              <w:bottom w:val="single" w:sz="4" w:space="0" w:color="000000"/>
              <w:right w:val="single" w:sz="4" w:space="0" w:color="FF6600"/>
            </w:tcBorders>
            <w:shd w:val="clear" w:color="auto" w:fill="FF6600"/>
            <w:noWrap/>
            <w:vAlign w:val="center"/>
          </w:tcPr>
          <w:p w14:paraId="2F036919"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442" w:type="pct"/>
            <w:tcBorders>
              <w:top w:val="single" w:sz="4" w:space="0" w:color="FFFFFF"/>
              <w:left w:val="single" w:sz="4" w:space="0" w:color="FF6600"/>
              <w:bottom w:val="single" w:sz="4" w:space="0" w:color="000000"/>
              <w:right w:val="single" w:sz="4" w:space="0" w:color="FF6600"/>
            </w:tcBorders>
            <w:shd w:val="clear" w:color="auto" w:fill="FF6600"/>
            <w:noWrap/>
            <w:vAlign w:val="center"/>
          </w:tcPr>
          <w:p w14:paraId="30E3B8AD"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442" w:type="pct"/>
            <w:tcBorders>
              <w:top w:val="single" w:sz="4" w:space="0" w:color="FFFFFF"/>
              <w:left w:val="single" w:sz="4" w:space="0" w:color="FF6600"/>
              <w:bottom w:val="single" w:sz="4" w:space="0" w:color="000000"/>
              <w:right w:val="single" w:sz="4" w:space="0" w:color="FF6600"/>
            </w:tcBorders>
            <w:shd w:val="clear" w:color="auto" w:fill="FF6600"/>
            <w:noWrap/>
            <w:vAlign w:val="center"/>
          </w:tcPr>
          <w:p w14:paraId="2B30A176"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442" w:type="pct"/>
            <w:tcBorders>
              <w:top w:val="single" w:sz="4" w:space="0" w:color="FFFFFF"/>
              <w:left w:val="single" w:sz="4" w:space="0" w:color="FF6600"/>
              <w:bottom w:val="single" w:sz="4" w:space="0" w:color="000000"/>
              <w:right w:val="single" w:sz="4" w:space="0" w:color="FF6600"/>
            </w:tcBorders>
            <w:shd w:val="clear" w:color="auto" w:fill="FF6600"/>
            <w:noWrap/>
            <w:vAlign w:val="center"/>
          </w:tcPr>
          <w:p w14:paraId="03AEF2D4"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442" w:type="pct"/>
            <w:tcBorders>
              <w:top w:val="single" w:sz="4" w:space="0" w:color="FFFFFF"/>
              <w:left w:val="single" w:sz="4" w:space="0" w:color="FF6600"/>
              <w:bottom w:val="single" w:sz="4" w:space="0" w:color="000000"/>
              <w:right w:val="single" w:sz="4" w:space="0" w:color="FF6600"/>
            </w:tcBorders>
            <w:shd w:val="clear" w:color="auto" w:fill="FF6600"/>
            <w:noWrap/>
            <w:vAlign w:val="center"/>
          </w:tcPr>
          <w:p w14:paraId="69A66303"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442" w:type="pct"/>
            <w:tcBorders>
              <w:top w:val="single" w:sz="4" w:space="0" w:color="FFFFFF"/>
              <w:left w:val="single" w:sz="4" w:space="0" w:color="FF6600"/>
              <w:bottom w:val="single" w:sz="4" w:space="0" w:color="000000"/>
              <w:right w:val="single" w:sz="4" w:space="0" w:color="FF6600"/>
            </w:tcBorders>
            <w:shd w:val="clear" w:color="auto" w:fill="FF6600"/>
            <w:noWrap/>
            <w:vAlign w:val="center"/>
          </w:tcPr>
          <w:p w14:paraId="2F316C8B"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82" w:type="pct"/>
            <w:tcBorders>
              <w:top w:val="single" w:sz="4" w:space="0" w:color="FFFFFF"/>
              <w:left w:val="single" w:sz="4" w:space="0" w:color="FF6600"/>
              <w:bottom w:val="single" w:sz="4" w:space="0" w:color="000000"/>
              <w:right w:val="single" w:sz="4" w:space="0" w:color="FFFFFF"/>
            </w:tcBorders>
            <w:shd w:val="clear" w:color="auto" w:fill="FF6600"/>
            <w:noWrap/>
            <w:vAlign w:val="center"/>
          </w:tcPr>
          <w:p w14:paraId="161DCD0B"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rsidR="00C75E31" w14:paraId="57654302" w14:textId="77777777">
        <w:trPr>
          <w:trHeight w:val="503"/>
        </w:trPr>
        <w:tc>
          <w:tcPr>
            <w:tcW w:w="636" w:type="pct"/>
            <w:tcBorders>
              <w:top w:val="single" w:sz="4" w:space="0" w:color="000000"/>
              <w:left w:val="single" w:sz="4" w:space="0" w:color="FFFFFF"/>
              <w:bottom w:val="single" w:sz="4" w:space="0" w:color="000000"/>
              <w:right w:val="single" w:sz="4" w:space="0" w:color="FFFFFF"/>
            </w:tcBorders>
            <w:shd w:val="clear" w:color="auto" w:fill="FABF8F"/>
            <w:noWrap/>
            <w:vAlign w:val="center"/>
          </w:tcPr>
          <w:p w14:paraId="5FF14D25"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范围三 类别2</w:t>
            </w:r>
          </w:p>
        </w:tc>
        <w:tc>
          <w:tcPr>
            <w:tcW w:w="636" w:type="pct"/>
            <w:tcBorders>
              <w:top w:val="single" w:sz="4" w:space="0" w:color="000000"/>
              <w:left w:val="single" w:sz="4" w:space="0" w:color="FFFFFF"/>
              <w:bottom w:val="single" w:sz="4" w:space="0" w:color="000000"/>
              <w:right w:val="single" w:sz="4" w:space="0" w:color="FFFFFF"/>
            </w:tcBorders>
            <w:shd w:val="clear" w:color="auto" w:fill="FABF8F"/>
            <w:noWrap/>
            <w:vAlign w:val="center"/>
          </w:tcPr>
          <w:p w14:paraId="47297FFF"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资本货物</w:t>
            </w:r>
          </w:p>
        </w:tc>
        <w:tc>
          <w:tcPr>
            <w:tcW w:w="517" w:type="pct"/>
            <w:tcBorders>
              <w:top w:val="single" w:sz="4" w:space="0" w:color="000000"/>
              <w:left w:val="single" w:sz="4" w:space="0" w:color="FFCC99"/>
              <w:bottom w:val="single" w:sz="4" w:space="0" w:color="000000"/>
              <w:right w:val="single" w:sz="4" w:space="0" w:color="FFCC99"/>
            </w:tcBorders>
            <w:shd w:val="clear" w:color="auto" w:fill="FABF8F"/>
            <w:noWrap/>
            <w:vAlign w:val="center"/>
          </w:tcPr>
          <w:p w14:paraId="1E2047A2"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51996.98 </w:t>
            </w:r>
          </w:p>
        </w:tc>
        <w:tc>
          <w:tcPr>
            <w:tcW w:w="517" w:type="pct"/>
            <w:tcBorders>
              <w:top w:val="single" w:sz="4" w:space="0" w:color="000000"/>
              <w:left w:val="single" w:sz="4" w:space="0" w:color="FFCC99"/>
              <w:bottom w:val="single" w:sz="4" w:space="0" w:color="000000"/>
              <w:right w:val="single" w:sz="4" w:space="0" w:color="FFCC99"/>
            </w:tcBorders>
            <w:shd w:val="clear" w:color="auto" w:fill="FABF8F"/>
            <w:noWrap/>
            <w:vAlign w:val="center"/>
          </w:tcPr>
          <w:p w14:paraId="5768DE34"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51996.98 </w:t>
            </w:r>
          </w:p>
        </w:tc>
        <w:tc>
          <w:tcPr>
            <w:tcW w:w="442" w:type="pct"/>
            <w:tcBorders>
              <w:top w:val="single" w:sz="4" w:space="0" w:color="000000"/>
              <w:left w:val="single" w:sz="4" w:space="0" w:color="FFCC99"/>
              <w:bottom w:val="single" w:sz="4" w:space="0" w:color="000000"/>
              <w:right w:val="single" w:sz="4" w:space="0" w:color="FFCC99"/>
            </w:tcBorders>
            <w:shd w:val="clear" w:color="auto" w:fill="FABF8F"/>
            <w:noWrap/>
            <w:vAlign w:val="center"/>
          </w:tcPr>
          <w:p w14:paraId="6D214E40"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42" w:type="pct"/>
            <w:tcBorders>
              <w:top w:val="single" w:sz="4" w:space="0" w:color="000000"/>
              <w:left w:val="single" w:sz="4" w:space="0" w:color="FFCC99"/>
              <w:bottom w:val="single" w:sz="4" w:space="0" w:color="000000"/>
              <w:right w:val="single" w:sz="4" w:space="0" w:color="FFCC99"/>
            </w:tcBorders>
            <w:shd w:val="clear" w:color="auto" w:fill="FABF8F"/>
            <w:noWrap/>
            <w:vAlign w:val="center"/>
          </w:tcPr>
          <w:p w14:paraId="31C3D387"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42" w:type="pct"/>
            <w:tcBorders>
              <w:top w:val="single" w:sz="4" w:space="0" w:color="000000"/>
              <w:left w:val="single" w:sz="4" w:space="0" w:color="FFCC99"/>
              <w:bottom w:val="single" w:sz="4" w:space="0" w:color="000000"/>
              <w:right w:val="single" w:sz="4" w:space="0" w:color="FFCC99"/>
            </w:tcBorders>
            <w:shd w:val="clear" w:color="auto" w:fill="FABF8F"/>
            <w:noWrap/>
            <w:vAlign w:val="center"/>
          </w:tcPr>
          <w:p w14:paraId="4096B9A2"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42" w:type="pct"/>
            <w:tcBorders>
              <w:top w:val="single" w:sz="4" w:space="0" w:color="000000"/>
              <w:left w:val="single" w:sz="4" w:space="0" w:color="FFCC99"/>
              <w:bottom w:val="single" w:sz="4" w:space="0" w:color="000000"/>
              <w:right w:val="single" w:sz="4" w:space="0" w:color="FFCC99"/>
            </w:tcBorders>
            <w:shd w:val="clear" w:color="auto" w:fill="FABF8F"/>
            <w:noWrap/>
            <w:vAlign w:val="center"/>
          </w:tcPr>
          <w:p w14:paraId="715C62A7"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42" w:type="pct"/>
            <w:tcBorders>
              <w:top w:val="single" w:sz="4" w:space="0" w:color="000000"/>
              <w:left w:val="single" w:sz="4" w:space="0" w:color="FFCC99"/>
              <w:bottom w:val="single" w:sz="4" w:space="0" w:color="000000"/>
              <w:right w:val="single" w:sz="4" w:space="0" w:color="FFCC99"/>
            </w:tcBorders>
            <w:shd w:val="clear" w:color="auto" w:fill="FABF8F"/>
            <w:noWrap/>
            <w:vAlign w:val="center"/>
          </w:tcPr>
          <w:p w14:paraId="0041829A"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82" w:type="pct"/>
            <w:tcBorders>
              <w:top w:val="single" w:sz="4" w:space="0" w:color="000000"/>
              <w:left w:val="single" w:sz="4" w:space="0" w:color="FFCC99"/>
              <w:bottom w:val="single" w:sz="4" w:space="0" w:color="000000"/>
              <w:right w:val="single" w:sz="4" w:space="0" w:color="FFCC99"/>
            </w:tcBorders>
            <w:shd w:val="clear" w:color="auto" w:fill="FABF8F"/>
            <w:noWrap/>
            <w:vAlign w:val="center"/>
          </w:tcPr>
          <w:p w14:paraId="6C3C1101"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rsidR="00C75E31" w14:paraId="6D28E85E" w14:textId="77777777">
        <w:trPr>
          <w:trHeight w:val="640"/>
        </w:trPr>
        <w:tc>
          <w:tcPr>
            <w:tcW w:w="636" w:type="pct"/>
            <w:tcBorders>
              <w:top w:val="nil"/>
              <w:left w:val="single" w:sz="4" w:space="0" w:color="FFFFFF"/>
              <w:bottom w:val="single" w:sz="4" w:space="0" w:color="FFFFFF"/>
              <w:right w:val="single" w:sz="4" w:space="0" w:color="FFFFFF"/>
            </w:tcBorders>
            <w:shd w:val="clear" w:color="auto" w:fill="FFFF00"/>
            <w:noWrap/>
            <w:vAlign w:val="center"/>
          </w:tcPr>
          <w:p w14:paraId="62C87E50"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3.2.1</w:t>
            </w:r>
          </w:p>
        </w:tc>
        <w:tc>
          <w:tcPr>
            <w:tcW w:w="636" w:type="pct"/>
            <w:tcBorders>
              <w:top w:val="nil"/>
              <w:left w:val="single" w:sz="4" w:space="0" w:color="FFFFFF"/>
              <w:bottom w:val="single" w:sz="4" w:space="0" w:color="FFFFFF"/>
              <w:right w:val="single" w:sz="4" w:space="0" w:color="FFFFFF"/>
            </w:tcBorders>
            <w:shd w:val="clear" w:color="auto" w:fill="FFFF00"/>
            <w:vAlign w:val="center"/>
          </w:tcPr>
          <w:p w14:paraId="40A2B40E"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采购产品空调和暖空气加热设备和商业和工业制冷设备制造</w:t>
            </w:r>
          </w:p>
        </w:tc>
        <w:tc>
          <w:tcPr>
            <w:tcW w:w="517"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3CE253A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14.83 </w:t>
            </w:r>
          </w:p>
        </w:tc>
        <w:tc>
          <w:tcPr>
            <w:tcW w:w="517"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51AF197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14.83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457092C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0ABB4D5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4E919CF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433EFA8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621E0E9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3622B93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47D5C526" w14:textId="77777777">
        <w:trPr>
          <w:trHeight w:val="503"/>
        </w:trPr>
        <w:tc>
          <w:tcPr>
            <w:tcW w:w="636" w:type="pct"/>
            <w:tcBorders>
              <w:top w:val="nil"/>
              <w:left w:val="single" w:sz="4" w:space="0" w:color="FFFFFF"/>
              <w:bottom w:val="single" w:sz="4" w:space="0" w:color="FFFFFF"/>
              <w:right w:val="single" w:sz="4" w:space="0" w:color="FFFFFF"/>
            </w:tcBorders>
            <w:shd w:val="clear" w:color="auto" w:fill="FFFF00"/>
            <w:noWrap/>
            <w:vAlign w:val="center"/>
          </w:tcPr>
          <w:p w14:paraId="5567597B"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3.2.2</w:t>
            </w:r>
          </w:p>
        </w:tc>
        <w:tc>
          <w:tcPr>
            <w:tcW w:w="636" w:type="pct"/>
            <w:tcBorders>
              <w:top w:val="nil"/>
              <w:left w:val="single" w:sz="4" w:space="0" w:color="FFFFFF"/>
              <w:bottom w:val="single" w:sz="4" w:space="0" w:color="FFFFFF"/>
              <w:right w:val="single" w:sz="4" w:space="0" w:color="FFFFFF"/>
            </w:tcBorders>
            <w:shd w:val="clear" w:color="auto" w:fill="FFFF00"/>
            <w:vAlign w:val="center"/>
          </w:tcPr>
          <w:p w14:paraId="78E09CEC"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电子计算机制造</w:t>
            </w:r>
          </w:p>
        </w:tc>
        <w:tc>
          <w:tcPr>
            <w:tcW w:w="517"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5BF0F06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3.79 </w:t>
            </w:r>
          </w:p>
        </w:tc>
        <w:tc>
          <w:tcPr>
            <w:tcW w:w="517"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4542DA1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3.79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30B63D5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5A5BEBE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1376BB3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4CF8F7D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064891D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290F37A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5FE7F107" w14:textId="77777777">
        <w:trPr>
          <w:trHeight w:val="503"/>
        </w:trPr>
        <w:tc>
          <w:tcPr>
            <w:tcW w:w="636" w:type="pct"/>
            <w:tcBorders>
              <w:top w:val="nil"/>
              <w:left w:val="single" w:sz="4" w:space="0" w:color="FFFFFF"/>
              <w:bottom w:val="single" w:sz="4" w:space="0" w:color="FFFFFF"/>
              <w:right w:val="single" w:sz="4" w:space="0" w:color="FFFFFF"/>
            </w:tcBorders>
            <w:shd w:val="clear" w:color="auto" w:fill="FFFF00"/>
            <w:noWrap/>
            <w:vAlign w:val="center"/>
          </w:tcPr>
          <w:p w14:paraId="6EF91C57"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3.2.3</w:t>
            </w:r>
          </w:p>
        </w:tc>
        <w:tc>
          <w:tcPr>
            <w:tcW w:w="636" w:type="pct"/>
            <w:tcBorders>
              <w:top w:val="nil"/>
              <w:left w:val="single" w:sz="4" w:space="0" w:color="FFFFFF"/>
              <w:bottom w:val="single" w:sz="4" w:space="0" w:color="FFFFFF"/>
              <w:right w:val="single" w:sz="4" w:space="0" w:color="FFFFFF"/>
            </w:tcBorders>
            <w:shd w:val="clear" w:color="auto" w:fill="FFFF00"/>
            <w:vAlign w:val="center"/>
          </w:tcPr>
          <w:p w14:paraId="65C13821"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焊接及焊接设备制造</w:t>
            </w:r>
          </w:p>
        </w:tc>
        <w:tc>
          <w:tcPr>
            <w:tcW w:w="517"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4093340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216.41 </w:t>
            </w:r>
          </w:p>
        </w:tc>
        <w:tc>
          <w:tcPr>
            <w:tcW w:w="517"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6A3F31C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216.41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15648AB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4D2A3A8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6814927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7844440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6DF3E94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414A714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66ADB6D8" w14:textId="77777777">
        <w:trPr>
          <w:trHeight w:val="503"/>
        </w:trPr>
        <w:tc>
          <w:tcPr>
            <w:tcW w:w="636" w:type="pct"/>
            <w:tcBorders>
              <w:top w:val="nil"/>
              <w:left w:val="single" w:sz="4" w:space="0" w:color="FFFFFF"/>
              <w:bottom w:val="single" w:sz="4" w:space="0" w:color="FFFFFF"/>
              <w:right w:val="single" w:sz="4" w:space="0" w:color="FFFFFF"/>
            </w:tcBorders>
            <w:shd w:val="clear" w:color="auto" w:fill="FFFF00"/>
            <w:noWrap/>
            <w:vAlign w:val="center"/>
          </w:tcPr>
          <w:p w14:paraId="601683A4"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lastRenderedPageBreak/>
              <w:t>3.2.4</w:t>
            </w:r>
          </w:p>
        </w:tc>
        <w:tc>
          <w:tcPr>
            <w:tcW w:w="636" w:type="pct"/>
            <w:tcBorders>
              <w:top w:val="nil"/>
              <w:left w:val="single" w:sz="4" w:space="0" w:color="FFFFFF"/>
              <w:bottom w:val="single" w:sz="4" w:space="0" w:color="FFFFFF"/>
              <w:right w:val="single" w:sz="4" w:space="0" w:color="FFFFFF"/>
            </w:tcBorders>
            <w:shd w:val="clear" w:color="auto" w:fill="FFFF00"/>
            <w:vAlign w:val="center"/>
          </w:tcPr>
          <w:p w14:paraId="5AC50C35"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其他工业设备制造</w:t>
            </w:r>
          </w:p>
        </w:tc>
        <w:tc>
          <w:tcPr>
            <w:tcW w:w="517"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5472411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1356.23 </w:t>
            </w:r>
          </w:p>
        </w:tc>
        <w:tc>
          <w:tcPr>
            <w:tcW w:w="517"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3E38088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1356.23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06AB7EC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7C2B756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2A44CE5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2CAC76E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6F5A8EE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002A027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0886CB8F" w14:textId="77777777">
        <w:trPr>
          <w:trHeight w:val="503"/>
        </w:trPr>
        <w:tc>
          <w:tcPr>
            <w:tcW w:w="636" w:type="pct"/>
            <w:tcBorders>
              <w:top w:val="nil"/>
              <w:left w:val="single" w:sz="4" w:space="0" w:color="FFFFFF"/>
              <w:bottom w:val="single" w:sz="4" w:space="0" w:color="FFFFFF"/>
              <w:right w:val="single" w:sz="4" w:space="0" w:color="FFFFFF"/>
            </w:tcBorders>
            <w:shd w:val="clear" w:color="auto" w:fill="FFFF00"/>
            <w:noWrap/>
            <w:vAlign w:val="center"/>
          </w:tcPr>
          <w:p w14:paraId="314C62F9"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3.2.5</w:t>
            </w:r>
          </w:p>
        </w:tc>
        <w:tc>
          <w:tcPr>
            <w:tcW w:w="636" w:type="pct"/>
            <w:tcBorders>
              <w:top w:val="nil"/>
              <w:left w:val="single" w:sz="4" w:space="0" w:color="FFFFFF"/>
              <w:bottom w:val="single" w:sz="4" w:space="0" w:color="FFFFFF"/>
              <w:right w:val="single" w:sz="4" w:space="0" w:color="FFFFFF"/>
            </w:tcBorders>
            <w:shd w:val="clear" w:color="auto" w:fill="FFFF00"/>
            <w:vAlign w:val="center"/>
          </w:tcPr>
          <w:p w14:paraId="5A7DBEE6"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所有其他杂项电气设备及元件制造</w:t>
            </w:r>
          </w:p>
        </w:tc>
        <w:tc>
          <w:tcPr>
            <w:tcW w:w="517"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2511729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239.67 </w:t>
            </w:r>
          </w:p>
        </w:tc>
        <w:tc>
          <w:tcPr>
            <w:tcW w:w="517"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2966006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239.67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492AE27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0D3F922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5AD7AE1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1F3EE88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4B6C192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0D0EB6C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4B6A394B" w14:textId="77777777">
        <w:trPr>
          <w:trHeight w:val="503"/>
        </w:trPr>
        <w:tc>
          <w:tcPr>
            <w:tcW w:w="636" w:type="pct"/>
            <w:tcBorders>
              <w:top w:val="nil"/>
              <w:left w:val="single" w:sz="4" w:space="0" w:color="FFFFFF"/>
              <w:bottom w:val="single" w:sz="4" w:space="0" w:color="FFFFFF"/>
              <w:right w:val="single" w:sz="4" w:space="0" w:color="FFFFFF"/>
            </w:tcBorders>
            <w:shd w:val="clear" w:color="auto" w:fill="FFFF00"/>
            <w:noWrap/>
            <w:vAlign w:val="center"/>
          </w:tcPr>
          <w:p w14:paraId="363BE991"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3.2.6</w:t>
            </w:r>
          </w:p>
        </w:tc>
        <w:tc>
          <w:tcPr>
            <w:tcW w:w="636" w:type="pct"/>
            <w:tcBorders>
              <w:top w:val="nil"/>
              <w:left w:val="single" w:sz="4" w:space="0" w:color="FFFFFF"/>
              <w:bottom w:val="single" w:sz="4" w:space="0" w:color="FFFFFF"/>
              <w:right w:val="single" w:sz="4" w:space="0" w:color="FFFFFF"/>
            </w:tcBorders>
            <w:shd w:val="clear" w:color="auto" w:fill="FFFF00"/>
            <w:vAlign w:val="center"/>
          </w:tcPr>
          <w:p w14:paraId="337C377E"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所有其他杂项制造</w:t>
            </w:r>
          </w:p>
        </w:tc>
        <w:tc>
          <w:tcPr>
            <w:tcW w:w="517"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3F69B21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50166.05 </w:t>
            </w:r>
          </w:p>
        </w:tc>
        <w:tc>
          <w:tcPr>
            <w:tcW w:w="517"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54E2FE7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50166.05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234905B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436CA88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3A8915B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3813A1F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6439644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sz="4" w:space="0" w:color="FFFFFF"/>
              <w:left w:val="single" w:sz="4" w:space="0" w:color="FFFFFF"/>
              <w:bottom w:val="single" w:sz="4" w:space="0" w:color="FFFFFF"/>
              <w:right w:val="single" w:sz="4" w:space="0" w:color="FFFFFF"/>
            </w:tcBorders>
            <w:shd w:val="clear" w:color="auto" w:fill="A6A6A6"/>
            <w:noWrap/>
            <w:vAlign w:val="center"/>
          </w:tcPr>
          <w:p w14:paraId="08CA13E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4524CAD0" w14:textId="77777777" w:rsidR="00C75E31"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2F855BDD" w14:textId="77777777" w:rsidR="00C75E31" w:rsidRDefault="00C75E31">
      <w:pPr>
        <w:spacing w:before="0" w:line="360" w:lineRule="auto"/>
        <w:jc w:val="right"/>
        <w:rPr>
          <w:rFonts w:eastAsia="宋体" w:cs="Arial"/>
          <w:iCs/>
          <w:sz w:val="24"/>
          <w:lang w:eastAsia="zh-CN"/>
        </w:rPr>
      </w:pPr>
    </w:p>
    <w:p w14:paraId="2A220002" w14:textId="77777777" w:rsidR="00C75E31" w:rsidRDefault="00C75E31">
      <w:pPr>
        <w:spacing w:before="0" w:line="360" w:lineRule="auto"/>
        <w:jc w:val="right"/>
        <w:rPr>
          <w:rFonts w:eastAsia="宋体" w:cs="Arial"/>
          <w:iCs/>
          <w:sz w:val="24"/>
          <w:lang w:eastAsia="zh-CN"/>
        </w:rPr>
      </w:pPr>
    </w:p>
    <w:p w14:paraId="75671494" w14:textId="77777777" w:rsidR="00C75E31" w:rsidRDefault="00000000">
      <w:pPr>
        <w:pStyle w:val="Style2"/>
        <w:numPr>
          <w:ilvl w:val="2"/>
          <w:numId w:val="12"/>
        </w:numPr>
        <w:spacing w:line="360" w:lineRule="auto"/>
      </w:pPr>
      <w:bookmarkStart w:id="98" w:name="_Toc202805984"/>
      <w:bookmarkStart w:id="99" w:name="_Toc198906590"/>
      <w:r>
        <w:rPr>
          <w:rFonts w:hint="eastAsia"/>
        </w:rPr>
        <w:t>范围三类别</w:t>
      </w:r>
      <w:r>
        <w:rPr>
          <w:rFonts w:hint="eastAsia"/>
        </w:rPr>
        <w:t>3</w:t>
      </w:r>
      <w:r>
        <w:rPr>
          <w:rFonts w:hint="eastAsia"/>
        </w:rPr>
        <w:t>范围一、二相关燃料和能源相关的活动产生的排放</w:t>
      </w:r>
      <w:r>
        <w:t>清册</w:t>
      </w:r>
      <w:bookmarkEnd w:id="98"/>
      <w:bookmarkEnd w:id="99"/>
    </w:p>
    <w:tbl>
      <w:tblPr>
        <w:tblW w:w="5000" w:type="pct"/>
        <w:tblLook w:val="04A0" w:firstRow="1" w:lastRow="0" w:firstColumn="1" w:lastColumn="0" w:noHBand="0" w:noVBand="1"/>
      </w:tblPr>
      <w:tblGrid>
        <w:gridCol w:w="1033"/>
        <w:gridCol w:w="1256"/>
        <w:gridCol w:w="1476"/>
        <w:gridCol w:w="1062"/>
        <w:gridCol w:w="695"/>
        <w:gridCol w:w="695"/>
        <w:gridCol w:w="695"/>
        <w:gridCol w:w="695"/>
        <w:gridCol w:w="696"/>
        <w:gridCol w:w="759"/>
      </w:tblGrid>
      <w:tr w:rsidR="00C75E31" w14:paraId="77B53890" w14:textId="77777777">
        <w:trPr>
          <w:trHeight w:val="503"/>
        </w:trPr>
        <w:tc>
          <w:tcPr>
            <w:tcW w:w="571" w:type="pct"/>
            <w:tcBorders>
              <w:top w:val="single" w:sz="4" w:space="0" w:color="FFFFFF"/>
              <w:left w:val="single" w:sz="4" w:space="0" w:color="FFFFFF"/>
              <w:bottom w:val="single" w:sz="4" w:space="0" w:color="000000"/>
              <w:right w:val="single" w:sz="4" w:space="0" w:color="FF6600"/>
            </w:tcBorders>
            <w:shd w:val="clear" w:color="000000" w:fill="FF6600"/>
            <w:noWrap/>
            <w:vAlign w:val="center"/>
          </w:tcPr>
          <w:p w14:paraId="1903B36D"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编号</w:t>
            </w:r>
          </w:p>
        </w:tc>
        <w:tc>
          <w:tcPr>
            <w:tcW w:w="571" w:type="pct"/>
            <w:tcBorders>
              <w:top w:val="single" w:sz="4" w:space="0" w:color="FFFFFF"/>
              <w:left w:val="nil"/>
              <w:bottom w:val="single" w:sz="4" w:space="0" w:color="000000"/>
              <w:right w:val="single" w:sz="4" w:space="0" w:color="FF6600"/>
            </w:tcBorders>
            <w:shd w:val="clear" w:color="000000" w:fill="FF6600"/>
            <w:noWrap/>
            <w:vAlign w:val="center"/>
          </w:tcPr>
          <w:p w14:paraId="3E070D4D"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排放源</w:t>
            </w:r>
          </w:p>
        </w:tc>
        <w:tc>
          <w:tcPr>
            <w:tcW w:w="841" w:type="pct"/>
            <w:tcBorders>
              <w:top w:val="single" w:sz="4" w:space="0" w:color="FFFFFF"/>
              <w:left w:val="nil"/>
              <w:bottom w:val="single" w:sz="4" w:space="0" w:color="000000"/>
              <w:right w:val="single" w:sz="4" w:space="0" w:color="FF6600"/>
            </w:tcBorders>
            <w:shd w:val="clear" w:color="000000" w:fill="FF6600"/>
            <w:noWrap/>
            <w:vAlign w:val="center"/>
          </w:tcPr>
          <w:p w14:paraId="2F961F5C"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总排放量</w:t>
            </w:r>
          </w:p>
        </w:tc>
        <w:tc>
          <w:tcPr>
            <w:tcW w:w="600" w:type="pct"/>
            <w:tcBorders>
              <w:top w:val="single" w:sz="4" w:space="0" w:color="FFFFFF"/>
              <w:left w:val="nil"/>
              <w:bottom w:val="single" w:sz="4" w:space="0" w:color="000000"/>
              <w:right w:val="single" w:sz="4" w:space="0" w:color="FF6600"/>
            </w:tcBorders>
            <w:shd w:val="clear" w:color="000000" w:fill="FF6600"/>
            <w:noWrap/>
            <w:vAlign w:val="center"/>
          </w:tcPr>
          <w:p w14:paraId="2D3DE4D7"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3A80CC78"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7A30F28E"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42D61F0E"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2B724476"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59B93DAE"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5" w:type="pct"/>
            <w:tcBorders>
              <w:top w:val="single" w:sz="4" w:space="0" w:color="FFFFFF"/>
              <w:left w:val="nil"/>
              <w:bottom w:val="single" w:sz="4" w:space="0" w:color="000000"/>
              <w:right w:val="single" w:sz="4" w:space="0" w:color="FFFFFF"/>
            </w:tcBorders>
            <w:shd w:val="clear" w:color="000000" w:fill="FF6600"/>
            <w:noWrap/>
            <w:vAlign w:val="center"/>
          </w:tcPr>
          <w:p w14:paraId="32801BBF"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rsidR="00C75E31" w14:paraId="3CBDFFA4" w14:textId="77777777">
        <w:trPr>
          <w:trHeight w:val="503"/>
        </w:trPr>
        <w:tc>
          <w:tcPr>
            <w:tcW w:w="571" w:type="pct"/>
            <w:tcBorders>
              <w:top w:val="single" w:sz="4" w:space="0" w:color="000000"/>
              <w:left w:val="single" w:sz="4" w:space="0" w:color="FFFFFF"/>
              <w:bottom w:val="single" w:sz="4" w:space="0" w:color="auto"/>
              <w:right w:val="single" w:sz="4" w:space="0" w:color="FFFFFF"/>
            </w:tcBorders>
            <w:shd w:val="clear" w:color="000000" w:fill="FABF8F"/>
            <w:noWrap/>
            <w:vAlign w:val="center"/>
          </w:tcPr>
          <w:p w14:paraId="7E47E5C5"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范围三 类别3</w:t>
            </w:r>
          </w:p>
        </w:tc>
        <w:tc>
          <w:tcPr>
            <w:tcW w:w="571" w:type="pct"/>
            <w:tcBorders>
              <w:top w:val="single" w:sz="4" w:space="0" w:color="000000"/>
              <w:left w:val="nil"/>
              <w:bottom w:val="single" w:sz="4" w:space="0" w:color="auto"/>
              <w:right w:val="single" w:sz="4" w:space="0" w:color="FFFFFF"/>
            </w:tcBorders>
            <w:shd w:val="clear" w:color="000000" w:fill="FABF8F"/>
            <w:vAlign w:val="center"/>
          </w:tcPr>
          <w:p w14:paraId="2746A157"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范围一、二相关燃料和能源相关的活动产生的排放</w:t>
            </w:r>
          </w:p>
        </w:tc>
        <w:tc>
          <w:tcPr>
            <w:tcW w:w="841" w:type="pct"/>
            <w:tcBorders>
              <w:top w:val="single" w:sz="4" w:space="0" w:color="000000"/>
              <w:left w:val="single" w:sz="4" w:space="0" w:color="FFCC99"/>
              <w:bottom w:val="single" w:sz="4" w:space="0" w:color="000000"/>
              <w:right w:val="single" w:sz="4" w:space="0" w:color="FFCC99"/>
            </w:tcBorders>
            <w:shd w:val="clear" w:color="000000" w:fill="FABF8F"/>
            <w:noWrap/>
            <w:vAlign w:val="center"/>
          </w:tcPr>
          <w:p w14:paraId="5BA85A4D"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2007459.26 </w:t>
            </w:r>
          </w:p>
        </w:tc>
        <w:tc>
          <w:tcPr>
            <w:tcW w:w="600" w:type="pct"/>
            <w:tcBorders>
              <w:top w:val="single" w:sz="4" w:space="0" w:color="000000"/>
              <w:left w:val="nil"/>
              <w:bottom w:val="single" w:sz="4" w:space="0" w:color="000000"/>
              <w:right w:val="single" w:sz="4" w:space="0" w:color="FFCC99"/>
            </w:tcBorders>
            <w:shd w:val="clear" w:color="000000" w:fill="FABF8F"/>
            <w:noWrap/>
            <w:vAlign w:val="center"/>
          </w:tcPr>
          <w:p w14:paraId="649D11B0"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2007459.26 </w:t>
            </w:r>
          </w:p>
        </w:tc>
        <w:tc>
          <w:tcPr>
            <w:tcW w:w="397" w:type="pct"/>
            <w:tcBorders>
              <w:top w:val="single" w:sz="4" w:space="0" w:color="000000"/>
              <w:left w:val="nil"/>
              <w:bottom w:val="single" w:sz="4" w:space="0" w:color="000000"/>
              <w:right w:val="single" w:sz="4" w:space="0" w:color="FFCC99"/>
            </w:tcBorders>
            <w:shd w:val="clear" w:color="000000" w:fill="FABF8F"/>
            <w:noWrap/>
            <w:vAlign w:val="center"/>
          </w:tcPr>
          <w:p w14:paraId="78BC8558"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sz="4" w:space="0" w:color="000000"/>
              <w:left w:val="nil"/>
              <w:bottom w:val="single" w:sz="4" w:space="0" w:color="000000"/>
              <w:right w:val="single" w:sz="4" w:space="0" w:color="FFCC99"/>
            </w:tcBorders>
            <w:shd w:val="clear" w:color="000000" w:fill="FABF8F"/>
            <w:noWrap/>
            <w:vAlign w:val="center"/>
          </w:tcPr>
          <w:p w14:paraId="73547D32"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sz="4" w:space="0" w:color="000000"/>
              <w:left w:val="nil"/>
              <w:bottom w:val="single" w:sz="4" w:space="0" w:color="000000"/>
              <w:right w:val="single" w:sz="4" w:space="0" w:color="FFCC99"/>
            </w:tcBorders>
            <w:shd w:val="clear" w:color="000000" w:fill="FABF8F"/>
            <w:noWrap/>
            <w:vAlign w:val="center"/>
          </w:tcPr>
          <w:p w14:paraId="0B53EDAA"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sz="4" w:space="0" w:color="000000"/>
              <w:left w:val="nil"/>
              <w:bottom w:val="single" w:sz="4" w:space="0" w:color="000000"/>
              <w:right w:val="single" w:sz="4" w:space="0" w:color="FFCC99"/>
            </w:tcBorders>
            <w:shd w:val="clear" w:color="000000" w:fill="FABF8F"/>
            <w:noWrap/>
            <w:vAlign w:val="center"/>
          </w:tcPr>
          <w:p w14:paraId="2DD14809"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sz="4" w:space="0" w:color="000000"/>
              <w:left w:val="nil"/>
              <w:bottom w:val="single" w:sz="4" w:space="0" w:color="000000"/>
              <w:right w:val="single" w:sz="4" w:space="0" w:color="FFCC99"/>
            </w:tcBorders>
            <w:shd w:val="clear" w:color="000000" w:fill="FABF8F"/>
            <w:noWrap/>
            <w:vAlign w:val="center"/>
          </w:tcPr>
          <w:p w14:paraId="50C53A5D"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35" w:type="pct"/>
            <w:tcBorders>
              <w:top w:val="single" w:sz="4" w:space="0" w:color="000000"/>
              <w:left w:val="nil"/>
              <w:bottom w:val="single" w:sz="4" w:space="0" w:color="000000"/>
              <w:right w:val="single" w:sz="4" w:space="0" w:color="FFCC99"/>
            </w:tcBorders>
            <w:shd w:val="clear" w:color="000000" w:fill="FABF8F"/>
            <w:noWrap/>
            <w:vAlign w:val="center"/>
          </w:tcPr>
          <w:p w14:paraId="395CEB5C"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rsidR="00C75E31" w14:paraId="5BA954E9"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6004FA89"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3.3.1</w:t>
            </w:r>
          </w:p>
        </w:tc>
        <w:tc>
          <w:tcPr>
            <w:tcW w:w="571" w:type="pct"/>
            <w:tcBorders>
              <w:top w:val="nil"/>
              <w:left w:val="nil"/>
              <w:bottom w:val="single" w:sz="4" w:space="0" w:color="FFFFFF"/>
              <w:right w:val="single" w:sz="4" w:space="0" w:color="FFFFFF"/>
            </w:tcBorders>
            <w:shd w:val="clear" w:color="000000" w:fill="FFFF00"/>
            <w:noWrap/>
            <w:vAlign w:val="center"/>
          </w:tcPr>
          <w:p w14:paraId="3A0C504F"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液化石油气生产</w:t>
            </w:r>
          </w:p>
        </w:tc>
        <w:tc>
          <w:tcPr>
            <w:tcW w:w="841" w:type="pct"/>
            <w:tcBorders>
              <w:top w:val="single" w:sz="4" w:space="0" w:color="FFFFFF"/>
              <w:left w:val="nil"/>
              <w:bottom w:val="single" w:sz="4" w:space="0" w:color="FFFFFF"/>
              <w:right w:val="single" w:sz="4" w:space="0" w:color="FFFFFF"/>
            </w:tcBorders>
            <w:shd w:val="clear" w:color="000000" w:fill="A6A6A6"/>
            <w:noWrap/>
            <w:vAlign w:val="center"/>
          </w:tcPr>
          <w:p w14:paraId="0571A7D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5.81 </w:t>
            </w:r>
          </w:p>
        </w:tc>
        <w:tc>
          <w:tcPr>
            <w:tcW w:w="600" w:type="pct"/>
            <w:tcBorders>
              <w:top w:val="single" w:sz="4" w:space="0" w:color="FFFFFF"/>
              <w:left w:val="nil"/>
              <w:bottom w:val="single" w:sz="4" w:space="0" w:color="FFFFFF"/>
              <w:right w:val="single" w:sz="4" w:space="0" w:color="FFFFFF"/>
            </w:tcBorders>
            <w:shd w:val="clear" w:color="000000" w:fill="A6A6A6"/>
            <w:noWrap/>
            <w:vAlign w:val="center"/>
          </w:tcPr>
          <w:p w14:paraId="743FAA7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5.81 </w:t>
            </w:r>
          </w:p>
        </w:tc>
        <w:tc>
          <w:tcPr>
            <w:tcW w:w="397" w:type="pct"/>
            <w:tcBorders>
              <w:top w:val="single" w:sz="4" w:space="0" w:color="FFFFFF"/>
              <w:left w:val="nil"/>
              <w:bottom w:val="single" w:sz="4" w:space="0" w:color="FFFFFF"/>
              <w:right w:val="single" w:sz="4" w:space="0" w:color="FFFFFF"/>
            </w:tcBorders>
            <w:shd w:val="clear" w:color="000000" w:fill="A6A6A6"/>
            <w:noWrap/>
            <w:vAlign w:val="center"/>
          </w:tcPr>
          <w:p w14:paraId="497C1B4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sz="4" w:space="0" w:color="FFFFFF"/>
              <w:left w:val="nil"/>
              <w:bottom w:val="single" w:sz="4" w:space="0" w:color="FFFFFF"/>
              <w:right w:val="single" w:sz="4" w:space="0" w:color="FFFFFF"/>
            </w:tcBorders>
            <w:shd w:val="clear" w:color="000000" w:fill="A6A6A6"/>
            <w:noWrap/>
            <w:vAlign w:val="center"/>
          </w:tcPr>
          <w:p w14:paraId="39306B7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sz="4" w:space="0" w:color="FFFFFF"/>
              <w:left w:val="nil"/>
              <w:bottom w:val="single" w:sz="4" w:space="0" w:color="FFFFFF"/>
              <w:right w:val="single" w:sz="4" w:space="0" w:color="FFFFFF"/>
            </w:tcBorders>
            <w:shd w:val="clear" w:color="000000" w:fill="A6A6A6"/>
            <w:noWrap/>
            <w:vAlign w:val="center"/>
          </w:tcPr>
          <w:p w14:paraId="1197457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sz="4" w:space="0" w:color="FFFFFF"/>
              <w:left w:val="nil"/>
              <w:bottom w:val="single" w:sz="4" w:space="0" w:color="FFFFFF"/>
              <w:right w:val="single" w:sz="4" w:space="0" w:color="FFFFFF"/>
            </w:tcBorders>
            <w:shd w:val="clear" w:color="000000" w:fill="A6A6A6"/>
            <w:noWrap/>
            <w:vAlign w:val="center"/>
          </w:tcPr>
          <w:p w14:paraId="7350B78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sz="4" w:space="0" w:color="FFFFFF"/>
              <w:left w:val="nil"/>
              <w:bottom w:val="single" w:sz="4" w:space="0" w:color="FFFFFF"/>
              <w:right w:val="single" w:sz="4" w:space="0" w:color="FFFFFF"/>
            </w:tcBorders>
            <w:shd w:val="clear" w:color="000000" w:fill="A6A6A6"/>
            <w:noWrap/>
            <w:vAlign w:val="center"/>
          </w:tcPr>
          <w:p w14:paraId="7A9D92F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single" w:sz="4" w:space="0" w:color="FFFFFF"/>
              <w:left w:val="nil"/>
              <w:bottom w:val="single" w:sz="4" w:space="0" w:color="FFFFFF"/>
              <w:right w:val="single" w:sz="4" w:space="0" w:color="FFFFFF"/>
            </w:tcBorders>
            <w:shd w:val="clear" w:color="000000" w:fill="A6A6A6"/>
            <w:noWrap/>
            <w:vAlign w:val="center"/>
          </w:tcPr>
          <w:p w14:paraId="0A1B7D7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382148F2"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0A2B5334"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3.3.2</w:t>
            </w:r>
          </w:p>
        </w:tc>
        <w:tc>
          <w:tcPr>
            <w:tcW w:w="571" w:type="pct"/>
            <w:tcBorders>
              <w:top w:val="nil"/>
              <w:left w:val="nil"/>
              <w:bottom w:val="single" w:sz="4" w:space="0" w:color="FFFFFF"/>
              <w:right w:val="single" w:sz="4" w:space="0" w:color="FFFFFF"/>
            </w:tcBorders>
            <w:shd w:val="clear" w:color="000000" w:fill="FFFF00"/>
            <w:noWrap/>
            <w:vAlign w:val="center"/>
          </w:tcPr>
          <w:p w14:paraId="3B239C3A"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洗精煤生产</w:t>
            </w:r>
          </w:p>
        </w:tc>
        <w:tc>
          <w:tcPr>
            <w:tcW w:w="841" w:type="pct"/>
            <w:tcBorders>
              <w:top w:val="nil"/>
              <w:left w:val="nil"/>
              <w:bottom w:val="single" w:sz="4" w:space="0" w:color="FFFFFF"/>
              <w:right w:val="single" w:sz="4" w:space="0" w:color="FFFFFF"/>
            </w:tcBorders>
            <w:shd w:val="clear" w:color="000000" w:fill="A6A6A6"/>
            <w:noWrap/>
            <w:vAlign w:val="center"/>
          </w:tcPr>
          <w:p w14:paraId="602D289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1120352.42 </w:t>
            </w:r>
          </w:p>
        </w:tc>
        <w:tc>
          <w:tcPr>
            <w:tcW w:w="600" w:type="pct"/>
            <w:tcBorders>
              <w:top w:val="nil"/>
              <w:left w:val="nil"/>
              <w:bottom w:val="single" w:sz="4" w:space="0" w:color="FFFFFF"/>
              <w:right w:val="single" w:sz="4" w:space="0" w:color="FFFFFF"/>
            </w:tcBorders>
            <w:shd w:val="clear" w:color="000000" w:fill="A6A6A6"/>
            <w:noWrap/>
            <w:vAlign w:val="center"/>
          </w:tcPr>
          <w:p w14:paraId="3F7B530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1120352.42 </w:t>
            </w:r>
          </w:p>
        </w:tc>
        <w:tc>
          <w:tcPr>
            <w:tcW w:w="397" w:type="pct"/>
            <w:tcBorders>
              <w:top w:val="nil"/>
              <w:left w:val="nil"/>
              <w:bottom w:val="single" w:sz="4" w:space="0" w:color="FFFFFF"/>
              <w:right w:val="single" w:sz="4" w:space="0" w:color="FFFFFF"/>
            </w:tcBorders>
            <w:shd w:val="clear" w:color="000000" w:fill="A6A6A6"/>
            <w:noWrap/>
            <w:vAlign w:val="center"/>
          </w:tcPr>
          <w:p w14:paraId="792CADB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42107F6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DF5328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29FDB7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9B2C16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79B1E16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65270AB2"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6FF8309F"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3.3.3</w:t>
            </w:r>
          </w:p>
        </w:tc>
        <w:tc>
          <w:tcPr>
            <w:tcW w:w="571" w:type="pct"/>
            <w:tcBorders>
              <w:top w:val="nil"/>
              <w:left w:val="nil"/>
              <w:bottom w:val="single" w:sz="4" w:space="0" w:color="FFFFFF"/>
              <w:right w:val="single" w:sz="4" w:space="0" w:color="FFFFFF"/>
            </w:tcBorders>
            <w:shd w:val="clear" w:color="000000" w:fill="FFFF00"/>
            <w:noWrap/>
            <w:vAlign w:val="center"/>
          </w:tcPr>
          <w:p w14:paraId="1F6E3342"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柴油生产</w:t>
            </w:r>
          </w:p>
        </w:tc>
        <w:tc>
          <w:tcPr>
            <w:tcW w:w="841" w:type="pct"/>
            <w:tcBorders>
              <w:top w:val="nil"/>
              <w:left w:val="nil"/>
              <w:bottom w:val="single" w:sz="4" w:space="0" w:color="FFFFFF"/>
              <w:right w:val="single" w:sz="4" w:space="0" w:color="FFFFFF"/>
            </w:tcBorders>
            <w:shd w:val="clear" w:color="000000" w:fill="A6A6A6"/>
            <w:noWrap/>
            <w:vAlign w:val="center"/>
          </w:tcPr>
          <w:p w14:paraId="61B1293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1182.23 </w:t>
            </w:r>
          </w:p>
        </w:tc>
        <w:tc>
          <w:tcPr>
            <w:tcW w:w="600" w:type="pct"/>
            <w:tcBorders>
              <w:top w:val="nil"/>
              <w:left w:val="nil"/>
              <w:bottom w:val="single" w:sz="4" w:space="0" w:color="FFFFFF"/>
              <w:right w:val="single" w:sz="4" w:space="0" w:color="FFFFFF"/>
            </w:tcBorders>
            <w:shd w:val="clear" w:color="000000" w:fill="A6A6A6"/>
            <w:noWrap/>
            <w:vAlign w:val="center"/>
          </w:tcPr>
          <w:p w14:paraId="6488073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1182.23 </w:t>
            </w:r>
          </w:p>
        </w:tc>
        <w:tc>
          <w:tcPr>
            <w:tcW w:w="397" w:type="pct"/>
            <w:tcBorders>
              <w:top w:val="nil"/>
              <w:left w:val="nil"/>
              <w:bottom w:val="single" w:sz="4" w:space="0" w:color="FFFFFF"/>
              <w:right w:val="single" w:sz="4" w:space="0" w:color="FFFFFF"/>
            </w:tcBorders>
            <w:shd w:val="clear" w:color="000000" w:fill="A6A6A6"/>
            <w:noWrap/>
            <w:vAlign w:val="center"/>
          </w:tcPr>
          <w:p w14:paraId="5188AA3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2F6911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4827FC8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410FF8E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CCD6ED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1021362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7833A75E"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25D24607"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3.3.4</w:t>
            </w:r>
          </w:p>
        </w:tc>
        <w:tc>
          <w:tcPr>
            <w:tcW w:w="571" w:type="pct"/>
            <w:tcBorders>
              <w:top w:val="nil"/>
              <w:left w:val="nil"/>
              <w:bottom w:val="single" w:sz="4" w:space="0" w:color="FFFFFF"/>
              <w:right w:val="single" w:sz="4" w:space="0" w:color="FFFFFF"/>
            </w:tcBorders>
            <w:shd w:val="clear" w:color="000000" w:fill="FFFF00"/>
            <w:noWrap/>
            <w:vAlign w:val="center"/>
          </w:tcPr>
          <w:p w14:paraId="0ED53B96"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汽油生产</w:t>
            </w:r>
          </w:p>
        </w:tc>
        <w:tc>
          <w:tcPr>
            <w:tcW w:w="841" w:type="pct"/>
            <w:tcBorders>
              <w:top w:val="nil"/>
              <w:left w:val="nil"/>
              <w:bottom w:val="single" w:sz="4" w:space="0" w:color="FFFFFF"/>
              <w:right w:val="single" w:sz="4" w:space="0" w:color="FFFFFF"/>
            </w:tcBorders>
            <w:shd w:val="clear" w:color="000000" w:fill="A6A6A6"/>
            <w:noWrap/>
            <w:vAlign w:val="center"/>
          </w:tcPr>
          <w:p w14:paraId="255B901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48.44 </w:t>
            </w:r>
          </w:p>
        </w:tc>
        <w:tc>
          <w:tcPr>
            <w:tcW w:w="600" w:type="pct"/>
            <w:tcBorders>
              <w:top w:val="nil"/>
              <w:left w:val="nil"/>
              <w:bottom w:val="single" w:sz="4" w:space="0" w:color="FFFFFF"/>
              <w:right w:val="single" w:sz="4" w:space="0" w:color="FFFFFF"/>
            </w:tcBorders>
            <w:shd w:val="clear" w:color="000000" w:fill="A6A6A6"/>
            <w:noWrap/>
            <w:vAlign w:val="center"/>
          </w:tcPr>
          <w:p w14:paraId="44B33E0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48.44 </w:t>
            </w:r>
          </w:p>
        </w:tc>
        <w:tc>
          <w:tcPr>
            <w:tcW w:w="397" w:type="pct"/>
            <w:tcBorders>
              <w:top w:val="nil"/>
              <w:left w:val="nil"/>
              <w:bottom w:val="single" w:sz="4" w:space="0" w:color="FFFFFF"/>
              <w:right w:val="single" w:sz="4" w:space="0" w:color="FFFFFF"/>
            </w:tcBorders>
            <w:shd w:val="clear" w:color="000000" w:fill="A6A6A6"/>
            <w:noWrap/>
            <w:vAlign w:val="center"/>
          </w:tcPr>
          <w:p w14:paraId="2B5EBE6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CBB299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33689B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E4D72C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C38A1C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63A2D0D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2E4AC058"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70A8AF5E"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3.3.5</w:t>
            </w:r>
          </w:p>
        </w:tc>
        <w:tc>
          <w:tcPr>
            <w:tcW w:w="571" w:type="pct"/>
            <w:tcBorders>
              <w:top w:val="nil"/>
              <w:left w:val="nil"/>
              <w:bottom w:val="single" w:sz="4" w:space="0" w:color="FFFFFF"/>
              <w:right w:val="single" w:sz="4" w:space="0" w:color="FFFFFF"/>
            </w:tcBorders>
            <w:shd w:val="clear" w:color="000000" w:fill="FFFF00"/>
            <w:noWrap/>
            <w:vAlign w:val="center"/>
          </w:tcPr>
          <w:p w14:paraId="125C8A7C"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焦炭生产</w:t>
            </w:r>
          </w:p>
        </w:tc>
        <w:tc>
          <w:tcPr>
            <w:tcW w:w="841" w:type="pct"/>
            <w:tcBorders>
              <w:top w:val="nil"/>
              <w:left w:val="nil"/>
              <w:bottom w:val="single" w:sz="4" w:space="0" w:color="FFFFFF"/>
              <w:right w:val="single" w:sz="4" w:space="0" w:color="FFFFFF"/>
            </w:tcBorders>
            <w:shd w:val="clear" w:color="000000" w:fill="A6A6A6"/>
            <w:noWrap/>
            <w:vAlign w:val="center"/>
          </w:tcPr>
          <w:p w14:paraId="033968B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184347.32 </w:t>
            </w:r>
          </w:p>
        </w:tc>
        <w:tc>
          <w:tcPr>
            <w:tcW w:w="600" w:type="pct"/>
            <w:tcBorders>
              <w:top w:val="nil"/>
              <w:left w:val="nil"/>
              <w:bottom w:val="single" w:sz="4" w:space="0" w:color="FFFFFF"/>
              <w:right w:val="single" w:sz="4" w:space="0" w:color="FFFFFF"/>
            </w:tcBorders>
            <w:shd w:val="clear" w:color="000000" w:fill="A6A6A6"/>
            <w:noWrap/>
            <w:vAlign w:val="center"/>
          </w:tcPr>
          <w:p w14:paraId="4C736B7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184347.32 </w:t>
            </w:r>
          </w:p>
        </w:tc>
        <w:tc>
          <w:tcPr>
            <w:tcW w:w="397" w:type="pct"/>
            <w:tcBorders>
              <w:top w:val="nil"/>
              <w:left w:val="nil"/>
              <w:bottom w:val="single" w:sz="4" w:space="0" w:color="FFFFFF"/>
              <w:right w:val="single" w:sz="4" w:space="0" w:color="FFFFFF"/>
            </w:tcBorders>
            <w:shd w:val="clear" w:color="000000" w:fill="A6A6A6"/>
            <w:noWrap/>
            <w:vAlign w:val="center"/>
          </w:tcPr>
          <w:p w14:paraId="02EE30B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6CF925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42E778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5ACC8B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09D962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28966FC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05A96966"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04C1B967"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3.3.6</w:t>
            </w:r>
          </w:p>
        </w:tc>
        <w:tc>
          <w:tcPr>
            <w:tcW w:w="571" w:type="pct"/>
            <w:tcBorders>
              <w:top w:val="nil"/>
              <w:left w:val="nil"/>
              <w:bottom w:val="single" w:sz="4" w:space="0" w:color="FFFFFF"/>
              <w:right w:val="single" w:sz="4" w:space="0" w:color="FFFFFF"/>
            </w:tcBorders>
            <w:shd w:val="clear" w:color="000000" w:fill="FFFF00"/>
            <w:noWrap/>
            <w:vAlign w:val="center"/>
          </w:tcPr>
          <w:p w14:paraId="16F25832"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焦屑生产</w:t>
            </w:r>
          </w:p>
        </w:tc>
        <w:tc>
          <w:tcPr>
            <w:tcW w:w="841" w:type="pct"/>
            <w:tcBorders>
              <w:top w:val="nil"/>
              <w:left w:val="nil"/>
              <w:bottom w:val="single" w:sz="4" w:space="0" w:color="FFFFFF"/>
              <w:right w:val="single" w:sz="4" w:space="0" w:color="FFFFFF"/>
            </w:tcBorders>
            <w:shd w:val="clear" w:color="000000" w:fill="A6A6A6"/>
            <w:noWrap/>
            <w:vAlign w:val="center"/>
          </w:tcPr>
          <w:p w14:paraId="6A2E3D5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152835.17 </w:t>
            </w:r>
          </w:p>
        </w:tc>
        <w:tc>
          <w:tcPr>
            <w:tcW w:w="600" w:type="pct"/>
            <w:tcBorders>
              <w:top w:val="nil"/>
              <w:left w:val="nil"/>
              <w:bottom w:val="single" w:sz="4" w:space="0" w:color="FFFFFF"/>
              <w:right w:val="single" w:sz="4" w:space="0" w:color="FFFFFF"/>
            </w:tcBorders>
            <w:shd w:val="clear" w:color="000000" w:fill="A6A6A6"/>
            <w:noWrap/>
            <w:vAlign w:val="center"/>
          </w:tcPr>
          <w:p w14:paraId="0AF4483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152835.17 </w:t>
            </w:r>
          </w:p>
        </w:tc>
        <w:tc>
          <w:tcPr>
            <w:tcW w:w="397" w:type="pct"/>
            <w:tcBorders>
              <w:top w:val="nil"/>
              <w:left w:val="nil"/>
              <w:bottom w:val="single" w:sz="4" w:space="0" w:color="FFFFFF"/>
              <w:right w:val="single" w:sz="4" w:space="0" w:color="FFFFFF"/>
            </w:tcBorders>
            <w:shd w:val="clear" w:color="000000" w:fill="A6A6A6"/>
            <w:noWrap/>
            <w:vAlign w:val="center"/>
          </w:tcPr>
          <w:p w14:paraId="58841BE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F2E912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8828BA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333AE3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0AFC1E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01ADDAA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75541920"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4F3D1ACA"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3.3.7</w:t>
            </w:r>
          </w:p>
        </w:tc>
        <w:tc>
          <w:tcPr>
            <w:tcW w:w="571" w:type="pct"/>
            <w:tcBorders>
              <w:top w:val="nil"/>
              <w:left w:val="nil"/>
              <w:bottom w:val="single" w:sz="4" w:space="0" w:color="FFFFFF"/>
              <w:right w:val="single" w:sz="4" w:space="0" w:color="FFFFFF"/>
            </w:tcBorders>
            <w:shd w:val="clear" w:color="000000" w:fill="FFFF00"/>
            <w:noWrap/>
            <w:vAlign w:val="center"/>
          </w:tcPr>
          <w:p w14:paraId="763992B5"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烟煤生产</w:t>
            </w:r>
          </w:p>
        </w:tc>
        <w:tc>
          <w:tcPr>
            <w:tcW w:w="841" w:type="pct"/>
            <w:tcBorders>
              <w:top w:val="nil"/>
              <w:left w:val="nil"/>
              <w:bottom w:val="single" w:sz="4" w:space="0" w:color="FFFFFF"/>
              <w:right w:val="single" w:sz="4" w:space="0" w:color="FFFFFF"/>
            </w:tcBorders>
            <w:shd w:val="clear" w:color="000000" w:fill="A6A6A6"/>
            <w:noWrap/>
            <w:vAlign w:val="center"/>
          </w:tcPr>
          <w:p w14:paraId="19BE2AC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229690.01 </w:t>
            </w:r>
          </w:p>
        </w:tc>
        <w:tc>
          <w:tcPr>
            <w:tcW w:w="600" w:type="pct"/>
            <w:tcBorders>
              <w:top w:val="nil"/>
              <w:left w:val="nil"/>
              <w:bottom w:val="single" w:sz="4" w:space="0" w:color="FFFFFF"/>
              <w:right w:val="single" w:sz="4" w:space="0" w:color="FFFFFF"/>
            </w:tcBorders>
            <w:shd w:val="clear" w:color="000000" w:fill="A6A6A6"/>
            <w:noWrap/>
            <w:vAlign w:val="center"/>
          </w:tcPr>
          <w:p w14:paraId="2F7C0C6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229690.01 </w:t>
            </w:r>
          </w:p>
        </w:tc>
        <w:tc>
          <w:tcPr>
            <w:tcW w:w="397" w:type="pct"/>
            <w:tcBorders>
              <w:top w:val="nil"/>
              <w:left w:val="nil"/>
              <w:bottom w:val="single" w:sz="4" w:space="0" w:color="FFFFFF"/>
              <w:right w:val="single" w:sz="4" w:space="0" w:color="FFFFFF"/>
            </w:tcBorders>
            <w:shd w:val="clear" w:color="000000" w:fill="A6A6A6"/>
            <w:noWrap/>
            <w:vAlign w:val="center"/>
          </w:tcPr>
          <w:p w14:paraId="44F4ABC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796EBB6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818042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C65478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475F8B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0CD227F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084BE5B6"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3654DE21"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3.3.8</w:t>
            </w:r>
          </w:p>
        </w:tc>
        <w:tc>
          <w:tcPr>
            <w:tcW w:w="571" w:type="pct"/>
            <w:tcBorders>
              <w:top w:val="nil"/>
              <w:left w:val="nil"/>
              <w:bottom w:val="single" w:sz="4" w:space="0" w:color="FFFFFF"/>
              <w:right w:val="single" w:sz="4" w:space="0" w:color="FFFFFF"/>
            </w:tcBorders>
            <w:shd w:val="clear" w:color="000000" w:fill="FFFF00"/>
            <w:noWrap/>
            <w:vAlign w:val="center"/>
          </w:tcPr>
          <w:p w14:paraId="70DA7B6A"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无烟煤生产</w:t>
            </w:r>
          </w:p>
        </w:tc>
        <w:tc>
          <w:tcPr>
            <w:tcW w:w="841" w:type="pct"/>
            <w:tcBorders>
              <w:top w:val="nil"/>
              <w:left w:val="nil"/>
              <w:bottom w:val="single" w:sz="4" w:space="0" w:color="FFFFFF"/>
              <w:right w:val="single" w:sz="4" w:space="0" w:color="FFFFFF"/>
            </w:tcBorders>
            <w:shd w:val="clear" w:color="000000" w:fill="A6A6A6"/>
            <w:noWrap/>
            <w:vAlign w:val="center"/>
          </w:tcPr>
          <w:p w14:paraId="08BD932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149948.24 </w:t>
            </w:r>
          </w:p>
        </w:tc>
        <w:tc>
          <w:tcPr>
            <w:tcW w:w="600" w:type="pct"/>
            <w:tcBorders>
              <w:top w:val="nil"/>
              <w:left w:val="nil"/>
              <w:bottom w:val="single" w:sz="4" w:space="0" w:color="FFFFFF"/>
              <w:right w:val="single" w:sz="4" w:space="0" w:color="FFFFFF"/>
            </w:tcBorders>
            <w:shd w:val="clear" w:color="000000" w:fill="A6A6A6"/>
            <w:noWrap/>
            <w:vAlign w:val="center"/>
          </w:tcPr>
          <w:p w14:paraId="6BC2627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149948.24 </w:t>
            </w:r>
          </w:p>
        </w:tc>
        <w:tc>
          <w:tcPr>
            <w:tcW w:w="397" w:type="pct"/>
            <w:tcBorders>
              <w:top w:val="nil"/>
              <w:left w:val="nil"/>
              <w:bottom w:val="single" w:sz="4" w:space="0" w:color="FFFFFF"/>
              <w:right w:val="single" w:sz="4" w:space="0" w:color="FFFFFF"/>
            </w:tcBorders>
            <w:shd w:val="clear" w:color="000000" w:fill="A6A6A6"/>
            <w:noWrap/>
            <w:vAlign w:val="center"/>
          </w:tcPr>
          <w:p w14:paraId="1B48EE7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7F00BF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F06DA7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4F6FC3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2378C2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28094FE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2BD00B04"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62B81A7B"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3.3.9</w:t>
            </w:r>
          </w:p>
        </w:tc>
        <w:tc>
          <w:tcPr>
            <w:tcW w:w="571" w:type="pct"/>
            <w:tcBorders>
              <w:top w:val="nil"/>
              <w:left w:val="nil"/>
              <w:bottom w:val="single" w:sz="4" w:space="0" w:color="FFFFFF"/>
              <w:right w:val="single" w:sz="4" w:space="0" w:color="FFFFFF"/>
            </w:tcBorders>
            <w:shd w:val="clear" w:color="000000" w:fill="FFFF00"/>
            <w:noWrap/>
            <w:vAlign w:val="center"/>
          </w:tcPr>
          <w:p w14:paraId="4BDCD6B2"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天然气生产</w:t>
            </w:r>
          </w:p>
        </w:tc>
        <w:tc>
          <w:tcPr>
            <w:tcW w:w="841" w:type="pct"/>
            <w:tcBorders>
              <w:top w:val="nil"/>
              <w:left w:val="nil"/>
              <w:bottom w:val="single" w:sz="4" w:space="0" w:color="FFFFFF"/>
              <w:right w:val="single" w:sz="4" w:space="0" w:color="FFFFFF"/>
            </w:tcBorders>
            <w:shd w:val="clear" w:color="000000" w:fill="A6A6A6"/>
            <w:noWrap/>
            <w:vAlign w:val="center"/>
          </w:tcPr>
          <w:p w14:paraId="722547B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1112.19 </w:t>
            </w:r>
          </w:p>
        </w:tc>
        <w:tc>
          <w:tcPr>
            <w:tcW w:w="600" w:type="pct"/>
            <w:tcBorders>
              <w:top w:val="nil"/>
              <w:left w:val="nil"/>
              <w:bottom w:val="single" w:sz="4" w:space="0" w:color="FFFFFF"/>
              <w:right w:val="single" w:sz="4" w:space="0" w:color="FFFFFF"/>
            </w:tcBorders>
            <w:shd w:val="clear" w:color="000000" w:fill="A6A6A6"/>
            <w:noWrap/>
            <w:vAlign w:val="center"/>
          </w:tcPr>
          <w:p w14:paraId="1B3D74F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1112.19 </w:t>
            </w:r>
          </w:p>
        </w:tc>
        <w:tc>
          <w:tcPr>
            <w:tcW w:w="397" w:type="pct"/>
            <w:tcBorders>
              <w:top w:val="nil"/>
              <w:left w:val="nil"/>
              <w:bottom w:val="single" w:sz="4" w:space="0" w:color="FFFFFF"/>
              <w:right w:val="single" w:sz="4" w:space="0" w:color="FFFFFF"/>
            </w:tcBorders>
            <w:shd w:val="clear" w:color="000000" w:fill="A6A6A6"/>
            <w:noWrap/>
            <w:vAlign w:val="center"/>
          </w:tcPr>
          <w:p w14:paraId="1FBD5C8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E93B2B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433BB9C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552A99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F41A6D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04AAE99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333F2FB2" w14:textId="77777777">
        <w:trPr>
          <w:trHeight w:val="503"/>
        </w:trPr>
        <w:tc>
          <w:tcPr>
            <w:tcW w:w="571" w:type="pct"/>
            <w:tcBorders>
              <w:top w:val="nil"/>
              <w:left w:val="single" w:sz="4" w:space="0" w:color="FFFFFF"/>
              <w:bottom w:val="single" w:sz="4" w:space="0" w:color="FFFFFF"/>
              <w:right w:val="single" w:sz="4" w:space="0" w:color="FFFFFF"/>
            </w:tcBorders>
            <w:shd w:val="clear" w:color="000000" w:fill="FFFF00"/>
            <w:noWrap/>
            <w:vAlign w:val="center"/>
          </w:tcPr>
          <w:p w14:paraId="67436507"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3.3.10</w:t>
            </w:r>
          </w:p>
        </w:tc>
        <w:tc>
          <w:tcPr>
            <w:tcW w:w="571" w:type="pct"/>
            <w:tcBorders>
              <w:top w:val="nil"/>
              <w:left w:val="nil"/>
              <w:bottom w:val="single" w:sz="4" w:space="0" w:color="FFFFFF"/>
              <w:right w:val="single" w:sz="4" w:space="0" w:color="FFFFFF"/>
            </w:tcBorders>
            <w:shd w:val="clear" w:color="000000" w:fill="FFFF00"/>
            <w:noWrap/>
            <w:vAlign w:val="center"/>
          </w:tcPr>
          <w:p w14:paraId="1F87AFD0"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外购电力上游排放</w:t>
            </w:r>
          </w:p>
        </w:tc>
        <w:tc>
          <w:tcPr>
            <w:tcW w:w="841" w:type="pct"/>
            <w:tcBorders>
              <w:top w:val="nil"/>
              <w:left w:val="nil"/>
              <w:bottom w:val="single" w:sz="4" w:space="0" w:color="FFFFFF"/>
              <w:right w:val="single" w:sz="4" w:space="0" w:color="FFFFFF"/>
            </w:tcBorders>
            <w:shd w:val="clear" w:color="000000" w:fill="A6A6A6"/>
            <w:noWrap/>
            <w:vAlign w:val="center"/>
          </w:tcPr>
          <w:p w14:paraId="3370721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167937.44 </w:t>
            </w:r>
          </w:p>
        </w:tc>
        <w:tc>
          <w:tcPr>
            <w:tcW w:w="600" w:type="pct"/>
            <w:tcBorders>
              <w:top w:val="nil"/>
              <w:left w:val="nil"/>
              <w:bottom w:val="single" w:sz="4" w:space="0" w:color="FFFFFF"/>
              <w:right w:val="single" w:sz="4" w:space="0" w:color="FFFFFF"/>
            </w:tcBorders>
            <w:shd w:val="clear" w:color="000000" w:fill="A6A6A6"/>
            <w:noWrap/>
            <w:vAlign w:val="center"/>
          </w:tcPr>
          <w:p w14:paraId="7BD69B2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167937.44 </w:t>
            </w:r>
          </w:p>
        </w:tc>
        <w:tc>
          <w:tcPr>
            <w:tcW w:w="397" w:type="pct"/>
            <w:tcBorders>
              <w:top w:val="nil"/>
              <w:left w:val="nil"/>
              <w:bottom w:val="single" w:sz="4" w:space="0" w:color="FFFFFF"/>
              <w:right w:val="single" w:sz="4" w:space="0" w:color="FFFFFF"/>
            </w:tcBorders>
            <w:shd w:val="clear" w:color="000000" w:fill="A6A6A6"/>
            <w:noWrap/>
            <w:vAlign w:val="center"/>
          </w:tcPr>
          <w:p w14:paraId="730BE29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2A01962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9EA060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41F6D6D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359C15A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3FF84A1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59519A17" w14:textId="77777777" w:rsidR="00C75E31"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2A9141B8" w14:textId="77777777" w:rsidR="00C75E31" w:rsidRDefault="00C75E31">
      <w:pPr>
        <w:spacing w:before="0" w:line="360" w:lineRule="auto"/>
        <w:jc w:val="right"/>
        <w:rPr>
          <w:rFonts w:eastAsia="宋体" w:cs="Arial"/>
          <w:iCs/>
          <w:sz w:val="24"/>
          <w:lang w:eastAsia="zh-CN"/>
        </w:rPr>
      </w:pPr>
    </w:p>
    <w:p w14:paraId="2192EFC3" w14:textId="77777777" w:rsidR="00C75E31" w:rsidRDefault="00000000">
      <w:pPr>
        <w:pStyle w:val="Style2"/>
        <w:numPr>
          <w:ilvl w:val="2"/>
          <w:numId w:val="12"/>
        </w:numPr>
        <w:spacing w:line="360" w:lineRule="auto"/>
      </w:pPr>
      <w:bookmarkStart w:id="100" w:name="_Toc202805985"/>
      <w:bookmarkStart w:id="101" w:name="_Toc198906591"/>
      <w:r>
        <w:rPr>
          <w:rFonts w:hint="eastAsia"/>
        </w:rPr>
        <w:t>范围三类别</w:t>
      </w:r>
      <w:r>
        <w:rPr>
          <w:rFonts w:hint="eastAsia"/>
        </w:rPr>
        <w:t>4</w:t>
      </w:r>
      <w:r>
        <w:rPr>
          <w:rFonts w:hint="eastAsia"/>
        </w:rPr>
        <w:t>上游运输配送产生的排放</w:t>
      </w:r>
      <w:r>
        <w:t>清册</w:t>
      </w:r>
      <w:bookmarkEnd w:id="100"/>
      <w:bookmarkEnd w:id="101"/>
    </w:p>
    <w:tbl>
      <w:tblPr>
        <w:tblW w:w="5000" w:type="pct"/>
        <w:tblLook w:val="04A0" w:firstRow="1" w:lastRow="0" w:firstColumn="1" w:lastColumn="0" w:noHBand="0" w:noVBand="1"/>
      </w:tblPr>
      <w:tblGrid>
        <w:gridCol w:w="1033"/>
        <w:gridCol w:w="1652"/>
        <w:gridCol w:w="1431"/>
        <w:gridCol w:w="1005"/>
        <w:gridCol w:w="646"/>
        <w:gridCol w:w="646"/>
        <w:gridCol w:w="646"/>
        <w:gridCol w:w="646"/>
        <w:gridCol w:w="646"/>
        <w:gridCol w:w="711"/>
      </w:tblGrid>
      <w:tr w:rsidR="00C75E31" w14:paraId="5FD86191" w14:textId="77777777">
        <w:trPr>
          <w:trHeight w:val="503"/>
        </w:trPr>
        <w:tc>
          <w:tcPr>
            <w:tcW w:w="556" w:type="pct"/>
            <w:tcBorders>
              <w:top w:val="single" w:sz="4" w:space="0" w:color="FFFFFF"/>
              <w:left w:val="single" w:sz="4" w:space="0" w:color="FFFFFF"/>
              <w:bottom w:val="single" w:sz="4" w:space="0" w:color="000000"/>
              <w:right w:val="single" w:sz="4" w:space="0" w:color="FF6600"/>
            </w:tcBorders>
            <w:shd w:val="clear" w:color="000000" w:fill="FF6600"/>
            <w:noWrap/>
            <w:vAlign w:val="center"/>
          </w:tcPr>
          <w:p w14:paraId="40A5FE36"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编号</w:t>
            </w:r>
          </w:p>
        </w:tc>
        <w:tc>
          <w:tcPr>
            <w:tcW w:w="682" w:type="pct"/>
            <w:tcBorders>
              <w:top w:val="single" w:sz="4" w:space="0" w:color="FFFFFF"/>
              <w:left w:val="nil"/>
              <w:bottom w:val="single" w:sz="4" w:space="0" w:color="000000"/>
              <w:right w:val="single" w:sz="4" w:space="0" w:color="FF6600"/>
            </w:tcBorders>
            <w:shd w:val="clear" w:color="000000" w:fill="FF6600"/>
            <w:noWrap/>
            <w:vAlign w:val="center"/>
          </w:tcPr>
          <w:p w14:paraId="3B163236"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排放源</w:t>
            </w:r>
          </w:p>
        </w:tc>
        <w:tc>
          <w:tcPr>
            <w:tcW w:w="820" w:type="pct"/>
            <w:tcBorders>
              <w:top w:val="single" w:sz="4" w:space="0" w:color="FFFFFF"/>
              <w:left w:val="nil"/>
              <w:bottom w:val="single" w:sz="4" w:space="0" w:color="000000"/>
              <w:right w:val="single" w:sz="4" w:space="0" w:color="FF6600"/>
            </w:tcBorders>
            <w:shd w:val="clear" w:color="000000" w:fill="FF6600"/>
            <w:noWrap/>
            <w:vAlign w:val="center"/>
          </w:tcPr>
          <w:p w14:paraId="5D911E3A"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总排放量</w:t>
            </w:r>
          </w:p>
        </w:tc>
        <w:tc>
          <w:tcPr>
            <w:tcW w:w="585" w:type="pct"/>
            <w:tcBorders>
              <w:top w:val="single" w:sz="4" w:space="0" w:color="FFFFFF"/>
              <w:left w:val="nil"/>
              <w:bottom w:val="single" w:sz="4" w:space="0" w:color="000000"/>
              <w:right w:val="single" w:sz="4" w:space="0" w:color="FF6600"/>
            </w:tcBorders>
            <w:shd w:val="clear" w:color="000000" w:fill="FF6600"/>
            <w:noWrap/>
            <w:vAlign w:val="center"/>
          </w:tcPr>
          <w:p w14:paraId="23418465"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87" w:type="pct"/>
            <w:tcBorders>
              <w:top w:val="single" w:sz="4" w:space="0" w:color="FFFFFF"/>
              <w:left w:val="nil"/>
              <w:bottom w:val="single" w:sz="4" w:space="0" w:color="000000"/>
              <w:right w:val="single" w:sz="4" w:space="0" w:color="FF6600"/>
            </w:tcBorders>
            <w:shd w:val="clear" w:color="000000" w:fill="FF6600"/>
            <w:noWrap/>
            <w:vAlign w:val="center"/>
          </w:tcPr>
          <w:p w14:paraId="2380CAB2"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87" w:type="pct"/>
            <w:tcBorders>
              <w:top w:val="single" w:sz="4" w:space="0" w:color="FFFFFF"/>
              <w:left w:val="nil"/>
              <w:bottom w:val="single" w:sz="4" w:space="0" w:color="000000"/>
              <w:right w:val="single" w:sz="4" w:space="0" w:color="FF6600"/>
            </w:tcBorders>
            <w:shd w:val="clear" w:color="000000" w:fill="FF6600"/>
            <w:noWrap/>
            <w:vAlign w:val="center"/>
          </w:tcPr>
          <w:p w14:paraId="1EECC464"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87" w:type="pct"/>
            <w:tcBorders>
              <w:top w:val="single" w:sz="4" w:space="0" w:color="FFFFFF"/>
              <w:left w:val="nil"/>
              <w:bottom w:val="single" w:sz="4" w:space="0" w:color="000000"/>
              <w:right w:val="single" w:sz="4" w:space="0" w:color="FF6600"/>
            </w:tcBorders>
            <w:shd w:val="clear" w:color="000000" w:fill="FF6600"/>
            <w:noWrap/>
            <w:vAlign w:val="center"/>
          </w:tcPr>
          <w:p w14:paraId="7C36ECDE"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87" w:type="pct"/>
            <w:tcBorders>
              <w:top w:val="single" w:sz="4" w:space="0" w:color="FFFFFF"/>
              <w:left w:val="nil"/>
              <w:bottom w:val="single" w:sz="4" w:space="0" w:color="000000"/>
              <w:right w:val="single" w:sz="4" w:space="0" w:color="FF6600"/>
            </w:tcBorders>
            <w:shd w:val="clear" w:color="000000" w:fill="FF6600"/>
            <w:noWrap/>
            <w:vAlign w:val="center"/>
          </w:tcPr>
          <w:p w14:paraId="6229F7DC"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87" w:type="pct"/>
            <w:tcBorders>
              <w:top w:val="single" w:sz="4" w:space="0" w:color="FFFFFF"/>
              <w:left w:val="nil"/>
              <w:bottom w:val="single" w:sz="4" w:space="0" w:color="000000"/>
              <w:right w:val="single" w:sz="4" w:space="0" w:color="FF6600"/>
            </w:tcBorders>
            <w:shd w:val="clear" w:color="000000" w:fill="FF6600"/>
            <w:noWrap/>
            <w:vAlign w:val="center"/>
          </w:tcPr>
          <w:p w14:paraId="7F168C75"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24" w:type="pct"/>
            <w:tcBorders>
              <w:top w:val="single" w:sz="4" w:space="0" w:color="FFFFFF"/>
              <w:left w:val="nil"/>
              <w:bottom w:val="single" w:sz="4" w:space="0" w:color="000000"/>
              <w:right w:val="single" w:sz="4" w:space="0" w:color="FFFFFF"/>
            </w:tcBorders>
            <w:shd w:val="clear" w:color="000000" w:fill="FF6600"/>
            <w:noWrap/>
            <w:vAlign w:val="center"/>
          </w:tcPr>
          <w:p w14:paraId="1F176708"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rsidR="00C75E31" w14:paraId="5FCF18C9" w14:textId="77777777">
        <w:trPr>
          <w:trHeight w:val="503"/>
        </w:trPr>
        <w:tc>
          <w:tcPr>
            <w:tcW w:w="556" w:type="pct"/>
            <w:tcBorders>
              <w:top w:val="single" w:sz="4" w:space="0" w:color="000000"/>
              <w:left w:val="single" w:sz="4" w:space="0" w:color="FFFFFF"/>
              <w:bottom w:val="single" w:sz="4" w:space="0" w:color="FFFFFF"/>
              <w:right w:val="single" w:sz="4" w:space="0" w:color="FFFFFF"/>
            </w:tcBorders>
            <w:shd w:val="clear" w:color="000000" w:fill="FABF8F"/>
            <w:noWrap/>
            <w:vAlign w:val="center"/>
          </w:tcPr>
          <w:p w14:paraId="0B23D258"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范围三 类别4</w:t>
            </w:r>
          </w:p>
        </w:tc>
        <w:tc>
          <w:tcPr>
            <w:tcW w:w="682" w:type="pct"/>
            <w:tcBorders>
              <w:top w:val="single" w:sz="4" w:space="0" w:color="000000"/>
              <w:left w:val="nil"/>
              <w:bottom w:val="single" w:sz="4" w:space="0" w:color="FFFFFF"/>
              <w:right w:val="single" w:sz="4" w:space="0" w:color="FFFFFF"/>
            </w:tcBorders>
            <w:shd w:val="clear" w:color="000000" w:fill="FABF8F"/>
            <w:noWrap/>
            <w:vAlign w:val="center"/>
          </w:tcPr>
          <w:p w14:paraId="78492533"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上游运输配送产生的排放</w:t>
            </w:r>
          </w:p>
        </w:tc>
        <w:tc>
          <w:tcPr>
            <w:tcW w:w="820" w:type="pct"/>
            <w:tcBorders>
              <w:top w:val="single" w:sz="4" w:space="0" w:color="000000"/>
              <w:left w:val="nil"/>
              <w:bottom w:val="single" w:sz="4" w:space="0" w:color="FFFFFF"/>
              <w:right w:val="single" w:sz="4" w:space="0" w:color="FFFFFF"/>
            </w:tcBorders>
            <w:shd w:val="clear" w:color="000000" w:fill="FABF8F"/>
            <w:noWrap/>
            <w:vAlign w:val="center"/>
          </w:tcPr>
          <w:p w14:paraId="29250E50"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362284.74 </w:t>
            </w:r>
          </w:p>
        </w:tc>
        <w:tc>
          <w:tcPr>
            <w:tcW w:w="585" w:type="pct"/>
            <w:tcBorders>
              <w:top w:val="single" w:sz="4" w:space="0" w:color="000000"/>
              <w:left w:val="nil"/>
              <w:bottom w:val="single" w:sz="4" w:space="0" w:color="FFFFFF"/>
              <w:right w:val="single" w:sz="4" w:space="0" w:color="FFFFFF"/>
            </w:tcBorders>
            <w:shd w:val="clear" w:color="000000" w:fill="FABF8F"/>
            <w:noWrap/>
            <w:vAlign w:val="center"/>
          </w:tcPr>
          <w:p w14:paraId="0DA2E569"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362284.74 </w:t>
            </w:r>
          </w:p>
        </w:tc>
        <w:tc>
          <w:tcPr>
            <w:tcW w:w="387" w:type="pct"/>
            <w:tcBorders>
              <w:top w:val="single" w:sz="4" w:space="0" w:color="000000"/>
              <w:left w:val="nil"/>
              <w:bottom w:val="single" w:sz="4" w:space="0" w:color="FFFFFF"/>
              <w:right w:val="single" w:sz="4" w:space="0" w:color="FFFFFF"/>
            </w:tcBorders>
            <w:shd w:val="clear" w:color="000000" w:fill="FABF8F"/>
            <w:noWrap/>
            <w:vAlign w:val="center"/>
          </w:tcPr>
          <w:p w14:paraId="3D47B886"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sz="4" w:space="0" w:color="000000"/>
              <w:left w:val="nil"/>
              <w:bottom w:val="single" w:sz="4" w:space="0" w:color="FFFFFF"/>
              <w:right w:val="single" w:sz="4" w:space="0" w:color="FFFFFF"/>
            </w:tcBorders>
            <w:shd w:val="clear" w:color="000000" w:fill="FABF8F"/>
            <w:noWrap/>
            <w:vAlign w:val="center"/>
          </w:tcPr>
          <w:p w14:paraId="037EBC2F"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sz="4" w:space="0" w:color="000000"/>
              <w:left w:val="nil"/>
              <w:bottom w:val="single" w:sz="4" w:space="0" w:color="FFFFFF"/>
              <w:right w:val="single" w:sz="4" w:space="0" w:color="FFFFFF"/>
            </w:tcBorders>
            <w:shd w:val="clear" w:color="000000" w:fill="FABF8F"/>
            <w:noWrap/>
            <w:vAlign w:val="center"/>
          </w:tcPr>
          <w:p w14:paraId="3005FFD6"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sz="4" w:space="0" w:color="000000"/>
              <w:left w:val="nil"/>
              <w:bottom w:val="single" w:sz="4" w:space="0" w:color="FFFFFF"/>
              <w:right w:val="single" w:sz="4" w:space="0" w:color="FFFFFF"/>
            </w:tcBorders>
            <w:shd w:val="clear" w:color="000000" w:fill="FABF8F"/>
            <w:noWrap/>
            <w:vAlign w:val="center"/>
          </w:tcPr>
          <w:p w14:paraId="71348763"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sz="4" w:space="0" w:color="000000"/>
              <w:left w:val="nil"/>
              <w:bottom w:val="single" w:sz="4" w:space="0" w:color="FFFFFF"/>
              <w:right w:val="single" w:sz="4" w:space="0" w:color="FFFFFF"/>
            </w:tcBorders>
            <w:shd w:val="clear" w:color="000000" w:fill="FABF8F"/>
            <w:noWrap/>
            <w:vAlign w:val="center"/>
          </w:tcPr>
          <w:p w14:paraId="073AC838"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24" w:type="pct"/>
            <w:tcBorders>
              <w:top w:val="single" w:sz="4" w:space="0" w:color="000000"/>
              <w:left w:val="nil"/>
              <w:bottom w:val="single" w:sz="4" w:space="0" w:color="FFFFFF"/>
              <w:right w:val="single" w:sz="4" w:space="0" w:color="FFFFFF"/>
            </w:tcBorders>
            <w:shd w:val="clear" w:color="000000" w:fill="FABF8F"/>
            <w:noWrap/>
            <w:vAlign w:val="center"/>
          </w:tcPr>
          <w:p w14:paraId="751FCB81"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rsidR="00C75E31" w14:paraId="776E5BF3" w14:textId="77777777">
        <w:trPr>
          <w:trHeight w:val="503"/>
        </w:trPr>
        <w:tc>
          <w:tcPr>
            <w:tcW w:w="556" w:type="pct"/>
            <w:tcBorders>
              <w:top w:val="nil"/>
              <w:left w:val="single" w:sz="4" w:space="0" w:color="FFFFFF"/>
              <w:bottom w:val="single" w:sz="4" w:space="0" w:color="FFFFFF"/>
              <w:right w:val="single" w:sz="4" w:space="0" w:color="FFFFFF"/>
            </w:tcBorders>
            <w:shd w:val="clear" w:color="000000" w:fill="FFFF00"/>
            <w:noWrap/>
            <w:vAlign w:val="center"/>
          </w:tcPr>
          <w:p w14:paraId="26F6B9DA"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3.4.1</w:t>
            </w:r>
          </w:p>
        </w:tc>
        <w:tc>
          <w:tcPr>
            <w:tcW w:w="682" w:type="pct"/>
            <w:tcBorders>
              <w:top w:val="nil"/>
              <w:left w:val="nil"/>
              <w:bottom w:val="single" w:sz="4" w:space="0" w:color="FFFFFF"/>
              <w:right w:val="single" w:sz="4" w:space="0" w:color="FFFFFF"/>
            </w:tcBorders>
            <w:shd w:val="clear" w:color="000000" w:fill="FFFF00"/>
            <w:vAlign w:val="center"/>
          </w:tcPr>
          <w:p w14:paraId="6244AA13"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船运</w:t>
            </w:r>
          </w:p>
        </w:tc>
        <w:tc>
          <w:tcPr>
            <w:tcW w:w="820" w:type="pct"/>
            <w:tcBorders>
              <w:top w:val="nil"/>
              <w:left w:val="nil"/>
              <w:bottom w:val="single" w:sz="4" w:space="0" w:color="FFFFFF"/>
              <w:right w:val="single" w:sz="4" w:space="0" w:color="FFFFFF"/>
            </w:tcBorders>
            <w:shd w:val="clear" w:color="000000" w:fill="A6A6A6"/>
            <w:noWrap/>
            <w:vAlign w:val="center"/>
          </w:tcPr>
          <w:p w14:paraId="7F3D787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256608.97 </w:t>
            </w:r>
          </w:p>
        </w:tc>
        <w:tc>
          <w:tcPr>
            <w:tcW w:w="585" w:type="pct"/>
            <w:tcBorders>
              <w:top w:val="nil"/>
              <w:left w:val="nil"/>
              <w:bottom w:val="single" w:sz="4" w:space="0" w:color="FFFFFF"/>
              <w:right w:val="single" w:sz="4" w:space="0" w:color="FFFFFF"/>
            </w:tcBorders>
            <w:shd w:val="clear" w:color="000000" w:fill="A6A6A6"/>
            <w:noWrap/>
            <w:vAlign w:val="center"/>
          </w:tcPr>
          <w:p w14:paraId="7444283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256608.97 </w:t>
            </w:r>
          </w:p>
        </w:tc>
        <w:tc>
          <w:tcPr>
            <w:tcW w:w="387" w:type="pct"/>
            <w:tcBorders>
              <w:top w:val="nil"/>
              <w:left w:val="nil"/>
              <w:bottom w:val="single" w:sz="4" w:space="0" w:color="FFFFFF"/>
              <w:right w:val="single" w:sz="4" w:space="0" w:color="FFFFFF"/>
            </w:tcBorders>
            <w:shd w:val="clear" w:color="000000" w:fill="A6A6A6"/>
            <w:noWrap/>
            <w:vAlign w:val="center"/>
          </w:tcPr>
          <w:p w14:paraId="75C82A9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1B169D8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4DA6003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7462EBF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1204109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sz="4" w:space="0" w:color="FFFFFF"/>
              <w:right w:val="single" w:sz="4" w:space="0" w:color="FFFFFF"/>
            </w:tcBorders>
            <w:shd w:val="clear" w:color="000000" w:fill="A6A6A6"/>
            <w:noWrap/>
            <w:vAlign w:val="center"/>
          </w:tcPr>
          <w:p w14:paraId="40FE50C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63465A51" w14:textId="77777777">
        <w:trPr>
          <w:trHeight w:val="503"/>
        </w:trPr>
        <w:tc>
          <w:tcPr>
            <w:tcW w:w="556" w:type="pct"/>
            <w:tcBorders>
              <w:top w:val="nil"/>
              <w:left w:val="single" w:sz="4" w:space="0" w:color="FFFFFF"/>
              <w:bottom w:val="single" w:sz="4" w:space="0" w:color="FFFFFF"/>
              <w:right w:val="single" w:sz="4" w:space="0" w:color="FFFFFF"/>
            </w:tcBorders>
            <w:shd w:val="clear" w:color="000000" w:fill="FFFF00"/>
            <w:noWrap/>
            <w:vAlign w:val="center"/>
          </w:tcPr>
          <w:p w14:paraId="5FCA822B"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3.4.2</w:t>
            </w:r>
          </w:p>
        </w:tc>
        <w:tc>
          <w:tcPr>
            <w:tcW w:w="682" w:type="pct"/>
            <w:tcBorders>
              <w:top w:val="nil"/>
              <w:left w:val="nil"/>
              <w:bottom w:val="single" w:sz="4" w:space="0" w:color="FFFFFF"/>
              <w:right w:val="single" w:sz="4" w:space="0" w:color="FFFFFF"/>
            </w:tcBorders>
            <w:shd w:val="clear" w:color="000000" w:fill="FFFF00"/>
            <w:vAlign w:val="center"/>
          </w:tcPr>
          <w:p w14:paraId="76F0A66D"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汽运</w:t>
            </w:r>
          </w:p>
        </w:tc>
        <w:tc>
          <w:tcPr>
            <w:tcW w:w="820" w:type="pct"/>
            <w:tcBorders>
              <w:top w:val="nil"/>
              <w:left w:val="nil"/>
              <w:bottom w:val="single" w:sz="4" w:space="0" w:color="FFFFFF"/>
              <w:right w:val="single" w:sz="4" w:space="0" w:color="FFFFFF"/>
            </w:tcBorders>
            <w:shd w:val="clear" w:color="000000" w:fill="A6A6A6"/>
            <w:noWrap/>
            <w:vAlign w:val="center"/>
          </w:tcPr>
          <w:p w14:paraId="092D98A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46151.00 </w:t>
            </w:r>
          </w:p>
        </w:tc>
        <w:tc>
          <w:tcPr>
            <w:tcW w:w="585" w:type="pct"/>
            <w:tcBorders>
              <w:top w:val="nil"/>
              <w:left w:val="nil"/>
              <w:bottom w:val="single" w:sz="4" w:space="0" w:color="FFFFFF"/>
              <w:right w:val="single" w:sz="4" w:space="0" w:color="FFFFFF"/>
            </w:tcBorders>
            <w:shd w:val="clear" w:color="000000" w:fill="A6A6A6"/>
            <w:noWrap/>
            <w:vAlign w:val="center"/>
          </w:tcPr>
          <w:p w14:paraId="3545749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46151.00 </w:t>
            </w:r>
          </w:p>
        </w:tc>
        <w:tc>
          <w:tcPr>
            <w:tcW w:w="387" w:type="pct"/>
            <w:tcBorders>
              <w:top w:val="nil"/>
              <w:left w:val="nil"/>
              <w:bottom w:val="single" w:sz="4" w:space="0" w:color="FFFFFF"/>
              <w:right w:val="single" w:sz="4" w:space="0" w:color="FFFFFF"/>
            </w:tcBorders>
            <w:shd w:val="clear" w:color="000000" w:fill="A6A6A6"/>
            <w:noWrap/>
            <w:vAlign w:val="center"/>
          </w:tcPr>
          <w:p w14:paraId="44959FD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3B22BC2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3E99CA7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2CF9E37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0998461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sz="4" w:space="0" w:color="FFFFFF"/>
              <w:right w:val="single" w:sz="4" w:space="0" w:color="FFFFFF"/>
            </w:tcBorders>
            <w:shd w:val="clear" w:color="000000" w:fill="A6A6A6"/>
            <w:noWrap/>
            <w:vAlign w:val="center"/>
          </w:tcPr>
          <w:p w14:paraId="31C4BAF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6BF21874" w14:textId="77777777">
        <w:trPr>
          <w:trHeight w:val="503"/>
        </w:trPr>
        <w:tc>
          <w:tcPr>
            <w:tcW w:w="556" w:type="pct"/>
            <w:tcBorders>
              <w:top w:val="nil"/>
              <w:left w:val="single" w:sz="4" w:space="0" w:color="FFFFFF"/>
              <w:bottom w:val="single" w:sz="4" w:space="0" w:color="FFFFFF"/>
              <w:right w:val="single" w:sz="4" w:space="0" w:color="FFFFFF"/>
            </w:tcBorders>
            <w:shd w:val="clear" w:color="000000" w:fill="FFFF00"/>
            <w:noWrap/>
            <w:vAlign w:val="center"/>
          </w:tcPr>
          <w:p w14:paraId="1D03D089"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3.4.3</w:t>
            </w:r>
          </w:p>
        </w:tc>
        <w:tc>
          <w:tcPr>
            <w:tcW w:w="682" w:type="pct"/>
            <w:tcBorders>
              <w:top w:val="nil"/>
              <w:left w:val="nil"/>
              <w:bottom w:val="single" w:sz="4" w:space="0" w:color="FFFFFF"/>
              <w:right w:val="single" w:sz="4" w:space="0" w:color="FFFFFF"/>
            </w:tcBorders>
            <w:shd w:val="clear" w:color="000000" w:fill="FFFF00"/>
            <w:vAlign w:val="center"/>
          </w:tcPr>
          <w:p w14:paraId="3663DBF5"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铁路运输</w:t>
            </w:r>
          </w:p>
        </w:tc>
        <w:tc>
          <w:tcPr>
            <w:tcW w:w="820" w:type="pct"/>
            <w:tcBorders>
              <w:top w:val="nil"/>
              <w:left w:val="nil"/>
              <w:bottom w:val="single" w:sz="4" w:space="0" w:color="FFFFFF"/>
              <w:right w:val="single" w:sz="4" w:space="0" w:color="FFFFFF"/>
            </w:tcBorders>
            <w:shd w:val="clear" w:color="000000" w:fill="A6A6A6"/>
            <w:noWrap/>
            <w:vAlign w:val="center"/>
          </w:tcPr>
          <w:p w14:paraId="2FFA04B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59524.77 </w:t>
            </w:r>
          </w:p>
        </w:tc>
        <w:tc>
          <w:tcPr>
            <w:tcW w:w="585" w:type="pct"/>
            <w:tcBorders>
              <w:top w:val="nil"/>
              <w:left w:val="nil"/>
              <w:bottom w:val="single" w:sz="4" w:space="0" w:color="FFFFFF"/>
              <w:right w:val="single" w:sz="4" w:space="0" w:color="FFFFFF"/>
            </w:tcBorders>
            <w:shd w:val="clear" w:color="000000" w:fill="A6A6A6"/>
            <w:noWrap/>
            <w:vAlign w:val="center"/>
          </w:tcPr>
          <w:p w14:paraId="2593E1F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59524.77 </w:t>
            </w:r>
          </w:p>
        </w:tc>
        <w:tc>
          <w:tcPr>
            <w:tcW w:w="387" w:type="pct"/>
            <w:tcBorders>
              <w:top w:val="nil"/>
              <w:left w:val="nil"/>
              <w:bottom w:val="single" w:sz="4" w:space="0" w:color="FFFFFF"/>
              <w:right w:val="single" w:sz="4" w:space="0" w:color="FFFFFF"/>
            </w:tcBorders>
            <w:shd w:val="clear" w:color="000000" w:fill="A6A6A6"/>
            <w:noWrap/>
            <w:vAlign w:val="center"/>
          </w:tcPr>
          <w:p w14:paraId="3550490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640F316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35E7AA7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138373D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34FFEC6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sz="4" w:space="0" w:color="FFFFFF"/>
              <w:right w:val="single" w:sz="4" w:space="0" w:color="FFFFFF"/>
            </w:tcBorders>
            <w:shd w:val="clear" w:color="000000" w:fill="A6A6A6"/>
            <w:noWrap/>
            <w:vAlign w:val="center"/>
          </w:tcPr>
          <w:p w14:paraId="591DEBF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48218F64" w14:textId="77777777" w:rsidR="00C75E31" w:rsidRDefault="00000000">
      <w:pPr>
        <w:spacing w:before="0" w:line="360" w:lineRule="auto"/>
        <w:jc w:val="right"/>
        <w:rPr>
          <w:rFonts w:eastAsia="宋体" w:cs="Arial"/>
          <w:iCs/>
          <w:sz w:val="24"/>
          <w:lang w:eastAsia="zh-CN"/>
        </w:rPr>
      </w:pPr>
      <w:r>
        <w:rPr>
          <w:rFonts w:eastAsia="宋体" w:cs="Arial"/>
          <w:iCs/>
          <w:sz w:val="24"/>
          <w:lang w:eastAsia="zh-CN"/>
        </w:rPr>
        <w:lastRenderedPageBreak/>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4A86DB73" w14:textId="77777777" w:rsidR="00C75E31" w:rsidRDefault="00C75E31">
      <w:pPr>
        <w:spacing w:before="0" w:line="360" w:lineRule="auto"/>
        <w:jc w:val="right"/>
        <w:rPr>
          <w:rFonts w:eastAsia="宋体" w:cs="Arial"/>
          <w:iCs/>
          <w:sz w:val="24"/>
          <w:lang w:eastAsia="zh-CN"/>
        </w:rPr>
      </w:pPr>
    </w:p>
    <w:p w14:paraId="329DA8BD" w14:textId="77777777" w:rsidR="00C75E31" w:rsidRDefault="00000000">
      <w:pPr>
        <w:pStyle w:val="Style2"/>
        <w:numPr>
          <w:ilvl w:val="2"/>
          <w:numId w:val="12"/>
        </w:numPr>
        <w:spacing w:line="360" w:lineRule="auto"/>
      </w:pPr>
      <w:bookmarkStart w:id="102" w:name="_Toc202805986"/>
      <w:bookmarkStart w:id="103" w:name="_Toc198906592"/>
      <w:r>
        <w:rPr>
          <w:rFonts w:hint="eastAsia"/>
        </w:rPr>
        <w:t>范围三类别</w:t>
      </w:r>
      <w:r>
        <w:rPr>
          <w:rFonts w:hint="eastAsia"/>
        </w:rPr>
        <w:t>5</w:t>
      </w:r>
      <w:r>
        <w:rPr>
          <w:rFonts w:hint="eastAsia"/>
        </w:rPr>
        <w:t>运营中产生废物所产生的排放</w:t>
      </w:r>
      <w:r>
        <w:t>清册</w:t>
      </w:r>
      <w:bookmarkEnd w:id="102"/>
      <w:bookmarkEnd w:id="103"/>
    </w:p>
    <w:tbl>
      <w:tblPr>
        <w:tblW w:w="5000" w:type="pct"/>
        <w:tblLook w:val="04A0" w:firstRow="1" w:lastRow="0" w:firstColumn="1" w:lastColumn="0" w:noHBand="0" w:noVBand="1"/>
      </w:tblPr>
      <w:tblGrid>
        <w:gridCol w:w="1033"/>
        <w:gridCol w:w="1522"/>
        <w:gridCol w:w="1454"/>
        <w:gridCol w:w="1023"/>
        <w:gridCol w:w="660"/>
        <w:gridCol w:w="660"/>
        <w:gridCol w:w="660"/>
        <w:gridCol w:w="660"/>
        <w:gridCol w:w="660"/>
        <w:gridCol w:w="730"/>
      </w:tblGrid>
      <w:tr w:rsidR="00C75E31" w14:paraId="2EDA0F37" w14:textId="77777777">
        <w:trPr>
          <w:trHeight w:val="503"/>
        </w:trPr>
        <w:tc>
          <w:tcPr>
            <w:tcW w:w="563" w:type="pct"/>
            <w:tcBorders>
              <w:top w:val="single" w:sz="4" w:space="0" w:color="FFFFFF"/>
              <w:left w:val="single" w:sz="4" w:space="0" w:color="FFFFFF"/>
              <w:bottom w:val="single" w:sz="4" w:space="0" w:color="000000"/>
              <w:right w:val="single" w:sz="4" w:space="0" w:color="FF6600"/>
            </w:tcBorders>
            <w:shd w:val="clear" w:color="000000" w:fill="FF6600"/>
            <w:noWrap/>
            <w:vAlign w:val="center"/>
          </w:tcPr>
          <w:p w14:paraId="30C2B5E1"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编号</w:t>
            </w:r>
          </w:p>
        </w:tc>
        <w:tc>
          <w:tcPr>
            <w:tcW w:w="628" w:type="pct"/>
            <w:tcBorders>
              <w:top w:val="single" w:sz="4" w:space="0" w:color="FFFFFF"/>
              <w:left w:val="nil"/>
              <w:bottom w:val="single" w:sz="4" w:space="0" w:color="000000"/>
              <w:right w:val="single" w:sz="4" w:space="0" w:color="FF6600"/>
            </w:tcBorders>
            <w:shd w:val="clear" w:color="000000" w:fill="FF6600"/>
            <w:noWrap/>
            <w:vAlign w:val="center"/>
          </w:tcPr>
          <w:p w14:paraId="38C8349B"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排放源</w:t>
            </w:r>
          </w:p>
        </w:tc>
        <w:tc>
          <w:tcPr>
            <w:tcW w:w="830" w:type="pct"/>
            <w:tcBorders>
              <w:top w:val="single" w:sz="4" w:space="0" w:color="FFFFFF"/>
              <w:left w:val="nil"/>
              <w:bottom w:val="single" w:sz="4" w:space="0" w:color="000000"/>
              <w:right w:val="single" w:sz="4" w:space="0" w:color="FF6600"/>
            </w:tcBorders>
            <w:shd w:val="clear" w:color="000000" w:fill="FF6600"/>
            <w:noWrap/>
            <w:vAlign w:val="center"/>
          </w:tcPr>
          <w:p w14:paraId="7396FD2A"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总排放量</w:t>
            </w:r>
          </w:p>
        </w:tc>
        <w:tc>
          <w:tcPr>
            <w:tcW w:w="592" w:type="pct"/>
            <w:tcBorders>
              <w:top w:val="single" w:sz="4" w:space="0" w:color="FFFFFF"/>
              <w:left w:val="nil"/>
              <w:bottom w:val="single" w:sz="4" w:space="0" w:color="000000"/>
              <w:right w:val="single" w:sz="4" w:space="0" w:color="FF6600"/>
            </w:tcBorders>
            <w:shd w:val="clear" w:color="000000" w:fill="FF6600"/>
            <w:noWrap/>
            <w:vAlign w:val="center"/>
          </w:tcPr>
          <w:p w14:paraId="027B32D1"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1" w:type="pct"/>
            <w:tcBorders>
              <w:top w:val="single" w:sz="4" w:space="0" w:color="FFFFFF"/>
              <w:left w:val="nil"/>
              <w:bottom w:val="single" w:sz="4" w:space="0" w:color="000000"/>
              <w:right w:val="single" w:sz="4" w:space="0" w:color="FF6600"/>
            </w:tcBorders>
            <w:shd w:val="clear" w:color="000000" w:fill="FF6600"/>
            <w:noWrap/>
            <w:vAlign w:val="center"/>
          </w:tcPr>
          <w:p w14:paraId="4B592775"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1" w:type="pct"/>
            <w:tcBorders>
              <w:top w:val="single" w:sz="4" w:space="0" w:color="FFFFFF"/>
              <w:left w:val="nil"/>
              <w:bottom w:val="single" w:sz="4" w:space="0" w:color="000000"/>
              <w:right w:val="single" w:sz="4" w:space="0" w:color="FF6600"/>
            </w:tcBorders>
            <w:shd w:val="clear" w:color="000000" w:fill="FF6600"/>
            <w:noWrap/>
            <w:vAlign w:val="center"/>
          </w:tcPr>
          <w:p w14:paraId="364BA1CD"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1" w:type="pct"/>
            <w:tcBorders>
              <w:top w:val="single" w:sz="4" w:space="0" w:color="FFFFFF"/>
              <w:left w:val="nil"/>
              <w:bottom w:val="single" w:sz="4" w:space="0" w:color="000000"/>
              <w:right w:val="single" w:sz="4" w:space="0" w:color="FF6600"/>
            </w:tcBorders>
            <w:shd w:val="clear" w:color="000000" w:fill="FF6600"/>
            <w:noWrap/>
            <w:vAlign w:val="center"/>
          </w:tcPr>
          <w:p w14:paraId="0E8B0E57"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1" w:type="pct"/>
            <w:tcBorders>
              <w:top w:val="single" w:sz="4" w:space="0" w:color="FFFFFF"/>
              <w:left w:val="nil"/>
              <w:bottom w:val="single" w:sz="4" w:space="0" w:color="000000"/>
              <w:right w:val="single" w:sz="4" w:space="0" w:color="FF6600"/>
            </w:tcBorders>
            <w:shd w:val="clear" w:color="000000" w:fill="FF6600"/>
            <w:noWrap/>
            <w:vAlign w:val="center"/>
          </w:tcPr>
          <w:p w14:paraId="07B1E36B"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1" w:type="pct"/>
            <w:tcBorders>
              <w:top w:val="single" w:sz="4" w:space="0" w:color="FFFFFF"/>
              <w:left w:val="nil"/>
              <w:bottom w:val="single" w:sz="4" w:space="0" w:color="000000"/>
              <w:right w:val="single" w:sz="4" w:space="0" w:color="FF6600"/>
            </w:tcBorders>
            <w:shd w:val="clear" w:color="000000" w:fill="FF6600"/>
            <w:noWrap/>
            <w:vAlign w:val="center"/>
          </w:tcPr>
          <w:p w14:paraId="4E6E421B"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0" w:type="pct"/>
            <w:tcBorders>
              <w:top w:val="single" w:sz="4" w:space="0" w:color="FFFFFF"/>
              <w:left w:val="nil"/>
              <w:bottom w:val="single" w:sz="4" w:space="0" w:color="000000"/>
              <w:right w:val="single" w:sz="4" w:space="0" w:color="FFFFFF"/>
            </w:tcBorders>
            <w:shd w:val="clear" w:color="000000" w:fill="FF6600"/>
            <w:noWrap/>
            <w:vAlign w:val="center"/>
          </w:tcPr>
          <w:p w14:paraId="76EAF586"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rsidR="00C75E31" w14:paraId="42A81BD8" w14:textId="77777777">
        <w:trPr>
          <w:trHeight w:val="503"/>
        </w:trPr>
        <w:tc>
          <w:tcPr>
            <w:tcW w:w="563" w:type="pct"/>
            <w:tcBorders>
              <w:top w:val="single" w:sz="4" w:space="0" w:color="000000"/>
              <w:left w:val="single" w:sz="4" w:space="0" w:color="FFFFFF"/>
              <w:bottom w:val="single" w:sz="4" w:space="0" w:color="FFFFFF"/>
              <w:right w:val="single" w:sz="4" w:space="0" w:color="FFFFFF"/>
            </w:tcBorders>
            <w:shd w:val="clear" w:color="000000" w:fill="FABF8F"/>
            <w:noWrap/>
            <w:vAlign w:val="center"/>
          </w:tcPr>
          <w:p w14:paraId="7E867C6E"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范围三 类别5</w:t>
            </w:r>
          </w:p>
        </w:tc>
        <w:tc>
          <w:tcPr>
            <w:tcW w:w="628" w:type="pct"/>
            <w:tcBorders>
              <w:top w:val="single" w:sz="4" w:space="0" w:color="000000"/>
              <w:left w:val="nil"/>
              <w:bottom w:val="single" w:sz="4" w:space="0" w:color="FFFFFF"/>
              <w:right w:val="single" w:sz="4" w:space="0" w:color="FFFFFF"/>
            </w:tcBorders>
            <w:shd w:val="clear" w:color="000000" w:fill="FABF8F"/>
            <w:noWrap/>
            <w:vAlign w:val="center"/>
          </w:tcPr>
          <w:p w14:paraId="086084CC"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运营中产生的废物排放</w:t>
            </w:r>
          </w:p>
        </w:tc>
        <w:tc>
          <w:tcPr>
            <w:tcW w:w="830" w:type="pct"/>
            <w:tcBorders>
              <w:top w:val="single" w:sz="4" w:space="0" w:color="000000"/>
              <w:left w:val="single" w:sz="4" w:space="0" w:color="FFCC99"/>
              <w:bottom w:val="single" w:sz="4" w:space="0" w:color="000000"/>
              <w:right w:val="single" w:sz="4" w:space="0" w:color="FFCC99"/>
            </w:tcBorders>
            <w:shd w:val="clear" w:color="000000" w:fill="FABF8F"/>
            <w:noWrap/>
            <w:vAlign w:val="center"/>
          </w:tcPr>
          <w:p w14:paraId="79D32AE5"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146989.35 </w:t>
            </w:r>
          </w:p>
        </w:tc>
        <w:tc>
          <w:tcPr>
            <w:tcW w:w="592" w:type="pct"/>
            <w:tcBorders>
              <w:top w:val="single" w:sz="4" w:space="0" w:color="000000"/>
              <w:left w:val="nil"/>
              <w:bottom w:val="single" w:sz="4" w:space="0" w:color="000000"/>
              <w:right w:val="single" w:sz="4" w:space="0" w:color="FFCC99"/>
            </w:tcBorders>
            <w:shd w:val="clear" w:color="000000" w:fill="FABF8F"/>
            <w:noWrap/>
            <w:vAlign w:val="center"/>
          </w:tcPr>
          <w:p w14:paraId="35219A83"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146989.35 </w:t>
            </w:r>
          </w:p>
        </w:tc>
        <w:tc>
          <w:tcPr>
            <w:tcW w:w="391" w:type="pct"/>
            <w:tcBorders>
              <w:top w:val="single" w:sz="4" w:space="0" w:color="000000"/>
              <w:left w:val="nil"/>
              <w:bottom w:val="single" w:sz="4" w:space="0" w:color="000000"/>
              <w:right w:val="single" w:sz="4" w:space="0" w:color="FFCC99"/>
            </w:tcBorders>
            <w:shd w:val="clear" w:color="000000" w:fill="FABF8F"/>
            <w:noWrap/>
            <w:vAlign w:val="center"/>
          </w:tcPr>
          <w:p w14:paraId="65316F3A"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1" w:type="pct"/>
            <w:tcBorders>
              <w:top w:val="single" w:sz="4" w:space="0" w:color="000000"/>
              <w:left w:val="nil"/>
              <w:bottom w:val="single" w:sz="4" w:space="0" w:color="000000"/>
              <w:right w:val="single" w:sz="4" w:space="0" w:color="FFCC99"/>
            </w:tcBorders>
            <w:shd w:val="clear" w:color="000000" w:fill="FABF8F"/>
            <w:noWrap/>
            <w:vAlign w:val="center"/>
          </w:tcPr>
          <w:p w14:paraId="3484E388"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1" w:type="pct"/>
            <w:tcBorders>
              <w:top w:val="single" w:sz="4" w:space="0" w:color="000000"/>
              <w:left w:val="nil"/>
              <w:bottom w:val="single" w:sz="4" w:space="0" w:color="000000"/>
              <w:right w:val="single" w:sz="4" w:space="0" w:color="FFCC99"/>
            </w:tcBorders>
            <w:shd w:val="clear" w:color="000000" w:fill="FABF8F"/>
            <w:noWrap/>
            <w:vAlign w:val="center"/>
          </w:tcPr>
          <w:p w14:paraId="69199B9D"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1" w:type="pct"/>
            <w:tcBorders>
              <w:top w:val="single" w:sz="4" w:space="0" w:color="000000"/>
              <w:left w:val="nil"/>
              <w:bottom w:val="single" w:sz="4" w:space="0" w:color="000000"/>
              <w:right w:val="single" w:sz="4" w:space="0" w:color="FFCC99"/>
            </w:tcBorders>
            <w:shd w:val="clear" w:color="000000" w:fill="FABF8F"/>
            <w:noWrap/>
            <w:vAlign w:val="center"/>
          </w:tcPr>
          <w:p w14:paraId="1673D39E"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1" w:type="pct"/>
            <w:tcBorders>
              <w:top w:val="single" w:sz="4" w:space="0" w:color="000000"/>
              <w:left w:val="nil"/>
              <w:bottom w:val="single" w:sz="4" w:space="0" w:color="000000"/>
              <w:right w:val="single" w:sz="4" w:space="0" w:color="FFCC99"/>
            </w:tcBorders>
            <w:shd w:val="clear" w:color="000000" w:fill="FABF8F"/>
            <w:noWrap/>
            <w:vAlign w:val="center"/>
          </w:tcPr>
          <w:p w14:paraId="748A185B"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30" w:type="pct"/>
            <w:tcBorders>
              <w:top w:val="single" w:sz="4" w:space="0" w:color="000000"/>
              <w:left w:val="nil"/>
              <w:bottom w:val="single" w:sz="4" w:space="0" w:color="000000"/>
              <w:right w:val="single" w:sz="4" w:space="0" w:color="FFCC99"/>
            </w:tcBorders>
            <w:shd w:val="clear" w:color="000000" w:fill="FABF8F"/>
            <w:noWrap/>
            <w:vAlign w:val="center"/>
          </w:tcPr>
          <w:p w14:paraId="70D55198"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rsidR="00C75E31" w14:paraId="40D0D3E7" w14:textId="77777777">
        <w:trPr>
          <w:trHeight w:val="503"/>
        </w:trPr>
        <w:tc>
          <w:tcPr>
            <w:tcW w:w="563" w:type="pct"/>
            <w:tcBorders>
              <w:top w:val="nil"/>
              <w:left w:val="single" w:sz="4" w:space="0" w:color="FFFFFF"/>
              <w:bottom w:val="single" w:sz="4" w:space="0" w:color="FFFFFF"/>
              <w:right w:val="single" w:sz="4" w:space="0" w:color="FFFFFF"/>
            </w:tcBorders>
            <w:shd w:val="clear" w:color="000000" w:fill="FFFF00"/>
            <w:noWrap/>
            <w:vAlign w:val="center"/>
          </w:tcPr>
          <w:p w14:paraId="46410F66"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3.5.1</w:t>
            </w:r>
          </w:p>
        </w:tc>
        <w:tc>
          <w:tcPr>
            <w:tcW w:w="628" w:type="pct"/>
            <w:tcBorders>
              <w:top w:val="nil"/>
              <w:left w:val="nil"/>
              <w:bottom w:val="single" w:sz="4" w:space="0" w:color="FFFFFF"/>
              <w:right w:val="single" w:sz="4" w:space="0" w:color="FFFFFF"/>
            </w:tcBorders>
            <w:shd w:val="clear" w:color="000000" w:fill="FFFF00"/>
            <w:vAlign w:val="center"/>
          </w:tcPr>
          <w:p w14:paraId="48F8A567"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生活垃圾和厨余垃圾</w:t>
            </w:r>
          </w:p>
        </w:tc>
        <w:tc>
          <w:tcPr>
            <w:tcW w:w="830" w:type="pct"/>
            <w:tcBorders>
              <w:top w:val="single" w:sz="4" w:space="0" w:color="FFFFFF"/>
              <w:left w:val="nil"/>
              <w:bottom w:val="single" w:sz="4" w:space="0" w:color="FFFFFF"/>
              <w:right w:val="single" w:sz="4" w:space="0" w:color="FFFFFF"/>
            </w:tcBorders>
            <w:shd w:val="clear" w:color="000000" w:fill="A6A6A6"/>
            <w:noWrap/>
            <w:vAlign w:val="center"/>
          </w:tcPr>
          <w:p w14:paraId="05EE491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969.24 </w:t>
            </w:r>
          </w:p>
        </w:tc>
        <w:tc>
          <w:tcPr>
            <w:tcW w:w="592" w:type="pct"/>
            <w:tcBorders>
              <w:top w:val="single" w:sz="4" w:space="0" w:color="FFFFFF"/>
              <w:left w:val="nil"/>
              <w:bottom w:val="single" w:sz="4" w:space="0" w:color="FFFFFF"/>
              <w:right w:val="single" w:sz="4" w:space="0" w:color="FFFFFF"/>
            </w:tcBorders>
            <w:shd w:val="clear" w:color="000000" w:fill="A6A6A6"/>
            <w:noWrap/>
            <w:vAlign w:val="center"/>
          </w:tcPr>
          <w:p w14:paraId="2176EE0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969.24 </w:t>
            </w:r>
          </w:p>
        </w:tc>
        <w:tc>
          <w:tcPr>
            <w:tcW w:w="391" w:type="pct"/>
            <w:tcBorders>
              <w:top w:val="single" w:sz="4" w:space="0" w:color="FFFFFF"/>
              <w:left w:val="nil"/>
              <w:bottom w:val="single" w:sz="4" w:space="0" w:color="FFFFFF"/>
              <w:right w:val="single" w:sz="4" w:space="0" w:color="FFFFFF"/>
            </w:tcBorders>
            <w:shd w:val="clear" w:color="000000" w:fill="A6A6A6"/>
            <w:noWrap/>
            <w:vAlign w:val="center"/>
          </w:tcPr>
          <w:p w14:paraId="6A96EB0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single" w:sz="4" w:space="0" w:color="FFFFFF"/>
              <w:left w:val="nil"/>
              <w:bottom w:val="single" w:sz="4" w:space="0" w:color="FFFFFF"/>
              <w:right w:val="single" w:sz="4" w:space="0" w:color="FFFFFF"/>
            </w:tcBorders>
            <w:shd w:val="clear" w:color="000000" w:fill="A6A6A6"/>
            <w:noWrap/>
            <w:vAlign w:val="center"/>
          </w:tcPr>
          <w:p w14:paraId="3AC3F70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single" w:sz="4" w:space="0" w:color="FFFFFF"/>
              <w:left w:val="nil"/>
              <w:bottom w:val="single" w:sz="4" w:space="0" w:color="FFFFFF"/>
              <w:right w:val="single" w:sz="4" w:space="0" w:color="FFFFFF"/>
            </w:tcBorders>
            <w:shd w:val="clear" w:color="000000" w:fill="A6A6A6"/>
            <w:noWrap/>
            <w:vAlign w:val="center"/>
          </w:tcPr>
          <w:p w14:paraId="0AE8FFA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single" w:sz="4" w:space="0" w:color="FFFFFF"/>
              <w:left w:val="nil"/>
              <w:bottom w:val="single" w:sz="4" w:space="0" w:color="FFFFFF"/>
              <w:right w:val="single" w:sz="4" w:space="0" w:color="FFFFFF"/>
            </w:tcBorders>
            <w:shd w:val="clear" w:color="000000" w:fill="A6A6A6"/>
            <w:noWrap/>
            <w:vAlign w:val="center"/>
          </w:tcPr>
          <w:p w14:paraId="27A41B9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single" w:sz="4" w:space="0" w:color="FFFFFF"/>
              <w:left w:val="nil"/>
              <w:bottom w:val="single" w:sz="4" w:space="0" w:color="FFFFFF"/>
              <w:right w:val="single" w:sz="4" w:space="0" w:color="FFFFFF"/>
            </w:tcBorders>
            <w:shd w:val="clear" w:color="000000" w:fill="A6A6A6"/>
            <w:noWrap/>
            <w:vAlign w:val="center"/>
          </w:tcPr>
          <w:p w14:paraId="5DC2F74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0" w:type="pct"/>
            <w:tcBorders>
              <w:top w:val="single" w:sz="4" w:space="0" w:color="FFFFFF"/>
              <w:left w:val="nil"/>
              <w:bottom w:val="single" w:sz="4" w:space="0" w:color="FFFFFF"/>
              <w:right w:val="single" w:sz="4" w:space="0" w:color="FFFFFF"/>
            </w:tcBorders>
            <w:shd w:val="clear" w:color="000000" w:fill="A6A6A6"/>
            <w:noWrap/>
            <w:vAlign w:val="center"/>
          </w:tcPr>
          <w:p w14:paraId="1B95119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5C030F57" w14:textId="77777777">
        <w:trPr>
          <w:trHeight w:val="503"/>
        </w:trPr>
        <w:tc>
          <w:tcPr>
            <w:tcW w:w="563" w:type="pct"/>
            <w:tcBorders>
              <w:top w:val="nil"/>
              <w:left w:val="single" w:sz="4" w:space="0" w:color="FFFFFF"/>
              <w:bottom w:val="single" w:sz="4" w:space="0" w:color="FFFFFF"/>
              <w:right w:val="single" w:sz="4" w:space="0" w:color="FFFFFF"/>
            </w:tcBorders>
            <w:shd w:val="clear" w:color="000000" w:fill="FFFF00"/>
            <w:noWrap/>
            <w:vAlign w:val="center"/>
          </w:tcPr>
          <w:p w14:paraId="265E1D09"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3.5.2</w:t>
            </w:r>
          </w:p>
        </w:tc>
        <w:tc>
          <w:tcPr>
            <w:tcW w:w="628" w:type="pct"/>
            <w:tcBorders>
              <w:top w:val="nil"/>
              <w:left w:val="nil"/>
              <w:bottom w:val="single" w:sz="4" w:space="0" w:color="FFFFFF"/>
              <w:right w:val="single" w:sz="4" w:space="0" w:color="FFFFFF"/>
            </w:tcBorders>
            <w:shd w:val="clear" w:color="000000" w:fill="FFFF00"/>
            <w:vAlign w:val="center"/>
          </w:tcPr>
          <w:p w14:paraId="038CAD20"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废油</w:t>
            </w:r>
          </w:p>
        </w:tc>
        <w:tc>
          <w:tcPr>
            <w:tcW w:w="830" w:type="pct"/>
            <w:tcBorders>
              <w:top w:val="nil"/>
              <w:left w:val="nil"/>
              <w:bottom w:val="single" w:sz="4" w:space="0" w:color="FFFFFF"/>
              <w:right w:val="single" w:sz="4" w:space="0" w:color="FFFFFF"/>
            </w:tcBorders>
            <w:shd w:val="clear" w:color="000000" w:fill="A6A6A6"/>
            <w:noWrap/>
            <w:vAlign w:val="center"/>
          </w:tcPr>
          <w:p w14:paraId="46DA69B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104.70 </w:t>
            </w:r>
          </w:p>
        </w:tc>
        <w:tc>
          <w:tcPr>
            <w:tcW w:w="592" w:type="pct"/>
            <w:tcBorders>
              <w:top w:val="nil"/>
              <w:left w:val="nil"/>
              <w:bottom w:val="single" w:sz="4" w:space="0" w:color="FFFFFF"/>
              <w:right w:val="single" w:sz="4" w:space="0" w:color="FFFFFF"/>
            </w:tcBorders>
            <w:shd w:val="clear" w:color="000000" w:fill="A6A6A6"/>
            <w:noWrap/>
            <w:vAlign w:val="center"/>
          </w:tcPr>
          <w:p w14:paraId="441630B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104.70 </w:t>
            </w:r>
          </w:p>
        </w:tc>
        <w:tc>
          <w:tcPr>
            <w:tcW w:w="391" w:type="pct"/>
            <w:tcBorders>
              <w:top w:val="nil"/>
              <w:left w:val="nil"/>
              <w:bottom w:val="single" w:sz="4" w:space="0" w:color="FFFFFF"/>
              <w:right w:val="single" w:sz="4" w:space="0" w:color="FFFFFF"/>
            </w:tcBorders>
            <w:shd w:val="clear" w:color="000000" w:fill="A6A6A6"/>
            <w:noWrap/>
            <w:vAlign w:val="center"/>
          </w:tcPr>
          <w:p w14:paraId="22581F9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sz="4" w:space="0" w:color="FFFFFF"/>
              <w:right w:val="single" w:sz="4" w:space="0" w:color="FFFFFF"/>
            </w:tcBorders>
            <w:shd w:val="clear" w:color="000000" w:fill="A6A6A6"/>
            <w:noWrap/>
            <w:vAlign w:val="center"/>
          </w:tcPr>
          <w:p w14:paraId="29C0E3C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sz="4" w:space="0" w:color="FFFFFF"/>
              <w:right w:val="single" w:sz="4" w:space="0" w:color="FFFFFF"/>
            </w:tcBorders>
            <w:shd w:val="clear" w:color="000000" w:fill="A6A6A6"/>
            <w:noWrap/>
            <w:vAlign w:val="center"/>
          </w:tcPr>
          <w:p w14:paraId="67EE65A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sz="4" w:space="0" w:color="FFFFFF"/>
              <w:right w:val="single" w:sz="4" w:space="0" w:color="FFFFFF"/>
            </w:tcBorders>
            <w:shd w:val="clear" w:color="000000" w:fill="A6A6A6"/>
            <w:noWrap/>
            <w:vAlign w:val="center"/>
          </w:tcPr>
          <w:p w14:paraId="3FBE081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sz="4" w:space="0" w:color="FFFFFF"/>
              <w:right w:val="single" w:sz="4" w:space="0" w:color="FFFFFF"/>
            </w:tcBorders>
            <w:shd w:val="clear" w:color="000000" w:fill="A6A6A6"/>
            <w:noWrap/>
            <w:vAlign w:val="center"/>
          </w:tcPr>
          <w:p w14:paraId="7849271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0" w:type="pct"/>
            <w:tcBorders>
              <w:top w:val="nil"/>
              <w:left w:val="nil"/>
              <w:bottom w:val="single" w:sz="4" w:space="0" w:color="FFFFFF"/>
              <w:right w:val="single" w:sz="4" w:space="0" w:color="FFFFFF"/>
            </w:tcBorders>
            <w:shd w:val="clear" w:color="000000" w:fill="A6A6A6"/>
            <w:noWrap/>
            <w:vAlign w:val="center"/>
          </w:tcPr>
          <w:p w14:paraId="296D2A7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1054C7DA" w14:textId="77777777">
        <w:trPr>
          <w:trHeight w:val="503"/>
        </w:trPr>
        <w:tc>
          <w:tcPr>
            <w:tcW w:w="563" w:type="pct"/>
            <w:tcBorders>
              <w:top w:val="nil"/>
              <w:left w:val="single" w:sz="4" w:space="0" w:color="FFFFFF"/>
              <w:bottom w:val="single" w:sz="4" w:space="0" w:color="FFFFFF"/>
              <w:right w:val="single" w:sz="4" w:space="0" w:color="FFFFFF"/>
            </w:tcBorders>
            <w:shd w:val="clear" w:color="000000" w:fill="FFFF00"/>
            <w:noWrap/>
            <w:vAlign w:val="center"/>
          </w:tcPr>
          <w:p w14:paraId="7C705CF6"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3.5.3</w:t>
            </w:r>
          </w:p>
        </w:tc>
        <w:tc>
          <w:tcPr>
            <w:tcW w:w="628" w:type="pct"/>
            <w:tcBorders>
              <w:top w:val="nil"/>
              <w:left w:val="nil"/>
              <w:bottom w:val="single" w:sz="4" w:space="0" w:color="FFFFFF"/>
              <w:right w:val="single" w:sz="4" w:space="0" w:color="FFFFFF"/>
            </w:tcBorders>
            <w:shd w:val="clear" w:color="000000" w:fill="FFFF00"/>
            <w:vAlign w:val="center"/>
          </w:tcPr>
          <w:p w14:paraId="7DAB39D5"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废油水</w:t>
            </w:r>
          </w:p>
        </w:tc>
        <w:tc>
          <w:tcPr>
            <w:tcW w:w="830" w:type="pct"/>
            <w:tcBorders>
              <w:top w:val="nil"/>
              <w:left w:val="nil"/>
              <w:bottom w:val="single" w:sz="4" w:space="0" w:color="FFFFFF"/>
              <w:right w:val="single" w:sz="4" w:space="0" w:color="FFFFFF"/>
            </w:tcBorders>
            <w:shd w:val="clear" w:color="000000" w:fill="A6A6A6"/>
            <w:noWrap/>
            <w:vAlign w:val="center"/>
          </w:tcPr>
          <w:p w14:paraId="2CD692F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11.85 </w:t>
            </w:r>
          </w:p>
        </w:tc>
        <w:tc>
          <w:tcPr>
            <w:tcW w:w="592" w:type="pct"/>
            <w:tcBorders>
              <w:top w:val="nil"/>
              <w:left w:val="nil"/>
              <w:bottom w:val="single" w:sz="4" w:space="0" w:color="FFFFFF"/>
              <w:right w:val="single" w:sz="4" w:space="0" w:color="FFFFFF"/>
            </w:tcBorders>
            <w:shd w:val="clear" w:color="000000" w:fill="A6A6A6"/>
            <w:noWrap/>
            <w:vAlign w:val="center"/>
          </w:tcPr>
          <w:p w14:paraId="3ED01D6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11.85 </w:t>
            </w:r>
          </w:p>
        </w:tc>
        <w:tc>
          <w:tcPr>
            <w:tcW w:w="391" w:type="pct"/>
            <w:tcBorders>
              <w:top w:val="nil"/>
              <w:left w:val="nil"/>
              <w:bottom w:val="single" w:sz="4" w:space="0" w:color="FFFFFF"/>
              <w:right w:val="single" w:sz="4" w:space="0" w:color="FFFFFF"/>
            </w:tcBorders>
            <w:shd w:val="clear" w:color="000000" w:fill="A6A6A6"/>
            <w:noWrap/>
            <w:vAlign w:val="center"/>
          </w:tcPr>
          <w:p w14:paraId="51053AA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sz="4" w:space="0" w:color="FFFFFF"/>
              <w:right w:val="single" w:sz="4" w:space="0" w:color="FFFFFF"/>
            </w:tcBorders>
            <w:shd w:val="clear" w:color="000000" w:fill="A6A6A6"/>
            <w:noWrap/>
            <w:vAlign w:val="center"/>
          </w:tcPr>
          <w:p w14:paraId="50A72B7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sz="4" w:space="0" w:color="FFFFFF"/>
              <w:right w:val="single" w:sz="4" w:space="0" w:color="FFFFFF"/>
            </w:tcBorders>
            <w:shd w:val="clear" w:color="000000" w:fill="A6A6A6"/>
            <w:noWrap/>
            <w:vAlign w:val="center"/>
          </w:tcPr>
          <w:p w14:paraId="383C8E6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sz="4" w:space="0" w:color="FFFFFF"/>
              <w:right w:val="single" w:sz="4" w:space="0" w:color="FFFFFF"/>
            </w:tcBorders>
            <w:shd w:val="clear" w:color="000000" w:fill="A6A6A6"/>
            <w:noWrap/>
            <w:vAlign w:val="center"/>
          </w:tcPr>
          <w:p w14:paraId="062F515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sz="4" w:space="0" w:color="FFFFFF"/>
              <w:right w:val="single" w:sz="4" w:space="0" w:color="FFFFFF"/>
            </w:tcBorders>
            <w:shd w:val="clear" w:color="000000" w:fill="A6A6A6"/>
            <w:noWrap/>
            <w:vAlign w:val="center"/>
          </w:tcPr>
          <w:p w14:paraId="60506D9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0" w:type="pct"/>
            <w:tcBorders>
              <w:top w:val="nil"/>
              <w:left w:val="nil"/>
              <w:bottom w:val="single" w:sz="4" w:space="0" w:color="FFFFFF"/>
              <w:right w:val="single" w:sz="4" w:space="0" w:color="FFFFFF"/>
            </w:tcBorders>
            <w:shd w:val="clear" w:color="000000" w:fill="A6A6A6"/>
            <w:noWrap/>
            <w:vAlign w:val="center"/>
          </w:tcPr>
          <w:p w14:paraId="088924C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232AB8DA" w14:textId="77777777">
        <w:trPr>
          <w:trHeight w:val="503"/>
        </w:trPr>
        <w:tc>
          <w:tcPr>
            <w:tcW w:w="563" w:type="pct"/>
            <w:tcBorders>
              <w:top w:val="nil"/>
              <w:left w:val="single" w:sz="4" w:space="0" w:color="FFFFFF"/>
              <w:bottom w:val="single" w:sz="4" w:space="0" w:color="FFFFFF"/>
              <w:right w:val="single" w:sz="4" w:space="0" w:color="FFFFFF"/>
            </w:tcBorders>
            <w:shd w:val="clear" w:color="000000" w:fill="FFFF00"/>
            <w:noWrap/>
            <w:vAlign w:val="center"/>
          </w:tcPr>
          <w:p w14:paraId="1F83BCB5"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3.5.4</w:t>
            </w:r>
          </w:p>
        </w:tc>
        <w:tc>
          <w:tcPr>
            <w:tcW w:w="628" w:type="pct"/>
            <w:tcBorders>
              <w:top w:val="nil"/>
              <w:left w:val="nil"/>
              <w:bottom w:val="single" w:sz="4" w:space="0" w:color="FFFFFF"/>
              <w:right w:val="single" w:sz="4" w:space="0" w:color="FFFFFF"/>
            </w:tcBorders>
            <w:shd w:val="clear" w:color="000000" w:fill="FFFF00"/>
            <w:vAlign w:val="center"/>
          </w:tcPr>
          <w:p w14:paraId="1BEB1C4F"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焦油</w:t>
            </w:r>
          </w:p>
        </w:tc>
        <w:tc>
          <w:tcPr>
            <w:tcW w:w="830" w:type="pct"/>
            <w:tcBorders>
              <w:top w:val="nil"/>
              <w:left w:val="nil"/>
              <w:bottom w:val="single" w:sz="4" w:space="0" w:color="FFFFFF"/>
              <w:right w:val="single" w:sz="4" w:space="0" w:color="FFFFFF"/>
            </w:tcBorders>
            <w:shd w:val="clear" w:color="000000" w:fill="A6A6A6"/>
            <w:noWrap/>
            <w:vAlign w:val="center"/>
          </w:tcPr>
          <w:p w14:paraId="25A9D12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145055.57 </w:t>
            </w:r>
          </w:p>
        </w:tc>
        <w:tc>
          <w:tcPr>
            <w:tcW w:w="592" w:type="pct"/>
            <w:tcBorders>
              <w:top w:val="nil"/>
              <w:left w:val="nil"/>
              <w:bottom w:val="single" w:sz="4" w:space="0" w:color="FFFFFF"/>
              <w:right w:val="single" w:sz="4" w:space="0" w:color="FFFFFF"/>
            </w:tcBorders>
            <w:shd w:val="clear" w:color="000000" w:fill="A6A6A6"/>
            <w:noWrap/>
            <w:vAlign w:val="center"/>
          </w:tcPr>
          <w:p w14:paraId="7EC97F7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145055.57 </w:t>
            </w:r>
          </w:p>
        </w:tc>
        <w:tc>
          <w:tcPr>
            <w:tcW w:w="391" w:type="pct"/>
            <w:tcBorders>
              <w:top w:val="nil"/>
              <w:left w:val="nil"/>
              <w:bottom w:val="single" w:sz="4" w:space="0" w:color="FFFFFF"/>
              <w:right w:val="single" w:sz="4" w:space="0" w:color="FFFFFF"/>
            </w:tcBorders>
            <w:shd w:val="clear" w:color="000000" w:fill="A6A6A6"/>
            <w:noWrap/>
            <w:vAlign w:val="center"/>
          </w:tcPr>
          <w:p w14:paraId="132BB7D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sz="4" w:space="0" w:color="FFFFFF"/>
              <w:right w:val="single" w:sz="4" w:space="0" w:color="FFFFFF"/>
            </w:tcBorders>
            <w:shd w:val="clear" w:color="000000" w:fill="A6A6A6"/>
            <w:noWrap/>
            <w:vAlign w:val="center"/>
          </w:tcPr>
          <w:p w14:paraId="0F38BB8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sz="4" w:space="0" w:color="FFFFFF"/>
              <w:right w:val="single" w:sz="4" w:space="0" w:color="FFFFFF"/>
            </w:tcBorders>
            <w:shd w:val="clear" w:color="000000" w:fill="A6A6A6"/>
            <w:noWrap/>
            <w:vAlign w:val="center"/>
          </w:tcPr>
          <w:p w14:paraId="0E7FE12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sz="4" w:space="0" w:color="FFFFFF"/>
              <w:right w:val="single" w:sz="4" w:space="0" w:color="FFFFFF"/>
            </w:tcBorders>
            <w:shd w:val="clear" w:color="000000" w:fill="A6A6A6"/>
            <w:noWrap/>
            <w:vAlign w:val="center"/>
          </w:tcPr>
          <w:p w14:paraId="5AED28D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sz="4" w:space="0" w:color="FFFFFF"/>
              <w:right w:val="single" w:sz="4" w:space="0" w:color="FFFFFF"/>
            </w:tcBorders>
            <w:shd w:val="clear" w:color="000000" w:fill="A6A6A6"/>
            <w:noWrap/>
            <w:vAlign w:val="center"/>
          </w:tcPr>
          <w:p w14:paraId="5745EA7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0" w:type="pct"/>
            <w:tcBorders>
              <w:top w:val="nil"/>
              <w:left w:val="nil"/>
              <w:bottom w:val="single" w:sz="4" w:space="0" w:color="FFFFFF"/>
              <w:right w:val="single" w:sz="4" w:space="0" w:color="FFFFFF"/>
            </w:tcBorders>
            <w:shd w:val="clear" w:color="000000" w:fill="A6A6A6"/>
            <w:noWrap/>
            <w:vAlign w:val="center"/>
          </w:tcPr>
          <w:p w14:paraId="304005C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0E869C71" w14:textId="77777777">
        <w:trPr>
          <w:trHeight w:val="503"/>
        </w:trPr>
        <w:tc>
          <w:tcPr>
            <w:tcW w:w="563" w:type="pct"/>
            <w:tcBorders>
              <w:top w:val="nil"/>
              <w:left w:val="single" w:sz="4" w:space="0" w:color="FFFFFF"/>
              <w:bottom w:val="single" w:sz="4" w:space="0" w:color="FFFFFF"/>
              <w:right w:val="single" w:sz="4" w:space="0" w:color="FFFFFF"/>
            </w:tcBorders>
            <w:shd w:val="clear" w:color="000000" w:fill="FFFF00"/>
            <w:noWrap/>
            <w:vAlign w:val="center"/>
          </w:tcPr>
          <w:p w14:paraId="39024BF4"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3.5.5</w:t>
            </w:r>
          </w:p>
        </w:tc>
        <w:tc>
          <w:tcPr>
            <w:tcW w:w="628" w:type="pct"/>
            <w:tcBorders>
              <w:top w:val="nil"/>
              <w:left w:val="nil"/>
              <w:bottom w:val="single" w:sz="4" w:space="0" w:color="FFFFFF"/>
              <w:right w:val="single" w:sz="4" w:space="0" w:color="FFFFFF"/>
            </w:tcBorders>
            <w:shd w:val="clear" w:color="000000" w:fill="FFFF00"/>
            <w:vAlign w:val="center"/>
          </w:tcPr>
          <w:p w14:paraId="2828916E"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废弃物运输</w:t>
            </w:r>
          </w:p>
        </w:tc>
        <w:tc>
          <w:tcPr>
            <w:tcW w:w="830" w:type="pct"/>
            <w:tcBorders>
              <w:top w:val="nil"/>
              <w:left w:val="nil"/>
              <w:bottom w:val="single" w:sz="4" w:space="0" w:color="FFFFFF"/>
              <w:right w:val="single" w:sz="4" w:space="0" w:color="FFFFFF"/>
            </w:tcBorders>
            <w:shd w:val="clear" w:color="000000" w:fill="A6A6A6"/>
            <w:noWrap/>
            <w:vAlign w:val="center"/>
          </w:tcPr>
          <w:p w14:paraId="375FEED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847.99 </w:t>
            </w:r>
          </w:p>
        </w:tc>
        <w:tc>
          <w:tcPr>
            <w:tcW w:w="592" w:type="pct"/>
            <w:tcBorders>
              <w:top w:val="nil"/>
              <w:left w:val="nil"/>
              <w:bottom w:val="single" w:sz="4" w:space="0" w:color="FFFFFF"/>
              <w:right w:val="single" w:sz="4" w:space="0" w:color="FFFFFF"/>
            </w:tcBorders>
            <w:shd w:val="clear" w:color="000000" w:fill="A6A6A6"/>
            <w:noWrap/>
            <w:vAlign w:val="center"/>
          </w:tcPr>
          <w:p w14:paraId="765BA68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847.99 </w:t>
            </w:r>
          </w:p>
        </w:tc>
        <w:tc>
          <w:tcPr>
            <w:tcW w:w="391" w:type="pct"/>
            <w:tcBorders>
              <w:top w:val="nil"/>
              <w:left w:val="nil"/>
              <w:bottom w:val="single" w:sz="4" w:space="0" w:color="FFFFFF"/>
              <w:right w:val="single" w:sz="4" w:space="0" w:color="FFFFFF"/>
            </w:tcBorders>
            <w:shd w:val="clear" w:color="000000" w:fill="A6A6A6"/>
            <w:noWrap/>
            <w:vAlign w:val="center"/>
          </w:tcPr>
          <w:p w14:paraId="351111E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sz="4" w:space="0" w:color="FFFFFF"/>
              <w:right w:val="single" w:sz="4" w:space="0" w:color="FFFFFF"/>
            </w:tcBorders>
            <w:shd w:val="clear" w:color="000000" w:fill="A6A6A6"/>
            <w:noWrap/>
            <w:vAlign w:val="center"/>
          </w:tcPr>
          <w:p w14:paraId="6AE91BB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sz="4" w:space="0" w:color="FFFFFF"/>
              <w:right w:val="single" w:sz="4" w:space="0" w:color="FFFFFF"/>
            </w:tcBorders>
            <w:shd w:val="clear" w:color="000000" w:fill="A6A6A6"/>
            <w:noWrap/>
            <w:vAlign w:val="center"/>
          </w:tcPr>
          <w:p w14:paraId="0BDA2AC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sz="4" w:space="0" w:color="FFFFFF"/>
              <w:right w:val="single" w:sz="4" w:space="0" w:color="FFFFFF"/>
            </w:tcBorders>
            <w:shd w:val="clear" w:color="000000" w:fill="A6A6A6"/>
            <w:noWrap/>
            <w:vAlign w:val="center"/>
          </w:tcPr>
          <w:p w14:paraId="4BA7FDB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sz="4" w:space="0" w:color="FFFFFF"/>
              <w:right w:val="single" w:sz="4" w:space="0" w:color="FFFFFF"/>
            </w:tcBorders>
            <w:shd w:val="clear" w:color="000000" w:fill="A6A6A6"/>
            <w:noWrap/>
            <w:vAlign w:val="center"/>
          </w:tcPr>
          <w:p w14:paraId="06BD452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0" w:type="pct"/>
            <w:tcBorders>
              <w:top w:val="nil"/>
              <w:left w:val="nil"/>
              <w:bottom w:val="single" w:sz="4" w:space="0" w:color="FFFFFF"/>
              <w:right w:val="single" w:sz="4" w:space="0" w:color="FFFFFF"/>
            </w:tcBorders>
            <w:shd w:val="clear" w:color="000000" w:fill="A6A6A6"/>
            <w:noWrap/>
            <w:vAlign w:val="center"/>
          </w:tcPr>
          <w:p w14:paraId="2611A8D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4C11EB35" w14:textId="77777777" w:rsidR="00C75E31"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66792299" w14:textId="77777777" w:rsidR="00C75E31" w:rsidRDefault="00C75E31">
      <w:pPr>
        <w:spacing w:before="0" w:line="360" w:lineRule="auto"/>
        <w:jc w:val="right"/>
        <w:rPr>
          <w:rFonts w:eastAsia="宋体" w:cs="Arial"/>
          <w:iCs/>
          <w:sz w:val="24"/>
          <w:lang w:eastAsia="zh-CN"/>
        </w:rPr>
      </w:pPr>
    </w:p>
    <w:p w14:paraId="50313953" w14:textId="77777777" w:rsidR="00C75E31" w:rsidRDefault="00000000">
      <w:pPr>
        <w:pStyle w:val="Style2"/>
        <w:numPr>
          <w:ilvl w:val="2"/>
          <w:numId w:val="12"/>
        </w:numPr>
        <w:spacing w:line="360" w:lineRule="auto"/>
      </w:pPr>
      <w:bookmarkStart w:id="104" w:name="_Toc198906593"/>
      <w:bookmarkStart w:id="105" w:name="_Toc202805987"/>
      <w:r>
        <w:rPr>
          <w:rFonts w:hint="eastAsia"/>
        </w:rPr>
        <w:t>范围三类别</w:t>
      </w:r>
      <w:r>
        <w:rPr>
          <w:rFonts w:hint="eastAsia"/>
        </w:rPr>
        <w:t>6</w:t>
      </w:r>
      <w:r>
        <w:rPr>
          <w:rFonts w:hint="eastAsia"/>
        </w:rPr>
        <w:t>商务旅行产生的排放</w:t>
      </w:r>
      <w:r>
        <w:t>清册</w:t>
      </w:r>
      <w:bookmarkEnd w:id="104"/>
      <w:bookmarkEnd w:id="105"/>
    </w:p>
    <w:tbl>
      <w:tblPr>
        <w:tblW w:w="5000" w:type="pct"/>
        <w:tblLook w:val="04A0" w:firstRow="1" w:lastRow="0" w:firstColumn="1" w:lastColumn="0" w:noHBand="0" w:noVBand="1"/>
      </w:tblPr>
      <w:tblGrid>
        <w:gridCol w:w="1033"/>
        <w:gridCol w:w="1391"/>
        <w:gridCol w:w="1480"/>
        <w:gridCol w:w="1042"/>
        <w:gridCol w:w="674"/>
        <w:gridCol w:w="674"/>
        <w:gridCol w:w="674"/>
        <w:gridCol w:w="674"/>
        <w:gridCol w:w="675"/>
        <w:gridCol w:w="745"/>
      </w:tblGrid>
      <w:tr w:rsidR="00C75E31" w14:paraId="5B56DEFB" w14:textId="77777777">
        <w:trPr>
          <w:trHeight w:val="503"/>
        </w:trPr>
        <w:tc>
          <w:tcPr>
            <w:tcW w:w="570" w:type="pct"/>
            <w:tcBorders>
              <w:top w:val="single" w:sz="4" w:space="0" w:color="FFFFFF"/>
              <w:left w:val="single" w:sz="4" w:space="0" w:color="FFFFFF"/>
              <w:bottom w:val="single" w:sz="4" w:space="0" w:color="000000"/>
              <w:right w:val="single" w:sz="4" w:space="0" w:color="FF6600"/>
            </w:tcBorders>
            <w:shd w:val="clear" w:color="000000" w:fill="FF6600"/>
            <w:noWrap/>
            <w:vAlign w:val="center"/>
          </w:tcPr>
          <w:p w14:paraId="1F902483"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编号</w:t>
            </w:r>
          </w:p>
        </w:tc>
        <w:tc>
          <w:tcPr>
            <w:tcW w:w="573" w:type="pct"/>
            <w:tcBorders>
              <w:top w:val="single" w:sz="4" w:space="0" w:color="FFFFFF"/>
              <w:left w:val="nil"/>
              <w:bottom w:val="single" w:sz="4" w:space="0" w:color="000000"/>
              <w:right w:val="single" w:sz="4" w:space="0" w:color="FF6600"/>
            </w:tcBorders>
            <w:shd w:val="clear" w:color="000000" w:fill="FF6600"/>
            <w:noWrap/>
            <w:vAlign w:val="center"/>
          </w:tcPr>
          <w:p w14:paraId="77D57C9E"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排放源</w:t>
            </w:r>
          </w:p>
        </w:tc>
        <w:tc>
          <w:tcPr>
            <w:tcW w:w="841" w:type="pct"/>
            <w:tcBorders>
              <w:top w:val="single" w:sz="4" w:space="0" w:color="FFFFFF"/>
              <w:left w:val="nil"/>
              <w:bottom w:val="single" w:sz="4" w:space="0" w:color="000000"/>
              <w:right w:val="single" w:sz="4" w:space="0" w:color="FF6600"/>
            </w:tcBorders>
            <w:shd w:val="clear" w:color="000000" w:fill="FF6600"/>
            <w:noWrap/>
            <w:vAlign w:val="center"/>
          </w:tcPr>
          <w:p w14:paraId="541AC118"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总排放量</w:t>
            </w:r>
          </w:p>
        </w:tc>
        <w:tc>
          <w:tcPr>
            <w:tcW w:w="599" w:type="pct"/>
            <w:tcBorders>
              <w:top w:val="single" w:sz="4" w:space="0" w:color="FFFFFF"/>
              <w:left w:val="nil"/>
              <w:bottom w:val="single" w:sz="4" w:space="0" w:color="000000"/>
              <w:right w:val="single" w:sz="4" w:space="0" w:color="FF6600"/>
            </w:tcBorders>
            <w:shd w:val="clear" w:color="000000" w:fill="FF6600"/>
            <w:noWrap/>
            <w:vAlign w:val="center"/>
          </w:tcPr>
          <w:p w14:paraId="216E8DC3"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6" w:type="pct"/>
            <w:tcBorders>
              <w:top w:val="single" w:sz="4" w:space="0" w:color="FFFFFF"/>
              <w:left w:val="nil"/>
              <w:bottom w:val="single" w:sz="4" w:space="0" w:color="000000"/>
              <w:right w:val="single" w:sz="4" w:space="0" w:color="FF6600"/>
            </w:tcBorders>
            <w:shd w:val="clear" w:color="000000" w:fill="FF6600"/>
            <w:noWrap/>
            <w:vAlign w:val="center"/>
          </w:tcPr>
          <w:p w14:paraId="294135BA"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6" w:type="pct"/>
            <w:tcBorders>
              <w:top w:val="single" w:sz="4" w:space="0" w:color="FFFFFF"/>
              <w:left w:val="nil"/>
              <w:bottom w:val="single" w:sz="4" w:space="0" w:color="000000"/>
              <w:right w:val="single" w:sz="4" w:space="0" w:color="FF6600"/>
            </w:tcBorders>
            <w:shd w:val="clear" w:color="000000" w:fill="FF6600"/>
            <w:noWrap/>
            <w:vAlign w:val="center"/>
          </w:tcPr>
          <w:p w14:paraId="45B6E9C6"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6" w:type="pct"/>
            <w:tcBorders>
              <w:top w:val="single" w:sz="4" w:space="0" w:color="FFFFFF"/>
              <w:left w:val="nil"/>
              <w:bottom w:val="single" w:sz="4" w:space="0" w:color="000000"/>
              <w:right w:val="single" w:sz="4" w:space="0" w:color="FF6600"/>
            </w:tcBorders>
            <w:shd w:val="clear" w:color="000000" w:fill="FF6600"/>
            <w:noWrap/>
            <w:vAlign w:val="center"/>
          </w:tcPr>
          <w:p w14:paraId="15333C88"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6" w:type="pct"/>
            <w:tcBorders>
              <w:top w:val="single" w:sz="4" w:space="0" w:color="FFFFFF"/>
              <w:left w:val="nil"/>
              <w:bottom w:val="single" w:sz="4" w:space="0" w:color="000000"/>
              <w:right w:val="single" w:sz="4" w:space="0" w:color="FF6600"/>
            </w:tcBorders>
            <w:shd w:val="clear" w:color="000000" w:fill="FF6600"/>
            <w:noWrap/>
            <w:vAlign w:val="center"/>
          </w:tcPr>
          <w:p w14:paraId="69A5DA96"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6" w:type="pct"/>
            <w:tcBorders>
              <w:top w:val="single" w:sz="4" w:space="0" w:color="FFFFFF"/>
              <w:left w:val="nil"/>
              <w:bottom w:val="single" w:sz="4" w:space="0" w:color="000000"/>
              <w:right w:val="single" w:sz="4" w:space="0" w:color="FF6600"/>
            </w:tcBorders>
            <w:shd w:val="clear" w:color="000000" w:fill="FF6600"/>
            <w:noWrap/>
            <w:vAlign w:val="center"/>
          </w:tcPr>
          <w:p w14:paraId="1ABF9AA4"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5" w:type="pct"/>
            <w:tcBorders>
              <w:top w:val="single" w:sz="4" w:space="0" w:color="FFFFFF"/>
              <w:left w:val="nil"/>
              <w:bottom w:val="single" w:sz="4" w:space="0" w:color="000000"/>
              <w:right w:val="single" w:sz="4" w:space="0" w:color="FFFFFF"/>
            </w:tcBorders>
            <w:shd w:val="clear" w:color="000000" w:fill="FF6600"/>
            <w:noWrap/>
            <w:vAlign w:val="center"/>
          </w:tcPr>
          <w:p w14:paraId="439C3981"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rsidR="00C75E31" w14:paraId="3365C261" w14:textId="77777777">
        <w:trPr>
          <w:trHeight w:val="503"/>
        </w:trPr>
        <w:tc>
          <w:tcPr>
            <w:tcW w:w="570" w:type="pct"/>
            <w:tcBorders>
              <w:top w:val="single" w:sz="4" w:space="0" w:color="000000"/>
              <w:left w:val="single" w:sz="4" w:space="0" w:color="FFFFFF"/>
              <w:bottom w:val="single" w:sz="4" w:space="0" w:color="FFFFFF"/>
              <w:right w:val="single" w:sz="4" w:space="0" w:color="FFFFFF"/>
            </w:tcBorders>
            <w:shd w:val="clear" w:color="000000" w:fill="FABF8F"/>
            <w:noWrap/>
            <w:vAlign w:val="center"/>
          </w:tcPr>
          <w:p w14:paraId="2EB52A36"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范围三 类别6</w:t>
            </w:r>
          </w:p>
        </w:tc>
        <w:tc>
          <w:tcPr>
            <w:tcW w:w="573" w:type="pct"/>
            <w:tcBorders>
              <w:top w:val="single" w:sz="4" w:space="0" w:color="000000"/>
              <w:left w:val="nil"/>
              <w:bottom w:val="single" w:sz="4" w:space="0" w:color="FFFFFF"/>
              <w:right w:val="single" w:sz="4" w:space="0" w:color="FFFFFF"/>
            </w:tcBorders>
            <w:shd w:val="clear" w:color="000000" w:fill="FABF8F"/>
            <w:noWrap/>
            <w:vAlign w:val="center"/>
          </w:tcPr>
          <w:p w14:paraId="77212A16"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商务旅行产生的排放</w:t>
            </w:r>
          </w:p>
        </w:tc>
        <w:tc>
          <w:tcPr>
            <w:tcW w:w="841" w:type="pct"/>
            <w:tcBorders>
              <w:top w:val="single" w:sz="4" w:space="0" w:color="000000"/>
              <w:left w:val="single" w:sz="4" w:space="0" w:color="FFCC99"/>
              <w:bottom w:val="single" w:sz="4" w:space="0" w:color="000000"/>
              <w:right w:val="single" w:sz="4" w:space="0" w:color="FFCC99"/>
            </w:tcBorders>
            <w:shd w:val="clear" w:color="000000" w:fill="FABF8F"/>
            <w:noWrap/>
            <w:vAlign w:val="center"/>
          </w:tcPr>
          <w:p w14:paraId="4E589157"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1670.17 </w:t>
            </w:r>
          </w:p>
        </w:tc>
        <w:tc>
          <w:tcPr>
            <w:tcW w:w="599" w:type="pct"/>
            <w:tcBorders>
              <w:top w:val="single" w:sz="4" w:space="0" w:color="000000"/>
              <w:left w:val="nil"/>
              <w:bottom w:val="single" w:sz="4" w:space="0" w:color="000000"/>
              <w:right w:val="single" w:sz="4" w:space="0" w:color="FFCC99"/>
            </w:tcBorders>
            <w:shd w:val="clear" w:color="000000" w:fill="FABF8F"/>
            <w:noWrap/>
            <w:vAlign w:val="center"/>
          </w:tcPr>
          <w:p w14:paraId="36CCA07B"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1670.17 </w:t>
            </w:r>
          </w:p>
        </w:tc>
        <w:tc>
          <w:tcPr>
            <w:tcW w:w="396" w:type="pct"/>
            <w:tcBorders>
              <w:top w:val="single" w:sz="4" w:space="0" w:color="000000"/>
              <w:left w:val="nil"/>
              <w:bottom w:val="single" w:sz="4" w:space="0" w:color="000000"/>
              <w:right w:val="single" w:sz="4" w:space="0" w:color="FFCC99"/>
            </w:tcBorders>
            <w:shd w:val="clear" w:color="000000" w:fill="FABF8F"/>
            <w:noWrap/>
            <w:vAlign w:val="center"/>
          </w:tcPr>
          <w:p w14:paraId="63355B69"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sz="4" w:space="0" w:color="000000"/>
              <w:left w:val="nil"/>
              <w:bottom w:val="single" w:sz="4" w:space="0" w:color="000000"/>
              <w:right w:val="single" w:sz="4" w:space="0" w:color="FFCC99"/>
            </w:tcBorders>
            <w:shd w:val="clear" w:color="000000" w:fill="FABF8F"/>
            <w:noWrap/>
            <w:vAlign w:val="center"/>
          </w:tcPr>
          <w:p w14:paraId="1100A4FD"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sz="4" w:space="0" w:color="000000"/>
              <w:left w:val="nil"/>
              <w:bottom w:val="single" w:sz="4" w:space="0" w:color="000000"/>
              <w:right w:val="single" w:sz="4" w:space="0" w:color="FFCC99"/>
            </w:tcBorders>
            <w:shd w:val="clear" w:color="000000" w:fill="FABF8F"/>
            <w:noWrap/>
            <w:vAlign w:val="center"/>
          </w:tcPr>
          <w:p w14:paraId="60C62938"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sz="4" w:space="0" w:color="000000"/>
              <w:left w:val="nil"/>
              <w:bottom w:val="single" w:sz="4" w:space="0" w:color="000000"/>
              <w:right w:val="single" w:sz="4" w:space="0" w:color="FFCC99"/>
            </w:tcBorders>
            <w:shd w:val="clear" w:color="000000" w:fill="FABF8F"/>
            <w:noWrap/>
            <w:vAlign w:val="center"/>
          </w:tcPr>
          <w:p w14:paraId="2D2822BC"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sz="4" w:space="0" w:color="000000"/>
              <w:left w:val="nil"/>
              <w:bottom w:val="single" w:sz="4" w:space="0" w:color="000000"/>
              <w:right w:val="single" w:sz="4" w:space="0" w:color="FFCC99"/>
            </w:tcBorders>
            <w:shd w:val="clear" w:color="000000" w:fill="FABF8F"/>
            <w:noWrap/>
            <w:vAlign w:val="center"/>
          </w:tcPr>
          <w:p w14:paraId="77C95485"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35" w:type="pct"/>
            <w:tcBorders>
              <w:top w:val="single" w:sz="4" w:space="0" w:color="000000"/>
              <w:left w:val="nil"/>
              <w:bottom w:val="single" w:sz="4" w:space="0" w:color="000000"/>
              <w:right w:val="single" w:sz="4" w:space="0" w:color="FFCC99"/>
            </w:tcBorders>
            <w:shd w:val="clear" w:color="000000" w:fill="FABF8F"/>
            <w:noWrap/>
            <w:vAlign w:val="center"/>
          </w:tcPr>
          <w:p w14:paraId="01BC6470"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rsidR="00C75E31" w14:paraId="592C2AFE" w14:textId="77777777">
        <w:trPr>
          <w:trHeight w:val="503"/>
        </w:trPr>
        <w:tc>
          <w:tcPr>
            <w:tcW w:w="570" w:type="pct"/>
            <w:tcBorders>
              <w:top w:val="nil"/>
              <w:left w:val="single" w:sz="4" w:space="0" w:color="FFFFFF"/>
              <w:bottom w:val="single" w:sz="4" w:space="0" w:color="FFFFFF"/>
              <w:right w:val="single" w:sz="4" w:space="0" w:color="FFFFFF"/>
            </w:tcBorders>
            <w:shd w:val="clear" w:color="000000" w:fill="FFFF00"/>
            <w:noWrap/>
            <w:vAlign w:val="center"/>
          </w:tcPr>
          <w:p w14:paraId="61DEC4BA"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3.6.1</w:t>
            </w:r>
          </w:p>
        </w:tc>
        <w:tc>
          <w:tcPr>
            <w:tcW w:w="573" w:type="pct"/>
            <w:tcBorders>
              <w:top w:val="nil"/>
              <w:left w:val="nil"/>
              <w:bottom w:val="single" w:sz="4" w:space="0" w:color="FFFFFF"/>
              <w:right w:val="single" w:sz="4" w:space="0" w:color="FFFFFF"/>
            </w:tcBorders>
            <w:shd w:val="clear" w:color="000000" w:fill="FFFF00"/>
            <w:noWrap/>
            <w:vAlign w:val="center"/>
          </w:tcPr>
          <w:p w14:paraId="3A2DFAF9"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航运</w:t>
            </w:r>
          </w:p>
        </w:tc>
        <w:tc>
          <w:tcPr>
            <w:tcW w:w="841" w:type="pct"/>
            <w:tcBorders>
              <w:top w:val="single" w:sz="4" w:space="0" w:color="FFFFFF"/>
              <w:left w:val="nil"/>
              <w:bottom w:val="single" w:sz="4" w:space="0" w:color="FFFFFF"/>
              <w:right w:val="single" w:sz="4" w:space="0" w:color="FFFFFF"/>
            </w:tcBorders>
            <w:shd w:val="clear" w:color="000000" w:fill="A6A6A6"/>
            <w:noWrap/>
            <w:vAlign w:val="center"/>
          </w:tcPr>
          <w:p w14:paraId="1101EF6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327.76 </w:t>
            </w:r>
          </w:p>
        </w:tc>
        <w:tc>
          <w:tcPr>
            <w:tcW w:w="599" w:type="pct"/>
            <w:tcBorders>
              <w:top w:val="single" w:sz="4" w:space="0" w:color="FFFFFF"/>
              <w:left w:val="nil"/>
              <w:bottom w:val="single" w:sz="4" w:space="0" w:color="FFFFFF"/>
              <w:right w:val="single" w:sz="4" w:space="0" w:color="FFFFFF"/>
            </w:tcBorders>
            <w:shd w:val="clear" w:color="000000" w:fill="A6A6A6"/>
            <w:noWrap/>
            <w:vAlign w:val="center"/>
          </w:tcPr>
          <w:p w14:paraId="124A578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327.76 </w:t>
            </w:r>
          </w:p>
        </w:tc>
        <w:tc>
          <w:tcPr>
            <w:tcW w:w="396" w:type="pct"/>
            <w:tcBorders>
              <w:top w:val="single" w:sz="4" w:space="0" w:color="FFFFFF"/>
              <w:left w:val="nil"/>
              <w:bottom w:val="single" w:sz="4" w:space="0" w:color="FFFFFF"/>
              <w:right w:val="single" w:sz="4" w:space="0" w:color="FFFFFF"/>
            </w:tcBorders>
            <w:shd w:val="clear" w:color="000000" w:fill="A6A6A6"/>
            <w:noWrap/>
            <w:vAlign w:val="center"/>
          </w:tcPr>
          <w:p w14:paraId="490C9B5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sz="4" w:space="0" w:color="FFFFFF"/>
              <w:left w:val="nil"/>
              <w:bottom w:val="single" w:sz="4" w:space="0" w:color="FFFFFF"/>
              <w:right w:val="single" w:sz="4" w:space="0" w:color="FFFFFF"/>
            </w:tcBorders>
            <w:shd w:val="clear" w:color="000000" w:fill="A6A6A6"/>
            <w:noWrap/>
            <w:vAlign w:val="center"/>
          </w:tcPr>
          <w:p w14:paraId="03B0A63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sz="4" w:space="0" w:color="FFFFFF"/>
              <w:left w:val="nil"/>
              <w:bottom w:val="single" w:sz="4" w:space="0" w:color="FFFFFF"/>
              <w:right w:val="single" w:sz="4" w:space="0" w:color="FFFFFF"/>
            </w:tcBorders>
            <w:shd w:val="clear" w:color="000000" w:fill="A6A6A6"/>
            <w:noWrap/>
            <w:vAlign w:val="center"/>
          </w:tcPr>
          <w:p w14:paraId="2AE5294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sz="4" w:space="0" w:color="FFFFFF"/>
              <w:left w:val="nil"/>
              <w:bottom w:val="single" w:sz="4" w:space="0" w:color="FFFFFF"/>
              <w:right w:val="single" w:sz="4" w:space="0" w:color="FFFFFF"/>
            </w:tcBorders>
            <w:shd w:val="clear" w:color="000000" w:fill="A6A6A6"/>
            <w:noWrap/>
            <w:vAlign w:val="center"/>
          </w:tcPr>
          <w:p w14:paraId="346D637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sz="4" w:space="0" w:color="FFFFFF"/>
              <w:left w:val="nil"/>
              <w:bottom w:val="single" w:sz="4" w:space="0" w:color="FFFFFF"/>
              <w:right w:val="single" w:sz="4" w:space="0" w:color="FFFFFF"/>
            </w:tcBorders>
            <w:shd w:val="clear" w:color="000000" w:fill="A6A6A6"/>
            <w:noWrap/>
            <w:vAlign w:val="center"/>
          </w:tcPr>
          <w:p w14:paraId="638D511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single" w:sz="4" w:space="0" w:color="FFFFFF"/>
              <w:left w:val="nil"/>
              <w:bottom w:val="single" w:sz="4" w:space="0" w:color="FFFFFF"/>
              <w:right w:val="single" w:sz="4" w:space="0" w:color="FFFFFF"/>
            </w:tcBorders>
            <w:shd w:val="clear" w:color="000000" w:fill="A6A6A6"/>
            <w:noWrap/>
            <w:vAlign w:val="center"/>
          </w:tcPr>
          <w:p w14:paraId="3F6D24D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09D8926F" w14:textId="77777777">
        <w:trPr>
          <w:trHeight w:val="503"/>
        </w:trPr>
        <w:tc>
          <w:tcPr>
            <w:tcW w:w="570" w:type="pct"/>
            <w:tcBorders>
              <w:top w:val="nil"/>
              <w:left w:val="single" w:sz="4" w:space="0" w:color="FFFFFF"/>
              <w:bottom w:val="single" w:sz="4" w:space="0" w:color="FFFFFF"/>
              <w:right w:val="single" w:sz="4" w:space="0" w:color="FFFFFF"/>
            </w:tcBorders>
            <w:shd w:val="clear" w:color="000000" w:fill="FFFF00"/>
            <w:noWrap/>
            <w:vAlign w:val="center"/>
          </w:tcPr>
          <w:p w14:paraId="0E7A4405"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3.6.2</w:t>
            </w:r>
          </w:p>
        </w:tc>
        <w:tc>
          <w:tcPr>
            <w:tcW w:w="573" w:type="pct"/>
            <w:tcBorders>
              <w:top w:val="nil"/>
              <w:left w:val="nil"/>
              <w:bottom w:val="single" w:sz="4" w:space="0" w:color="FFFFFF"/>
              <w:right w:val="single" w:sz="4" w:space="0" w:color="FFFFFF"/>
            </w:tcBorders>
            <w:shd w:val="clear" w:color="000000" w:fill="FFFF00"/>
            <w:noWrap/>
            <w:vAlign w:val="center"/>
          </w:tcPr>
          <w:p w14:paraId="03901CF5"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铁路运输</w:t>
            </w:r>
          </w:p>
        </w:tc>
        <w:tc>
          <w:tcPr>
            <w:tcW w:w="841" w:type="pct"/>
            <w:tcBorders>
              <w:top w:val="nil"/>
              <w:left w:val="nil"/>
              <w:bottom w:val="single" w:sz="4" w:space="0" w:color="FFFFFF"/>
              <w:right w:val="single" w:sz="4" w:space="0" w:color="FFFFFF"/>
            </w:tcBorders>
            <w:shd w:val="clear" w:color="000000" w:fill="A6A6A6"/>
            <w:noWrap/>
            <w:vAlign w:val="center"/>
          </w:tcPr>
          <w:p w14:paraId="4AB38BC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619.79 </w:t>
            </w:r>
          </w:p>
        </w:tc>
        <w:tc>
          <w:tcPr>
            <w:tcW w:w="599" w:type="pct"/>
            <w:tcBorders>
              <w:top w:val="nil"/>
              <w:left w:val="nil"/>
              <w:bottom w:val="single" w:sz="4" w:space="0" w:color="FFFFFF"/>
              <w:right w:val="single" w:sz="4" w:space="0" w:color="FFFFFF"/>
            </w:tcBorders>
            <w:shd w:val="clear" w:color="000000" w:fill="A6A6A6"/>
            <w:noWrap/>
            <w:vAlign w:val="center"/>
          </w:tcPr>
          <w:p w14:paraId="6505B0D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619.79 </w:t>
            </w:r>
          </w:p>
        </w:tc>
        <w:tc>
          <w:tcPr>
            <w:tcW w:w="396" w:type="pct"/>
            <w:tcBorders>
              <w:top w:val="nil"/>
              <w:left w:val="nil"/>
              <w:bottom w:val="single" w:sz="4" w:space="0" w:color="FFFFFF"/>
              <w:right w:val="single" w:sz="4" w:space="0" w:color="FFFFFF"/>
            </w:tcBorders>
            <w:shd w:val="clear" w:color="000000" w:fill="A6A6A6"/>
            <w:noWrap/>
            <w:vAlign w:val="center"/>
          </w:tcPr>
          <w:p w14:paraId="265E5C1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0CFF770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3F85585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799B394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52F0542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68D9E2A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6F89EC3C" w14:textId="77777777">
        <w:trPr>
          <w:trHeight w:val="503"/>
        </w:trPr>
        <w:tc>
          <w:tcPr>
            <w:tcW w:w="570" w:type="pct"/>
            <w:tcBorders>
              <w:top w:val="nil"/>
              <w:left w:val="single" w:sz="4" w:space="0" w:color="FFFFFF"/>
              <w:bottom w:val="single" w:sz="4" w:space="0" w:color="FFFFFF"/>
              <w:right w:val="single" w:sz="4" w:space="0" w:color="FFFFFF"/>
            </w:tcBorders>
            <w:shd w:val="clear" w:color="000000" w:fill="FFFF00"/>
            <w:noWrap/>
            <w:vAlign w:val="center"/>
          </w:tcPr>
          <w:p w14:paraId="54767288"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3.6.3</w:t>
            </w:r>
          </w:p>
        </w:tc>
        <w:tc>
          <w:tcPr>
            <w:tcW w:w="573" w:type="pct"/>
            <w:tcBorders>
              <w:top w:val="nil"/>
              <w:left w:val="nil"/>
              <w:bottom w:val="single" w:sz="4" w:space="0" w:color="FFFFFF"/>
              <w:right w:val="single" w:sz="4" w:space="0" w:color="FFFFFF"/>
            </w:tcBorders>
            <w:shd w:val="clear" w:color="000000" w:fill="FFFF00"/>
            <w:noWrap/>
            <w:vAlign w:val="center"/>
          </w:tcPr>
          <w:p w14:paraId="5F14ACD0"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员工差旅住宿</w:t>
            </w:r>
          </w:p>
        </w:tc>
        <w:tc>
          <w:tcPr>
            <w:tcW w:w="841" w:type="pct"/>
            <w:tcBorders>
              <w:top w:val="nil"/>
              <w:left w:val="nil"/>
              <w:bottom w:val="single" w:sz="4" w:space="0" w:color="FFFFFF"/>
              <w:right w:val="single" w:sz="4" w:space="0" w:color="FFFFFF"/>
            </w:tcBorders>
            <w:shd w:val="clear" w:color="000000" w:fill="A6A6A6"/>
            <w:noWrap/>
            <w:vAlign w:val="center"/>
          </w:tcPr>
          <w:p w14:paraId="3736867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722.62 </w:t>
            </w:r>
          </w:p>
        </w:tc>
        <w:tc>
          <w:tcPr>
            <w:tcW w:w="599" w:type="pct"/>
            <w:tcBorders>
              <w:top w:val="nil"/>
              <w:left w:val="nil"/>
              <w:bottom w:val="single" w:sz="4" w:space="0" w:color="FFFFFF"/>
              <w:right w:val="single" w:sz="4" w:space="0" w:color="FFFFFF"/>
            </w:tcBorders>
            <w:shd w:val="clear" w:color="000000" w:fill="A6A6A6"/>
            <w:noWrap/>
            <w:vAlign w:val="center"/>
          </w:tcPr>
          <w:p w14:paraId="41D2954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722.62 </w:t>
            </w:r>
          </w:p>
        </w:tc>
        <w:tc>
          <w:tcPr>
            <w:tcW w:w="396" w:type="pct"/>
            <w:tcBorders>
              <w:top w:val="nil"/>
              <w:left w:val="nil"/>
              <w:bottom w:val="single" w:sz="4" w:space="0" w:color="FFFFFF"/>
              <w:right w:val="single" w:sz="4" w:space="0" w:color="FFFFFF"/>
            </w:tcBorders>
            <w:shd w:val="clear" w:color="000000" w:fill="A6A6A6"/>
            <w:noWrap/>
            <w:vAlign w:val="center"/>
          </w:tcPr>
          <w:p w14:paraId="46B6524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5B80886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6CFD99E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58052AF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594F65F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5607425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7217260E" w14:textId="77777777" w:rsidR="00C75E31"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7D1BDF31" w14:textId="77777777" w:rsidR="00C75E31" w:rsidRDefault="00C75E31">
      <w:pPr>
        <w:spacing w:before="0" w:line="360" w:lineRule="auto"/>
        <w:jc w:val="right"/>
        <w:rPr>
          <w:rFonts w:eastAsia="宋体" w:cs="Arial"/>
          <w:iCs/>
          <w:sz w:val="24"/>
          <w:lang w:eastAsia="zh-CN"/>
        </w:rPr>
      </w:pPr>
    </w:p>
    <w:p w14:paraId="314E6199" w14:textId="77777777" w:rsidR="00C75E31" w:rsidRDefault="00000000">
      <w:pPr>
        <w:pStyle w:val="Style2"/>
        <w:numPr>
          <w:ilvl w:val="2"/>
          <w:numId w:val="12"/>
        </w:numPr>
        <w:spacing w:line="360" w:lineRule="auto"/>
      </w:pPr>
      <w:bookmarkStart w:id="106" w:name="_Toc198906594"/>
      <w:bookmarkStart w:id="107" w:name="_Toc202805988"/>
      <w:r>
        <w:rPr>
          <w:rFonts w:hint="eastAsia"/>
        </w:rPr>
        <w:t>范围三类别</w:t>
      </w:r>
      <w:r>
        <w:rPr>
          <w:rFonts w:hint="eastAsia"/>
        </w:rPr>
        <w:t>7</w:t>
      </w:r>
      <w:r>
        <w:rPr>
          <w:rFonts w:hint="eastAsia"/>
        </w:rPr>
        <w:t>运营中产生的废物排放</w:t>
      </w:r>
      <w:r>
        <w:t>清册</w:t>
      </w:r>
      <w:bookmarkEnd w:id="106"/>
      <w:bookmarkEnd w:id="107"/>
    </w:p>
    <w:tbl>
      <w:tblPr>
        <w:tblW w:w="5000" w:type="pct"/>
        <w:tblLook w:val="04A0" w:firstRow="1" w:lastRow="0" w:firstColumn="1" w:lastColumn="0" w:noHBand="0" w:noVBand="1"/>
      </w:tblPr>
      <w:tblGrid>
        <w:gridCol w:w="1033"/>
        <w:gridCol w:w="1391"/>
        <w:gridCol w:w="1480"/>
        <w:gridCol w:w="1042"/>
        <w:gridCol w:w="674"/>
        <w:gridCol w:w="674"/>
        <w:gridCol w:w="674"/>
        <w:gridCol w:w="674"/>
        <w:gridCol w:w="675"/>
        <w:gridCol w:w="745"/>
      </w:tblGrid>
      <w:tr w:rsidR="00C75E31" w14:paraId="509114E8" w14:textId="77777777">
        <w:trPr>
          <w:trHeight w:val="503"/>
        </w:trPr>
        <w:tc>
          <w:tcPr>
            <w:tcW w:w="570" w:type="pct"/>
            <w:tcBorders>
              <w:top w:val="single" w:sz="4" w:space="0" w:color="FFFFFF"/>
              <w:left w:val="single" w:sz="4" w:space="0" w:color="FFFFFF"/>
              <w:bottom w:val="single" w:sz="4" w:space="0" w:color="000000"/>
              <w:right w:val="single" w:sz="4" w:space="0" w:color="FF6600"/>
            </w:tcBorders>
            <w:shd w:val="clear" w:color="000000" w:fill="FF6600"/>
            <w:noWrap/>
            <w:vAlign w:val="center"/>
          </w:tcPr>
          <w:p w14:paraId="67648468"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编号</w:t>
            </w:r>
          </w:p>
        </w:tc>
        <w:tc>
          <w:tcPr>
            <w:tcW w:w="573" w:type="pct"/>
            <w:tcBorders>
              <w:top w:val="single" w:sz="4" w:space="0" w:color="FFFFFF"/>
              <w:left w:val="nil"/>
              <w:bottom w:val="single" w:sz="4" w:space="0" w:color="000000"/>
              <w:right w:val="single" w:sz="4" w:space="0" w:color="FF6600"/>
            </w:tcBorders>
            <w:shd w:val="clear" w:color="000000" w:fill="FF6600"/>
            <w:noWrap/>
            <w:vAlign w:val="center"/>
          </w:tcPr>
          <w:p w14:paraId="16387023"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排放源</w:t>
            </w:r>
          </w:p>
        </w:tc>
        <w:tc>
          <w:tcPr>
            <w:tcW w:w="841" w:type="pct"/>
            <w:tcBorders>
              <w:top w:val="single" w:sz="4" w:space="0" w:color="FFFFFF"/>
              <w:left w:val="nil"/>
              <w:bottom w:val="single" w:sz="4" w:space="0" w:color="000000"/>
              <w:right w:val="single" w:sz="4" w:space="0" w:color="FF6600"/>
            </w:tcBorders>
            <w:shd w:val="clear" w:color="000000" w:fill="FF6600"/>
            <w:noWrap/>
            <w:vAlign w:val="center"/>
          </w:tcPr>
          <w:p w14:paraId="0E32A6D7"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总排放量</w:t>
            </w:r>
          </w:p>
        </w:tc>
        <w:tc>
          <w:tcPr>
            <w:tcW w:w="599" w:type="pct"/>
            <w:tcBorders>
              <w:top w:val="single" w:sz="4" w:space="0" w:color="FFFFFF"/>
              <w:left w:val="nil"/>
              <w:bottom w:val="single" w:sz="4" w:space="0" w:color="000000"/>
              <w:right w:val="single" w:sz="4" w:space="0" w:color="FF6600"/>
            </w:tcBorders>
            <w:shd w:val="clear" w:color="000000" w:fill="FF6600"/>
            <w:noWrap/>
            <w:vAlign w:val="center"/>
          </w:tcPr>
          <w:p w14:paraId="48373B74"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6" w:type="pct"/>
            <w:tcBorders>
              <w:top w:val="single" w:sz="4" w:space="0" w:color="FFFFFF"/>
              <w:left w:val="nil"/>
              <w:bottom w:val="single" w:sz="4" w:space="0" w:color="000000"/>
              <w:right w:val="single" w:sz="4" w:space="0" w:color="FF6600"/>
            </w:tcBorders>
            <w:shd w:val="clear" w:color="000000" w:fill="FF6600"/>
            <w:noWrap/>
            <w:vAlign w:val="center"/>
          </w:tcPr>
          <w:p w14:paraId="09F0B792"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6" w:type="pct"/>
            <w:tcBorders>
              <w:top w:val="single" w:sz="4" w:space="0" w:color="FFFFFF"/>
              <w:left w:val="nil"/>
              <w:bottom w:val="single" w:sz="4" w:space="0" w:color="000000"/>
              <w:right w:val="single" w:sz="4" w:space="0" w:color="FF6600"/>
            </w:tcBorders>
            <w:shd w:val="clear" w:color="000000" w:fill="FF6600"/>
            <w:noWrap/>
            <w:vAlign w:val="center"/>
          </w:tcPr>
          <w:p w14:paraId="72BF1B20"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6" w:type="pct"/>
            <w:tcBorders>
              <w:top w:val="single" w:sz="4" w:space="0" w:color="FFFFFF"/>
              <w:left w:val="nil"/>
              <w:bottom w:val="single" w:sz="4" w:space="0" w:color="000000"/>
              <w:right w:val="single" w:sz="4" w:space="0" w:color="FF6600"/>
            </w:tcBorders>
            <w:shd w:val="clear" w:color="000000" w:fill="FF6600"/>
            <w:noWrap/>
            <w:vAlign w:val="center"/>
          </w:tcPr>
          <w:p w14:paraId="28809895"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6" w:type="pct"/>
            <w:tcBorders>
              <w:top w:val="single" w:sz="4" w:space="0" w:color="FFFFFF"/>
              <w:left w:val="nil"/>
              <w:bottom w:val="single" w:sz="4" w:space="0" w:color="000000"/>
              <w:right w:val="single" w:sz="4" w:space="0" w:color="FF6600"/>
            </w:tcBorders>
            <w:shd w:val="clear" w:color="000000" w:fill="FF6600"/>
            <w:noWrap/>
            <w:vAlign w:val="center"/>
          </w:tcPr>
          <w:p w14:paraId="686A4CA4"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6" w:type="pct"/>
            <w:tcBorders>
              <w:top w:val="single" w:sz="4" w:space="0" w:color="FFFFFF"/>
              <w:left w:val="nil"/>
              <w:bottom w:val="single" w:sz="4" w:space="0" w:color="000000"/>
              <w:right w:val="single" w:sz="4" w:space="0" w:color="FF6600"/>
            </w:tcBorders>
            <w:shd w:val="clear" w:color="000000" w:fill="FF6600"/>
            <w:noWrap/>
            <w:vAlign w:val="center"/>
          </w:tcPr>
          <w:p w14:paraId="510B187A"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5" w:type="pct"/>
            <w:tcBorders>
              <w:top w:val="single" w:sz="4" w:space="0" w:color="FFFFFF"/>
              <w:left w:val="nil"/>
              <w:bottom w:val="single" w:sz="4" w:space="0" w:color="000000"/>
              <w:right w:val="single" w:sz="4" w:space="0" w:color="FFFFFF"/>
            </w:tcBorders>
            <w:shd w:val="clear" w:color="000000" w:fill="FF6600"/>
            <w:noWrap/>
            <w:vAlign w:val="center"/>
          </w:tcPr>
          <w:p w14:paraId="31B6E58D"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rsidR="00C75E31" w14:paraId="43ACDA93" w14:textId="77777777">
        <w:trPr>
          <w:trHeight w:val="503"/>
        </w:trPr>
        <w:tc>
          <w:tcPr>
            <w:tcW w:w="570" w:type="pct"/>
            <w:tcBorders>
              <w:top w:val="single" w:sz="4" w:space="0" w:color="000000"/>
              <w:left w:val="single" w:sz="4" w:space="0" w:color="FFFFFF"/>
              <w:bottom w:val="nil"/>
              <w:right w:val="single" w:sz="4" w:space="0" w:color="FFFFFF"/>
            </w:tcBorders>
            <w:shd w:val="clear" w:color="000000" w:fill="FABF8F"/>
            <w:noWrap/>
            <w:vAlign w:val="center"/>
          </w:tcPr>
          <w:p w14:paraId="68DBFB72"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范围三 类别7</w:t>
            </w:r>
          </w:p>
        </w:tc>
        <w:tc>
          <w:tcPr>
            <w:tcW w:w="573" w:type="pct"/>
            <w:tcBorders>
              <w:top w:val="single" w:sz="4" w:space="0" w:color="000000"/>
              <w:left w:val="nil"/>
              <w:bottom w:val="nil"/>
              <w:right w:val="single" w:sz="4" w:space="0" w:color="FFFFFF"/>
            </w:tcBorders>
            <w:shd w:val="clear" w:color="000000" w:fill="FABF8F"/>
            <w:noWrap/>
            <w:vAlign w:val="center"/>
          </w:tcPr>
          <w:p w14:paraId="5A4A2538"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员工通勤产生的排放</w:t>
            </w:r>
          </w:p>
        </w:tc>
        <w:tc>
          <w:tcPr>
            <w:tcW w:w="841" w:type="pct"/>
            <w:tcBorders>
              <w:top w:val="single" w:sz="4" w:space="0" w:color="000000"/>
              <w:left w:val="single" w:sz="4" w:space="0" w:color="FFCC99"/>
              <w:bottom w:val="single" w:sz="4" w:space="0" w:color="000000"/>
              <w:right w:val="single" w:sz="4" w:space="0" w:color="FFCC99"/>
            </w:tcBorders>
            <w:shd w:val="clear" w:color="000000" w:fill="FABF8F"/>
            <w:noWrap/>
            <w:vAlign w:val="center"/>
          </w:tcPr>
          <w:p w14:paraId="6982C941"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13322.58 </w:t>
            </w:r>
          </w:p>
        </w:tc>
        <w:tc>
          <w:tcPr>
            <w:tcW w:w="599" w:type="pct"/>
            <w:tcBorders>
              <w:top w:val="single" w:sz="4" w:space="0" w:color="000000"/>
              <w:left w:val="nil"/>
              <w:bottom w:val="single" w:sz="4" w:space="0" w:color="000000"/>
              <w:right w:val="single" w:sz="4" w:space="0" w:color="FFCC99"/>
            </w:tcBorders>
            <w:shd w:val="clear" w:color="000000" w:fill="FABF8F"/>
            <w:noWrap/>
            <w:vAlign w:val="center"/>
          </w:tcPr>
          <w:p w14:paraId="596FC2BD"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13322.58 </w:t>
            </w:r>
          </w:p>
        </w:tc>
        <w:tc>
          <w:tcPr>
            <w:tcW w:w="396" w:type="pct"/>
            <w:tcBorders>
              <w:top w:val="single" w:sz="4" w:space="0" w:color="000000"/>
              <w:left w:val="nil"/>
              <w:bottom w:val="single" w:sz="4" w:space="0" w:color="000000"/>
              <w:right w:val="single" w:sz="4" w:space="0" w:color="FFCC99"/>
            </w:tcBorders>
            <w:shd w:val="clear" w:color="000000" w:fill="FABF8F"/>
            <w:noWrap/>
            <w:vAlign w:val="center"/>
          </w:tcPr>
          <w:p w14:paraId="2F8EBDBA"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sz="4" w:space="0" w:color="000000"/>
              <w:left w:val="nil"/>
              <w:bottom w:val="single" w:sz="4" w:space="0" w:color="000000"/>
              <w:right w:val="single" w:sz="4" w:space="0" w:color="FFCC99"/>
            </w:tcBorders>
            <w:shd w:val="clear" w:color="000000" w:fill="FABF8F"/>
            <w:noWrap/>
            <w:vAlign w:val="center"/>
          </w:tcPr>
          <w:p w14:paraId="12116615"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sz="4" w:space="0" w:color="000000"/>
              <w:left w:val="nil"/>
              <w:bottom w:val="single" w:sz="4" w:space="0" w:color="000000"/>
              <w:right w:val="single" w:sz="4" w:space="0" w:color="FFCC99"/>
            </w:tcBorders>
            <w:shd w:val="clear" w:color="000000" w:fill="FABF8F"/>
            <w:noWrap/>
            <w:vAlign w:val="center"/>
          </w:tcPr>
          <w:p w14:paraId="4086017B"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sz="4" w:space="0" w:color="000000"/>
              <w:left w:val="nil"/>
              <w:bottom w:val="single" w:sz="4" w:space="0" w:color="000000"/>
              <w:right w:val="single" w:sz="4" w:space="0" w:color="FFCC99"/>
            </w:tcBorders>
            <w:shd w:val="clear" w:color="000000" w:fill="FABF8F"/>
            <w:noWrap/>
            <w:vAlign w:val="center"/>
          </w:tcPr>
          <w:p w14:paraId="6FF39AF5"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sz="4" w:space="0" w:color="000000"/>
              <w:left w:val="nil"/>
              <w:bottom w:val="single" w:sz="4" w:space="0" w:color="000000"/>
              <w:right w:val="single" w:sz="4" w:space="0" w:color="FFCC99"/>
            </w:tcBorders>
            <w:shd w:val="clear" w:color="000000" w:fill="FABF8F"/>
            <w:noWrap/>
            <w:vAlign w:val="center"/>
          </w:tcPr>
          <w:p w14:paraId="6F8C8995"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35" w:type="pct"/>
            <w:tcBorders>
              <w:top w:val="single" w:sz="4" w:space="0" w:color="000000"/>
              <w:left w:val="nil"/>
              <w:bottom w:val="single" w:sz="4" w:space="0" w:color="000000"/>
              <w:right w:val="single" w:sz="4" w:space="0" w:color="FFCC99"/>
            </w:tcBorders>
            <w:shd w:val="clear" w:color="000000" w:fill="FABF8F"/>
            <w:noWrap/>
            <w:vAlign w:val="center"/>
          </w:tcPr>
          <w:p w14:paraId="7D871E93"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rsidR="00C75E31" w14:paraId="11CB6915" w14:textId="77777777">
        <w:trPr>
          <w:trHeight w:val="503"/>
        </w:trPr>
        <w:tc>
          <w:tcPr>
            <w:tcW w:w="570" w:type="pct"/>
            <w:tcBorders>
              <w:top w:val="nil"/>
              <w:left w:val="single" w:sz="4" w:space="0" w:color="FFFFFF"/>
              <w:bottom w:val="single" w:sz="4" w:space="0" w:color="FFFFFF"/>
              <w:right w:val="single" w:sz="4" w:space="0" w:color="FFFFFF"/>
            </w:tcBorders>
            <w:shd w:val="clear" w:color="000000" w:fill="FFFF00"/>
            <w:noWrap/>
            <w:vAlign w:val="center"/>
          </w:tcPr>
          <w:p w14:paraId="594A05E7"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3.7.1</w:t>
            </w:r>
          </w:p>
        </w:tc>
        <w:tc>
          <w:tcPr>
            <w:tcW w:w="573" w:type="pct"/>
            <w:tcBorders>
              <w:top w:val="nil"/>
              <w:left w:val="nil"/>
              <w:bottom w:val="single" w:sz="4" w:space="0" w:color="FFFFFF"/>
              <w:right w:val="single" w:sz="4" w:space="0" w:color="FFFFFF"/>
            </w:tcBorders>
            <w:shd w:val="clear" w:color="000000" w:fill="FFFF00"/>
            <w:vAlign w:val="center"/>
          </w:tcPr>
          <w:p w14:paraId="07D15A38"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通勤车</w:t>
            </w:r>
          </w:p>
        </w:tc>
        <w:tc>
          <w:tcPr>
            <w:tcW w:w="841" w:type="pct"/>
            <w:tcBorders>
              <w:top w:val="single" w:sz="4" w:space="0" w:color="FFFFFF"/>
              <w:left w:val="nil"/>
              <w:bottom w:val="single" w:sz="4" w:space="0" w:color="FFFFFF"/>
              <w:right w:val="single" w:sz="4" w:space="0" w:color="FFFFFF"/>
            </w:tcBorders>
            <w:shd w:val="clear" w:color="000000" w:fill="A6A6A6"/>
            <w:noWrap/>
            <w:vAlign w:val="center"/>
          </w:tcPr>
          <w:p w14:paraId="057ECE0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111.21 </w:t>
            </w:r>
          </w:p>
        </w:tc>
        <w:tc>
          <w:tcPr>
            <w:tcW w:w="599" w:type="pct"/>
            <w:tcBorders>
              <w:top w:val="single" w:sz="4" w:space="0" w:color="FFFFFF"/>
              <w:left w:val="nil"/>
              <w:bottom w:val="single" w:sz="4" w:space="0" w:color="FFFFFF"/>
              <w:right w:val="single" w:sz="4" w:space="0" w:color="FFFFFF"/>
            </w:tcBorders>
            <w:shd w:val="clear" w:color="000000" w:fill="A6A6A6"/>
            <w:noWrap/>
            <w:vAlign w:val="center"/>
          </w:tcPr>
          <w:p w14:paraId="6CB247B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111.21 </w:t>
            </w:r>
          </w:p>
        </w:tc>
        <w:tc>
          <w:tcPr>
            <w:tcW w:w="396" w:type="pct"/>
            <w:tcBorders>
              <w:top w:val="single" w:sz="4" w:space="0" w:color="FFFFFF"/>
              <w:left w:val="nil"/>
              <w:bottom w:val="single" w:sz="4" w:space="0" w:color="FFFFFF"/>
              <w:right w:val="single" w:sz="4" w:space="0" w:color="FFFFFF"/>
            </w:tcBorders>
            <w:shd w:val="clear" w:color="000000" w:fill="A6A6A6"/>
            <w:noWrap/>
            <w:vAlign w:val="center"/>
          </w:tcPr>
          <w:p w14:paraId="0E7636A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sz="4" w:space="0" w:color="FFFFFF"/>
              <w:left w:val="nil"/>
              <w:bottom w:val="single" w:sz="4" w:space="0" w:color="FFFFFF"/>
              <w:right w:val="single" w:sz="4" w:space="0" w:color="FFFFFF"/>
            </w:tcBorders>
            <w:shd w:val="clear" w:color="000000" w:fill="A6A6A6"/>
            <w:noWrap/>
            <w:vAlign w:val="center"/>
          </w:tcPr>
          <w:p w14:paraId="681AC82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sz="4" w:space="0" w:color="FFFFFF"/>
              <w:left w:val="nil"/>
              <w:bottom w:val="single" w:sz="4" w:space="0" w:color="FFFFFF"/>
              <w:right w:val="single" w:sz="4" w:space="0" w:color="FFFFFF"/>
            </w:tcBorders>
            <w:shd w:val="clear" w:color="000000" w:fill="A6A6A6"/>
            <w:noWrap/>
            <w:vAlign w:val="center"/>
          </w:tcPr>
          <w:p w14:paraId="667C8DA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sz="4" w:space="0" w:color="FFFFFF"/>
              <w:left w:val="nil"/>
              <w:bottom w:val="single" w:sz="4" w:space="0" w:color="FFFFFF"/>
              <w:right w:val="single" w:sz="4" w:space="0" w:color="FFFFFF"/>
            </w:tcBorders>
            <w:shd w:val="clear" w:color="000000" w:fill="A6A6A6"/>
            <w:noWrap/>
            <w:vAlign w:val="center"/>
          </w:tcPr>
          <w:p w14:paraId="5354111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sz="4" w:space="0" w:color="FFFFFF"/>
              <w:left w:val="nil"/>
              <w:bottom w:val="single" w:sz="4" w:space="0" w:color="FFFFFF"/>
              <w:right w:val="single" w:sz="4" w:space="0" w:color="FFFFFF"/>
            </w:tcBorders>
            <w:shd w:val="clear" w:color="000000" w:fill="A6A6A6"/>
            <w:noWrap/>
            <w:vAlign w:val="center"/>
          </w:tcPr>
          <w:p w14:paraId="5B1FB69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single" w:sz="4" w:space="0" w:color="FFFFFF"/>
              <w:left w:val="nil"/>
              <w:bottom w:val="single" w:sz="4" w:space="0" w:color="FFFFFF"/>
              <w:right w:val="single" w:sz="4" w:space="0" w:color="FFFFFF"/>
            </w:tcBorders>
            <w:shd w:val="clear" w:color="000000" w:fill="A6A6A6"/>
            <w:noWrap/>
            <w:vAlign w:val="center"/>
          </w:tcPr>
          <w:p w14:paraId="6AAD34B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6D2F747C" w14:textId="77777777">
        <w:trPr>
          <w:trHeight w:val="503"/>
        </w:trPr>
        <w:tc>
          <w:tcPr>
            <w:tcW w:w="570" w:type="pct"/>
            <w:tcBorders>
              <w:top w:val="nil"/>
              <w:left w:val="single" w:sz="4" w:space="0" w:color="FFFFFF"/>
              <w:bottom w:val="single" w:sz="4" w:space="0" w:color="FFFFFF"/>
              <w:right w:val="single" w:sz="4" w:space="0" w:color="FFFFFF"/>
            </w:tcBorders>
            <w:shd w:val="clear" w:color="000000" w:fill="FFFF00"/>
            <w:noWrap/>
            <w:vAlign w:val="center"/>
          </w:tcPr>
          <w:p w14:paraId="438B0AFE"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3.7.2</w:t>
            </w:r>
          </w:p>
        </w:tc>
        <w:tc>
          <w:tcPr>
            <w:tcW w:w="573" w:type="pct"/>
            <w:tcBorders>
              <w:top w:val="nil"/>
              <w:left w:val="nil"/>
              <w:bottom w:val="single" w:sz="4" w:space="0" w:color="FFFFFF"/>
              <w:right w:val="single" w:sz="4" w:space="0" w:color="FFFFFF"/>
            </w:tcBorders>
            <w:shd w:val="clear" w:color="000000" w:fill="FFFF00"/>
            <w:vAlign w:val="center"/>
          </w:tcPr>
          <w:p w14:paraId="48318D3C"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电动车</w:t>
            </w:r>
          </w:p>
        </w:tc>
        <w:tc>
          <w:tcPr>
            <w:tcW w:w="841" w:type="pct"/>
            <w:tcBorders>
              <w:top w:val="nil"/>
              <w:left w:val="nil"/>
              <w:bottom w:val="single" w:sz="4" w:space="0" w:color="FFFFFF"/>
              <w:right w:val="single" w:sz="4" w:space="0" w:color="FFFFFF"/>
            </w:tcBorders>
            <w:shd w:val="clear" w:color="000000" w:fill="A6A6A6"/>
            <w:noWrap/>
            <w:vAlign w:val="center"/>
          </w:tcPr>
          <w:p w14:paraId="3004244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474.52 </w:t>
            </w:r>
          </w:p>
        </w:tc>
        <w:tc>
          <w:tcPr>
            <w:tcW w:w="599" w:type="pct"/>
            <w:tcBorders>
              <w:top w:val="nil"/>
              <w:left w:val="nil"/>
              <w:bottom w:val="single" w:sz="4" w:space="0" w:color="FFFFFF"/>
              <w:right w:val="single" w:sz="4" w:space="0" w:color="FFFFFF"/>
            </w:tcBorders>
            <w:shd w:val="clear" w:color="000000" w:fill="A6A6A6"/>
            <w:noWrap/>
            <w:vAlign w:val="center"/>
          </w:tcPr>
          <w:p w14:paraId="29F02D0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474.52 </w:t>
            </w:r>
          </w:p>
        </w:tc>
        <w:tc>
          <w:tcPr>
            <w:tcW w:w="396" w:type="pct"/>
            <w:tcBorders>
              <w:top w:val="nil"/>
              <w:left w:val="nil"/>
              <w:bottom w:val="single" w:sz="4" w:space="0" w:color="FFFFFF"/>
              <w:right w:val="single" w:sz="4" w:space="0" w:color="FFFFFF"/>
            </w:tcBorders>
            <w:shd w:val="clear" w:color="000000" w:fill="A6A6A6"/>
            <w:noWrap/>
            <w:vAlign w:val="center"/>
          </w:tcPr>
          <w:p w14:paraId="7DFB533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2DB3FBE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6CD3E39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17CF492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0635949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509131C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33DCE371" w14:textId="77777777">
        <w:trPr>
          <w:trHeight w:val="503"/>
        </w:trPr>
        <w:tc>
          <w:tcPr>
            <w:tcW w:w="570" w:type="pct"/>
            <w:tcBorders>
              <w:top w:val="nil"/>
              <w:left w:val="single" w:sz="4" w:space="0" w:color="FFFFFF"/>
              <w:bottom w:val="single" w:sz="4" w:space="0" w:color="FFFFFF"/>
              <w:right w:val="single" w:sz="4" w:space="0" w:color="FFFFFF"/>
            </w:tcBorders>
            <w:shd w:val="clear" w:color="000000" w:fill="FFFF00"/>
            <w:noWrap/>
            <w:vAlign w:val="center"/>
          </w:tcPr>
          <w:p w14:paraId="5094A70A"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3.7.3</w:t>
            </w:r>
          </w:p>
        </w:tc>
        <w:tc>
          <w:tcPr>
            <w:tcW w:w="573" w:type="pct"/>
            <w:tcBorders>
              <w:top w:val="nil"/>
              <w:left w:val="nil"/>
              <w:bottom w:val="single" w:sz="4" w:space="0" w:color="FFFFFF"/>
              <w:right w:val="single" w:sz="4" w:space="0" w:color="FFFFFF"/>
            </w:tcBorders>
            <w:shd w:val="clear" w:color="000000" w:fill="FFFF00"/>
            <w:vAlign w:val="center"/>
          </w:tcPr>
          <w:p w14:paraId="71D91D58"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自驾油车</w:t>
            </w:r>
          </w:p>
        </w:tc>
        <w:tc>
          <w:tcPr>
            <w:tcW w:w="841" w:type="pct"/>
            <w:tcBorders>
              <w:top w:val="nil"/>
              <w:left w:val="nil"/>
              <w:bottom w:val="single" w:sz="4" w:space="0" w:color="FFFFFF"/>
              <w:right w:val="single" w:sz="4" w:space="0" w:color="FFFFFF"/>
            </w:tcBorders>
            <w:shd w:val="clear" w:color="000000" w:fill="A6A6A6"/>
            <w:noWrap/>
            <w:vAlign w:val="center"/>
          </w:tcPr>
          <w:p w14:paraId="3147BCB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11664.73 </w:t>
            </w:r>
          </w:p>
        </w:tc>
        <w:tc>
          <w:tcPr>
            <w:tcW w:w="599" w:type="pct"/>
            <w:tcBorders>
              <w:top w:val="nil"/>
              <w:left w:val="nil"/>
              <w:bottom w:val="single" w:sz="4" w:space="0" w:color="FFFFFF"/>
              <w:right w:val="single" w:sz="4" w:space="0" w:color="FFFFFF"/>
            </w:tcBorders>
            <w:shd w:val="clear" w:color="000000" w:fill="A6A6A6"/>
            <w:noWrap/>
            <w:vAlign w:val="center"/>
          </w:tcPr>
          <w:p w14:paraId="281EB8B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11664.73 </w:t>
            </w:r>
          </w:p>
        </w:tc>
        <w:tc>
          <w:tcPr>
            <w:tcW w:w="396" w:type="pct"/>
            <w:tcBorders>
              <w:top w:val="nil"/>
              <w:left w:val="nil"/>
              <w:bottom w:val="single" w:sz="4" w:space="0" w:color="FFFFFF"/>
              <w:right w:val="single" w:sz="4" w:space="0" w:color="FFFFFF"/>
            </w:tcBorders>
            <w:shd w:val="clear" w:color="000000" w:fill="A6A6A6"/>
            <w:noWrap/>
            <w:vAlign w:val="center"/>
          </w:tcPr>
          <w:p w14:paraId="3DA19D0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7C11C6C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51035A5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08AEAA1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2FBFAA9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670131B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70E08934" w14:textId="77777777">
        <w:trPr>
          <w:trHeight w:val="503"/>
        </w:trPr>
        <w:tc>
          <w:tcPr>
            <w:tcW w:w="570" w:type="pct"/>
            <w:tcBorders>
              <w:top w:val="nil"/>
              <w:left w:val="single" w:sz="4" w:space="0" w:color="FFFFFF"/>
              <w:bottom w:val="single" w:sz="4" w:space="0" w:color="FFFFFF"/>
              <w:right w:val="single" w:sz="4" w:space="0" w:color="FFFFFF"/>
            </w:tcBorders>
            <w:shd w:val="clear" w:color="000000" w:fill="FFFF00"/>
            <w:noWrap/>
            <w:vAlign w:val="center"/>
          </w:tcPr>
          <w:p w14:paraId="3C0E351A"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3.7.4</w:t>
            </w:r>
          </w:p>
        </w:tc>
        <w:tc>
          <w:tcPr>
            <w:tcW w:w="573" w:type="pct"/>
            <w:tcBorders>
              <w:top w:val="nil"/>
              <w:left w:val="nil"/>
              <w:bottom w:val="single" w:sz="4" w:space="0" w:color="FFFFFF"/>
              <w:right w:val="single" w:sz="4" w:space="0" w:color="FFFFFF"/>
            </w:tcBorders>
            <w:shd w:val="clear" w:color="000000" w:fill="FFFF00"/>
            <w:vAlign w:val="center"/>
          </w:tcPr>
          <w:p w14:paraId="0817F220"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自驾电车</w:t>
            </w:r>
          </w:p>
        </w:tc>
        <w:tc>
          <w:tcPr>
            <w:tcW w:w="841" w:type="pct"/>
            <w:tcBorders>
              <w:top w:val="nil"/>
              <w:left w:val="nil"/>
              <w:bottom w:val="single" w:sz="4" w:space="0" w:color="FFFFFF"/>
              <w:right w:val="single" w:sz="4" w:space="0" w:color="FFFFFF"/>
            </w:tcBorders>
            <w:shd w:val="clear" w:color="000000" w:fill="A6A6A6"/>
            <w:noWrap/>
            <w:vAlign w:val="center"/>
          </w:tcPr>
          <w:p w14:paraId="19B07AA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1072.13 </w:t>
            </w:r>
          </w:p>
        </w:tc>
        <w:tc>
          <w:tcPr>
            <w:tcW w:w="599" w:type="pct"/>
            <w:tcBorders>
              <w:top w:val="nil"/>
              <w:left w:val="nil"/>
              <w:bottom w:val="single" w:sz="4" w:space="0" w:color="FFFFFF"/>
              <w:right w:val="single" w:sz="4" w:space="0" w:color="FFFFFF"/>
            </w:tcBorders>
            <w:shd w:val="clear" w:color="000000" w:fill="A6A6A6"/>
            <w:noWrap/>
            <w:vAlign w:val="center"/>
          </w:tcPr>
          <w:p w14:paraId="225D7DD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1072.13 </w:t>
            </w:r>
          </w:p>
        </w:tc>
        <w:tc>
          <w:tcPr>
            <w:tcW w:w="396" w:type="pct"/>
            <w:tcBorders>
              <w:top w:val="nil"/>
              <w:left w:val="nil"/>
              <w:bottom w:val="single" w:sz="4" w:space="0" w:color="FFFFFF"/>
              <w:right w:val="single" w:sz="4" w:space="0" w:color="FFFFFF"/>
            </w:tcBorders>
            <w:shd w:val="clear" w:color="000000" w:fill="A6A6A6"/>
            <w:noWrap/>
            <w:vAlign w:val="center"/>
          </w:tcPr>
          <w:p w14:paraId="77B20EB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04EAE88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42E86F6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6A0741E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sz="4" w:space="0" w:color="FFFFFF"/>
              <w:right w:val="single" w:sz="4" w:space="0" w:color="FFFFFF"/>
            </w:tcBorders>
            <w:shd w:val="clear" w:color="000000" w:fill="A6A6A6"/>
            <w:noWrap/>
            <w:vAlign w:val="center"/>
          </w:tcPr>
          <w:p w14:paraId="3378E3B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sz="4" w:space="0" w:color="FFFFFF"/>
              <w:right w:val="single" w:sz="4" w:space="0" w:color="FFFFFF"/>
            </w:tcBorders>
            <w:shd w:val="clear" w:color="000000" w:fill="A6A6A6"/>
            <w:noWrap/>
            <w:vAlign w:val="center"/>
          </w:tcPr>
          <w:p w14:paraId="3FC482F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5DB28B9A" w14:textId="77777777" w:rsidR="00C75E31"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25A2836A" w14:textId="77777777" w:rsidR="00C75E31" w:rsidRDefault="00000000">
      <w:pPr>
        <w:pStyle w:val="Style2"/>
        <w:numPr>
          <w:ilvl w:val="2"/>
          <w:numId w:val="12"/>
        </w:numPr>
        <w:spacing w:line="360" w:lineRule="auto"/>
      </w:pPr>
      <w:bookmarkStart w:id="108" w:name="_Toc202805989"/>
      <w:bookmarkStart w:id="109" w:name="_Toc198906595"/>
      <w:r>
        <w:rPr>
          <w:rFonts w:hint="eastAsia"/>
        </w:rPr>
        <w:lastRenderedPageBreak/>
        <w:t>范围三类别</w:t>
      </w:r>
      <w:r>
        <w:rPr>
          <w:rFonts w:hint="eastAsia"/>
        </w:rPr>
        <w:t>9</w:t>
      </w:r>
      <w:r>
        <w:rPr>
          <w:rFonts w:hint="eastAsia"/>
        </w:rPr>
        <w:t>下游运输配送产生的排放</w:t>
      </w:r>
      <w:r>
        <w:t>清册</w:t>
      </w:r>
      <w:bookmarkEnd w:id="108"/>
      <w:bookmarkEnd w:id="109"/>
    </w:p>
    <w:tbl>
      <w:tblPr>
        <w:tblW w:w="5000" w:type="pct"/>
        <w:tblLook w:val="04A0" w:firstRow="1" w:lastRow="0" w:firstColumn="1" w:lastColumn="0" w:noHBand="0" w:noVBand="1"/>
      </w:tblPr>
      <w:tblGrid>
        <w:gridCol w:w="1033"/>
        <w:gridCol w:w="1652"/>
        <w:gridCol w:w="1431"/>
        <w:gridCol w:w="1005"/>
        <w:gridCol w:w="646"/>
        <w:gridCol w:w="646"/>
        <w:gridCol w:w="646"/>
        <w:gridCol w:w="646"/>
        <w:gridCol w:w="646"/>
        <w:gridCol w:w="711"/>
      </w:tblGrid>
      <w:tr w:rsidR="00C75E31" w14:paraId="0F615A58" w14:textId="77777777">
        <w:trPr>
          <w:trHeight w:val="503"/>
        </w:trPr>
        <w:tc>
          <w:tcPr>
            <w:tcW w:w="556" w:type="pct"/>
            <w:tcBorders>
              <w:top w:val="single" w:sz="4" w:space="0" w:color="FFFFFF"/>
              <w:left w:val="single" w:sz="4" w:space="0" w:color="FFFFFF"/>
              <w:bottom w:val="single" w:sz="4" w:space="0" w:color="000000"/>
              <w:right w:val="single" w:sz="4" w:space="0" w:color="FF6600"/>
            </w:tcBorders>
            <w:shd w:val="clear" w:color="000000" w:fill="FF6600"/>
            <w:noWrap/>
            <w:vAlign w:val="center"/>
          </w:tcPr>
          <w:p w14:paraId="6BFD78B1"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编号</w:t>
            </w:r>
          </w:p>
        </w:tc>
        <w:tc>
          <w:tcPr>
            <w:tcW w:w="682" w:type="pct"/>
            <w:tcBorders>
              <w:top w:val="single" w:sz="4" w:space="0" w:color="FFFFFF"/>
              <w:left w:val="nil"/>
              <w:bottom w:val="single" w:sz="4" w:space="0" w:color="000000"/>
              <w:right w:val="single" w:sz="4" w:space="0" w:color="FF6600"/>
            </w:tcBorders>
            <w:shd w:val="clear" w:color="000000" w:fill="FF6600"/>
            <w:noWrap/>
            <w:vAlign w:val="center"/>
          </w:tcPr>
          <w:p w14:paraId="760C2206"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排放源</w:t>
            </w:r>
          </w:p>
        </w:tc>
        <w:tc>
          <w:tcPr>
            <w:tcW w:w="820" w:type="pct"/>
            <w:tcBorders>
              <w:top w:val="single" w:sz="4" w:space="0" w:color="FFFFFF"/>
              <w:left w:val="nil"/>
              <w:bottom w:val="single" w:sz="4" w:space="0" w:color="000000"/>
              <w:right w:val="single" w:sz="4" w:space="0" w:color="FF6600"/>
            </w:tcBorders>
            <w:shd w:val="clear" w:color="000000" w:fill="FF6600"/>
            <w:noWrap/>
            <w:vAlign w:val="center"/>
          </w:tcPr>
          <w:p w14:paraId="4A82269B"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总排放量</w:t>
            </w:r>
          </w:p>
        </w:tc>
        <w:tc>
          <w:tcPr>
            <w:tcW w:w="585" w:type="pct"/>
            <w:tcBorders>
              <w:top w:val="single" w:sz="4" w:space="0" w:color="FFFFFF"/>
              <w:left w:val="nil"/>
              <w:bottom w:val="single" w:sz="4" w:space="0" w:color="000000"/>
              <w:right w:val="single" w:sz="4" w:space="0" w:color="FF6600"/>
            </w:tcBorders>
            <w:shd w:val="clear" w:color="000000" w:fill="FF6600"/>
            <w:noWrap/>
            <w:vAlign w:val="center"/>
          </w:tcPr>
          <w:p w14:paraId="7E0FEDD5"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87" w:type="pct"/>
            <w:tcBorders>
              <w:top w:val="single" w:sz="4" w:space="0" w:color="FFFFFF"/>
              <w:left w:val="nil"/>
              <w:bottom w:val="single" w:sz="4" w:space="0" w:color="000000"/>
              <w:right w:val="single" w:sz="4" w:space="0" w:color="FF6600"/>
            </w:tcBorders>
            <w:shd w:val="clear" w:color="000000" w:fill="FF6600"/>
            <w:noWrap/>
            <w:vAlign w:val="center"/>
          </w:tcPr>
          <w:p w14:paraId="4424094D"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87" w:type="pct"/>
            <w:tcBorders>
              <w:top w:val="single" w:sz="4" w:space="0" w:color="FFFFFF"/>
              <w:left w:val="nil"/>
              <w:bottom w:val="single" w:sz="4" w:space="0" w:color="000000"/>
              <w:right w:val="single" w:sz="4" w:space="0" w:color="FF6600"/>
            </w:tcBorders>
            <w:shd w:val="clear" w:color="000000" w:fill="FF6600"/>
            <w:noWrap/>
            <w:vAlign w:val="center"/>
          </w:tcPr>
          <w:p w14:paraId="3585B1CE"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87" w:type="pct"/>
            <w:tcBorders>
              <w:top w:val="single" w:sz="4" w:space="0" w:color="FFFFFF"/>
              <w:left w:val="nil"/>
              <w:bottom w:val="single" w:sz="4" w:space="0" w:color="000000"/>
              <w:right w:val="single" w:sz="4" w:space="0" w:color="FF6600"/>
            </w:tcBorders>
            <w:shd w:val="clear" w:color="000000" w:fill="FF6600"/>
            <w:noWrap/>
            <w:vAlign w:val="center"/>
          </w:tcPr>
          <w:p w14:paraId="6502F5B7"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87" w:type="pct"/>
            <w:tcBorders>
              <w:top w:val="single" w:sz="4" w:space="0" w:color="FFFFFF"/>
              <w:left w:val="nil"/>
              <w:bottom w:val="single" w:sz="4" w:space="0" w:color="000000"/>
              <w:right w:val="single" w:sz="4" w:space="0" w:color="FF6600"/>
            </w:tcBorders>
            <w:shd w:val="clear" w:color="000000" w:fill="FF6600"/>
            <w:noWrap/>
            <w:vAlign w:val="center"/>
          </w:tcPr>
          <w:p w14:paraId="3D994B11"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87" w:type="pct"/>
            <w:tcBorders>
              <w:top w:val="single" w:sz="4" w:space="0" w:color="FFFFFF"/>
              <w:left w:val="nil"/>
              <w:bottom w:val="single" w:sz="4" w:space="0" w:color="000000"/>
              <w:right w:val="single" w:sz="4" w:space="0" w:color="FF6600"/>
            </w:tcBorders>
            <w:shd w:val="clear" w:color="000000" w:fill="FF6600"/>
            <w:noWrap/>
            <w:vAlign w:val="center"/>
          </w:tcPr>
          <w:p w14:paraId="3CE19FFF"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24" w:type="pct"/>
            <w:tcBorders>
              <w:top w:val="single" w:sz="4" w:space="0" w:color="FFFFFF"/>
              <w:left w:val="nil"/>
              <w:bottom w:val="single" w:sz="4" w:space="0" w:color="000000"/>
              <w:right w:val="single" w:sz="4" w:space="0" w:color="FFFFFF"/>
            </w:tcBorders>
            <w:shd w:val="clear" w:color="000000" w:fill="FF6600"/>
            <w:noWrap/>
            <w:vAlign w:val="center"/>
          </w:tcPr>
          <w:p w14:paraId="36C3C4CA"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rsidR="00C75E31" w14:paraId="666072BA" w14:textId="77777777">
        <w:trPr>
          <w:trHeight w:val="503"/>
        </w:trPr>
        <w:tc>
          <w:tcPr>
            <w:tcW w:w="556" w:type="pct"/>
            <w:tcBorders>
              <w:top w:val="single" w:sz="4" w:space="0" w:color="000000"/>
              <w:left w:val="single" w:sz="4" w:space="0" w:color="FFFFFF"/>
              <w:bottom w:val="nil"/>
              <w:right w:val="single" w:sz="4" w:space="0" w:color="FFFFFF"/>
            </w:tcBorders>
            <w:shd w:val="clear" w:color="000000" w:fill="FABF8F"/>
            <w:noWrap/>
            <w:vAlign w:val="center"/>
          </w:tcPr>
          <w:p w14:paraId="24D39718"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范围三 类别9</w:t>
            </w:r>
          </w:p>
        </w:tc>
        <w:tc>
          <w:tcPr>
            <w:tcW w:w="682" w:type="pct"/>
            <w:tcBorders>
              <w:top w:val="single" w:sz="4" w:space="0" w:color="000000"/>
              <w:left w:val="nil"/>
              <w:bottom w:val="nil"/>
              <w:right w:val="single" w:sz="4" w:space="0" w:color="FFFFFF"/>
            </w:tcBorders>
            <w:shd w:val="clear" w:color="000000" w:fill="FABF8F"/>
            <w:noWrap/>
            <w:vAlign w:val="center"/>
          </w:tcPr>
          <w:p w14:paraId="6458453D"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下游运输配送产生的排放</w:t>
            </w:r>
          </w:p>
        </w:tc>
        <w:tc>
          <w:tcPr>
            <w:tcW w:w="820" w:type="pct"/>
            <w:tcBorders>
              <w:top w:val="single" w:sz="4" w:space="0" w:color="000000"/>
              <w:left w:val="single" w:sz="4" w:space="0" w:color="FFCC99"/>
              <w:bottom w:val="single" w:sz="4" w:space="0" w:color="000000"/>
              <w:right w:val="single" w:sz="4" w:space="0" w:color="FFCC99"/>
            </w:tcBorders>
            <w:shd w:val="clear" w:color="000000" w:fill="FABF8F"/>
            <w:noWrap/>
            <w:vAlign w:val="center"/>
          </w:tcPr>
          <w:p w14:paraId="296526FA"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274585.61 </w:t>
            </w:r>
          </w:p>
        </w:tc>
        <w:tc>
          <w:tcPr>
            <w:tcW w:w="585" w:type="pct"/>
            <w:tcBorders>
              <w:top w:val="single" w:sz="4" w:space="0" w:color="000000"/>
              <w:left w:val="nil"/>
              <w:bottom w:val="single" w:sz="4" w:space="0" w:color="000000"/>
              <w:right w:val="single" w:sz="4" w:space="0" w:color="FFCC99"/>
            </w:tcBorders>
            <w:shd w:val="clear" w:color="000000" w:fill="FABF8F"/>
            <w:noWrap/>
            <w:vAlign w:val="center"/>
          </w:tcPr>
          <w:p w14:paraId="28951B4A"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274585.61 </w:t>
            </w:r>
          </w:p>
        </w:tc>
        <w:tc>
          <w:tcPr>
            <w:tcW w:w="387" w:type="pct"/>
            <w:tcBorders>
              <w:top w:val="single" w:sz="4" w:space="0" w:color="000000"/>
              <w:left w:val="nil"/>
              <w:bottom w:val="single" w:sz="4" w:space="0" w:color="000000"/>
              <w:right w:val="single" w:sz="4" w:space="0" w:color="FFCC99"/>
            </w:tcBorders>
            <w:shd w:val="clear" w:color="000000" w:fill="FABF8F"/>
            <w:noWrap/>
            <w:vAlign w:val="center"/>
          </w:tcPr>
          <w:p w14:paraId="7B44B0E2"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sz="4" w:space="0" w:color="000000"/>
              <w:left w:val="nil"/>
              <w:bottom w:val="single" w:sz="4" w:space="0" w:color="000000"/>
              <w:right w:val="single" w:sz="4" w:space="0" w:color="FFCC99"/>
            </w:tcBorders>
            <w:shd w:val="clear" w:color="000000" w:fill="FABF8F"/>
            <w:noWrap/>
            <w:vAlign w:val="center"/>
          </w:tcPr>
          <w:p w14:paraId="1542C77D"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sz="4" w:space="0" w:color="000000"/>
              <w:left w:val="nil"/>
              <w:bottom w:val="single" w:sz="4" w:space="0" w:color="000000"/>
              <w:right w:val="single" w:sz="4" w:space="0" w:color="FFCC99"/>
            </w:tcBorders>
            <w:shd w:val="clear" w:color="000000" w:fill="FABF8F"/>
            <w:noWrap/>
            <w:vAlign w:val="center"/>
          </w:tcPr>
          <w:p w14:paraId="3DEBC3C7"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sz="4" w:space="0" w:color="000000"/>
              <w:left w:val="nil"/>
              <w:bottom w:val="single" w:sz="4" w:space="0" w:color="000000"/>
              <w:right w:val="single" w:sz="4" w:space="0" w:color="FFCC99"/>
            </w:tcBorders>
            <w:shd w:val="clear" w:color="000000" w:fill="FABF8F"/>
            <w:noWrap/>
            <w:vAlign w:val="center"/>
          </w:tcPr>
          <w:p w14:paraId="18C27A12"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sz="4" w:space="0" w:color="000000"/>
              <w:left w:val="nil"/>
              <w:bottom w:val="single" w:sz="4" w:space="0" w:color="000000"/>
              <w:right w:val="single" w:sz="4" w:space="0" w:color="FFCC99"/>
            </w:tcBorders>
            <w:shd w:val="clear" w:color="000000" w:fill="FABF8F"/>
            <w:noWrap/>
            <w:vAlign w:val="center"/>
          </w:tcPr>
          <w:p w14:paraId="77D1B0AB"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24" w:type="pct"/>
            <w:tcBorders>
              <w:top w:val="single" w:sz="4" w:space="0" w:color="000000"/>
              <w:left w:val="nil"/>
              <w:bottom w:val="single" w:sz="4" w:space="0" w:color="000000"/>
              <w:right w:val="single" w:sz="4" w:space="0" w:color="FFCC99"/>
            </w:tcBorders>
            <w:shd w:val="clear" w:color="000000" w:fill="FABF8F"/>
            <w:noWrap/>
            <w:vAlign w:val="center"/>
          </w:tcPr>
          <w:p w14:paraId="42738FCD"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rsidR="00C75E31" w14:paraId="18C5C70C" w14:textId="77777777">
        <w:trPr>
          <w:trHeight w:val="503"/>
        </w:trPr>
        <w:tc>
          <w:tcPr>
            <w:tcW w:w="556" w:type="pct"/>
            <w:tcBorders>
              <w:top w:val="nil"/>
              <w:left w:val="single" w:sz="4" w:space="0" w:color="FFFFFF"/>
              <w:bottom w:val="single" w:sz="4" w:space="0" w:color="FFFFFF"/>
              <w:right w:val="single" w:sz="4" w:space="0" w:color="FFFFFF"/>
            </w:tcBorders>
            <w:shd w:val="clear" w:color="000000" w:fill="FFFF00"/>
            <w:noWrap/>
            <w:vAlign w:val="center"/>
          </w:tcPr>
          <w:p w14:paraId="1D1E3FCF"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3.9.1</w:t>
            </w:r>
          </w:p>
        </w:tc>
        <w:tc>
          <w:tcPr>
            <w:tcW w:w="682" w:type="pct"/>
            <w:tcBorders>
              <w:top w:val="nil"/>
              <w:left w:val="nil"/>
              <w:bottom w:val="single" w:sz="4" w:space="0" w:color="FFFFFF"/>
              <w:right w:val="single" w:sz="4" w:space="0" w:color="FFFFFF"/>
            </w:tcBorders>
            <w:shd w:val="clear" w:color="000000" w:fill="FFFF00"/>
            <w:vAlign w:val="center"/>
          </w:tcPr>
          <w:p w14:paraId="2C82B3CE"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船运</w:t>
            </w:r>
          </w:p>
        </w:tc>
        <w:tc>
          <w:tcPr>
            <w:tcW w:w="820" w:type="pct"/>
            <w:tcBorders>
              <w:top w:val="single" w:sz="4" w:space="0" w:color="FFFFFF"/>
              <w:left w:val="nil"/>
              <w:bottom w:val="single" w:sz="4" w:space="0" w:color="FFFFFF"/>
              <w:right w:val="single" w:sz="4" w:space="0" w:color="FFFFFF"/>
            </w:tcBorders>
            <w:shd w:val="clear" w:color="000000" w:fill="A6A6A6"/>
            <w:noWrap/>
            <w:vAlign w:val="center"/>
          </w:tcPr>
          <w:p w14:paraId="2D38A3E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53478.16 </w:t>
            </w:r>
          </w:p>
        </w:tc>
        <w:tc>
          <w:tcPr>
            <w:tcW w:w="585" w:type="pct"/>
            <w:tcBorders>
              <w:top w:val="single" w:sz="4" w:space="0" w:color="FFFFFF"/>
              <w:left w:val="nil"/>
              <w:bottom w:val="single" w:sz="4" w:space="0" w:color="FFFFFF"/>
              <w:right w:val="single" w:sz="4" w:space="0" w:color="FFFFFF"/>
            </w:tcBorders>
            <w:shd w:val="clear" w:color="000000" w:fill="A6A6A6"/>
            <w:noWrap/>
            <w:vAlign w:val="center"/>
          </w:tcPr>
          <w:p w14:paraId="70F3B17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53478.16 </w:t>
            </w:r>
          </w:p>
        </w:tc>
        <w:tc>
          <w:tcPr>
            <w:tcW w:w="387" w:type="pct"/>
            <w:tcBorders>
              <w:top w:val="single" w:sz="4" w:space="0" w:color="FFFFFF"/>
              <w:left w:val="nil"/>
              <w:bottom w:val="single" w:sz="4" w:space="0" w:color="FFFFFF"/>
              <w:right w:val="single" w:sz="4" w:space="0" w:color="FFFFFF"/>
            </w:tcBorders>
            <w:shd w:val="clear" w:color="000000" w:fill="A6A6A6"/>
            <w:noWrap/>
            <w:vAlign w:val="center"/>
          </w:tcPr>
          <w:p w14:paraId="4FED4F4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sz="4" w:space="0" w:color="FFFFFF"/>
              <w:left w:val="nil"/>
              <w:bottom w:val="single" w:sz="4" w:space="0" w:color="FFFFFF"/>
              <w:right w:val="single" w:sz="4" w:space="0" w:color="FFFFFF"/>
            </w:tcBorders>
            <w:shd w:val="clear" w:color="000000" w:fill="A6A6A6"/>
            <w:noWrap/>
            <w:vAlign w:val="center"/>
          </w:tcPr>
          <w:p w14:paraId="5E06E6E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sz="4" w:space="0" w:color="FFFFFF"/>
              <w:left w:val="nil"/>
              <w:bottom w:val="single" w:sz="4" w:space="0" w:color="FFFFFF"/>
              <w:right w:val="single" w:sz="4" w:space="0" w:color="FFFFFF"/>
            </w:tcBorders>
            <w:shd w:val="clear" w:color="000000" w:fill="A6A6A6"/>
            <w:noWrap/>
            <w:vAlign w:val="center"/>
          </w:tcPr>
          <w:p w14:paraId="49D507C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sz="4" w:space="0" w:color="FFFFFF"/>
              <w:left w:val="nil"/>
              <w:bottom w:val="single" w:sz="4" w:space="0" w:color="FFFFFF"/>
              <w:right w:val="single" w:sz="4" w:space="0" w:color="FFFFFF"/>
            </w:tcBorders>
            <w:shd w:val="clear" w:color="000000" w:fill="A6A6A6"/>
            <w:noWrap/>
            <w:vAlign w:val="center"/>
          </w:tcPr>
          <w:p w14:paraId="0C9851A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sz="4" w:space="0" w:color="FFFFFF"/>
              <w:left w:val="nil"/>
              <w:bottom w:val="single" w:sz="4" w:space="0" w:color="FFFFFF"/>
              <w:right w:val="single" w:sz="4" w:space="0" w:color="FFFFFF"/>
            </w:tcBorders>
            <w:shd w:val="clear" w:color="000000" w:fill="A6A6A6"/>
            <w:noWrap/>
            <w:vAlign w:val="center"/>
          </w:tcPr>
          <w:p w14:paraId="4A81773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single" w:sz="4" w:space="0" w:color="FFFFFF"/>
              <w:left w:val="nil"/>
              <w:bottom w:val="single" w:sz="4" w:space="0" w:color="FFFFFF"/>
              <w:right w:val="single" w:sz="4" w:space="0" w:color="FFFFFF"/>
            </w:tcBorders>
            <w:shd w:val="clear" w:color="000000" w:fill="A6A6A6"/>
            <w:noWrap/>
            <w:vAlign w:val="center"/>
          </w:tcPr>
          <w:p w14:paraId="63C85DD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68953164" w14:textId="77777777">
        <w:trPr>
          <w:trHeight w:val="503"/>
        </w:trPr>
        <w:tc>
          <w:tcPr>
            <w:tcW w:w="556" w:type="pct"/>
            <w:tcBorders>
              <w:top w:val="nil"/>
              <w:left w:val="single" w:sz="4" w:space="0" w:color="FFFFFF"/>
              <w:bottom w:val="single" w:sz="4" w:space="0" w:color="FFFFFF"/>
              <w:right w:val="single" w:sz="4" w:space="0" w:color="FFFFFF"/>
            </w:tcBorders>
            <w:shd w:val="clear" w:color="000000" w:fill="FFFF00"/>
            <w:noWrap/>
            <w:vAlign w:val="center"/>
          </w:tcPr>
          <w:p w14:paraId="7671D014"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3.9.2</w:t>
            </w:r>
          </w:p>
        </w:tc>
        <w:tc>
          <w:tcPr>
            <w:tcW w:w="682" w:type="pct"/>
            <w:tcBorders>
              <w:top w:val="nil"/>
              <w:left w:val="nil"/>
              <w:bottom w:val="single" w:sz="4" w:space="0" w:color="FFFFFF"/>
              <w:right w:val="single" w:sz="4" w:space="0" w:color="FFFFFF"/>
            </w:tcBorders>
            <w:shd w:val="clear" w:color="000000" w:fill="FFFF00"/>
            <w:vAlign w:val="center"/>
          </w:tcPr>
          <w:p w14:paraId="07487C5D"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汽运</w:t>
            </w:r>
          </w:p>
        </w:tc>
        <w:tc>
          <w:tcPr>
            <w:tcW w:w="820" w:type="pct"/>
            <w:tcBorders>
              <w:top w:val="nil"/>
              <w:left w:val="nil"/>
              <w:bottom w:val="single" w:sz="4" w:space="0" w:color="FFFFFF"/>
              <w:right w:val="single" w:sz="4" w:space="0" w:color="FFFFFF"/>
            </w:tcBorders>
            <w:shd w:val="clear" w:color="000000" w:fill="A6A6A6"/>
            <w:noWrap/>
            <w:vAlign w:val="center"/>
          </w:tcPr>
          <w:p w14:paraId="02D7C13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208049.49 </w:t>
            </w:r>
          </w:p>
        </w:tc>
        <w:tc>
          <w:tcPr>
            <w:tcW w:w="585" w:type="pct"/>
            <w:tcBorders>
              <w:top w:val="nil"/>
              <w:left w:val="nil"/>
              <w:bottom w:val="single" w:sz="4" w:space="0" w:color="FFFFFF"/>
              <w:right w:val="single" w:sz="4" w:space="0" w:color="FFFFFF"/>
            </w:tcBorders>
            <w:shd w:val="clear" w:color="000000" w:fill="A6A6A6"/>
            <w:noWrap/>
            <w:vAlign w:val="center"/>
          </w:tcPr>
          <w:p w14:paraId="2A1D4FF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208049.49 </w:t>
            </w:r>
          </w:p>
        </w:tc>
        <w:tc>
          <w:tcPr>
            <w:tcW w:w="387" w:type="pct"/>
            <w:tcBorders>
              <w:top w:val="nil"/>
              <w:left w:val="nil"/>
              <w:bottom w:val="single" w:sz="4" w:space="0" w:color="FFFFFF"/>
              <w:right w:val="single" w:sz="4" w:space="0" w:color="FFFFFF"/>
            </w:tcBorders>
            <w:shd w:val="clear" w:color="000000" w:fill="A6A6A6"/>
            <w:noWrap/>
            <w:vAlign w:val="center"/>
          </w:tcPr>
          <w:p w14:paraId="4191E53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1514479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460ABA4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2498200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7B10E91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sz="4" w:space="0" w:color="FFFFFF"/>
              <w:right w:val="single" w:sz="4" w:space="0" w:color="FFFFFF"/>
            </w:tcBorders>
            <w:shd w:val="clear" w:color="000000" w:fill="A6A6A6"/>
            <w:noWrap/>
            <w:vAlign w:val="center"/>
          </w:tcPr>
          <w:p w14:paraId="52CB9EB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1926946A" w14:textId="77777777">
        <w:trPr>
          <w:trHeight w:val="503"/>
        </w:trPr>
        <w:tc>
          <w:tcPr>
            <w:tcW w:w="556" w:type="pct"/>
            <w:tcBorders>
              <w:top w:val="nil"/>
              <w:left w:val="single" w:sz="4" w:space="0" w:color="FFFFFF"/>
              <w:bottom w:val="single" w:sz="4" w:space="0" w:color="FFFFFF"/>
              <w:right w:val="single" w:sz="4" w:space="0" w:color="FFFFFF"/>
            </w:tcBorders>
            <w:shd w:val="clear" w:color="000000" w:fill="FFFF00"/>
            <w:noWrap/>
            <w:vAlign w:val="center"/>
          </w:tcPr>
          <w:p w14:paraId="3E94B1C7"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3.9.3</w:t>
            </w:r>
          </w:p>
        </w:tc>
        <w:tc>
          <w:tcPr>
            <w:tcW w:w="682" w:type="pct"/>
            <w:tcBorders>
              <w:top w:val="nil"/>
              <w:left w:val="nil"/>
              <w:bottom w:val="single" w:sz="4" w:space="0" w:color="FFFFFF"/>
              <w:right w:val="single" w:sz="4" w:space="0" w:color="FFFFFF"/>
            </w:tcBorders>
            <w:shd w:val="clear" w:color="000000" w:fill="FFFF00"/>
            <w:vAlign w:val="center"/>
          </w:tcPr>
          <w:p w14:paraId="69750112"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铁路运输</w:t>
            </w:r>
          </w:p>
        </w:tc>
        <w:tc>
          <w:tcPr>
            <w:tcW w:w="820" w:type="pct"/>
            <w:tcBorders>
              <w:top w:val="nil"/>
              <w:left w:val="nil"/>
              <w:bottom w:val="single" w:sz="4" w:space="0" w:color="FFFFFF"/>
              <w:right w:val="single" w:sz="4" w:space="0" w:color="FFFFFF"/>
            </w:tcBorders>
            <w:shd w:val="clear" w:color="000000" w:fill="A6A6A6"/>
            <w:noWrap/>
            <w:vAlign w:val="center"/>
          </w:tcPr>
          <w:p w14:paraId="48B7115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11086.47 </w:t>
            </w:r>
          </w:p>
        </w:tc>
        <w:tc>
          <w:tcPr>
            <w:tcW w:w="585" w:type="pct"/>
            <w:tcBorders>
              <w:top w:val="nil"/>
              <w:left w:val="nil"/>
              <w:bottom w:val="single" w:sz="4" w:space="0" w:color="FFFFFF"/>
              <w:right w:val="single" w:sz="4" w:space="0" w:color="FFFFFF"/>
            </w:tcBorders>
            <w:shd w:val="clear" w:color="000000" w:fill="A6A6A6"/>
            <w:noWrap/>
            <w:vAlign w:val="center"/>
          </w:tcPr>
          <w:p w14:paraId="32201AF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11086.47 </w:t>
            </w:r>
          </w:p>
        </w:tc>
        <w:tc>
          <w:tcPr>
            <w:tcW w:w="387" w:type="pct"/>
            <w:tcBorders>
              <w:top w:val="nil"/>
              <w:left w:val="nil"/>
              <w:bottom w:val="single" w:sz="4" w:space="0" w:color="FFFFFF"/>
              <w:right w:val="single" w:sz="4" w:space="0" w:color="FFFFFF"/>
            </w:tcBorders>
            <w:shd w:val="clear" w:color="000000" w:fill="A6A6A6"/>
            <w:noWrap/>
            <w:vAlign w:val="center"/>
          </w:tcPr>
          <w:p w14:paraId="14B7DEC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6CE98E9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570F459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7FEC8CE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30E7B50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sz="4" w:space="0" w:color="FFFFFF"/>
              <w:right w:val="single" w:sz="4" w:space="0" w:color="FFFFFF"/>
            </w:tcBorders>
            <w:shd w:val="clear" w:color="000000" w:fill="A6A6A6"/>
            <w:noWrap/>
            <w:vAlign w:val="center"/>
          </w:tcPr>
          <w:p w14:paraId="4419498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0D8E8143" w14:textId="77777777">
        <w:trPr>
          <w:trHeight w:val="503"/>
        </w:trPr>
        <w:tc>
          <w:tcPr>
            <w:tcW w:w="556" w:type="pct"/>
            <w:tcBorders>
              <w:top w:val="nil"/>
              <w:left w:val="single" w:sz="4" w:space="0" w:color="FFFFFF"/>
              <w:bottom w:val="single" w:sz="4" w:space="0" w:color="FFFFFF"/>
              <w:right w:val="single" w:sz="4" w:space="0" w:color="FFFFFF"/>
            </w:tcBorders>
            <w:shd w:val="clear" w:color="000000" w:fill="FFFF00"/>
            <w:noWrap/>
            <w:vAlign w:val="center"/>
          </w:tcPr>
          <w:p w14:paraId="78186E36"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3.9.4</w:t>
            </w:r>
          </w:p>
        </w:tc>
        <w:tc>
          <w:tcPr>
            <w:tcW w:w="682" w:type="pct"/>
            <w:tcBorders>
              <w:top w:val="nil"/>
              <w:left w:val="nil"/>
              <w:bottom w:val="single" w:sz="4" w:space="0" w:color="FFFFFF"/>
              <w:right w:val="single" w:sz="4" w:space="0" w:color="FFFFFF"/>
            </w:tcBorders>
            <w:shd w:val="clear" w:color="000000" w:fill="FFFF00"/>
            <w:vAlign w:val="center"/>
          </w:tcPr>
          <w:p w14:paraId="5C49074D"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汽运-副产品</w:t>
            </w:r>
          </w:p>
        </w:tc>
        <w:tc>
          <w:tcPr>
            <w:tcW w:w="820" w:type="pct"/>
            <w:tcBorders>
              <w:top w:val="nil"/>
              <w:left w:val="nil"/>
              <w:bottom w:val="single" w:sz="4" w:space="0" w:color="FFFFFF"/>
              <w:right w:val="single" w:sz="4" w:space="0" w:color="FFFFFF"/>
            </w:tcBorders>
            <w:shd w:val="clear" w:color="000000" w:fill="A6A6A6"/>
            <w:noWrap/>
            <w:vAlign w:val="center"/>
          </w:tcPr>
          <w:p w14:paraId="78A9EE3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1971.49 </w:t>
            </w:r>
          </w:p>
        </w:tc>
        <w:tc>
          <w:tcPr>
            <w:tcW w:w="585" w:type="pct"/>
            <w:tcBorders>
              <w:top w:val="nil"/>
              <w:left w:val="nil"/>
              <w:bottom w:val="single" w:sz="4" w:space="0" w:color="FFFFFF"/>
              <w:right w:val="single" w:sz="4" w:space="0" w:color="FFFFFF"/>
            </w:tcBorders>
            <w:shd w:val="clear" w:color="000000" w:fill="A6A6A6"/>
            <w:noWrap/>
            <w:vAlign w:val="center"/>
          </w:tcPr>
          <w:p w14:paraId="2A24744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1971.49 </w:t>
            </w:r>
          </w:p>
        </w:tc>
        <w:tc>
          <w:tcPr>
            <w:tcW w:w="387" w:type="pct"/>
            <w:tcBorders>
              <w:top w:val="nil"/>
              <w:left w:val="nil"/>
              <w:bottom w:val="single" w:sz="4" w:space="0" w:color="FFFFFF"/>
              <w:right w:val="single" w:sz="4" w:space="0" w:color="FFFFFF"/>
            </w:tcBorders>
            <w:shd w:val="clear" w:color="000000" w:fill="A6A6A6"/>
            <w:noWrap/>
            <w:vAlign w:val="center"/>
          </w:tcPr>
          <w:p w14:paraId="538D4F3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6F24A3C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6BAC0F5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42D554C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sz="4" w:space="0" w:color="FFFFFF"/>
              <w:right w:val="single" w:sz="4" w:space="0" w:color="FFFFFF"/>
            </w:tcBorders>
            <w:shd w:val="clear" w:color="000000" w:fill="A6A6A6"/>
            <w:noWrap/>
            <w:vAlign w:val="center"/>
          </w:tcPr>
          <w:p w14:paraId="0D22E80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sz="4" w:space="0" w:color="FFFFFF"/>
              <w:right w:val="single" w:sz="4" w:space="0" w:color="FFFFFF"/>
            </w:tcBorders>
            <w:shd w:val="clear" w:color="000000" w:fill="A6A6A6"/>
            <w:noWrap/>
            <w:vAlign w:val="center"/>
          </w:tcPr>
          <w:p w14:paraId="0F2B5CA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35FA50ED" w14:textId="77777777" w:rsidR="00C75E31"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5EFF641F" w14:textId="77777777" w:rsidR="00C75E31" w:rsidRDefault="00C75E31">
      <w:pPr>
        <w:spacing w:before="0" w:line="360" w:lineRule="auto"/>
        <w:jc w:val="right"/>
        <w:rPr>
          <w:rFonts w:eastAsia="宋体" w:cs="Arial"/>
          <w:iCs/>
          <w:sz w:val="24"/>
          <w:lang w:eastAsia="zh-CN"/>
        </w:rPr>
      </w:pPr>
    </w:p>
    <w:p w14:paraId="06B0D2CE" w14:textId="77777777" w:rsidR="00C75E31" w:rsidRDefault="00000000">
      <w:pPr>
        <w:pStyle w:val="Style2"/>
        <w:numPr>
          <w:ilvl w:val="2"/>
          <w:numId w:val="12"/>
        </w:numPr>
        <w:spacing w:line="360" w:lineRule="auto"/>
      </w:pPr>
      <w:bookmarkStart w:id="110" w:name="_Toc198906596"/>
      <w:bookmarkStart w:id="111" w:name="_Toc202805990"/>
      <w:bookmarkStart w:id="112" w:name="OLE_LINK3"/>
      <w:r>
        <w:rPr>
          <w:rFonts w:hint="eastAsia"/>
        </w:rPr>
        <w:t>范围三类别</w:t>
      </w:r>
      <w:r>
        <w:rPr>
          <w:rFonts w:hint="eastAsia"/>
        </w:rPr>
        <w:t>10</w:t>
      </w:r>
      <w:r>
        <w:rPr>
          <w:rFonts w:hint="eastAsia"/>
        </w:rPr>
        <w:t>外销产品加工产生的排放</w:t>
      </w:r>
      <w:r>
        <w:t>清册</w:t>
      </w:r>
      <w:bookmarkEnd w:id="110"/>
      <w:bookmarkEnd w:id="111"/>
    </w:p>
    <w:tbl>
      <w:tblPr>
        <w:tblW w:w="5000" w:type="pct"/>
        <w:tblLook w:val="04A0" w:firstRow="1" w:lastRow="0" w:firstColumn="1" w:lastColumn="0" w:noHBand="0" w:noVBand="1"/>
      </w:tblPr>
      <w:tblGrid>
        <w:gridCol w:w="1098"/>
        <w:gridCol w:w="1652"/>
        <w:gridCol w:w="1441"/>
        <w:gridCol w:w="1002"/>
        <w:gridCol w:w="633"/>
        <w:gridCol w:w="633"/>
        <w:gridCol w:w="633"/>
        <w:gridCol w:w="633"/>
        <w:gridCol w:w="633"/>
        <w:gridCol w:w="704"/>
      </w:tblGrid>
      <w:tr w:rsidR="00C75E31" w14:paraId="31ECE9A3" w14:textId="77777777">
        <w:trPr>
          <w:trHeight w:val="503"/>
        </w:trPr>
        <w:tc>
          <w:tcPr>
            <w:tcW w:w="432" w:type="pct"/>
            <w:tcBorders>
              <w:top w:val="single" w:sz="4" w:space="0" w:color="FFFFFF"/>
              <w:left w:val="single" w:sz="4" w:space="0" w:color="FFFFFF"/>
              <w:bottom w:val="single" w:sz="4" w:space="0" w:color="000000"/>
              <w:right w:val="single" w:sz="4" w:space="0" w:color="FF6600"/>
            </w:tcBorders>
            <w:shd w:val="clear" w:color="000000" w:fill="FF6600"/>
            <w:noWrap/>
            <w:vAlign w:val="center"/>
          </w:tcPr>
          <w:p w14:paraId="31B17D1A" w14:textId="77777777" w:rsidR="00C75E31" w:rsidRDefault="00000000">
            <w:pPr>
              <w:spacing w:before="0"/>
              <w:jc w:val="center"/>
              <w:rPr>
                <w:rFonts w:ascii="宋体" w:eastAsia="宋体" w:hAnsi="宋体" w:cs="宋体" w:hint="eastAsia"/>
                <w:b/>
                <w:bCs/>
                <w:color w:val="FFFFFF"/>
                <w:sz w:val="13"/>
                <w:szCs w:val="13"/>
                <w:lang w:val="en-US" w:eastAsia="zh-CN"/>
              </w:rPr>
            </w:pPr>
            <w:bookmarkStart w:id="113" w:name="OLE_LINK4"/>
            <w:bookmarkEnd w:id="112"/>
            <w:r>
              <w:rPr>
                <w:rFonts w:ascii="宋体" w:eastAsia="宋体" w:hAnsi="宋体" w:cs="宋体" w:hint="eastAsia"/>
                <w:b/>
                <w:bCs/>
                <w:color w:val="FFFFFF"/>
                <w:sz w:val="13"/>
                <w:szCs w:val="13"/>
                <w:lang w:val="en-US" w:eastAsia="zh-CN"/>
              </w:rPr>
              <w:t>编号</w:t>
            </w:r>
          </w:p>
        </w:tc>
        <w:tc>
          <w:tcPr>
            <w:tcW w:w="701" w:type="pct"/>
            <w:tcBorders>
              <w:top w:val="single" w:sz="4" w:space="0" w:color="FFFFFF"/>
              <w:left w:val="nil"/>
              <w:bottom w:val="single" w:sz="4" w:space="0" w:color="000000"/>
              <w:right w:val="single" w:sz="4" w:space="0" w:color="FF6600"/>
            </w:tcBorders>
            <w:shd w:val="clear" w:color="000000" w:fill="FF6600"/>
            <w:noWrap/>
            <w:vAlign w:val="center"/>
          </w:tcPr>
          <w:p w14:paraId="01191016"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排放源</w:t>
            </w:r>
          </w:p>
        </w:tc>
        <w:tc>
          <w:tcPr>
            <w:tcW w:w="843" w:type="pct"/>
            <w:tcBorders>
              <w:top w:val="single" w:sz="4" w:space="0" w:color="FFFFFF"/>
              <w:left w:val="nil"/>
              <w:bottom w:val="single" w:sz="4" w:space="0" w:color="000000"/>
              <w:right w:val="single" w:sz="4" w:space="0" w:color="FF6600"/>
            </w:tcBorders>
            <w:shd w:val="clear" w:color="000000" w:fill="FF6600"/>
            <w:noWrap/>
            <w:vAlign w:val="center"/>
          </w:tcPr>
          <w:p w14:paraId="398AD3F7"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总排放量</w:t>
            </w:r>
          </w:p>
        </w:tc>
        <w:tc>
          <w:tcPr>
            <w:tcW w:w="601" w:type="pct"/>
            <w:tcBorders>
              <w:top w:val="single" w:sz="4" w:space="0" w:color="FFFFFF"/>
              <w:left w:val="nil"/>
              <w:bottom w:val="single" w:sz="4" w:space="0" w:color="000000"/>
              <w:right w:val="single" w:sz="4" w:space="0" w:color="FF6600"/>
            </w:tcBorders>
            <w:shd w:val="clear" w:color="000000" w:fill="FF6600"/>
            <w:noWrap/>
            <w:vAlign w:val="center"/>
          </w:tcPr>
          <w:p w14:paraId="1DF27882"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7A05E6FE"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4F7BA153"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54E8BB27"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7F60A460"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7" w:type="pct"/>
            <w:tcBorders>
              <w:top w:val="single" w:sz="4" w:space="0" w:color="FFFFFF"/>
              <w:left w:val="nil"/>
              <w:bottom w:val="single" w:sz="4" w:space="0" w:color="000000"/>
              <w:right w:val="single" w:sz="4" w:space="0" w:color="FF6600"/>
            </w:tcBorders>
            <w:shd w:val="clear" w:color="000000" w:fill="FF6600"/>
            <w:noWrap/>
            <w:vAlign w:val="center"/>
          </w:tcPr>
          <w:p w14:paraId="398EF594"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6" w:type="pct"/>
            <w:tcBorders>
              <w:top w:val="single" w:sz="4" w:space="0" w:color="FFFFFF"/>
              <w:left w:val="nil"/>
              <w:bottom w:val="single" w:sz="4" w:space="0" w:color="000000"/>
              <w:right w:val="single" w:sz="4" w:space="0" w:color="FFFFFF"/>
            </w:tcBorders>
            <w:shd w:val="clear" w:color="000000" w:fill="FF6600"/>
            <w:noWrap/>
            <w:vAlign w:val="center"/>
          </w:tcPr>
          <w:p w14:paraId="3C700E99"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rsidR="00C75E31" w14:paraId="7756D17C" w14:textId="77777777">
        <w:trPr>
          <w:trHeight w:val="525"/>
        </w:trPr>
        <w:tc>
          <w:tcPr>
            <w:tcW w:w="432" w:type="pct"/>
            <w:tcBorders>
              <w:top w:val="single" w:sz="4" w:space="0" w:color="000000"/>
              <w:left w:val="single" w:sz="4" w:space="0" w:color="FFFFFF"/>
              <w:bottom w:val="nil"/>
              <w:right w:val="single" w:sz="4" w:space="0" w:color="FFFFFF"/>
            </w:tcBorders>
            <w:shd w:val="clear" w:color="000000" w:fill="FABF8F"/>
            <w:noWrap/>
            <w:vAlign w:val="center"/>
          </w:tcPr>
          <w:p w14:paraId="68CBD4D3"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范围三 类别10</w:t>
            </w:r>
          </w:p>
        </w:tc>
        <w:tc>
          <w:tcPr>
            <w:tcW w:w="701" w:type="pct"/>
            <w:tcBorders>
              <w:top w:val="single" w:sz="4" w:space="0" w:color="000000"/>
              <w:left w:val="nil"/>
              <w:bottom w:val="nil"/>
              <w:right w:val="single" w:sz="4" w:space="0" w:color="FFFFFF"/>
            </w:tcBorders>
            <w:shd w:val="clear" w:color="000000" w:fill="FABF8F"/>
            <w:noWrap/>
            <w:vAlign w:val="center"/>
          </w:tcPr>
          <w:p w14:paraId="6EB08ED9"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外销产品加工产生的排放</w:t>
            </w:r>
          </w:p>
        </w:tc>
        <w:tc>
          <w:tcPr>
            <w:tcW w:w="843" w:type="pct"/>
            <w:tcBorders>
              <w:top w:val="single" w:sz="4" w:space="0" w:color="000000"/>
              <w:left w:val="single" w:sz="4" w:space="0" w:color="FFCC99"/>
              <w:bottom w:val="single" w:sz="4" w:space="0" w:color="000000"/>
              <w:right w:val="single" w:sz="4" w:space="0" w:color="FFCC99"/>
            </w:tcBorders>
            <w:shd w:val="clear" w:color="000000" w:fill="FABF8F"/>
            <w:noWrap/>
            <w:vAlign w:val="center"/>
          </w:tcPr>
          <w:p w14:paraId="0664FFC4"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2855906.61 </w:t>
            </w:r>
          </w:p>
        </w:tc>
        <w:tc>
          <w:tcPr>
            <w:tcW w:w="601" w:type="pct"/>
            <w:tcBorders>
              <w:top w:val="single" w:sz="4" w:space="0" w:color="000000"/>
              <w:left w:val="nil"/>
              <w:bottom w:val="single" w:sz="4" w:space="0" w:color="000000"/>
              <w:right w:val="single" w:sz="4" w:space="0" w:color="FFCC99"/>
            </w:tcBorders>
            <w:shd w:val="clear" w:color="000000" w:fill="FABF8F"/>
            <w:noWrap/>
            <w:vAlign w:val="center"/>
          </w:tcPr>
          <w:p w14:paraId="6BB4A917"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2855906.61 </w:t>
            </w:r>
          </w:p>
        </w:tc>
        <w:tc>
          <w:tcPr>
            <w:tcW w:w="397" w:type="pct"/>
            <w:tcBorders>
              <w:top w:val="single" w:sz="4" w:space="0" w:color="000000"/>
              <w:left w:val="nil"/>
              <w:bottom w:val="single" w:sz="4" w:space="0" w:color="000000"/>
              <w:right w:val="single" w:sz="4" w:space="0" w:color="FFCC99"/>
            </w:tcBorders>
            <w:shd w:val="clear" w:color="000000" w:fill="FABF8F"/>
            <w:noWrap/>
            <w:vAlign w:val="center"/>
          </w:tcPr>
          <w:p w14:paraId="0CC7BB9D"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sz="4" w:space="0" w:color="000000"/>
              <w:left w:val="nil"/>
              <w:bottom w:val="single" w:sz="4" w:space="0" w:color="000000"/>
              <w:right w:val="single" w:sz="4" w:space="0" w:color="FFCC99"/>
            </w:tcBorders>
            <w:shd w:val="clear" w:color="000000" w:fill="FABF8F"/>
            <w:noWrap/>
            <w:vAlign w:val="center"/>
          </w:tcPr>
          <w:p w14:paraId="65752B02"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sz="4" w:space="0" w:color="000000"/>
              <w:left w:val="nil"/>
              <w:bottom w:val="single" w:sz="4" w:space="0" w:color="000000"/>
              <w:right w:val="single" w:sz="4" w:space="0" w:color="FFCC99"/>
            </w:tcBorders>
            <w:shd w:val="clear" w:color="000000" w:fill="FABF8F"/>
            <w:noWrap/>
            <w:vAlign w:val="center"/>
          </w:tcPr>
          <w:p w14:paraId="5AFFD5AD"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sz="4" w:space="0" w:color="000000"/>
              <w:left w:val="nil"/>
              <w:bottom w:val="single" w:sz="4" w:space="0" w:color="000000"/>
              <w:right w:val="single" w:sz="4" w:space="0" w:color="FFCC99"/>
            </w:tcBorders>
            <w:shd w:val="clear" w:color="000000" w:fill="FABF8F"/>
            <w:noWrap/>
            <w:vAlign w:val="center"/>
          </w:tcPr>
          <w:p w14:paraId="23B5218B"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sz="4" w:space="0" w:color="000000"/>
              <w:left w:val="nil"/>
              <w:bottom w:val="single" w:sz="4" w:space="0" w:color="000000"/>
              <w:right w:val="single" w:sz="4" w:space="0" w:color="FFCC99"/>
            </w:tcBorders>
            <w:shd w:val="clear" w:color="000000" w:fill="FABF8F"/>
            <w:noWrap/>
            <w:vAlign w:val="center"/>
          </w:tcPr>
          <w:p w14:paraId="76D4A736"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36" w:type="pct"/>
            <w:tcBorders>
              <w:top w:val="single" w:sz="4" w:space="0" w:color="000000"/>
              <w:left w:val="nil"/>
              <w:bottom w:val="single" w:sz="4" w:space="0" w:color="000000"/>
              <w:right w:val="single" w:sz="4" w:space="0" w:color="FFCC99"/>
            </w:tcBorders>
            <w:shd w:val="clear" w:color="000000" w:fill="FABF8F"/>
            <w:noWrap/>
            <w:vAlign w:val="center"/>
          </w:tcPr>
          <w:p w14:paraId="571FBB07"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rsidR="00C75E31" w14:paraId="1861E4F8" w14:textId="77777777">
        <w:trPr>
          <w:trHeight w:val="525"/>
        </w:trPr>
        <w:tc>
          <w:tcPr>
            <w:tcW w:w="432" w:type="pct"/>
            <w:tcBorders>
              <w:top w:val="nil"/>
              <w:left w:val="single" w:sz="4" w:space="0" w:color="FFFFFF"/>
              <w:bottom w:val="single" w:sz="4" w:space="0" w:color="FFFFFF"/>
              <w:right w:val="single" w:sz="4" w:space="0" w:color="FFFFFF"/>
            </w:tcBorders>
            <w:shd w:val="clear" w:color="000000" w:fill="FFFF00"/>
            <w:noWrap/>
            <w:vAlign w:val="center"/>
          </w:tcPr>
          <w:p w14:paraId="58AF68FF"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3.10.1</w:t>
            </w:r>
          </w:p>
        </w:tc>
        <w:tc>
          <w:tcPr>
            <w:tcW w:w="701" w:type="pct"/>
            <w:tcBorders>
              <w:top w:val="nil"/>
              <w:left w:val="nil"/>
              <w:bottom w:val="single" w:sz="4" w:space="0" w:color="FFFFFF"/>
              <w:right w:val="single" w:sz="4" w:space="0" w:color="FFFFFF"/>
            </w:tcBorders>
            <w:shd w:val="clear" w:color="000000" w:fill="FFFF00"/>
            <w:vAlign w:val="center"/>
          </w:tcPr>
          <w:p w14:paraId="5C5BEEA7"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锻材加工</w:t>
            </w:r>
          </w:p>
        </w:tc>
        <w:tc>
          <w:tcPr>
            <w:tcW w:w="843" w:type="pct"/>
            <w:tcBorders>
              <w:top w:val="single" w:sz="4" w:space="0" w:color="FFFFFF"/>
              <w:left w:val="nil"/>
              <w:bottom w:val="single" w:sz="4" w:space="0" w:color="FFFFFF"/>
              <w:right w:val="single" w:sz="4" w:space="0" w:color="FFFFFF"/>
            </w:tcBorders>
            <w:shd w:val="clear" w:color="000000" w:fill="A6A6A6"/>
            <w:noWrap/>
            <w:vAlign w:val="center"/>
          </w:tcPr>
          <w:p w14:paraId="4DDF6BB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113264.65 </w:t>
            </w:r>
          </w:p>
        </w:tc>
        <w:tc>
          <w:tcPr>
            <w:tcW w:w="601" w:type="pct"/>
            <w:tcBorders>
              <w:top w:val="single" w:sz="4" w:space="0" w:color="FFFFFF"/>
              <w:left w:val="nil"/>
              <w:bottom w:val="single" w:sz="4" w:space="0" w:color="FFFFFF"/>
              <w:right w:val="single" w:sz="4" w:space="0" w:color="FFFFFF"/>
            </w:tcBorders>
            <w:shd w:val="clear" w:color="000000" w:fill="A6A6A6"/>
            <w:noWrap/>
            <w:vAlign w:val="center"/>
          </w:tcPr>
          <w:p w14:paraId="0F34064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113264.65 </w:t>
            </w:r>
          </w:p>
        </w:tc>
        <w:tc>
          <w:tcPr>
            <w:tcW w:w="397" w:type="pct"/>
            <w:tcBorders>
              <w:top w:val="single" w:sz="4" w:space="0" w:color="FFFFFF"/>
              <w:left w:val="nil"/>
              <w:bottom w:val="single" w:sz="4" w:space="0" w:color="FFFFFF"/>
              <w:right w:val="single" w:sz="4" w:space="0" w:color="FFFFFF"/>
            </w:tcBorders>
            <w:shd w:val="clear" w:color="000000" w:fill="A6A6A6"/>
            <w:noWrap/>
            <w:vAlign w:val="center"/>
          </w:tcPr>
          <w:p w14:paraId="59E2820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sz="4" w:space="0" w:color="FFFFFF"/>
              <w:left w:val="nil"/>
              <w:bottom w:val="single" w:sz="4" w:space="0" w:color="FFFFFF"/>
              <w:right w:val="single" w:sz="4" w:space="0" w:color="FFFFFF"/>
            </w:tcBorders>
            <w:shd w:val="clear" w:color="000000" w:fill="A6A6A6"/>
            <w:noWrap/>
            <w:vAlign w:val="center"/>
          </w:tcPr>
          <w:p w14:paraId="61A22585"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sz="4" w:space="0" w:color="FFFFFF"/>
              <w:left w:val="nil"/>
              <w:bottom w:val="single" w:sz="4" w:space="0" w:color="FFFFFF"/>
              <w:right w:val="single" w:sz="4" w:space="0" w:color="FFFFFF"/>
            </w:tcBorders>
            <w:shd w:val="clear" w:color="000000" w:fill="A6A6A6"/>
            <w:noWrap/>
            <w:vAlign w:val="center"/>
          </w:tcPr>
          <w:p w14:paraId="2486524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sz="4" w:space="0" w:color="FFFFFF"/>
              <w:left w:val="nil"/>
              <w:bottom w:val="single" w:sz="4" w:space="0" w:color="FFFFFF"/>
              <w:right w:val="single" w:sz="4" w:space="0" w:color="FFFFFF"/>
            </w:tcBorders>
            <w:shd w:val="clear" w:color="000000" w:fill="A6A6A6"/>
            <w:noWrap/>
            <w:vAlign w:val="center"/>
          </w:tcPr>
          <w:p w14:paraId="500E79E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sz="4" w:space="0" w:color="FFFFFF"/>
              <w:left w:val="nil"/>
              <w:bottom w:val="single" w:sz="4" w:space="0" w:color="FFFFFF"/>
              <w:right w:val="single" w:sz="4" w:space="0" w:color="FFFFFF"/>
            </w:tcBorders>
            <w:shd w:val="clear" w:color="000000" w:fill="A6A6A6"/>
            <w:noWrap/>
            <w:vAlign w:val="center"/>
          </w:tcPr>
          <w:p w14:paraId="566686A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6" w:type="pct"/>
            <w:tcBorders>
              <w:top w:val="single" w:sz="4" w:space="0" w:color="FFFFFF"/>
              <w:left w:val="nil"/>
              <w:bottom w:val="single" w:sz="4" w:space="0" w:color="FFFFFF"/>
              <w:right w:val="single" w:sz="4" w:space="0" w:color="FFFFFF"/>
            </w:tcBorders>
            <w:shd w:val="clear" w:color="000000" w:fill="A6A6A6"/>
            <w:noWrap/>
            <w:vAlign w:val="center"/>
          </w:tcPr>
          <w:p w14:paraId="36488D4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5B626558" w14:textId="77777777">
        <w:trPr>
          <w:trHeight w:val="525"/>
        </w:trPr>
        <w:tc>
          <w:tcPr>
            <w:tcW w:w="432" w:type="pct"/>
            <w:tcBorders>
              <w:top w:val="nil"/>
              <w:left w:val="single" w:sz="4" w:space="0" w:color="FFFFFF"/>
              <w:bottom w:val="single" w:sz="4" w:space="0" w:color="FFFFFF"/>
              <w:right w:val="single" w:sz="4" w:space="0" w:color="FFFFFF"/>
            </w:tcBorders>
            <w:shd w:val="clear" w:color="000000" w:fill="FFFF00"/>
            <w:noWrap/>
            <w:vAlign w:val="center"/>
          </w:tcPr>
          <w:p w14:paraId="7E99CCB1"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3.10.2</w:t>
            </w:r>
          </w:p>
        </w:tc>
        <w:tc>
          <w:tcPr>
            <w:tcW w:w="701" w:type="pct"/>
            <w:tcBorders>
              <w:top w:val="nil"/>
              <w:left w:val="nil"/>
              <w:bottom w:val="single" w:sz="4" w:space="0" w:color="FFFFFF"/>
              <w:right w:val="single" w:sz="4" w:space="0" w:color="FFFFFF"/>
            </w:tcBorders>
            <w:shd w:val="clear" w:color="000000" w:fill="FFFF00"/>
            <w:vAlign w:val="center"/>
          </w:tcPr>
          <w:p w14:paraId="6D4E90E4"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棒材加工</w:t>
            </w:r>
          </w:p>
        </w:tc>
        <w:tc>
          <w:tcPr>
            <w:tcW w:w="843" w:type="pct"/>
            <w:tcBorders>
              <w:top w:val="nil"/>
              <w:left w:val="nil"/>
              <w:bottom w:val="single" w:sz="4" w:space="0" w:color="FFFFFF"/>
              <w:right w:val="single" w:sz="4" w:space="0" w:color="FFFFFF"/>
            </w:tcBorders>
            <w:shd w:val="clear" w:color="000000" w:fill="A6A6A6"/>
            <w:noWrap/>
            <w:vAlign w:val="center"/>
          </w:tcPr>
          <w:p w14:paraId="7A197EE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1357316.86 </w:t>
            </w:r>
          </w:p>
        </w:tc>
        <w:tc>
          <w:tcPr>
            <w:tcW w:w="601" w:type="pct"/>
            <w:tcBorders>
              <w:top w:val="nil"/>
              <w:left w:val="nil"/>
              <w:bottom w:val="single" w:sz="4" w:space="0" w:color="FFFFFF"/>
              <w:right w:val="single" w:sz="4" w:space="0" w:color="FFFFFF"/>
            </w:tcBorders>
            <w:shd w:val="clear" w:color="000000" w:fill="A6A6A6"/>
            <w:noWrap/>
            <w:vAlign w:val="center"/>
          </w:tcPr>
          <w:p w14:paraId="3F272CE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1357316.86 </w:t>
            </w:r>
          </w:p>
        </w:tc>
        <w:tc>
          <w:tcPr>
            <w:tcW w:w="397" w:type="pct"/>
            <w:tcBorders>
              <w:top w:val="nil"/>
              <w:left w:val="nil"/>
              <w:bottom w:val="single" w:sz="4" w:space="0" w:color="FFFFFF"/>
              <w:right w:val="single" w:sz="4" w:space="0" w:color="FFFFFF"/>
            </w:tcBorders>
            <w:shd w:val="clear" w:color="000000" w:fill="A6A6A6"/>
            <w:noWrap/>
            <w:vAlign w:val="center"/>
          </w:tcPr>
          <w:p w14:paraId="5CF3706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22C771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7EE0718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36F7A2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6ACC56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6" w:type="pct"/>
            <w:tcBorders>
              <w:top w:val="nil"/>
              <w:left w:val="nil"/>
              <w:bottom w:val="single" w:sz="4" w:space="0" w:color="FFFFFF"/>
              <w:right w:val="single" w:sz="4" w:space="0" w:color="FFFFFF"/>
            </w:tcBorders>
            <w:shd w:val="clear" w:color="000000" w:fill="A6A6A6"/>
            <w:noWrap/>
            <w:vAlign w:val="center"/>
          </w:tcPr>
          <w:p w14:paraId="0D1E384C"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78455B58" w14:textId="77777777">
        <w:trPr>
          <w:trHeight w:val="525"/>
        </w:trPr>
        <w:tc>
          <w:tcPr>
            <w:tcW w:w="432" w:type="pct"/>
            <w:tcBorders>
              <w:top w:val="nil"/>
              <w:left w:val="single" w:sz="4" w:space="0" w:color="FFFFFF"/>
              <w:bottom w:val="single" w:sz="4" w:space="0" w:color="FFFFFF"/>
              <w:right w:val="single" w:sz="4" w:space="0" w:color="FFFFFF"/>
            </w:tcBorders>
            <w:shd w:val="clear" w:color="000000" w:fill="FFFF00"/>
            <w:noWrap/>
            <w:vAlign w:val="center"/>
          </w:tcPr>
          <w:p w14:paraId="68D6C179"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3.10.3</w:t>
            </w:r>
          </w:p>
        </w:tc>
        <w:tc>
          <w:tcPr>
            <w:tcW w:w="701" w:type="pct"/>
            <w:tcBorders>
              <w:top w:val="nil"/>
              <w:left w:val="nil"/>
              <w:bottom w:val="single" w:sz="4" w:space="0" w:color="FFFFFF"/>
              <w:right w:val="single" w:sz="4" w:space="0" w:color="FFFFFF"/>
            </w:tcBorders>
            <w:shd w:val="clear" w:color="000000" w:fill="FFFF00"/>
            <w:vAlign w:val="center"/>
          </w:tcPr>
          <w:p w14:paraId="11C93D5D"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钢管加工</w:t>
            </w:r>
          </w:p>
        </w:tc>
        <w:tc>
          <w:tcPr>
            <w:tcW w:w="843" w:type="pct"/>
            <w:tcBorders>
              <w:top w:val="nil"/>
              <w:left w:val="nil"/>
              <w:bottom w:val="single" w:sz="4" w:space="0" w:color="FFFFFF"/>
              <w:right w:val="single" w:sz="4" w:space="0" w:color="FFFFFF"/>
            </w:tcBorders>
            <w:shd w:val="clear" w:color="000000" w:fill="A6A6A6"/>
            <w:noWrap/>
            <w:vAlign w:val="center"/>
          </w:tcPr>
          <w:p w14:paraId="7043DCAB"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72184.63 </w:t>
            </w:r>
          </w:p>
        </w:tc>
        <w:tc>
          <w:tcPr>
            <w:tcW w:w="601" w:type="pct"/>
            <w:tcBorders>
              <w:top w:val="nil"/>
              <w:left w:val="nil"/>
              <w:bottom w:val="single" w:sz="4" w:space="0" w:color="FFFFFF"/>
              <w:right w:val="single" w:sz="4" w:space="0" w:color="FFFFFF"/>
            </w:tcBorders>
            <w:shd w:val="clear" w:color="000000" w:fill="A6A6A6"/>
            <w:noWrap/>
            <w:vAlign w:val="center"/>
          </w:tcPr>
          <w:p w14:paraId="76757BB0"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72184.63 </w:t>
            </w:r>
          </w:p>
        </w:tc>
        <w:tc>
          <w:tcPr>
            <w:tcW w:w="397" w:type="pct"/>
            <w:tcBorders>
              <w:top w:val="nil"/>
              <w:left w:val="nil"/>
              <w:bottom w:val="single" w:sz="4" w:space="0" w:color="FFFFFF"/>
              <w:right w:val="single" w:sz="4" w:space="0" w:color="FFFFFF"/>
            </w:tcBorders>
            <w:shd w:val="clear" w:color="000000" w:fill="A6A6A6"/>
            <w:noWrap/>
            <w:vAlign w:val="center"/>
          </w:tcPr>
          <w:p w14:paraId="1416FA9D"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0990D4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1A9E8DF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4FB939A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FE4F43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6" w:type="pct"/>
            <w:tcBorders>
              <w:top w:val="nil"/>
              <w:left w:val="nil"/>
              <w:bottom w:val="single" w:sz="4" w:space="0" w:color="FFFFFF"/>
              <w:right w:val="single" w:sz="4" w:space="0" w:color="FFFFFF"/>
            </w:tcBorders>
            <w:shd w:val="clear" w:color="000000" w:fill="A6A6A6"/>
            <w:noWrap/>
            <w:vAlign w:val="center"/>
          </w:tcPr>
          <w:p w14:paraId="5D78A456"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rsidR="00C75E31" w14:paraId="44DC6BAF" w14:textId="77777777">
        <w:trPr>
          <w:trHeight w:val="525"/>
        </w:trPr>
        <w:tc>
          <w:tcPr>
            <w:tcW w:w="432" w:type="pct"/>
            <w:tcBorders>
              <w:top w:val="nil"/>
              <w:left w:val="single" w:sz="4" w:space="0" w:color="FFFFFF"/>
              <w:bottom w:val="single" w:sz="4" w:space="0" w:color="FFFFFF"/>
              <w:right w:val="single" w:sz="4" w:space="0" w:color="FFFFFF"/>
            </w:tcBorders>
            <w:shd w:val="clear" w:color="000000" w:fill="FFFF00"/>
            <w:noWrap/>
            <w:vAlign w:val="center"/>
          </w:tcPr>
          <w:p w14:paraId="17CE3296"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3.10.4</w:t>
            </w:r>
          </w:p>
        </w:tc>
        <w:tc>
          <w:tcPr>
            <w:tcW w:w="701" w:type="pct"/>
            <w:tcBorders>
              <w:top w:val="nil"/>
              <w:left w:val="nil"/>
              <w:bottom w:val="single" w:sz="4" w:space="0" w:color="FFFFFF"/>
              <w:right w:val="single" w:sz="4" w:space="0" w:color="FFFFFF"/>
            </w:tcBorders>
            <w:shd w:val="clear" w:color="000000" w:fill="FFFF00"/>
            <w:vAlign w:val="center"/>
          </w:tcPr>
          <w:p w14:paraId="5C776275"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钢坯加工</w:t>
            </w:r>
          </w:p>
        </w:tc>
        <w:tc>
          <w:tcPr>
            <w:tcW w:w="843" w:type="pct"/>
            <w:tcBorders>
              <w:top w:val="nil"/>
              <w:left w:val="nil"/>
              <w:bottom w:val="single" w:sz="4" w:space="0" w:color="FFFFFF"/>
              <w:right w:val="single" w:sz="4" w:space="0" w:color="FFFFFF"/>
            </w:tcBorders>
            <w:shd w:val="clear" w:color="000000" w:fill="A6A6A6"/>
            <w:noWrap/>
            <w:vAlign w:val="center"/>
          </w:tcPr>
          <w:p w14:paraId="6B0904A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1313140.47 </w:t>
            </w:r>
          </w:p>
        </w:tc>
        <w:tc>
          <w:tcPr>
            <w:tcW w:w="601" w:type="pct"/>
            <w:tcBorders>
              <w:top w:val="nil"/>
              <w:left w:val="nil"/>
              <w:bottom w:val="single" w:sz="4" w:space="0" w:color="FFFFFF"/>
              <w:right w:val="single" w:sz="4" w:space="0" w:color="FFFFFF"/>
            </w:tcBorders>
            <w:shd w:val="clear" w:color="000000" w:fill="A6A6A6"/>
            <w:noWrap/>
            <w:vAlign w:val="center"/>
          </w:tcPr>
          <w:p w14:paraId="54049F4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1313140.47 </w:t>
            </w:r>
          </w:p>
        </w:tc>
        <w:tc>
          <w:tcPr>
            <w:tcW w:w="397" w:type="pct"/>
            <w:tcBorders>
              <w:top w:val="nil"/>
              <w:left w:val="nil"/>
              <w:bottom w:val="single" w:sz="4" w:space="0" w:color="FFFFFF"/>
              <w:right w:val="single" w:sz="4" w:space="0" w:color="FFFFFF"/>
            </w:tcBorders>
            <w:shd w:val="clear" w:color="000000" w:fill="A6A6A6"/>
            <w:noWrap/>
            <w:vAlign w:val="center"/>
          </w:tcPr>
          <w:p w14:paraId="505F8FE8"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7D208FB1"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65358664"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5171855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sz="4" w:space="0" w:color="FFFFFF"/>
              <w:right w:val="single" w:sz="4" w:space="0" w:color="FFFFFF"/>
            </w:tcBorders>
            <w:shd w:val="clear" w:color="000000" w:fill="A6A6A6"/>
            <w:noWrap/>
            <w:vAlign w:val="center"/>
          </w:tcPr>
          <w:p w14:paraId="0B16353A"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6" w:type="pct"/>
            <w:tcBorders>
              <w:top w:val="nil"/>
              <w:left w:val="nil"/>
              <w:bottom w:val="single" w:sz="4" w:space="0" w:color="FFFFFF"/>
              <w:right w:val="single" w:sz="4" w:space="0" w:color="FFFFFF"/>
            </w:tcBorders>
            <w:shd w:val="clear" w:color="000000" w:fill="A6A6A6"/>
            <w:noWrap/>
            <w:vAlign w:val="center"/>
          </w:tcPr>
          <w:p w14:paraId="6E04AFE2"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4F6AFA68" w14:textId="77777777" w:rsidR="00C75E31"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5615430B" w14:textId="77777777" w:rsidR="00C75E31" w:rsidRDefault="00000000">
      <w:pPr>
        <w:pStyle w:val="Style2"/>
        <w:numPr>
          <w:ilvl w:val="2"/>
          <w:numId w:val="12"/>
        </w:numPr>
        <w:spacing w:line="360" w:lineRule="auto"/>
      </w:pPr>
      <w:bookmarkStart w:id="114" w:name="_Toc198906597"/>
      <w:bookmarkStart w:id="115" w:name="_Toc202805991"/>
      <w:bookmarkEnd w:id="113"/>
      <w:r>
        <w:rPr>
          <w:rFonts w:hint="eastAsia"/>
        </w:rPr>
        <w:t>范围三类别</w:t>
      </w:r>
      <w:r>
        <w:rPr>
          <w:rFonts w:hint="eastAsia"/>
        </w:rPr>
        <w:t>12</w:t>
      </w:r>
      <w:r>
        <w:rPr>
          <w:rFonts w:hint="eastAsia"/>
        </w:rPr>
        <w:t>外销产品报废产生的排放</w:t>
      </w:r>
      <w:r>
        <w:t>清册</w:t>
      </w:r>
      <w:bookmarkEnd w:id="114"/>
      <w:bookmarkEnd w:id="115"/>
    </w:p>
    <w:tbl>
      <w:tblPr>
        <w:tblW w:w="5000" w:type="pct"/>
        <w:tblLook w:val="04A0" w:firstRow="1" w:lastRow="0" w:firstColumn="1" w:lastColumn="0" w:noHBand="0" w:noVBand="1"/>
      </w:tblPr>
      <w:tblGrid>
        <w:gridCol w:w="1098"/>
        <w:gridCol w:w="1652"/>
        <w:gridCol w:w="1423"/>
        <w:gridCol w:w="997"/>
        <w:gridCol w:w="638"/>
        <w:gridCol w:w="638"/>
        <w:gridCol w:w="638"/>
        <w:gridCol w:w="638"/>
        <w:gridCol w:w="638"/>
        <w:gridCol w:w="702"/>
      </w:tblGrid>
      <w:tr w:rsidR="00C75E31" w14:paraId="49B56B1E" w14:textId="77777777">
        <w:trPr>
          <w:trHeight w:val="503"/>
        </w:trPr>
        <w:tc>
          <w:tcPr>
            <w:tcW w:w="556" w:type="pct"/>
            <w:tcBorders>
              <w:top w:val="single" w:sz="4" w:space="0" w:color="FFFFFF"/>
              <w:left w:val="single" w:sz="4" w:space="0" w:color="FFFFFF"/>
              <w:bottom w:val="single" w:sz="4" w:space="0" w:color="000000"/>
              <w:right w:val="single" w:sz="4" w:space="0" w:color="FF6600"/>
            </w:tcBorders>
            <w:shd w:val="clear" w:color="000000" w:fill="FF6600"/>
            <w:noWrap/>
            <w:vAlign w:val="center"/>
          </w:tcPr>
          <w:p w14:paraId="262BBB5A"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编号</w:t>
            </w:r>
          </w:p>
        </w:tc>
        <w:tc>
          <w:tcPr>
            <w:tcW w:w="682" w:type="pct"/>
            <w:tcBorders>
              <w:top w:val="single" w:sz="4" w:space="0" w:color="FFFFFF"/>
              <w:left w:val="nil"/>
              <w:bottom w:val="single" w:sz="4" w:space="0" w:color="000000"/>
              <w:right w:val="single" w:sz="4" w:space="0" w:color="FF6600"/>
            </w:tcBorders>
            <w:shd w:val="clear" w:color="000000" w:fill="FF6600"/>
            <w:noWrap/>
            <w:vAlign w:val="center"/>
          </w:tcPr>
          <w:p w14:paraId="76BF32E0"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排放源</w:t>
            </w:r>
          </w:p>
        </w:tc>
        <w:tc>
          <w:tcPr>
            <w:tcW w:w="820" w:type="pct"/>
            <w:tcBorders>
              <w:top w:val="single" w:sz="4" w:space="0" w:color="FFFFFF"/>
              <w:left w:val="nil"/>
              <w:bottom w:val="single" w:sz="4" w:space="0" w:color="000000"/>
              <w:right w:val="single" w:sz="4" w:space="0" w:color="FF6600"/>
            </w:tcBorders>
            <w:shd w:val="clear" w:color="000000" w:fill="FF6600"/>
            <w:noWrap/>
            <w:vAlign w:val="center"/>
          </w:tcPr>
          <w:p w14:paraId="200FAAA5" w14:textId="77777777" w:rsidR="00C75E31" w:rsidRDefault="00000000">
            <w:pPr>
              <w:spacing w:before="0"/>
              <w:jc w:val="center"/>
              <w:rPr>
                <w:rFonts w:ascii="宋体" w:eastAsia="宋体" w:hAnsi="宋体" w:cs="宋体" w:hint="eastAsia"/>
                <w:b/>
                <w:bCs/>
                <w:color w:val="FFFFFF"/>
                <w:sz w:val="13"/>
                <w:szCs w:val="13"/>
                <w:lang w:val="en-US" w:eastAsia="zh-CN"/>
              </w:rPr>
            </w:pPr>
            <w:r>
              <w:rPr>
                <w:rFonts w:ascii="宋体" w:eastAsia="宋体" w:hAnsi="宋体" w:cs="宋体" w:hint="eastAsia"/>
                <w:b/>
                <w:bCs/>
                <w:color w:val="FFFFFF"/>
                <w:sz w:val="13"/>
                <w:szCs w:val="13"/>
                <w:lang w:val="en-US" w:eastAsia="zh-CN"/>
              </w:rPr>
              <w:t>总排放量</w:t>
            </w:r>
          </w:p>
        </w:tc>
        <w:tc>
          <w:tcPr>
            <w:tcW w:w="585" w:type="pct"/>
            <w:tcBorders>
              <w:top w:val="single" w:sz="4" w:space="0" w:color="FFFFFF"/>
              <w:left w:val="nil"/>
              <w:bottom w:val="single" w:sz="4" w:space="0" w:color="000000"/>
              <w:right w:val="single" w:sz="4" w:space="0" w:color="FF6600"/>
            </w:tcBorders>
            <w:shd w:val="clear" w:color="000000" w:fill="FF6600"/>
            <w:noWrap/>
            <w:vAlign w:val="center"/>
          </w:tcPr>
          <w:p w14:paraId="14124BBE"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87" w:type="pct"/>
            <w:tcBorders>
              <w:top w:val="single" w:sz="4" w:space="0" w:color="FFFFFF"/>
              <w:left w:val="nil"/>
              <w:bottom w:val="single" w:sz="4" w:space="0" w:color="000000"/>
              <w:right w:val="single" w:sz="4" w:space="0" w:color="FF6600"/>
            </w:tcBorders>
            <w:shd w:val="clear" w:color="000000" w:fill="FF6600"/>
            <w:noWrap/>
            <w:vAlign w:val="center"/>
          </w:tcPr>
          <w:p w14:paraId="1CF07CA9"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87" w:type="pct"/>
            <w:tcBorders>
              <w:top w:val="single" w:sz="4" w:space="0" w:color="FFFFFF"/>
              <w:left w:val="nil"/>
              <w:bottom w:val="single" w:sz="4" w:space="0" w:color="000000"/>
              <w:right w:val="single" w:sz="4" w:space="0" w:color="FF6600"/>
            </w:tcBorders>
            <w:shd w:val="clear" w:color="000000" w:fill="FF6600"/>
            <w:noWrap/>
            <w:vAlign w:val="center"/>
          </w:tcPr>
          <w:p w14:paraId="50EB218E"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87" w:type="pct"/>
            <w:tcBorders>
              <w:top w:val="single" w:sz="4" w:space="0" w:color="FFFFFF"/>
              <w:left w:val="nil"/>
              <w:bottom w:val="single" w:sz="4" w:space="0" w:color="000000"/>
              <w:right w:val="single" w:sz="4" w:space="0" w:color="FF6600"/>
            </w:tcBorders>
            <w:shd w:val="clear" w:color="000000" w:fill="FF6600"/>
            <w:noWrap/>
            <w:vAlign w:val="center"/>
          </w:tcPr>
          <w:p w14:paraId="67732D55"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87" w:type="pct"/>
            <w:tcBorders>
              <w:top w:val="single" w:sz="4" w:space="0" w:color="FFFFFF"/>
              <w:left w:val="nil"/>
              <w:bottom w:val="single" w:sz="4" w:space="0" w:color="000000"/>
              <w:right w:val="single" w:sz="4" w:space="0" w:color="FF6600"/>
            </w:tcBorders>
            <w:shd w:val="clear" w:color="000000" w:fill="FF6600"/>
            <w:noWrap/>
            <w:vAlign w:val="center"/>
          </w:tcPr>
          <w:p w14:paraId="489F1389"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87" w:type="pct"/>
            <w:tcBorders>
              <w:top w:val="single" w:sz="4" w:space="0" w:color="FFFFFF"/>
              <w:left w:val="nil"/>
              <w:bottom w:val="single" w:sz="4" w:space="0" w:color="000000"/>
              <w:right w:val="single" w:sz="4" w:space="0" w:color="FF6600"/>
            </w:tcBorders>
            <w:shd w:val="clear" w:color="000000" w:fill="FF6600"/>
            <w:noWrap/>
            <w:vAlign w:val="center"/>
          </w:tcPr>
          <w:p w14:paraId="19BD39B3"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24" w:type="pct"/>
            <w:tcBorders>
              <w:top w:val="single" w:sz="4" w:space="0" w:color="FFFFFF"/>
              <w:left w:val="nil"/>
              <w:bottom w:val="single" w:sz="4" w:space="0" w:color="000000"/>
              <w:right w:val="single" w:sz="4" w:space="0" w:color="FFFFFF"/>
            </w:tcBorders>
            <w:shd w:val="clear" w:color="000000" w:fill="FF6600"/>
            <w:noWrap/>
            <w:vAlign w:val="center"/>
          </w:tcPr>
          <w:p w14:paraId="0B5B5415" w14:textId="77777777" w:rsidR="00C75E31" w:rsidRDefault="0000000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rsidR="00C75E31" w14:paraId="1B67BF96" w14:textId="77777777">
        <w:trPr>
          <w:trHeight w:val="525"/>
        </w:trPr>
        <w:tc>
          <w:tcPr>
            <w:tcW w:w="556" w:type="pct"/>
            <w:tcBorders>
              <w:top w:val="single" w:sz="4" w:space="0" w:color="000000"/>
              <w:left w:val="single" w:sz="4" w:space="0" w:color="FFFFFF"/>
              <w:bottom w:val="nil"/>
              <w:right w:val="single" w:sz="4" w:space="0" w:color="FFFFFF"/>
            </w:tcBorders>
            <w:shd w:val="clear" w:color="000000" w:fill="FABF8F"/>
            <w:noWrap/>
            <w:vAlign w:val="center"/>
          </w:tcPr>
          <w:p w14:paraId="4FDB2E4C"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范围三 类别12</w:t>
            </w:r>
          </w:p>
        </w:tc>
        <w:tc>
          <w:tcPr>
            <w:tcW w:w="682" w:type="pct"/>
            <w:tcBorders>
              <w:top w:val="single" w:sz="4" w:space="0" w:color="000000"/>
              <w:left w:val="nil"/>
              <w:bottom w:val="nil"/>
              <w:right w:val="single" w:sz="4" w:space="0" w:color="FFFFFF"/>
            </w:tcBorders>
            <w:shd w:val="clear" w:color="000000" w:fill="FABF8F"/>
            <w:noWrap/>
            <w:vAlign w:val="center"/>
          </w:tcPr>
          <w:p w14:paraId="268BEFA1" w14:textId="77777777" w:rsidR="00C75E31" w:rsidRDefault="00000000">
            <w:pPr>
              <w:spacing w:before="0"/>
              <w:rPr>
                <w:rFonts w:ascii="宋体" w:eastAsia="宋体" w:hAnsi="宋体" w:cs="宋体" w:hint="eastAsia"/>
                <w:b/>
                <w:bCs/>
                <w:color w:val="000000"/>
                <w:sz w:val="13"/>
                <w:szCs w:val="13"/>
                <w:lang w:val="en-US" w:eastAsia="zh-CN"/>
              </w:rPr>
            </w:pPr>
            <w:r>
              <w:rPr>
                <w:rFonts w:ascii="宋体" w:eastAsia="宋体" w:hAnsi="宋体" w:cs="宋体" w:hint="eastAsia"/>
                <w:b/>
                <w:bCs/>
                <w:color w:val="000000"/>
                <w:sz w:val="13"/>
                <w:szCs w:val="13"/>
                <w:lang w:val="en-US" w:eastAsia="zh-CN"/>
              </w:rPr>
              <w:t>外售产品报废产生的排放</w:t>
            </w:r>
          </w:p>
        </w:tc>
        <w:tc>
          <w:tcPr>
            <w:tcW w:w="820" w:type="pct"/>
            <w:tcBorders>
              <w:top w:val="single" w:sz="4" w:space="0" w:color="000000"/>
              <w:left w:val="single" w:sz="4" w:space="0" w:color="FFCC99"/>
              <w:bottom w:val="single" w:sz="4" w:space="0" w:color="000000"/>
              <w:right w:val="single" w:sz="4" w:space="0" w:color="FFCC99"/>
            </w:tcBorders>
            <w:shd w:val="clear" w:color="000000" w:fill="FABF8F"/>
            <w:noWrap/>
            <w:vAlign w:val="center"/>
          </w:tcPr>
          <w:p w14:paraId="6174BB0B"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3747.35 </w:t>
            </w:r>
          </w:p>
        </w:tc>
        <w:tc>
          <w:tcPr>
            <w:tcW w:w="585" w:type="pct"/>
            <w:tcBorders>
              <w:top w:val="single" w:sz="4" w:space="0" w:color="000000"/>
              <w:left w:val="nil"/>
              <w:bottom w:val="single" w:sz="4" w:space="0" w:color="000000"/>
              <w:right w:val="single" w:sz="4" w:space="0" w:color="FFCC99"/>
            </w:tcBorders>
            <w:shd w:val="clear" w:color="000000" w:fill="FABF8F"/>
            <w:noWrap/>
            <w:vAlign w:val="center"/>
          </w:tcPr>
          <w:p w14:paraId="563880BE"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3747.35 </w:t>
            </w:r>
          </w:p>
        </w:tc>
        <w:tc>
          <w:tcPr>
            <w:tcW w:w="387" w:type="pct"/>
            <w:tcBorders>
              <w:top w:val="single" w:sz="4" w:space="0" w:color="000000"/>
              <w:left w:val="nil"/>
              <w:bottom w:val="single" w:sz="4" w:space="0" w:color="000000"/>
              <w:right w:val="single" w:sz="4" w:space="0" w:color="FFCC99"/>
            </w:tcBorders>
            <w:shd w:val="clear" w:color="000000" w:fill="FABF8F"/>
            <w:noWrap/>
            <w:vAlign w:val="center"/>
          </w:tcPr>
          <w:p w14:paraId="50AFDA81"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sz="4" w:space="0" w:color="000000"/>
              <w:left w:val="nil"/>
              <w:bottom w:val="single" w:sz="4" w:space="0" w:color="000000"/>
              <w:right w:val="single" w:sz="4" w:space="0" w:color="FFCC99"/>
            </w:tcBorders>
            <w:shd w:val="clear" w:color="000000" w:fill="FABF8F"/>
            <w:noWrap/>
            <w:vAlign w:val="center"/>
          </w:tcPr>
          <w:p w14:paraId="055E6CC5"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sz="4" w:space="0" w:color="000000"/>
              <w:left w:val="nil"/>
              <w:bottom w:val="single" w:sz="4" w:space="0" w:color="000000"/>
              <w:right w:val="single" w:sz="4" w:space="0" w:color="FFCC99"/>
            </w:tcBorders>
            <w:shd w:val="clear" w:color="000000" w:fill="FABF8F"/>
            <w:noWrap/>
            <w:vAlign w:val="center"/>
          </w:tcPr>
          <w:p w14:paraId="127F763E"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sz="4" w:space="0" w:color="000000"/>
              <w:left w:val="nil"/>
              <w:bottom w:val="single" w:sz="4" w:space="0" w:color="000000"/>
              <w:right w:val="single" w:sz="4" w:space="0" w:color="FFCC99"/>
            </w:tcBorders>
            <w:shd w:val="clear" w:color="000000" w:fill="FABF8F"/>
            <w:noWrap/>
            <w:vAlign w:val="center"/>
          </w:tcPr>
          <w:p w14:paraId="3EE7F699"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sz="4" w:space="0" w:color="000000"/>
              <w:left w:val="nil"/>
              <w:bottom w:val="single" w:sz="4" w:space="0" w:color="000000"/>
              <w:right w:val="single" w:sz="4" w:space="0" w:color="FFCC99"/>
            </w:tcBorders>
            <w:shd w:val="clear" w:color="000000" w:fill="FABF8F"/>
            <w:noWrap/>
            <w:vAlign w:val="center"/>
          </w:tcPr>
          <w:p w14:paraId="63EC2FC2"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24" w:type="pct"/>
            <w:tcBorders>
              <w:top w:val="single" w:sz="4" w:space="0" w:color="000000"/>
              <w:left w:val="nil"/>
              <w:bottom w:val="single" w:sz="4" w:space="0" w:color="000000"/>
              <w:right w:val="single" w:sz="4" w:space="0" w:color="FFCC99"/>
            </w:tcBorders>
            <w:shd w:val="clear" w:color="000000" w:fill="FABF8F"/>
            <w:noWrap/>
            <w:vAlign w:val="center"/>
          </w:tcPr>
          <w:p w14:paraId="76F1200E" w14:textId="77777777" w:rsidR="00C75E31" w:rsidRDefault="0000000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rsidR="00C75E31" w14:paraId="4EB94C4C" w14:textId="77777777">
        <w:trPr>
          <w:trHeight w:val="525"/>
        </w:trPr>
        <w:tc>
          <w:tcPr>
            <w:tcW w:w="556" w:type="pct"/>
            <w:tcBorders>
              <w:top w:val="nil"/>
              <w:left w:val="single" w:sz="4" w:space="0" w:color="FFFFFF"/>
              <w:bottom w:val="single" w:sz="4" w:space="0" w:color="FFFFFF"/>
              <w:right w:val="single" w:sz="4" w:space="0" w:color="FFFFFF"/>
            </w:tcBorders>
            <w:shd w:val="clear" w:color="000000" w:fill="FFFF00"/>
            <w:noWrap/>
            <w:vAlign w:val="center"/>
          </w:tcPr>
          <w:p w14:paraId="762D92C3" w14:textId="77777777" w:rsidR="00C75E31" w:rsidRDefault="00000000">
            <w:pPr>
              <w:spacing w:before="0"/>
              <w:rPr>
                <w:rFonts w:eastAsia="PMingLiU" w:cs="Arial"/>
                <w:color w:val="000000"/>
                <w:sz w:val="13"/>
                <w:szCs w:val="13"/>
                <w:lang w:val="en-US" w:eastAsia="zh-CN"/>
              </w:rPr>
            </w:pPr>
            <w:r>
              <w:rPr>
                <w:rFonts w:eastAsia="PMingLiU" w:cs="Arial"/>
                <w:color w:val="000000"/>
                <w:sz w:val="13"/>
                <w:szCs w:val="13"/>
                <w:lang w:val="en-US" w:eastAsia="zh-CN"/>
              </w:rPr>
              <w:t>3.12.1</w:t>
            </w:r>
          </w:p>
        </w:tc>
        <w:tc>
          <w:tcPr>
            <w:tcW w:w="682" w:type="pct"/>
            <w:tcBorders>
              <w:top w:val="nil"/>
              <w:left w:val="nil"/>
              <w:bottom w:val="single" w:sz="4" w:space="0" w:color="FFFFFF"/>
              <w:right w:val="single" w:sz="4" w:space="0" w:color="FFFFFF"/>
            </w:tcBorders>
            <w:shd w:val="clear" w:color="000000" w:fill="FFFF00"/>
            <w:vAlign w:val="center"/>
          </w:tcPr>
          <w:p w14:paraId="4D6448A9" w14:textId="77777777" w:rsidR="00C75E31" w:rsidRDefault="00000000">
            <w:pPr>
              <w:spacing w:before="0"/>
              <w:rPr>
                <w:rFonts w:ascii="宋体" w:eastAsia="宋体" w:hAnsi="宋体" w:cs="宋体" w:hint="eastAsia"/>
                <w:color w:val="000000"/>
                <w:sz w:val="13"/>
                <w:szCs w:val="13"/>
                <w:lang w:val="en-US" w:eastAsia="zh-CN"/>
              </w:rPr>
            </w:pPr>
            <w:r>
              <w:rPr>
                <w:rFonts w:ascii="宋体" w:eastAsia="宋体" w:hAnsi="宋体" w:cs="宋体" w:hint="eastAsia"/>
                <w:color w:val="000000"/>
                <w:sz w:val="13"/>
                <w:szCs w:val="13"/>
                <w:lang w:val="en-US" w:eastAsia="zh-CN"/>
              </w:rPr>
              <w:t>产品报废</w:t>
            </w:r>
          </w:p>
        </w:tc>
        <w:tc>
          <w:tcPr>
            <w:tcW w:w="820" w:type="pct"/>
            <w:tcBorders>
              <w:top w:val="single" w:sz="4" w:space="0" w:color="FFFFFF"/>
              <w:left w:val="nil"/>
              <w:bottom w:val="single" w:sz="4" w:space="0" w:color="FFFFFF"/>
              <w:right w:val="single" w:sz="4" w:space="0" w:color="FFFFFF"/>
            </w:tcBorders>
            <w:shd w:val="clear" w:color="000000" w:fill="A6A6A6"/>
            <w:noWrap/>
            <w:vAlign w:val="center"/>
          </w:tcPr>
          <w:p w14:paraId="1B44651F"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3747.35 </w:t>
            </w:r>
          </w:p>
        </w:tc>
        <w:tc>
          <w:tcPr>
            <w:tcW w:w="585" w:type="pct"/>
            <w:tcBorders>
              <w:top w:val="single" w:sz="4" w:space="0" w:color="FFFFFF"/>
              <w:left w:val="nil"/>
              <w:bottom w:val="single" w:sz="4" w:space="0" w:color="FFFFFF"/>
              <w:right w:val="single" w:sz="4" w:space="0" w:color="FFFFFF"/>
            </w:tcBorders>
            <w:shd w:val="clear" w:color="000000" w:fill="A6A6A6"/>
            <w:noWrap/>
            <w:vAlign w:val="center"/>
          </w:tcPr>
          <w:p w14:paraId="29E8150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3747.35 </w:t>
            </w:r>
          </w:p>
        </w:tc>
        <w:tc>
          <w:tcPr>
            <w:tcW w:w="387" w:type="pct"/>
            <w:tcBorders>
              <w:top w:val="single" w:sz="4" w:space="0" w:color="FFFFFF"/>
              <w:left w:val="nil"/>
              <w:bottom w:val="single" w:sz="4" w:space="0" w:color="FFFFFF"/>
              <w:right w:val="single" w:sz="4" w:space="0" w:color="FFFFFF"/>
            </w:tcBorders>
            <w:shd w:val="clear" w:color="000000" w:fill="A6A6A6"/>
            <w:noWrap/>
            <w:vAlign w:val="center"/>
          </w:tcPr>
          <w:p w14:paraId="477C75CE"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sz="4" w:space="0" w:color="FFFFFF"/>
              <w:left w:val="nil"/>
              <w:bottom w:val="single" w:sz="4" w:space="0" w:color="FFFFFF"/>
              <w:right w:val="single" w:sz="4" w:space="0" w:color="FFFFFF"/>
            </w:tcBorders>
            <w:shd w:val="clear" w:color="000000" w:fill="A6A6A6"/>
            <w:noWrap/>
            <w:vAlign w:val="center"/>
          </w:tcPr>
          <w:p w14:paraId="0CC030C3"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sz="4" w:space="0" w:color="FFFFFF"/>
              <w:left w:val="nil"/>
              <w:bottom w:val="single" w:sz="4" w:space="0" w:color="FFFFFF"/>
              <w:right w:val="single" w:sz="4" w:space="0" w:color="FFFFFF"/>
            </w:tcBorders>
            <w:shd w:val="clear" w:color="000000" w:fill="A6A6A6"/>
            <w:noWrap/>
            <w:vAlign w:val="center"/>
          </w:tcPr>
          <w:p w14:paraId="441B62E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sz="4" w:space="0" w:color="FFFFFF"/>
              <w:left w:val="nil"/>
              <w:bottom w:val="single" w:sz="4" w:space="0" w:color="FFFFFF"/>
              <w:right w:val="single" w:sz="4" w:space="0" w:color="FFFFFF"/>
            </w:tcBorders>
            <w:shd w:val="clear" w:color="000000" w:fill="A6A6A6"/>
            <w:noWrap/>
            <w:vAlign w:val="center"/>
          </w:tcPr>
          <w:p w14:paraId="69AE55B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sz="4" w:space="0" w:color="FFFFFF"/>
              <w:left w:val="nil"/>
              <w:bottom w:val="single" w:sz="4" w:space="0" w:color="FFFFFF"/>
              <w:right w:val="single" w:sz="4" w:space="0" w:color="FFFFFF"/>
            </w:tcBorders>
            <w:shd w:val="clear" w:color="000000" w:fill="A6A6A6"/>
            <w:noWrap/>
            <w:vAlign w:val="center"/>
          </w:tcPr>
          <w:p w14:paraId="601B3BD9"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single" w:sz="4" w:space="0" w:color="FFFFFF"/>
              <w:left w:val="nil"/>
              <w:bottom w:val="single" w:sz="4" w:space="0" w:color="FFFFFF"/>
              <w:right w:val="single" w:sz="4" w:space="0" w:color="FFFFFF"/>
            </w:tcBorders>
            <w:shd w:val="clear" w:color="000000" w:fill="A6A6A6"/>
            <w:noWrap/>
            <w:vAlign w:val="center"/>
          </w:tcPr>
          <w:p w14:paraId="0FD3E307" w14:textId="77777777" w:rsidR="00C75E31" w:rsidRDefault="00000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02683073" w14:textId="77777777" w:rsidR="00C75E31"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7BAC3D93" w14:textId="77777777" w:rsidR="00C75E31" w:rsidRDefault="00C75E31">
      <w:pPr>
        <w:spacing w:before="0" w:line="360" w:lineRule="auto"/>
        <w:ind w:right="1200"/>
        <w:rPr>
          <w:rFonts w:eastAsia="宋体" w:cs="Arial"/>
          <w:iCs/>
          <w:sz w:val="24"/>
          <w:lang w:eastAsia="zh-CN"/>
        </w:rPr>
      </w:pPr>
    </w:p>
    <w:p w14:paraId="19C332DB" w14:textId="77777777" w:rsidR="00C75E31" w:rsidRDefault="00000000">
      <w:pPr>
        <w:pStyle w:val="Style2"/>
        <w:numPr>
          <w:ilvl w:val="1"/>
          <w:numId w:val="8"/>
        </w:numPr>
        <w:spacing w:line="360" w:lineRule="auto"/>
      </w:pPr>
      <w:bookmarkStart w:id="116" w:name="_Toc202805992"/>
      <w:bookmarkStart w:id="117" w:name="_Toc198906599"/>
      <w:r>
        <w:t>量化方法说明</w:t>
      </w:r>
      <w:bookmarkEnd w:id="116"/>
      <w:bookmarkEnd w:id="117"/>
      <w:r>
        <w:tab/>
      </w:r>
      <w:r>
        <w:tab/>
      </w:r>
    </w:p>
    <w:p w14:paraId="7082B82C" w14:textId="77777777" w:rsidR="00C75E31" w:rsidRDefault="00000000">
      <w:pPr>
        <w:pStyle w:val="Style2"/>
        <w:numPr>
          <w:ilvl w:val="2"/>
          <w:numId w:val="13"/>
        </w:numPr>
        <w:spacing w:line="360" w:lineRule="auto"/>
      </w:pPr>
      <w:bookmarkStart w:id="118" w:name="_Toc198906600"/>
      <w:bookmarkStart w:id="119" w:name="_Toc202805993"/>
      <w:r>
        <w:rPr>
          <w:iCs/>
        </w:rPr>
        <w:t>排放源：热处理炉</w:t>
      </w:r>
      <w:r>
        <w:rPr>
          <w:iCs/>
        </w:rPr>
        <w:t>/</w:t>
      </w:r>
      <w:r>
        <w:rPr>
          <w:iCs/>
        </w:rPr>
        <w:t>加热炉（天然气燃烧）</w:t>
      </w:r>
      <w:bookmarkEnd w:id="118"/>
      <w:bookmarkEnd w:id="119"/>
    </w:p>
    <w:p w14:paraId="61E06E29"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 xml:space="preserve">2006 </w:t>
      </w:r>
      <w:r>
        <w:rPr>
          <w:rFonts w:eastAsia="宋体" w:cs="Arial"/>
          <w:iCs/>
          <w:sz w:val="24"/>
          <w:lang w:eastAsia="zh-CN"/>
        </w:rPr>
        <w:t>年</w:t>
      </w:r>
      <w:r>
        <w:rPr>
          <w:rFonts w:eastAsia="宋体" w:cs="Arial"/>
          <w:iCs/>
          <w:sz w:val="24"/>
          <w:lang w:eastAsia="zh-CN"/>
        </w:rPr>
        <w:t xml:space="preserve"> IPCC </w:t>
      </w:r>
      <w:r>
        <w:rPr>
          <w:rFonts w:eastAsia="宋体" w:cs="Arial"/>
          <w:iCs/>
          <w:sz w:val="24"/>
          <w:lang w:eastAsia="zh-CN"/>
        </w:rPr>
        <w:t>国家温室气体清单指南》第</w:t>
      </w:r>
      <w:r>
        <w:rPr>
          <w:rFonts w:eastAsia="宋体" w:cs="Arial"/>
          <w:iCs/>
          <w:sz w:val="24"/>
          <w:lang w:eastAsia="zh-CN"/>
        </w:rPr>
        <w:t>2</w:t>
      </w:r>
      <w:r>
        <w:rPr>
          <w:rFonts w:eastAsia="宋体" w:cs="Arial"/>
          <w:iCs/>
          <w:sz w:val="24"/>
          <w:lang w:eastAsia="zh-CN"/>
        </w:rPr>
        <w:t>卷第</w:t>
      </w:r>
      <w:r>
        <w:rPr>
          <w:rFonts w:eastAsia="宋体" w:cs="Arial"/>
          <w:iCs/>
          <w:sz w:val="24"/>
          <w:lang w:eastAsia="zh-CN"/>
        </w:rPr>
        <w:t>2</w:t>
      </w:r>
      <w:r>
        <w:rPr>
          <w:rFonts w:eastAsia="宋体" w:cs="Arial"/>
          <w:iCs/>
          <w:sz w:val="24"/>
          <w:lang w:eastAsia="zh-CN"/>
        </w:rPr>
        <w:t>章公式</w:t>
      </w:r>
      <w:r>
        <w:rPr>
          <w:rFonts w:eastAsia="宋体" w:cs="Arial"/>
          <w:iCs/>
          <w:sz w:val="24"/>
          <w:lang w:eastAsia="zh-CN"/>
        </w:rPr>
        <w:t>2.1</w:t>
      </w:r>
      <w:r>
        <w:rPr>
          <w:rFonts w:eastAsia="宋体" w:cs="Arial"/>
          <w:iCs/>
          <w:sz w:val="24"/>
          <w:lang w:eastAsia="zh-CN"/>
        </w:rPr>
        <w:t>。</w:t>
      </w:r>
    </w:p>
    <w:p w14:paraId="79EF1699" w14:textId="481F4451"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lastRenderedPageBreak/>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commentRangeStart w:id="120"/>
      <w:r>
        <w:rPr>
          <w:rFonts w:eastAsia="宋体" w:cs="Arial" w:hint="eastAsia"/>
          <w:iCs/>
          <w:sz w:val="24"/>
          <w:lang w:eastAsia="zh-CN"/>
        </w:rPr>
        <w:t>《天然气</w:t>
      </w:r>
      <w:ins w:id="121" w:author="扬 邱" w:date="2025-07-09T16:57:00Z" w16du:dateUtc="2025-07-09T08:57:00Z">
        <w:r w:rsidR="007B4D30">
          <w:rPr>
            <w:rFonts w:eastAsia="宋体" w:cs="Arial" w:hint="eastAsia"/>
            <w:iCs/>
            <w:sz w:val="24"/>
            <w:lang w:eastAsia="zh-CN"/>
          </w:rPr>
          <w:t>发票</w:t>
        </w:r>
      </w:ins>
      <w:del w:id="122" w:author="扬 邱" w:date="2025-07-09T16:57:00Z" w16du:dateUtc="2025-07-09T08:57:00Z">
        <w:r w:rsidDel="007B4D30">
          <w:rPr>
            <w:rFonts w:eastAsia="宋体" w:cs="Arial" w:hint="eastAsia"/>
            <w:iCs/>
            <w:sz w:val="24"/>
            <w:lang w:eastAsia="zh-CN"/>
          </w:rPr>
          <w:delText>量通知单</w:delText>
        </w:r>
      </w:del>
      <w:r>
        <w:rPr>
          <w:rFonts w:eastAsia="宋体" w:cs="Arial" w:hint="eastAsia"/>
          <w:iCs/>
          <w:sz w:val="24"/>
          <w:lang w:eastAsia="zh-CN"/>
        </w:rPr>
        <w:t>》</w:t>
      </w:r>
      <w:commentRangeEnd w:id="120"/>
      <w:r>
        <w:commentReference w:id="120"/>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日热处理炉</w:t>
      </w:r>
      <w:r>
        <w:rPr>
          <w:rFonts w:eastAsia="宋体" w:cs="Arial"/>
          <w:iCs/>
          <w:sz w:val="24"/>
          <w:lang w:eastAsia="zh-CN"/>
        </w:rPr>
        <w:t>/</w:t>
      </w:r>
      <w:r>
        <w:rPr>
          <w:rFonts w:eastAsia="宋体" w:cs="Arial"/>
          <w:iCs/>
          <w:sz w:val="24"/>
          <w:lang w:eastAsia="zh-CN"/>
        </w:rPr>
        <w:t>加热炉每月使用</w:t>
      </w:r>
      <w:r>
        <w:rPr>
          <w:rFonts w:eastAsia="宋体" w:cs="Arial"/>
          <w:b/>
          <w:bCs/>
          <w:iCs/>
          <w:sz w:val="24"/>
          <w:lang w:eastAsia="zh-CN"/>
        </w:rPr>
        <w:t>天然气</w:t>
      </w:r>
      <w:del w:id="123" w:author="扬 邱" w:date="2025-07-10T09:10:00Z" w16du:dateUtc="2025-07-10T01:10:00Z">
        <w:r w:rsidDel="000A52D2">
          <w:rPr>
            <w:rFonts w:eastAsia="宋体" w:cs="Arial"/>
            <w:iCs/>
            <w:sz w:val="24"/>
            <w:lang w:eastAsia="zh-CN"/>
          </w:rPr>
          <w:delText>的</w:delText>
        </w:r>
        <w:r w:rsidDel="000A52D2">
          <w:rPr>
            <w:rFonts w:eastAsia="宋体" w:cs="Arial" w:hint="eastAsia"/>
            <w:iCs/>
            <w:sz w:val="24"/>
            <w:lang w:val="en-US" w:eastAsia="zh-CN"/>
          </w:rPr>
          <w:delText>抄表数据</w:delText>
        </w:r>
      </w:del>
      <w:ins w:id="124" w:author="扬 邱" w:date="2025-07-10T09:10:00Z" w16du:dateUtc="2025-07-10T01:10:00Z">
        <w:r w:rsidR="000A52D2">
          <w:rPr>
            <w:rFonts w:eastAsia="宋体" w:cs="Arial" w:hint="eastAsia"/>
            <w:iCs/>
            <w:sz w:val="24"/>
            <w:lang w:val="en-US" w:eastAsia="zh-CN"/>
          </w:rPr>
          <w:t>发票</w:t>
        </w:r>
      </w:ins>
      <w:r>
        <w:rPr>
          <w:rFonts w:eastAsia="宋体" w:cs="Arial"/>
          <w:iCs/>
          <w:sz w:val="24"/>
          <w:lang w:eastAsia="zh-CN"/>
        </w:rPr>
        <w:t>统计。</w:t>
      </w:r>
    </w:p>
    <w:p w14:paraId="6442E783"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：所需的参数包括</w:t>
      </w:r>
      <w:r>
        <w:rPr>
          <w:rFonts w:eastAsia="宋体" w:cs="Arial"/>
          <w:b/>
          <w:bCs/>
          <w:iCs/>
          <w:sz w:val="24"/>
          <w:lang w:eastAsia="zh-CN"/>
        </w:rPr>
        <w:t>天然气</w:t>
      </w:r>
      <w:r>
        <w:rPr>
          <w:rFonts w:eastAsia="宋体" w:cs="Arial"/>
          <w:iCs/>
          <w:sz w:val="24"/>
          <w:lang w:eastAsia="zh-CN"/>
        </w:rPr>
        <w:t>低位发热量、单位热值含碳量、碳氧化率；数据来源于《企业温室气体排放核算与报告</w:t>
      </w:r>
      <w:r>
        <w:rPr>
          <w:rFonts w:eastAsia="宋体" w:cs="Arial" w:hint="eastAsia"/>
          <w:iCs/>
          <w:sz w:val="24"/>
          <w:lang w:eastAsia="zh-CN"/>
        </w:rPr>
        <w:t>指南</w:t>
      </w:r>
      <w:r>
        <w:rPr>
          <w:rFonts w:eastAsia="宋体" w:cs="Arial"/>
          <w:iCs/>
          <w:sz w:val="24"/>
          <w:lang w:eastAsia="zh-CN"/>
        </w:rPr>
        <w:t>-</w:t>
      </w:r>
      <w:r>
        <w:rPr>
          <w:rFonts w:eastAsia="宋体" w:cs="Arial"/>
          <w:iCs/>
          <w:sz w:val="24"/>
          <w:lang w:eastAsia="zh-CN"/>
        </w:rPr>
        <w:t>钢铁生产》</w:t>
      </w:r>
      <w:r>
        <w:rPr>
          <w:rFonts w:eastAsia="宋体" w:cs="Arial"/>
          <w:iCs/>
          <w:sz w:val="24"/>
          <w:lang w:eastAsia="zh-CN"/>
        </w:rPr>
        <w:t xml:space="preserve"> </w:t>
      </w:r>
      <w:r>
        <w:rPr>
          <w:rFonts w:eastAsia="宋体" w:cs="Arial"/>
          <w:iCs/>
          <w:sz w:val="24"/>
          <w:lang w:eastAsia="zh-CN"/>
        </w:rPr>
        <w:t>附表</w:t>
      </w:r>
      <w:r>
        <w:rPr>
          <w:rFonts w:eastAsia="宋体" w:cs="Arial"/>
          <w:iCs/>
          <w:sz w:val="24"/>
          <w:lang w:eastAsia="zh-CN"/>
        </w:rPr>
        <w:t>A.1</w:t>
      </w:r>
      <w:r>
        <w:rPr>
          <w:rFonts w:eastAsia="宋体" w:cs="Arial"/>
          <w:iCs/>
          <w:sz w:val="24"/>
          <w:lang w:eastAsia="zh-CN"/>
        </w:rPr>
        <w:t>常用化石燃料相关参数缺省值。</w:t>
      </w:r>
    </w:p>
    <w:p w14:paraId="75B87736" w14:textId="77777777" w:rsidR="00C75E31" w:rsidRDefault="00C75E31">
      <w:pPr>
        <w:pStyle w:val="afb"/>
        <w:spacing w:before="0" w:line="360" w:lineRule="auto"/>
        <w:ind w:left="709" w:firstLineChars="200" w:firstLine="480"/>
        <w:rPr>
          <w:rFonts w:eastAsia="宋体" w:cs="Arial"/>
          <w:iCs/>
          <w:sz w:val="24"/>
          <w:lang w:eastAsia="zh-CN"/>
        </w:rPr>
      </w:pPr>
    </w:p>
    <w:p w14:paraId="7CC6B5AB" w14:textId="77777777" w:rsidR="00C75E31" w:rsidRDefault="00000000">
      <w:pPr>
        <w:pStyle w:val="Style2"/>
        <w:numPr>
          <w:ilvl w:val="2"/>
          <w:numId w:val="13"/>
        </w:numPr>
        <w:spacing w:line="360" w:lineRule="auto"/>
      </w:pPr>
      <w:bookmarkStart w:id="125" w:name="_Toc202805994"/>
      <w:r>
        <w:rPr>
          <w:iCs/>
        </w:rPr>
        <w:t>排放源：</w:t>
      </w:r>
      <w:r>
        <w:rPr>
          <w:rFonts w:hint="eastAsia"/>
          <w:iCs/>
        </w:rPr>
        <w:t>冶钢宾馆</w:t>
      </w:r>
      <w:r>
        <w:rPr>
          <w:iCs/>
        </w:rPr>
        <w:t>（</w:t>
      </w:r>
      <w:r>
        <w:rPr>
          <w:rFonts w:hint="eastAsia"/>
          <w:iCs/>
        </w:rPr>
        <w:t>液化石油</w:t>
      </w:r>
      <w:r>
        <w:rPr>
          <w:iCs/>
        </w:rPr>
        <w:t>气燃烧）</w:t>
      </w:r>
      <w:bookmarkEnd w:id="125"/>
    </w:p>
    <w:p w14:paraId="6E3454CF"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 xml:space="preserve">2006 </w:t>
      </w:r>
      <w:r>
        <w:rPr>
          <w:rFonts w:eastAsia="宋体" w:cs="Arial"/>
          <w:iCs/>
          <w:sz w:val="24"/>
          <w:lang w:eastAsia="zh-CN"/>
        </w:rPr>
        <w:t>年</w:t>
      </w:r>
      <w:r>
        <w:rPr>
          <w:rFonts w:eastAsia="宋体" w:cs="Arial"/>
          <w:iCs/>
          <w:sz w:val="24"/>
          <w:lang w:eastAsia="zh-CN"/>
        </w:rPr>
        <w:t xml:space="preserve"> IPCC </w:t>
      </w:r>
      <w:r>
        <w:rPr>
          <w:rFonts w:eastAsia="宋体" w:cs="Arial"/>
          <w:iCs/>
          <w:sz w:val="24"/>
          <w:lang w:eastAsia="zh-CN"/>
        </w:rPr>
        <w:t>国家温室气体清单指南》第</w:t>
      </w:r>
      <w:r>
        <w:rPr>
          <w:rFonts w:eastAsia="宋体" w:cs="Arial"/>
          <w:iCs/>
          <w:sz w:val="24"/>
          <w:lang w:eastAsia="zh-CN"/>
        </w:rPr>
        <w:t>2</w:t>
      </w:r>
      <w:r>
        <w:rPr>
          <w:rFonts w:eastAsia="宋体" w:cs="Arial"/>
          <w:iCs/>
          <w:sz w:val="24"/>
          <w:lang w:eastAsia="zh-CN"/>
        </w:rPr>
        <w:t>卷第</w:t>
      </w:r>
      <w:r>
        <w:rPr>
          <w:rFonts w:eastAsia="宋体" w:cs="Arial"/>
          <w:iCs/>
          <w:sz w:val="24"/>
          <w:lang w:eastAsia="zh-CN"/>
        </w:rPr>
        <w:t>2</w:t>
      </w:r>
      <w:r>
        <w:rPr>
          <w:rFonts w:eastAsia="宋体" w:cs="Arial"/>
          <w:iCs/>
          <w:sz w:val="24"/>
          <w:lang w:eastAsia="zh-CN"/>
        </w:rPr>
        <w:t>章公式</w:t>
      </w:r>
      <w:r>
        <w:rPr>
          <w:rFonts w:eastAsia="宋体" w:cs="Arial"/>
          <w:iCs/>
          <w:sz w:val="24"/>
          <w:lang w:eastAsia="zh-CN"/>
        </w:rPr>
        <w:t>2.1</w:t>
      </w:r>
      <w:r>
        <w:rPr>
          <w:rFonts w:eastAsia="宋体" w:cs="Arial"/>
          <w:iCs/>
          <w:sz w:val="24"/>
          <w:lang w:eastAsia="zh-CN"/>
        </w:rPr>
        <w:t>。</w:t>
      </w:r>
    </w:p>
    <w:p w14:paraId="68A6746B"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w:t>
      </w:r>
      <w:r>
        <w:rPr>
          <w:rFonts w:eastAsia="宋体" w:cs="Arial" w:hint="eastAsia"/>
          <w:iCs/>
          <w:sz w:val="24"/>
          <w:lang w:eastAsia="zh-CN"/>
        </w:rPr>
        <w:t>2024</w:t>
      </w:r>
      <w:r>
        <w:rPr>
          <w:rFonts w:eastAsia="宋体" w:cs="Arial" w:hint="eastAsia"/>
          <w:iCs/>
          <w:sz w:val="24"/>
          <w:lang w:eastAsia="zh-CN"/>
        </w:rPr>
        <w:t>冶钢宾馆水电气》</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w:t>
      </w:r>
      <w:r>
        <w:rPr>
          <w:rFonts w:eastAsia="宋体" w:cs="Arial" w:hint="eastAsia"/>
          <w:iCs/>
          <w:sz w:val="24"/>
          <w:lang w:eastAsia="zh-CN"/>
        </w:rPr>
        <w:t>冶钢宾馆</w:t>
      </w:r>
      <w:r>
        <w:rPr>
          <w:rFonts w:eastAsia="宋体" w:cs="Arial"/>
          <w:iCs/>
          <w:sz w:val="24"/>
          <w:lang w:eastAsia="zh-CN"/>
        </w:rPr>
        <w:t>每月使用</w:t>
      </w:r>
      <w:r>
        <w:rPr>
          <w:rFonts w:eastAsia="宋体" w:cs="Arial" w:hint="eastAsia"/>
          <w:b/>
          <w:bCs/>
          <w:iCs/>
          <w:sz w:val="24"/>
          <w:lang w:eastAsia="zh-CN"/>
        </w:rPr>
        <w:t>液化石油</w:t>
      </w:r>
      <w:r>
        <w:rPr>
          <w:rFonts w:eastAsia="宋体" w:cs="Arial"/>
          <w:b/>
          <w:bCs/>
          <w:iCs/>
          <w:sz w:val="24"/>
          <w:lang w:eastAsia="zh-CN"/>
        </w:rPr>
        <w:t>然</w:t>
      </w:r>
      <w:r>
        <w:rPr>
          <w:rFonts w:eastAsia="宋体" w:cs="Arial"/>
          <w:iCs/>
          <w:sz w:val="24"/>
          <w:lang w:eastAsia="zh-CN"/>
        </w:rPr>
        <w:t>的</w:t>
      </w:r>
      <w:r>
        <w:rPr>
          <w:rFonts w:eastAsia="宋体" w:cs="Arial" w:hint="eastAsia"/>
          <w:iCs/>
          <w:sz w:val="24"/>
          <w:lang w:val="en-US" w:eastAsia="zh-CN"/>
        </w:rPr>
        <w:t>抄表数据</w:t>
      </w:r>
      <w:r>
        <w:rPr>
          <w:rFonts w:eastAsia="宋体" w:cs="Arial"/>
          <w:iCs/>
          <w:sz w:val="24"/>
          <w:lang w:eastAsia="zh-CN"/>
        </w:rPr>
        <w:t>统计。</w:t>
      </w:r>
    </w:p>
    <w:p w14:paraId="54CD2A60"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：所需的参数包括</w:t>
      </w:r>
      <w:r>
        <w:rPr>
          <w:rFonts w:eastAsia="宋体" w:cs="Arial" w:hint="eastAsia"/>
          <w:b/>
          <w:bCs/>
          <w:iCs/>
          <w:sz w:val="24"/>
          <w:lang w:eastAsia="zh-CN"/>
        </w:rPr>
        <w:t>液化石油</w:t>
      </w:r>
      <w:r>
        <w:rPr>
          <w:rFonts w:eastAsia="宋体" w:cs="Arial"/>
          <w:b/>
          <w:bCs/>
          <w:iCs/>
          <w:sz w:val="24"/>
          <w:lang w:eastAsia="zh-CN"/>
        </w:rPr>
        <w:t>气</w:t>
      </w:r>
      <w:r>
        <w:rPr>
          <w:rFonts w:eastAsia="宋体" w:cs="Arial"/>
          <w:iCs/>
          <w:sz w:val="24"/>
          <w:lang w:eastAsia="zh-CN"/>
        </w:rPr>
        <w:t>低位发热量、单位热值含碳量、碳氧化率；数据来源于《企业温室气体排放核算与报告</w:t>
      </w:r>
      <w:r>
        <w:rPr>
          <w:rFonts w:eastAsia="宋体" w:cs="Arial" w:hint="eastAsia"/>
          <w:iCs/>
          <w:sz w:val="24"/>
          <w:lang w:eastAsia="zh-CN"/>
        </w:rPr>
        <w:t>指南</w:t>
      </w:r>
      <w:r>
        <w:rPr>
          <w:rFonts w:eastAsia="宋体" w:cs="Arial"/>
          <w:iCs/>
          <w:sz w:val="24"/>
          <w:lang w:eastAsia="zh-CN"/>
        </w:rPr>
        <w:t>-</w:t>
      </w:r>
      <w:r>
        <w:rPr>
          <w:rFonts w:eastAsia="宋体" w:cs="Arial"/>
          <w:iCs/>
          <w:sz w:val="24"/>
          <w:lang w:eastAsia="zh-CN"/>
        </w:rPr>
        <w:t>钢铁生产》</w:t>
      </w:r>
      <w:r>
        <w:rPr>
          <w:rFonts w:eastAsia="宋体" w:cs="Arial"/>
          <w:iCs/>
          <w:sz w:val="24"/>
          <w:lang w:eastAsia="zh-CN"/>
        </w:rPr>
        <w:t xml:space="preserve"> </w:t>
      </w:r>
      <w:r>
        <w:rPr>
          <w:rFonts w:eastAsia="宋体" w:cs="Arial"/>
          <w:iCs/>
          <w:sz w:val="24"/>
          <w:lang w:eastAsia="zh-CN"/>
        </w:rPr>
        <w:t>附表</w:t>
      </w:r>
      <w:r>
        <w:rPr>
          <w:rFonts w:eastAsia="宋体" w:cs="Arial"/>
          <w:iCs/>
          <w:sz w:val="24"/>
          <w:lang w:eastAsia="zh-CN"/>
        </w:rPr>
        <w:t>A.1</w:t>
      </w:r>
      <w:r>
        <w:rPr>
          <w:rFonts w:eastAsia="宋体" w:cs="Arial"/>
          <w:iCs/>
          <w:sz w:val="24"/>
          <w:lang w:eastAsia="zh-CN"/>
        </w:rPr>
        <w:t>常用化石燃料相关参数缺省值。</w:t>
      </w:r>
    </w:p>
    <w:p w14:paraId="475AADB4" w14:textId="77777777" w:rsidR="00C75E31" w:rsidRDefault="00C75E31">
      <w:pPr>
        <w:pStyle w:val="afb"/>
        <w:spacing w:before="0" w:line="360" w:lineRule="auto"/>
        <w:ind w:left="709" w:firstLineChars="200" w:firstLine="480"/>
        <w:rPr>
          <w:rFonts w:eastAsia="宋体" w:cs="Arial"/>
          <w:iCs/>
          <w:sz w:val="24"/>
          <w:lang w:eastAsia="zh-CN"/>
        </w:rPr>
      </w:pPr>
    </w:p>
    <w:p w14:paraId="40C23EAA" w14:textId="77777777" w:rsidR="00C75E31" w:rsidRDefault="00000000">
      <w:pPr>
        <w:pStyle w:val="Style2"/>
        <w:numPr>
          <w:ilvl w:val="2"/>
          <w:numId w:val="13"/>
        </w:numPr>
        <w:spacing w:line="360" w:lineRule="auto"/>
        <w:rPr>
          <w:iCs/>
        </w:rPr>
      </w:pPr>
      <w:bookmarkStart w:id="126" w:name="_Toc198906601"/>
      <w:bookmarkStart w:id="127" w:name="_Toc202805995"/>
      <w:r>
        <w:rPr>
          <w:iCs/>
        </w:rPr>
        <w:t>排放源：固体燃料（无烟煤、烟煤、洗精煤、焦炭、焦屑燃烧）</w:t>
      </w:r>
      <w:bookmarkEnd w:id="126"/>
      <w:bookmarkEnd w:id="127"/>
    </w:p>
    <w:p w14:paraId="76EAD6E5"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）量化模型：方法学来自标准</w:t>
      </w:r>
      <w:r>
        <w:rPr>
          <w:rFonts w:eastAsia="宋体" w:cs="Arial"/>
          <w:iCs/>
          <w:sz w:val="24"/>
          <w:lang w:eastAsia="zh-CN"/>
        </w:rPr>
        <w:t>ISO 14064-1:2018/ 6.2</w:t>
      </w:r>
      <w:r>
        <w:rPr>
          <w:rFonts w:eastAsia="宋体" w:cs="Arial"/>
          <w:iCs/>
          <w:sz w:val="24"/>
          <w:lang w:eastAsia="zh-CN"/>
        </w:rPr>
        <w:t>。</w:t>
      </w:r>
    </w:p>
    <w:p w14:paraId="2A4318E9" w14:textId="54914DF5"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commentRangeStart w:id="128"/>
      <w:r>
        <w:rPr>
          <w:rFonts w:eastAsia="宋体" w:cs="Arial"/>
          <w:iCs/>
          <w:sz w:val="24"/>
          <w:lang w:eastAsia="zh-CN"/>
        </w:rPr>
        <w:t>：来源于大冶特殊钢提供</w:t>
      </w:r>
      <w:r>
        <w:rPr>
          <w:rFonts w:eastAsia="宋体" w:cs="Arial" w:hint="eastAsia"/>
          <w:iCs/>
          <w:sz w:val="24"/>
          <w:lang w:eastAsia="zh-CN"/>
        </w:rPr>
        <w:t>《物资收发存汇总表》</w:t>
      </w:r>
      <w:ins w:id="129" w:author="扬 邱" w:date="2025-07-09T18:00:00Z" w16du:dateUtc="2025-07-09T10:00:00Z">
        <w:r w:rsidR="00DE75D6">
          <w:rPr>
            <w:rFonts w:eastAsia="宋体" w:cs="Arial" w:hint="eastAsia"/>
            <w:iCs/>
            <w:sz w:val="24"/>
            <w:lang w:eastAsia="zh-CN"/>
          </w:rPr>
          <w:t>发出量</w:t>
        </w:r>
      </w:ins>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日固体燃料（</w:t>
      </w:r>
      <w:r>
        <w:rPr>
          <w:rFonts w:eastAsia="宋体" w:cs="Arial"/>
          <w:b/>
          <w:bCs/>
          <w:iCs/>
          <w:sz w:val="24"/>
          <w:lang w:eastAsia="zh-CN"/>
        </w:rPr>
        <w:t>无烟煤、烟煤、洗精煤、焦炭、焦屑</w:t>
      </w:r>
      <w:r>
        <w:rPr>
          <w:rFonts w:eastAsia="宋体" w:cs="Arial"/>
          <w:iCs/>
          <w:sz w:val="24"/>
          <w:lang w:eastAsia="zh-CN"/>
        </w:rPr>
        <w:t>）的</w:t>
      </w:r>
      <w:ins w:id="130" w:author="扬 邱" w:date="2025-07-09T16:57:00Z" w16du:dateUtc="2025-07-09T08:57:00Z">
        <w:r w:rsidR="007B4D30">
          <w:rPr>
            <w:rFonts w:eastAsia="宋体" w:cs="Arial" w:hint="eastAsia"/>
            <w:iCs/>
            <w:sz w:val="24"/>
            <w:lang w:eastAsia="zh-CN"/>
          </w:rPr>
          <w:t>本期发出量</w:t>
        </w:r>
      </w:ins>
      <w:ins w:id="131" w:author="扬 邱" w:date="2025-07-09T16:59:00Z" w16du:dateUtc="2025-07-09T08:59:00Z">
        <w:r w:rsidR="007B4D30">
          <w:rPr>
            <w:rFonts w:eastAsia="宋体" w:cs="Arial" w:hint="eastAsia"/>
            <w:iCs/>
            <w:sz w:val="24"/>
            <w:lang w:eastAsia="zh-CN"/>
          </w:rPr>
          <w:t>（干重）</w:t>
        </w:r>
      </w:ins>
      <w:del w:id="132" w:author="扬 邱" w:date="2025-07-09T16:57:00Z" w16du:dateUtc="2025-07-09T08:57:00Z">
        <w:r w:rsidDel="007B4D30">
          <w:rPr>
            <w:rFonts w:eastAsia="宋体" w:cs="Arial"/>
            <w:iCs/>
            <w:sz w:val="24"/>
            <w:lang w:eastAsia="zh-CN"/>
          </w:rPr>
          <w:delText>消耗量</w:delText>
        </w:r>
      </w:del>
      <w:r>
        <w:rPr>
          <w:rFonts w:eastAsia="宋体" w:cs="Arial"/>
          <w:iCs/>
          <w:sz w:val="24"/>
          <w:lang w:eastAsia="zh-CN"/>
        </w:rPr>
        <w:t>。</w:t>
      </w:r>
      <w:commentRangeEnd w:id="128"/>
      <w:r>
        <w:commentReference w:id="128"/>
      </w:r>
      <w:commentRangeStart w:id="133"/>
      <w:r>
        <w:rPr>
          <w:rFonts w:eastAsia="宋体" w:cs="Arial" w:hint="eastAsia"/>
          <w:iCs/>
          <w:sz w:val="24"/>
          <w:lang w:eastAsia="zh-CN"/>
        </w:rPr>
        <w:t>无烟煤</w:t>
      </w:r>
      <w:ins w:id="134" w:author="扬 邱" w:date="2025-07-09T16:58:00Z" w16du:dateUtc="2025-07-09T08:58:00Z">
        <w:r w:rsidR="007B4D30">
          <w:rPr>
            <w:rFonts w:eastAsia="宋体" w:cs="Arial" w:hint="eastAsia"/>
            <w:iCs/>
            <w:sz w:val="24"/>
            <w:lang w:eastAsia="zh-CN"/>
          </w:rPr>
          <w:t>的含水率为</w:t>
        </w:r>
      </w:ins>
      <w:ins w:id="135" w:author="扬 邱" w:date="2025-07-09T16:59:00Z" w16du:dateUtc="2025-07-09T08:59:00Z">
        <w:r w:rsidR="007B4D30" w:rsidRPr="007B4D30">
          <w:rPr>
            <w:rFonts w:eastAsia="宋体" w:cs="Arial"/>
            <w:iCs/>
            <w:sz w:val="24"/>
            <w:lang w:eastAsia="zh-CN"/>
          </w:rPr>
          <w:t>9</w:t>
        </w:r>
        <w:r w:rsidR="007B4D30">
          <w:rPr>
            <w:rFonts w:eastAsia="宋体" w:cs="Arial" w:hint="eastAsia"/>
            <w:iCs/>
            <w:sz w:val="24"/>
            <w:lang w:eastAsia="zh-CN"/>
          </w:rPr>
          <w:t>.</w:t>
        </w:r>
        <w:r w:rsidR="007B4D30" w:rsidRPr="007B4D30">
          <w:rPr>
            <w:rFonts w:eastAsia="宋体" w:cs="Arial"/>
            <w:iCs/>
            <w:sz w:val="24"/>
            <w:lang w:eastAsia="zh-CN"/>
          </w:rPr>
          <w:t>55</w:t>
        </w:r>
        <w:r w:rsidR="007B4D30">
          <w:rPr>
            <w:rFonts w:eastAsia="宋体" w:cs="Arial" w:hint="eastAsia"/>
            <w:iCs/>
            <w:sz w:val="24"/>
            <w:lang w:eastAsia="zh-CN"/>
          </w:rPr>
          <w:t>%</w:t>
        </w:r>
      </w:ins>
      <w:r>
        <w:rPr>
          <w:rFonts w:eastAsia="宋体" w:cs="Arial" w:hint="eastAsia"/>
          <w:iCs/>
          <w:sz w:val="24"/>
          <w:lang w:eastAsia="zh-CN"/>
        </w:rPr>
        <w:t>、烟煤的含水率</w:t>
      </w:r>
      <w:ins w:id="136" w:author="扬 邱" w:date="2025-07-09T16:59:00Z" w16du:dateUtc="2025-07-09T08:59:00Z">
        <w:r w:rsidR="007B4D30">
          <w:rPr>
            <w:rFonts w:eastAsia="宋体" w:cs="Arial" w:hint="eastAsia"/>
            <w:iCs/>
            <w:sz w:val="24"/>
            <w:lang w:eastAsia="zh-CN"/>
          </w:rPr>
          <w:t>为</w:t>
        </w:r>
        <w:r w:rsidR="007B4D30" w:rsidRPr="007B4D30">
          <w:rPr>
            <w:rFonts w:eastAsia="宋体" w:cs="Arial"/>
            <w:iCs/>
            <w:sz w:val="24"/>
            <w:lang w:eastAsia="zh-CN"/>
          </w:rPr>
          <w:t>16</w:t>
        </w:r>
        <w:r w:rsidR="007B4D30">
          <w:rPr>
            <w:rFonts w:eastAsia="宋体" w:cs="Arial" w:hint="eastAsia"/>
            <w:iCs/>
            <w:sz w:val="24"/>
            <w:lang w:eastAsia="zh-CN"/>
          </w:rPr>
          <w:t>.</w:t>
        </w:r>
        <w:r w:rsidR="007B4D30" w:rsidRPr="007B4D30">
          <w:rPr>
            <w:rFonts w:eastAsia="宋体" w:cs="Arial"/>
            <w:iCs/>
            <w:sz w:val="24"/>
            <w:lang w:eastAsia="zh-CN"/>
          </w:rPr>
          <w:t>41</w:t>
        </w:r>
      </w:ins>
      <w:ins w:id="137" w:author="扬 邱" w:date="2025-07-09T17:00:00Z" w16du:dateUtc="2025-07-09T09:00:00Z">
        <w:r w:rsidR="007B4D30">
          <w:rPr>
            <w:rFonts w:eastAsia="宋体" w:cs="Arial" w:hint="eastAsia"/>
            <w:iCs/>
            <w:sz w:val="24"/>
            <w:lang w:eastAsia="zh-CN"/>
          </w:rPr>
          <w:t>、</w:t>
        </w:r>
      </w:ins>
      <w:del w:id="138" w:author="扬 邱" w:date="2025-07-09T17:00:00Z" w16du:dateUtc="2025-07-09T09:00:00Z">
        <w:r w:rsidDel="007B4D30">
          <w:rPr>
            <w:rFonts w:eastAsia="宋体" w:cs="Arial" w:hint="eastAsia"/>
            <w:iCs/>
            <w:sz w:val="24"/>
            <w:lang w:eastAsia="zh-CN"/>
          </w:rPr>
          <w:delText>由《</w:delText>
        </w:r>
        <w:r w:rsidDel="007B4D30">
          <w:rPr>
            <w:rFonts w:eastAsia="宋体" w:cs="Arial"/>
            <w:iCs/>
            <w:sz w:val="24"/>
            <w:lang w:eastAsia="zh-CN"/>
          </w:rPr>
          <w:delText>2024</w:delText>
        </w:r>
        <w:r w:rsidDel="007B4D30">
          <w:rPr>
            <w:rFonts w:eastAsia="宋体" w:cs="Arial" w:hint="eastAsia"/>
            <w:iCs/>
            <w:sz w:val="24"/>
            <w:lang w:eastAsia="zh-CN"/>
          </w:rPr>
          <w:delText>烟煤</w:delText>
        </w:r>
        <w:r w:rsidDel="007B4D30">
          <w:rPr>
            <w:rFonts w:eastAsia="宋体" w:cs="Arial"/>
            <w:iCs/>
            <w:sz w:val="24"/>
            <w:lang w:eastAsia="zh-CN"/>
          </w:rPr>
          <w:delText xml:space="preserve"> </w:delText>
        </w:r>
        <w:r w:rsidDel="007B4D30">
          <w:rPr>
            <w:rFonts w:eastAsia="宋体" w:cs="Arial" w:hint="eastAsia"/>
            <w:iCs/>
            <w:sz w:val="24"/>
            <w:lang w:eastAsia="zh-CN"/>
          </w:rPr>
          <w:delText>无烟煤</w:delText>
        </w:r>
        <w:r w:rsidDel="007B4D30">
          <w:rPr>
            <w:rFonts w:eastAsia="宋体" w:cs="Arial"/>
            <w:iCs/>
            <w:sz w:val="24"/>
            <w:lang w:eastAsia="zh-CN"/>
          </w:rPr>
          <w:delText xml:space="preserve"> </w:delText>
        </w:r>
        <w:r w:rsidDel="007B4D30">
          <w:rPr>
            <w:rFonts w:eastAsia="宋体" w:cs="Arial" w:hint="eastAsia"/>
            <w:iCs/>
            <w:sz w:val="24"/>
            <w:lang w:eastAsia="zh-CN"/>
          </w:rPr>
          <w:delText>外购焦屑</w:delText>
        </w:r>
        <w:r w:rsidDel="007B4D30">
          <w:rPr>
            <w:rFonts w:eastAsia="宋体" w:cs="Arial"/>
            <w:iCs/>
            <w:sz w:val="24"/>
            <w:lang w:eastAsia="zh-CN"/>
          </w:rPr>
          <w:delText xml:space="preserve"> </w:delText>
        </w:r>
        <w:r w:rsidDel="007B4D30">
          <w:rPr>
            <w:rFonts w:eastAsia="宋体" w:cs="Arial" w:hint="eastAsia"/>
            <w:iCs/>
            <w:sz w:val="24"/>
            <w:lang w:eastAsia="zh-CN"/>
          </w:rPr>
          <w:delText>外购焦炭</w:delText>
        </w:r>
        <w:r w:rsidDel="007B4D30">
          <w:rPr>
            <w:rFonts w:eastAsia="宋体" w:cs="Arial"/>
            <w:iCs/>
            <w:sz w:val="24"/>
            <w:lang w:eastAsia="zh-CN"/>
          </w:rPr>
          <w:delText xml:space="preserve"> </w:delText>
        </w:r>
        <w:r w:rsidDel="007B4D30">
          <w:rPr>
            <w:rFonts w:eastAsia="宋体" w:cs="Arial" w:hint="eastAsia"/>
            <w:iCs/>
            <w:sz w:val="24"/>
            <w:lang w:eastAsia="zh-CN"/>
          </w:rPr>
          <w:delText>含水率》文件提供；</w:delText>
        </w:r>
      </w:del>
      <w:r>
        <w:rPr>
          <w:rFonts w:eastAsia="宋体" w:cs="Arial" w:hint="eastAsia"/>
          <w:iCs/>
          <w:sz w:val="24"/>
          <w:lang w:val="en-US" w:eastAsia="zh-CN"/>
        </w:rPr>
        <w:t>洗精煤的含水率</w:t>
      </w:r>
      <w:ins w:id="139" w:author="扬 邱" w:date="2025-07-09T17:00:00Z" w16du:dateUtc="2025-07-09T09:00:00Z">
        <w:r w:rsidR="007B4D30">
          <w:rPr>
            <w:rFonts w:eastAsia="宋体" w:cs="Arial" w:hint="eastAsia"/>
            <w:iCs/>
            <w:sz w:val="24"/>
            <w:lang w:val="en-US" w:eastAsia="zh-CN"/>
          </w:rPr>
          <w:t>为</w:t>
        </w:r>
        <w:r w:rsidR="007B4D30">
          <w:rPr>
            <w:rFonts w:eastAsia="宋体" w:cs="Arial" w:hint="eastAsia"/>
            <w:iCs/>
            <w:sz w:val="24"/>
            <w:lang w:val="en-US" w:eastAsia="zh-CN"/>
          </w:rPr>
          <w:t>8%</w:t>
        </w:r>
        <w:r w:rsidR="007B4D30">
          <w:rPr>
            <w:rFonts w:eastAsia="宋体" w:cs="Arial" w:hint="eastAsia"/>
            <w:iCs/>
            <w:sz w:val="24"/>
            <w:lang w:val="en-US" w:eastAsia="zh-CN"/>
          </w:rPr>
          <w:t>，</w:t>
        </w:r>
      </w:ins>
      <w:del w:id="140" w:author="扬 邱" w:date="2025-07-09T17:00:00Z" w16du:dateUtc="2025-07-09T09:00:00Z">
        <w:r w:rsidDel="007B4D30">
          <w:rPr>
            <w:rFonts w:eastAsia="宋体" w:cs="Arial" w:hint="eastAsia"/>
            <w:iCs/>
            <w:sz w:val="24"/>
            <w:lang w:val="en-US" w:eastAsia="zh-CN"/>
          </w:rPr>
          <w:delText>在《新化能指标完成情况》中体现</w:delText>
        </w:r>
      </w:del>
      <w:r>
        <w:rPr>
          <w:rFonts w:eastAsia="宋体" w:cs="Arial" w:hint="eastAsia"/>
          <w:iCs/>
          <w:sz w:val="24"/>
          <w:lang w:val="en-US" w:eastAsia="zh-CN"/>
        </w:rPr>
        <w:t>；外购</w:t>
      </w:r>
      <w:r>
        <w:rPr>
          <w:rFonts w:eastAsia="宋体" w:cs="Arial" w:hint="eastAsia"/>
          <w:iCs/>
          <w:sz w:val="24"/>
          <w:lang w:eastAsia="zh-CN"/>
        </w:rPr>
        <w:t>焦炭</w:t>
      </w:r>
      <w:ins w:id="141" w:author="扬 邱" w:date="2025-07-09T17:00:00Z" w16du:dateUtc="2025-07-09T09:00:00Z">
        <w:r w:rsidR="007B4D30">
          <w:rPr>
            <w:rFonts w:eastAsia="宋体" w:cs="Arial" w:hint="eastAsia"/>
            <w:iCs/>
            <w:sz w:val="24"/>
            <w:lang w:eastAsia="zh-CN"/>
          </w:rPr>
          <w:t>的含水率为</w:t>
        </w:r>
      </w:ins>
      <w:ins w:id="142" w:author="扬 邱" w:date="2025-07-09T17:02:00Z" w16du:dateUtc="2025-07-09T09:02:00Z">
        <w:r w:rsidR="007B4D30">
          <w:rPr>
            <w:rFonts w:eastAsia="宋体" w:cs="Arial" w:hint="eastAsia"/>
            <w:iCs/>
            <w:sz w:val="24"/>
            <w:lang w:eastAsia="zh-CN"/>
          </w:rPr>
          <w:t>2.84%</w:t>
        </w:r>
        <w:r w:rsidR="007B4D30">
          <w:rPr>
            <w:rFonts w:eastAsia="宋体" w:cs="Arial" w:hint="eastAsia"/>
            <w:iCs/>
            <w:sz w:val="24"/>
            <w:lang w:eastAsia="zh-CN"/>
          </w:rPr>
          <w:t>、</w:t>
        </w:r>
      </w:ins>
      <w:del w:id="143" w:author="扬 邱" w:date="2025-07-09T17:00:00Z" w16du:dateUtc="2025-07-09T09:00:00Z">
        <w:r w:rsidDel="007B4D30">
          <w:rPr>
            <w:rFonts w:eastAsia="宋体" w:cs="Arial" w:hint="eastAsia"/>
            <w:iCs/>
            <w:sz w:val="24"/>
            <w:lang w:eastAsia="zh-CN"/>
          </w:rPr>
          <w:delText>、</w:delText>
        </w:r>
      </w:del>
      <w:r>
        <w:rPr>
          <w:rFonts w:eastAsia="宋体" w:cs="Arial" w:hint="eastAsia"/>
          <w:iCs/>
          <w:sz w:val="24"/>
          <w:lang w:val="en-US" w:eastAsia="zh-CN"/>
        </w:rPr>
        <w:t>外购</w:t>
      </w:r>
      <w:r>
        <w:rPr>
          <w:rFonts w:eastAsia="宋体" w:cs="Arial" w:hint="eastAsia"/>
          <w:iCs/>
          <w:sz w:val="24"/>
          <w:lang w:eastAsia="zh-CN"/>
        </w:rPr>
        <w:t>焦屑的含水率为</w:t>
      </w:r>
      <w:ins w:id="144" w:author="扬 邱" w:date="2025-07-09T17:02:00Z" w16du:dateUtc="2025-07-09T09:02:00Z">
        <w:r w:rsidR="007B4D30">
          <w:rPr>
            <w:rFonts w:eastAsia="宋体" w:cs="Arial" w:hint="eastAsia"/>
            <w:iCs/>
            <w:sz w:val="24"/>
            <w:lang w:eastAsia="zh-CN"/>
          </w:rPr>
          <w:t>8.84%</w:t>
        </w:r>
        <w:r w:rsidR="007B4D30">
          <w:rPr>
            <w:rFonts w:eastAsia="宋体" w:cs="Arial" w:hint="eastAsia"/>
            <w:iCs/>
            <w:sz w:val="24"/>
            <w:lang w:eastAsia="zh-CN"/>
          </w:rPr>
          <w:t>，根据干重和含水率求得</w:t>
        </w:r>
      </w:ins>
      <w:ins w:id="145" w:author="扬 邱" w:date="2025-07-09T17:03:00Z" w16du:dateUtc="2025-07-09T09:03:00Z">
        <w:r w:rsidR="007B4D30">
          <w:rPr>
            <w:rFonts w:eastAsia="宋体" w:cs="Arial" w:hint="eastAsia"/>
            <w:iCs/>
            <w:sz w:val="24"/>
            <w:lang w:eastAsia="zh-CN"/>
          </w:rPr>
          <w:t>收到基重量。</w:t>
        </w:r>
      </w:ins>
      <w:del w:id="146" w:author="扬 邱" w:date="2025-07-09T17:02:00Z" w16du:dateUtc="2025-07-09T09:02:00Z">
        <w:r w:rsidDel="007B4D30">
          <w:rPr>
            <w:rFonts w:eastAsia="宋体" w:cs="Arial" w:hint="eastAsia"/>
            <w:iCs/>
            <w:sz w:val="24"/>
            <w:lang w:eastAsia="zh-CN"/>
          </w:rPr>
          <w:delText>加权平均求和的结果，因入炉焦炭焦屑为外购自产混合量，且烧结用焦炭为外购焦屑</w:delText>
        </w:r>
        <w:r w:rsidDel="007B4D30">
          <w:rPr>
            <w:rFonts w:eastAsia="宋体" w:cs="Arial" w:hint="eastAsia"/>
            <w:iCs/>
            <w:sz w:val="24"/>
            <w:lang w:eastAsia="zh-CN"/>
          </w:rPr>
          <w:delText>+</w:delText>
        </w:r>
        <w:r w:rsidDel="007B4D30">
          <w:rPr>
            <w:rFonts w:eastAsia="宋体" w:cs="Arial" w:hint="eastAsia"/>
            <w:iCs/>
            <w:sz w:val="24"/>
            <w:lang w:eastAsia="zh-CN"/>
          </w:rPr>
          <w:delText>自产焦粉、高炉用焦炭为外购焦炭</w:delText>
        </w:r>
        <w:r w:rsidDel="007B4D30">
          <w:rPr>
            <w:rFonts w:eastAsia="宋体" w:cs="Arial" w:hint="eastAsia"/>
            <w:iCs/>
            <w:sz w:val="24"/>
            <w:lang w:eastAsia="zh-CN"/>
          </w:rPr>
          <w:delText>+</w:delText>
        </w:r>
        <w:r w:rsidDel="007B4D30">
          <w:rPr>
            <w:rFonts w:eastAsia="宋体" w:cs="Arial" w:hint="eastAsia"/>
            <w:iCs/>
            <w:sz w:val="24"/>
            <w:lang w:eastAsia="zh-CN"/>
          </w:rPr>
          <w:delText>自产焦炭</w:delText>
        </w:r>
        <w:r w:rsidDel="007B4D30">
          <w:rPr>
            <w:rFonts w:eastAsia="宋体" w:cs="Arial" w:hint="eastAsia"/>
            <w:iCs/>
            <w:sz w:val="24"/>
            <w:lang w:eastAsia="zh-CN"/>
          </w:rPr>
          <w:delText>+</w:delText>
        </w:r>
        <w:r w:rsidDel="007B4D30">
          <w:rPr>
            <w:rFonts w:eastAsia="宋体" w:cs="Arial" w:hint="eastAsia"/>
            <w:iCs/>
            <w:sz w:val="24"/>
            <w:lang w:eastAsia="zh-CN"/>
          </w:rPr>
          <w:delText>自产焦丁筛出焦碳量</w:delText>
        </w:r>
        <w:r w:rsidDel="007B4D30">
          <w:rPr>
            <w:rFonts w:eastAsia="宋体" w:cs="Arial" w:hint="eastAsia"/>
            <w:iCs/>
            <w:sz w:val="24"/>
            <w:lang w:eastAsia="zh-CN"/>
          </w:rPr>
          <w:delText>+</w:delText>
        </w:r>
        <w:r w:rsidDel="007B4D30">
          <w:rPr>
            <w:rFonts w:eastAsia="宋体" w:cs="Arial" w:hint="eastAsia"/>
            <w:iCs/>
            <w:sz w:val="24"/>
            <w:lang w:eastAsia="zh-CN"/>
          </w:rPr>
          <w:delText>烧结用焦屑筛出物拆分外购焦屑量，二者成分不同，只能以①求得加权平均含水率。②利用采购提供含水率求自产、外购焦炭的湿重。③根据求得湿重拆分</w:delText>
        </w:r>
        <w:bookmarkStart w:id="147" w:name="OLE_LINK7"/>
        <w:r w:rsidDel="007B4D30">
          <w:rPr>
            <w:rFonts w:eastAsia="宋体" w:cs="Arial" w:hint="eastAsia"/>
            <w:iCs/>
            <w:sz w:val="24"/>
            <w:lang w:eastAsia="zh-CN"/>
          </w:rPr>
          <w:delText>外购焦炭、外购焦屑量</w:delText>
        </w:r>
        <w:bookmarkEnd w:id="147"/>
        <w:r w:rsidDel="007B4D30">
          <w:rPr>
            <w:rFonts w:eastAsia="宋体" w:cs="Arial" w:hint="eastAsia"/>
            <w:iCs/>
            <w:sz w:val="24"/>
            <w:lang w:eastAsia="zh-CN"/>
          </w:rPr>
          <w:delText>。上述三步求得外购焦炭、外购焦屑量。</w:delText>
        </w:r>
        <w:commentRangeEnd w:id="133"/>
        <w:r w:rsidDel="007B4D30">
          <w:commentReference w:id="133"/>
        </w:r>
      </w:del>
    </w:p>
    <w:p w14:paraId="6B1F7716"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lastRenderedPageBreak/>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：所需的参数包括固体燃料（</w:t>
      </w:r>
      <w:r>
        <w:rPr>
          <w:rFonts w:eastAsia="宋体" w:cs="Arial"/>
          <w:b/>
          <w:bCs/>
          <w:iCs/>
          <w:sz w:val="24"/>
          <w:lang w:eastAsia="zh-CN"/>
        </w:rPr>
        <w:t>无烟煤、烟煤、洗精煤、焦炭、焦屑</w:t>
      </w:r>
      <w:r>
        <w:rPr>
          <w:rFonts w:eastAsia="宋体" w:cs="Arial"/>
          <w:iCs/>
          <w:sz w:val="24"/>
          <w:lang w:eastAsia="zh-CN"/>
        </w:rPr>
        <w:t>）低位发热量、单位热值含碳量、碳氧化率；数据来源于《企业温室气体排放核算与报告</w:t>
      </w:r>
      <w:r>
        <w:rPr>
          <w:rFonts w:eastAsia="宋体" w:cs="Arial" w:hint="eastAsia"/>
          <w:iCs/>
          <w:sz w:val="24"/>
          <w:lang w:eastAsia="zh-CN"/>
        </w:rPr>
        <w:t>指南</w:t>
      </w:r>
      <w:r>
        <w:rPr>
          <w:rFonts w:eastAsia="宋体" w:cs="Arial"/>
          <w:iCs/>
          <w:sz w:val="24"/>
          <w:lang w:eastAsia="zh-CN"/>
        </w:rPr>
        <w:t>-</w:t>
      </w:r>
      <w:r>
        <w:rPr>
          <w:rFonts w:eastAsia="宋体" w:cs="Arial"/>
          <w:iCs/>
          <w:sz w:val="24"/>
          <w:lang w:eastAsia="zh-CN"/>
        </w:rPr>
        <w:t>钢铁生产》</w:t>
      </w:r>
      <w:r>
        <w:rPr>
          <w:rFonts w:eastAsia="宋体" w:cs="Arial"/>
          <w:iCs/>
          <w:sz w:val="24"/>
          <w:lang w:eastAsia="zh-CN"/>
        </w:rPr>
        <w:t xml:space="preserve"> </w:t>
      </w:r>
      <w:r>
        <w:rPr>
          <w:rFonts w:eastAsia="宋体" w:cs="Arial"/>
          <w:iCs/>
          <w:sz w:val="24"/>
          <w:lang w:eastAsia="zh-CN"/>
        </w:rPr>
        <w:t>附表</w:t>
      </w:r>
      <w:r>
        <w:rPr>
          <w:rFonts w:eastAsia="宋体" w:cs="Arial"/>
          <w:iCs/>
          <w:sz w:val="24"/>
          <w:lang w:eastAsia="zh-CN"/>
        </w:rPr>
        <w:t>A.1</w:t>
      </w:r>
      <w:r>
        <w:rPr>
          <w:rFonts w:eastAsia="宋体" w:cs="Arial"/>
          <w:iCs/>
          <w:sz w:val="24"/>
          <w:lang w:eastAsia="zh-CN"/>
        </w:rPr>
        <w:t>常用化石燃料相关参数缺省值。</w:t>
      </w:r>
    </w:p>
    <w:p w14:paraId="31287C08" w14:textId="77777777" w:rsidR="00C75E31" w:rsidRDefault="00C75E31">
      <w:pPr>
        <w:pStyle w:val="afb"/>
        <w:spacing w:before="0" w:line="360" w:lineRule="auto"/>
        <w:ind w:left="709"/>
        <w:rPr>
          <w:rFonts w:eastAsia="宋体" w:cs="Arial"/>
          <w:iCs/>
          <w:sz w:val="24"/>
          <w:lang w:eastAsia="zh-CN"/>
        </w:rPr>
      </w:pPr>
    </w:p>
    <w:p w14:paraId="792B0E41" w14:textId="77777777" w:rsidR="00C75E31" w:rsidRDefault="00000000">
      <w:pPr>
        <w:pStyle w:val="Style2"/>
        <w:numPr>
          <w:ilvl w:val="2"/>
          <w:numId w:val="13"/>
        </w:numPr>
        <w:spacing w:line="360" w:lineRule="auto"/>
        <w:rPr>
          <w:iCs/>
        </w:rPr>
      </w:pPr>
      <w:bookmarkStart w:id="148" w:name="_Toc202805996"/>
      <w:bookmarkStart w:id="149" w:name="_Toc198906602"/>
      <w:r>
        <w:rPr>
          <w:iCs/>
        </w:rPr>
        <w:t>排放源：</w:t>
      </w:r>
      <w:commentRangeStart w:id="150"/>
      <w:r>
        <w:rPr>
          <w:rFonts w:hint="eastAsia"/>
          <w:iCs/>
        </w:rPr>
        <w:t>副产品</w:t>
      </w:r>
      <w:r>
        <w:rPr>
          <w:iCs/>
        </w:rPr>
        <w:t>外售（焦炉煤气、粗苯</w:t>
      </w:r>
      <w:del w:id="151" w:author="扬 邱" w:date="2025-07-09T17:03:00Z" w16du:dateUtc="2025-07-09T09:03:00Z">
        <w:r w:rsidDel="007B4D30">
          <w:rPr>
            <w:iCs/>
          </w:rPr>
          <w:delText>燃烧</w:delText>
        </w:r>
      </w:del>
      <w:r>
        <w:rPr>
          <w:iCs/>
        </w:rPr>
        <w:t>）</w:t>
      </w:r>
      <w:bookmarkEnd w:id="148"/>
      <w:bookmarkEnd w:id="149"/>
    </w:p>
    <w:p w14:paraId="03CEBB2B"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）量化模型：方法学来自标准</w:t>
      </w:r>
      <w:r>
        <w:rPr>
          <w:rFonts w:eastAsia="宋体" w:cs="Arial"/>
          <w:iCs/>
          <w:sz w:val="24"/>
          <w:lang w:eastAsia="zh-CN"/>
        </w:rPr>
        <w:t>ISO 14064-1:2018/ 6.2</w:t>
      </w:r>
      <w:r>
        <w:rPr>
          <w:rFonts w:eastAsia="宋体" w:cs="Arial"/>
          <w:iCs/>
          <w:sz w:val="24"/>
          <w:lang w:eastAsia="zh-CN"/>
        </w:rPr>
        <w:t>。</w:t>
      </w:r>
    </w:p>
    <w:p w14:paraId="2CEF154C"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w:t>
      </w:r>
      <w:r>
        <w:rPr>
          <w:rFonts w:eastAsia="宋体" w:cs="Arial" w:hint="eastAsia"/>
          <w:iCs/>
          <w:sz w:val="24"/>
          <w:lang w:eastAsia="zh-CN"/>
        </w:rPr>
        <w:t>2024</w:t>
      </w:r>
      <w:r>
        <w:rPr>
          <w:rFonts w:eastAsia="宋体" w:cs="Arial" w:hint="eastAsia"/>
          <w:iCs/>
          <w:sz w:val="24"/>
          <w:lang w:eastAsia="zh-CN"/>
        </w:rPr>
        <w:t>年能源报表》《</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hint="eastAsia"/>
          <w:iCs/>
          <w:sz w:val="24"/>
          <w:lang w:eastAsia="zh-CN"/>
        </w:rPr>
        <w:t>新化能指标完成情况》</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日外售</w:t>
      </w:r>
      <w:r>
        <w:rPr>
          <w:rFonts w:eastAsia="宋体" w:cs="Arial" w:hint="eastAsia"/>
          <w:iCs/>
          <w:sz w:val="24"/>
          <w:lang w:eastAsia="zh-CN"/>
        </w:rPr>
        <w:t>副产品</w:t>
      </w:r>
      <w:r>
        <w:rPr>
          <w:rFonts w:eastAsia="宋体" w:cs="Arial"/>
          <w:iCs/>
          <w:sz w:val="24"/>
          <w:lang w:eastAsia="zh-CN"/>
        </w:rPr>
        <w:t>（</w:t>
      </w:r>
      <w:r>
        <w:rPr>
          <w:rFonts w:eastAsia="宋体" w:cs="Arial"/>
          <w:b/>
          <w:bCs/>
          <w:iCs/>
          <w:sz w:val="24"/>
          <w:lang w:eastAsia="zh-CN"/>
        </w:rPr>
        <w:t>焦炉煤气、粗苯</w:t>
      </w:r>
      <w:del w:id="152" w:author="扬 邱" w:date="2025-07-09T17:03:00Z" w16du:dateUtc="2025-07-09T09:03:00Z">
        <w:r w:rsidDel="007B4D30">
          <w:rPr>
            <w:rFonts w:eastAsia="宋体" w:cs="Arial"/>
            <w:b/>
            <w:bCs/>
            <w:iCs/>
            <w:sz w:val="24"/>
            <w:lang w:eastAsia="zh-CN"/>
          </w:rPr>
          <w:delText>燃烧</w:delText>
        </w:r>
      </w:del>
      <w:r>
        <w:rPr>
          <w:rFonts w:eastAsia="宋体" w:cs="Arial"/>
          <w:iCs/>
          <w:sz w:val="24"/>
          <w:lang w:eastAsia="zh-CN"/>
        </w:rPr>
        <w:t>）的统计量。</w:t>
      </w:r>
    </w:p>
    <w:p w14:paraId="6B10D2AF" w14:textId="4FEEDEF1"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：所需的参数包括</w:t>
      </w:r>
      <w:r>
        <w:rPr>
          <w:rFonts w:eastAsia="宋体" w:cs="Arial"/>
          <w:b/>
          <w:bCs/>
          <w:iCs/>
          <w:sz w:val="24"/>
          <w:lang w:eastAsia="zh-CN"/>
        </w:rPr>
        <w:t>焦炉煤气</w:t>
      </w:r>
      <w:del w:id="153" w:author="扬 邱" w:date="2025-07-09T17:54:00Z" w16du:dateUtc="2025-07-09T09:54:00Z">
        <w:r w:rsidDel="00DE75D6">
          <w:rPr>
            <w:rFonts w:eastAsia="宋体" w:cs="Arial"/>
            <w:b/>
            <w:bCs/>
            <w:iCs/>
            <w:sz w:val="24"/>
            <w:lang w:eastAsia="zh-CN"/>
          </w:rPr>
          <w:delText>、粗苯</w:delText>
        </w:r>
      </w:del>
      <w:r>
        <w:rPr>
          <w:rFonts w:eastAsia="宋体" w:cs="Arial"/>
          <w:iCs/>
          <w:sz w:val="24"/>
          <w:lang w:eastAsia="zh-CN"/>
        </w:rPr>
        <w:t>低位发热量、单位热值含碳量；</w:t>
      </w:r>
      <w:ins w:id="154" w:author="扬 邱" w:date="2025-07-09T17:54:00Z" w16du:dateUtc="2025-07-09T09:54:00Z">
        <w:r w:rsidR="00DE75D6">
          <w:rPr>
            <w:rFonts w:eastAsia="宋体" w:cs="Arial" w:hint="eastAsia"/>
            <w:iCs/>
            <w:sz w:val="24"/>
            <w:lang w:eastAsia="zh-CN"/>
          </w:rPr>
          <w:t>粗苯排放因子。</w:t>
        </w:r>
      </w:ins>
      <w:r>
        <w:rPr>
          <w:rFonts w:eastAsia="宋体" w:cs="Arial"/>
          <w:iCs/>
          <w:sz w:val="24"/>
          <w:lang w:eastAsia="zh-CN"/>
        </w:rPr>
        <w:t>数据来源于《企业温室气体排放核算与报告</w:t>
      </w:r>
      <w:r>
        <w:rPr>
          <w:rFonts w:eastAsia="宋体" w:cs="Arial" w:hint="eastAsia"/>
          <w:iCs/>
          <w:sz w:val="24"/>
          <w:lang w:eastAsia="zh-CN"/>
        </w:rPr>
        <w:t>指南</w:t>
      </w:r>
      <w:r>
        <w:rPr>
          <w:rFonts w:eastAsia="宋体" w:cs="Arial"/>
          <w:iCs/>
          <w:sz w:val="24"/>
          <w:lang w:eastAsia="zh-CN"/>
        </w:rPr>
        <w:t>-</w:t>
      </w:r>
      <w:r>
        <w:rPr>
          <w:rFonts w:eastAsia="宋体" w:cs="Arial"/>
          <w:iCs/>
          <w:sz w:val="24"/>
          <w:lang w:eastAsia="zh-CN"/>
        </w:rPr>
        <w:t>钢铁生产》</w:t>
      </w:r>
      <w:r>
        <w:rPr>
          <w:rFonts w:eastAsia="宋体" w:cs="Arial"/>
          <w:iCs/>
          <w:sz w:val="24"/>
          <w:lang w:eastAsia="zh-CN"/>
        </w:rPr>
        <w:t xml:space="preserve"> </w:t>
      </w:r>
      <w:r>
        <w:rPr>
          <w:rFonts w:eastAsia="宋体" w:cs="Arial"/>
          <w:iCs/>
          <w:sz w:val="24"/>
          <w:lang w:eastAsia="zh-CN"/>
        </w:rPr>
        <w:t>附表</w:t>
      </w:r>
      <w:r>
        <w:rPr>
          <w:rFonts w:eastAsia="宋体" w:cs="Arial"/>
          <w:iCs/>
          <w:sz w:val="24"/>
          <w:lang w:eastAsia="zh-CN"/>
        </w:rPr>
        <w:t>A.1</w:t>
      </w:r>
      <w:r>
        <w:rPr>
          <w:rFonts w:eastAsia="宋体" w:cs="Arial"/>
          <w:iCs/>
          <w:sz w:val="24"/>
          <w:lang w:eastAsia="zh-CN"/>
        </w:rPr>
        <w:t>常用化石燃料相关参数缺省值。</w:t>
      </w:r>
      <w:commentRangeEnd w:id="150"/>
      <w:r>
        <w:commentReference w:id="150"/>
      </w:r>
    </w:p>
    <w:p w14:paraId="7F6F67C0" w14:textId="77777777" w:rsidR="00C75E31" w:rsidRDefault="00C75E31">
      <w:pPr>
        <w:pStyle w:val="afb"/>
        <w:spacing w:before="0" w:line="360" w:lineRule="auto"/>
        <w:ind w:left="709" w:firstLineChars="200" w:firstLine="480"/>
        <w:rPr>
          <w:rFonts w:eastAsia="宋体" w:cs="Arial"/>
          <w:iCs/>
          <w:sz w:val="24"/>
          <w:lang w:eastAsia="zh-CN"/>
        </w:rPr>
      </w:pPr>
    </w:p>
    <w:p w14:paraId="6FEC2B68" w14:textId="77777777" w:rsidR="00C75E31" w:rsidRDefault="00000000">
      <w:pPr>
        <w:pStyle w:val="Style2"/>
        <w:numPr>
          <w:ilvl w:val="2"/>
          <w:numId w:val="13"/>
        </w:numPr>
        <w:spacing w:line="360" w:lineRule="auto"/>
        <w:rPr>
          <w:iCs/>
        </w:rPr>
      </w:pPr>
      <w:r>
        <w:rPr>
          <w:rFonts w:hint="eastAsia"/>
          <w:iCs/>
        </w:rPr>
        <w:t xml:space="preserve"> </w:t>
      </w:r>
      <w:bookmarkStart w:id="155" w:name="_Toc198906603"/>
      <w:bookmarkStart w:id="156" w:name="_Toc202805997"/>
      <w:r>
        <w:rPr>
          <w:iCs/>
        </w:rPr>
        <w:t>排放源：</w:t>
      </w:r>
      <w:r>
        <w:rPr>
          <w:rFonts w:hint="eastAsia"/>
          <w:iCs/>
        </w:rPr>
        <w:t>场内运输</w:t>
      </w:r>
      <w:r>
        <w:rPr>
          <w:iCs/>
        </w:rPr>
        <w:t>（</w:t>
      </w:r>
      <w:r>
        <w:rPr>
          <w:iCs/>
        </w:rPr>
        <w:t>0#</w:t>
      </w:r>
      <w:r>
        <w:rPr>
          <w:iCs/>
        </w:rPr>
        <w:t>柴油燃烧）</w:t>
      </w:r>
      <w:bookmarkEnd w:id="155"/>
      <w:bookmarkEnd w:id="156"/>
    </w:p>
    <w:p w14:paraId="524A1BF5"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 xml:space="preserve">2006 </w:t>
      </w:r>
      <w:r>
        <w:rPr>
          <w:rFonts w:eastAsia="宋体" w:cs="Arial"/>
          <w:iCs/>
          <w:sz w:val="24"/>
          <w:lang w:eastAsia="zh-CN"/>
        </w:rPr>
        <w:t>年</w:t>
      </w:r>
      <w:r>
        <w:rPr>
          <w:rFonts w:eastAsia="宋体" w:cs="Arial"/>
          <w:iCs/>
          <w:sz w:val="24"/>
          <w:lang w:eastAsia="zh-CN"/>
        </w:rPr>
        <w:t xml:space="preserve"> IPCC </w:t>
      </w:r>
      <w:r>
        <w:rPr>
          <w:rFonts w:eastAsia="宋体" w:cs="Arial"/>
          <w:iCs/>
          <w:sz w:val="24"/>
          <w:lang w:eastAsia="zh-CN"/>
        </w:rPr>
        <w:t>国家温室气体清单指南》第</w:t>
      </w:r>
      <w:r>
        <w:rPr>
          <w:rFonts w:eastAsia="宋体" w:cs="Arial"/>
          <w:iCs/>
          <w:sz w:val="24"/>
          <w:lang w:eastAsia="zh-CN"/>
        </w:rPr>
        <w:t>2</w:t>
      </w:r>
      <w:r>
        <w:rPr>
          <w:rFonts w:eastAsia="宋体" w:cs="Arial"/>
          <w:iCs/>
          <w:sz w:val="24"/>
          <w:lang w:eastAsia="zh-CN"/>
        </w:rPr>
        <w:t>卷第</w:t>
      </w:r>
      <w:r>
        <w:rPr>
          <w:rFonts w:eastAsia="宋体" w:cs="Arial"/>
          <w:iCs/>
          <w:sz w:val="24"/>
          <w:lang w:eastAsia="zh-CN"/>
        </w:rPr>
        <w:t>2</w:t>
      </w:r>
      <w:r>
        <w:rPr>
          <w:rFonts w:eastAsia="宋体" w:cs="Arial"/>
          <w:iCs/>
          <w:sz w:val="24"/>
          <w:lang w:eastAsia="zh-CN"/>
        </w:rPr>
        <w:t>章公式</w:t>
      </w:r>
      <w:r>
        <w:rPr>
          <w:rFonts w:eastAsia="宋体" w:cs="Arial"/>
          <w:iCs/>
          <w:sz w:val="24"/>
          <w:lang w:eastAsia="zh-CN"/>
        </w:rPr>
        <w:t>2.1</w:t>
      </w:r>
      <w:r>
        <w:rPr>
          <w:rFonts w:eastAsia="宋体" w:cs="Arial"/>
          <w:iCs/>
          <w:sz w:val="24"/>
          <w:lang w:eastAsia="zh-CN"/>
        </w:rPr>
        <w:t>。</w:t>
      </w:r>
    </w:p>
    <w:p w14:paraId="001F647E" w14:textId="5C907C3E"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《物资收发存汇总表》</w:t>
      </w:r>
      <w:ins w:id="157" w:author="扬 邱" w:date="2025-07-09T18:00:00Z" w16du:dateUtc="2025-07-09T10:00:00Z">
        <w:r w:rsidR="00DE75D6">
          <w:rPr>
            <w:rFonts w:eastAsia="宋体" w:cs="Arial" w:hint="eastAsia"/>
            <w:iCs/>
            <w:sz w:val="24"/>
            <w:lang w:eastAsia="zh-CN"/>
          </w:rPr>
          <w:t>发出量</w:t>
        </w:r>
      </w:ins>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w:t>
      </w:r>
      <w:r>
        <w:rPr>
          <w:rFonts w:eastAsia="宋体" w:cs="Arial" w:hint="eastAsia"/>
          <w:iCs/>
          <w:sz w:val="24"/>
          <w:lang w:eastAsia="zh-CN"/>
        </w:rPr>
        <w:t>场内运输</w:t>
      </w:r>
      <w:r>
        <w:rPr>
          <w:rFonts w:eastAsia="宋体" w:cs="Arial"/>
          <w:iCs/>
          <w:sz w:val="24"/>
          <w:lang w:eastAsia="zh-CN"/>
        </w:rPr>
        <w:t>使用</w:t>
      </w:r>
      <w:r>
        <w:rPr>
          <w:rFonts w:eastAsia="宋体" w:cs="Arial"/>
          <w:iCs/>
          <w:sz w:val="24"/>
          <w:lang w:eastAsia="zh-CN"/>
        </w:rPr>
        <w:t>0#</w:t>
      </w:r>
      <w:r>
        <w:rPr>
          <w:rFonts w:eastAsia="宋体" w:cs="Arial"/>
          <w:b/>
          <w:bCs/>
          <w:iCs/>
          <w:sz w:val="24"/>
          <w:lang w:eastAsia="zh-CN"/>
        </w:rPr>
        <w:t>柴油</w:t>
      </w:r>
      <w:r>
        <w:rPr>
          <w:rFonts w:eastAsia="宋体" w:cs="Arial"/>
          <w:iCs/>
          <w:sz w:val="24"/>
          <w:lang w:eastAsia="zh-CN"/>
        </w:rPr>
        <w:t>的统计。</w:t>
      </w:r>
    </w:p>
    <w:p w14:paraId="4F5EEB1F"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：所需的参数包括</w:t>
      </w:r>
      <w:r>
        <w:rPr>
          <w:rFonts w:eastAsia="宋体" w:cs="Arial"/>
          <w:b/>
          <w:bCs/>
          <w:iCs/>
          <w:sz w:val="24"/>
          <w:lang w:eastAsia="zh-CN"/>
        </w:rPr>
        <w:t>柴油</w:t>
      </w:r>
      <w:r>
        <w:rPr>
          <w:rFonts w:eastAsia="宋体" w:cs="Arial"/>
          <w:iCs/>
          <w:sz w:val="24"/>
          <w:lang w:eastAsia="zh-CN"/>
        </w:rPr>
        <w:t>低位发热量、单位热值含碳量、碳氧化率；数据来源于《</w:t>
      </w:r>
      <w:r>
        <w:rPr>
          <w:rFonts w:eastAsia="宋体" w:cs="Arial"/>
          <w:iCs/>
          <w:sz w:val="24"/>
          <w:lang w:eastAsia="zh-CN"/>
        </w:rPr>
        <w:t>GB/T 2589-2020</w:t>
      </w:r>
      <w:r>
        <w:rPr>
          <w:rFonts w:eastAsia="宋体" w:cs="Arial"/>
          <w:iCs/>
          <w:sz w:val="24"/>
          <w:lang w:eastAsia="zh-CN"/>
        </w:rPr>
        <w:t>》</w:t>
      </w:r>
      <w:r>
        <w:rPr>
          <w:rFonts w:eastAsia="宋体" w:cs="Arial" w:hint="eastAsia"/>
          <w:iCs/>
          <w:sz w:val="24"/>
          <w:lang w:eastAsia="zh-CN"/>
        </w:rPr>
        <w:t>《</w:t>
      </w:r>
      <w:r>
        <w:rPr>
          <w:rFonts w:eastAsia="宋体" w:cs="Arial" w:hint="eastAsia"/>
          <w:iCs/>
          <w:sz w:val="24"/>
          <w:lang w:eastAsia="zh-CN"/>
        </w:rPr>
        <w:t>IPCC-2006</w:t>
      </w:r>
      <w:r>
        <w:rPr>
          <w:rFonts w:eastAsia="宋体" w:cs="Arial" w:hint="eastAsia"/>
          <w:iCs/>
          <w:sz w:val="24"/>
          <w:lang w:eastAsia="zh-CN"/>
        </w:rPr>
        <w:t>缺省值》，氧化率保守取值</w:t>
      </w:r>
      <w:r>
        <w:rPr>
          <w:rFonts w:eastAsia="宋体" w:cs="Arial" w:hint="eastAsia"/>
          <w:iCs/>
          <w:sz w:val="24"/>
          <w:lang w:eastAsia="zh-CN"/>
        </w:rPr>
        <w:t>100%</w:t>
      </w:r>
      <w:r>
        <w:rPr>
          <w:rFonts w:eastAsia="宋体" w:cs="Arial"/>
          <w:iCs/>
          <w:sz w:val="24"/>
          <w:lang w:eastAsia="zh-CN"/>
        </w:rPr>
        <w:t>。</w:t>
      </w:r>
    </w:p>
    <w:p w14:paraId="076EEAB2" w14:textId="77777777" w:rsidR="00C75E31" w:rsidRDefault="00C75E31">
      <w:pPr>
        <w:pStyle w:val="afb"/>
        <w:spacing w:before="0" w:line="360" w:lineRule="auto"/>
        <w:ind w:left="709"/>
        <w:rPr>
          <w:rFonts w:eastAsia="宋体" w:cs="Arial"/>
          <w:iCs/>
          <w:sz w:val="24"/>
          <w:lang w:eastAsia="zh-CN"/>
        </w:rPr>
      </w:pPr>
    </w:p>
    <w:p w14:paraId="452E55C7" w14:textId="77777777" w:rsidR="00C75E31" w:rsidRDefault="00000000">
      <w:pPr>
        <w:pStyle w:val="Style2"/>
        <w:numPr>
          <w:ilvl w:val="2"/>
          <w:numId w:val="13"/>
        </w:numPr>
        <w:spacing w:line="360" w:lineRule="auto"/>
        <w:rPr>
          <w:iCs/>
        </w:rPr>
      </w:pPr>
      <w:bookmarkStart w:id="158" w:name="_Toc198906604"/>
      <w:bookmarkStart w:id="159" w:name="_Toc202805998"/>
      <w:r>
        <w:rPr>
          <w:iCs/>
        </w:rPr>
        <w:t>排放源：公务车（</w:t>
      </w:r>
      <w:r>
        <w:rPr>
          <w:iCs/>
        </w:rPr>
        <w:t>92#</w:t>
      </w:r>
      <w:r>
        <w:rPr>
          <w:iCs/>
        </w:rPr>
        <w:t>汽油燃烧）</w:t>
      </w:r>
      <w:bookmarkEnd w:id="158"/>
      <w:bookmarkEnd w:id="159"/>
    </w:p>
    <w:p w14:paraId="1D9D8617" w14:textId="77777777" w:rsidR="00C75E31" w:rsidRDefault="00000000">
      <w:pPr>
        <w:pStyle w:val="afb"/>
        <w:spacing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 xml:space="preserve">2006 </w:t>
      </w:r>
      <w:r>
        <w:rPr>
          <w:rFonts w:eastAsia="宋体" w:cs="Arial"/>
          <w:iCs/>
          <w:sz w:val="24"/>
          <w:lang w:eastAsia="zh-CN"/>
        </w:rPr>
        <w:t>年</w:t>
      </w:r>
      <w:r>
        <w:rPr>
          <w:rFonts w:eastAsia="宋体" w:cs="Arial"/>
          <w:iCs/>
          <w:sz w:val="24"/>
          <w:lang w:eastAsia="zh-CN"/>
        </w:rPr>
        <w:t xml:space="preserve"> IPCC </w:t>
      </w:r>
      <w:r>
        <w:rPr>
          <w:rFonts w:eastAsia="宋体" w:cs="Arial"/>
          <w:iCs/>
          <w:sz w:val="24"/>
          <w:lang w:eastAsia="zh-CN"/>
        </w:rPr>
        <w:t>国家温室气体清单指南》第</w:t>
      </w:r>
      <w:r>
        <w:rPr>
          <w:rFonts w:eastAsia="宋体" w:cs="Arial"/>
          <w:iCs/>
          <w:sz w:val="24"/>
          <w:lang w:eastAsia="zh-CN"/>
        </w:rPr>
        <w:t>2</w:t>
      </w:r>
      <w:r>
        <w:rPr>
          <w:rFonts w:eastAsia="宋体" w:cs="Arial"/>
          <w:iCs/>
          <w:sz w:val="24"/>
          <w:lang w:eastAsia="zh-CN"/>
        </w:rPr>
        <w:t>卷第</w:t>
      </w:r>
      <w:r>
        <w:rPr>
          <w:rFonts w:eastAsia="宋体" w:cs="Arial"/>
          <w:iCs/>
          <w:sz w:val="24"/>
          <w:lang w:eastAsia="zh-CN"/>
        </w:rPr>
        <w:t>2</w:t>
      </w:r>
      <w:r>
        <w:rPr>
          <w:rFonts w:eastAsia="宋体" w:cs="Arial"/>
          <w:iCs/>
          <w:sz w:val="24"/>
          <w:lang w:eastAsia="zh-CN"/>
        </w:rPr>
        <w:t>章公式</w:t>
      </w:r>
      <w:r>
        <w:rPr>
          <w:rFonts w:eastAsia="宋体" w:cs="Arial"/>
          <w:iCs/>
          <w:sz w:val="24"/>
          <w:lang w:eastAsia="zh-CN"/>
        </w:rPr>
        <w:t>2.1</w:t>
      </w:r>
      <w:r>
        <w:rPr>
          <w:rFonts w:eastAsia="宋体" w:cs="Arial"/>
          <w:iCs/>
          <w:sz w:val="24"/>
          <w:lang w:eastAsia="zh-CN"/>
        </w:rPr>
        <w:t>。</w:t>
      </w:r>
    </w:p>
    <w:p w14:paraId="3F2DEF2E" w14:textId="77777777" w:rsidR="00C75E31" w:rsidRDefault="00000000">
      <w:pPr>
        <w:pStyle w:val="afb"/>
        <w:spacing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《总经办小车队燃油表》</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日公务车使用</w:t>
      </w:r>
      <w:r>
        <w:rPr>
          <w:rFonts w:eastAsia="宋体" w:cs="Arial"/>
          <w:iCs/>
          <w:sz w:val="24"/>
          <w:lang w:eastAsia="zh-CN"/>
        </w:rPr>
        <w:t>92#</w:t>
      </w:r>
      <w:r>
        <w:rPr>
          <w:rFonts w:eastAsia="宋体" w:cs="Arial"/>
          <w:b/>
          <w:bCs/>
          <w:iCs/>
          <w:sz w:val="24"/>
          <w:lang w:eastAsia="zh-CN"/>
        </w:rPr>
        <w:t>汽油</w:t>
      </w:r>
      <w:r>
        <w:rPr>
          <w:rFonts w:eastAsia="宋体" w:cs="Arial"/>
          <w:iCs/>
          <w:sz w:val="24"/>
          <w:lang w:eastAsia="zh-CN"/>
        </w:rPr>
        <w:t>的统计。</w:t>
      </w:r>
    </w:p>
    <w:p w14:paraId="603D94D8"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lastRenderedPageBreak/>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：所需的参数包括</w:t>
      </w:r>
      <w:r>
        <w:rPr>
          <w:rFonts w:eastAsia="宋体" w:cs="Arial"/>
          <w:b/>
          <w:bCs/>
          <w:iCs/>
          <w:sz w:val="24"/>
          <w:lang w:eastAsia="zh-CN"/>
        </w:rPr>
        <w:t>汽油</w:t>
      </w:r>
      <w:r>
        <w:rPr>
          <w:rFonts w:eastAsia="宋体" w:cs="Arial"/>
          <w:iCs/>
          <w:sz w:val="24"/>
          <w:lang w:eastAsia="zh-CN"/>
        </w:rPr>
        <w:t>低位发热量、单位热值含碳量、碳氧化率；数据来源于《</w:t>
      </w:r>
      <w:r>
        <w:rPr>
          <w:rFonts w:eastAsia="宋体" w:cs="Arial"/>
          <w:iCs/>
          <w:sz w:val="24"/>
          <w:lang w:eastAsia="zh-CN"/>
        </w:rPr>
        <w:t>GB/T 2589-2020</w:t>
      </w:r>
      <w:r>
        <w:rPr>
          <w:rFonts w:eastAsia="宋体" w:cs="Arial"/>
          <w:iCs/>
          <w:sz w:val="24"/>
          <w:lang w:eastAsia="zh-CN"/>
        </w:rPr>
        <w:t>》</w:t>
      </w:r>
      <w:r>
        <w:rPr>
          <w:rFonts w:eastAsia="宋体" w:cs="Arial" w:hint="eastAsia"/>
          <w:iCs/>
          <w:sz w:val="24"/>
          <w:lang w:eastAsia="zh-CN"/>
        </w:rPr>
        <w:t>《</w:t>
      </w:r>
      <w:r>
        <w:rPr>
          <w:rFonts w:eastAsia="宋体" w:cs="Arial" w:hint="eastAsia"/>
          <w:iCs/>
          <w:sz w:val="24"/>
          <w:lang w:eastAsia="zh-CN"/>
        </w:rPr>
        <w:t>IPCC-2006</w:t>
      </w:r>
      <w:r>
        <w:rPr>
          <w:rFonts w:eastAsia="宋体" w:cs="Arial" w:hint="eastAsia"/>
          <w:iCs/>
          <w:sz w:val="24"/>
          <w:lang w:eastAsia="zh-CN"/>
        </w:rPr>
        <w:t>缺省值》，氧化率保守取值</w:t>
      </w:r>
      <w:r>
        <w:rPr>
          <w:rFonts w:eastAsia="宋体" w:cs="Arial" w:hint="eastAsia"/>
          <w:iCs/>
          <w:sz w:val="24"/>
          <w:lang w:eastAsia="zh-CN"/>
        </w:rPr>
        <w:t>100%</w:t>
      </w:r>
      <w:r>
        <w:rPr>
          <w:rFonts w:eastAsia="宋体" w:cs="Arial"/>
          <w:iCs/>
          <w:sz w:val="24"/>
          <w:lang w:eastAsia="zh-CN"/>
        </w:rPr>
        <w:t>。</w:t>
      </w:r>
    </w:p>
    <w:p w14:paraId="35841A35" w14:textId="77777777" w:rsidR="00C75E31" w:rsidRDefault="00C75E31">
      <w:pPr>
        <w:spacing w:before="0" w:line="360" w:lineRule="auto"/>
        <w:rPr>
          <w:rFonts w:eastAsia="宋体" w:cs="Arial"/>
          <w:iCs/>
          <w:sz w:val="24"/>
          <w:lang w:eastAsia="zh-CN"/>
        </w:rPr>
      </w:pPr>
    </w:p>
    <w:p w14:paraId="27EE20C6" w14:textId="77777777" w:rsidR="00C75E31" w:rsidRDefault="00000000">
      <w:pPr>
        <w:pStyle w:val="Style2"/>
        <w:numPr>
          <w:ilvl w:val="2"/>
          <w:numId w:val="13"/>
        </w:numPr>
        <w:spacing w:line="360" w:lineRule="auto"/>
        <w:rPr>
          <w:iCs/>
        </w:rPr>
      </w:pPr>
      <w:bookmarkStart w:id="160" w:name="_Toc202805999"/>
      <w:bookmarkStart w:id="161" w:name="_Toc198906606"/>
      <w:r>
        <w:rPr>
          <w:iCs/>
        </w:rPr>
        <w:t>排放源：分体式空调</w:t>
      </w:r>
      <w:r>
        <w:rPr>
          <w:iCs/>
        </w:rPr>
        <w:t>/</w:t>
      </w:r>
      <w:r>
        <w:rPr>
          <w:iCs/>
        </w:rPr>
        <w:t>汽车空</w:t>
      </w:r>
      <w:commentRangeStart w:id="162"/>
      <w:r>
        <w:rPr>
          <w:iCs/>
        </w:rPr>
        <w:t>调（</w:t>
      </w:r>
      <w:r>
        <w:rPr>
          <w:iCs/>
        </w:rPr>
        <w:t>R32</w:t>
      </w:r>
      <w:del w:id="163" w:author="扬 邱" w:date="2025-07-09T17:03:00Z" w16du:dateUtc="2025-07-09T09:03:00Z">
        <w:r w:rsidDel="007B4D30">
          <w:rPr>
            <w:iCs/>
          </w:rPr>
          <w:delText>、</w:delText>
        </w:r>
        <w:r w:rsidDel="007B4D30">
          <w:rPr>
            <w:rFonts w:hint="eastAsia"/>
            <w:iCs/>
          </w:rPr>
          <w:delText>R22</w:delText>
        </w:r>
      </w:del>
      <w:r>
        <w:rPr>
          <w:iCs/>
        </w:rPr>
        <w:t>）</w:t>
      </w:r>
      <w:bookmarkEnd w:id="160"/>
      <w:bookmarkEnd w:id="161"/>
      <w:commentRangeEnd w:id="162"/>
      <w:r>
        <w:commentReference w:id="162"/>
      </w:r>
    </w:p>
    <w:p w14:paraId="756C0446"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年国家温室气体清单指南》第</w:t>
      </w:r>
      <w:r>
        <w:rPr>
          <w:rFonts w:eastAsia="宋体" w:cs="Arial"/>
          <w:iCs/>
          <w:sz w:val="24"/>
          <w:lang w:eastAsia="zh-CN"/>
        </w:rPr>
        <w:t>3</w:t>
      </w:r>
      <w:r>
        <w:rPr>
          <w:rFonts w:eastAsia="宋体" w:cs="Arial"/>
          <w:iCs/>
          <w:sz w:val="24"/>
          <w:lang w:eastAsia="zh-CN"/>
        </w:rPr>
        <w:t>卷第</w:t>
      </w:r>
      <w:r>
        <w:rPr>
          <w:rFonts w:eastAsia="宋体" w:cs="Arial"/>
          <w:iCs/>
          <w:sz w:val="24"/>
          <w:lang w:eastAsia="zh-CN"/>
        </w:rPr>
        <w:t>7</w:t>
      </w:r>
      <w:r>
        <w:rPr>
          <w:rFonts w:eastAsia="宋体" w:cs="Arial"/>
          <w:iCs/>
          <w:sz w:val="24"/>
          <w:lang w:eastAsia="zh-CN"/>
        </w:rPr>
        <w:t>章公式</w:t>
      </w:r>
      <w:r>
        <w:rPr>
          <w:rFonts w:eastAsia="宋体" w:cs="Arial"/>
          <w:iCs/>
          <w:sz w:val="24"/>
          <w:lang w:eastAsia="zh-CN"/>
        </w:rPr>
        <w:t>7.13</w:t>
      </w:r>
      <w:r>
        <w:rPr>
          <w:rFonts w:eastAsia="宋体" w:cs="Arial"/>
          <w:iCs/>
          <w:sz w:val="24"/>
          <w:lang w:eastAsia="zh-CN"/>
        </w:rPr>
        <w:t>。</w:t>
      </w:r>
    </w:p>
    <w:p w14:paraId="4BECE20C"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：来源于大冶特殊钢各部门提供的</w:t>
      </w:r>
      <w:r>
        <w:rPr>
          <w:rFonts w:eastAsia="宋体" w:cs="Arial" w:hint="eastAsia"/>
          <w:iCs/>
          <w:sz w:val="24"/>
          <w:lang w:eastAsia="zh-CN"/>
        </w:rPr>
        <w:t>《空调加氟汇总表》</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日制冷设备</w:t>
      </w:r>
      <w:r>
        <w:rPr>
          <w:rFonts w:eastAsia="宋体" w:cs="Arial" w:hint="eastAsia"/>
          <w:iCs/>
          <w:sz w:val="24"/>
          <w:lang w:eastAsia="zh-CN"/>
        </w:rPr>
        <w:t>充装量</w:t>
      </w:r>
      <w:r>
        <w:rPr>
          <w:rFonts w:eastAsia="宋体" w:cs="Arial"/>
          <w:iCs/>
          <w:sz w:val="24"/>
          <w:lang w:eastAsia="zh-CN"/>
        </w:rPr>
        <w:t>。</w:t>
      </w:r>
    </w:p>
    <w:p w14:paraId="59A8C07F"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w:t>
      </w:r>
      <w:r>
        <w:rPr>
          <w:rFonts w:eastAsia="宋体" w:cs="Arial"/>
          <w:iCs/>
          <w:sz w:val="24"/>
          <w:lang w:eastAsia="zh-CN"/>
        </w:rPr>
        <w:t>2006</w:t>
      </w:r>
      <w:r>
        <w:rPr>
          <w:rFonts w:eastAsia="宋体" w:cs="Arial"/>
          <w:iCs/>
          <w:sz w:val="24"/>
          <w:lang w:eastAsia="zh-CN"/>
        </w:rPr>
        <w:t>年</w:t>
      </w:r>
      <w:r>
        <w:rPr>
          <w:rFonts w:eastAsia="宋体" w:cs="Arial"/>
          <w:iCs/>
          <w:sz w:val="24"/>
          <w:lang w:eastAsia="zh-CN"/>
        </w:rPr>
        <w:t>IPCC</w:t>
      </w:r>
      <w:r>
        <w:rPr>
          <w:rFonts w:eastAsia="宋体" w:cs="Arial"/>
          <w:iCs/>
          <w:sz w:val="24"/>
          <w:lang w:eastAsia="zh-CN"/>
        </w:rPr>
        <w:t>国家温室气体清单指南</w:t>
      </w:r>
      <w:r>
        <w:rPr>
          <w:rFonts w:eastAsia="宋体" w:cs="Arial"/>
          <w:iCs/>
          <w:sz w:val="24"/>
          <w:lang w:eastAsia="zh-CN"/>
        </w:rPr>
        <w:t>V2_3_Ch3 Table3.2.1/3.2.2</w:t>
      </w:r>
      <w:r>
        <w:rPr>
          <w:rFonts w:eastAsia="宋体" w:cs="Arial"/>
          <w:iCs/>
          <w:sz w:val="24"/>
          <w:lang w:eastAsia="zh-CN"/>
        </w:rPr>
        <w:t>。</w:t>
      </w:r>
    </w:p>
    <w:p w14:paraId="39EDB5AF" w14:textId="77777777" w:rsidR="00C75E31" w:rsidRDefault="00C75E31">
      <w:pPr>
        <w:pStyle w:val="afb"/>
        <w:spacing w:before="0" w:line="360" w:lineRule="auto"/>
        <w:ind w:left="709"/>
        <w:rPr>
          <w:rFonts w:eastAsia="宋体" w:cs="Arial"/>
          <w:iCs/>
          <w:sz w:val="24"/>
          <w:lang w:eastAsia="zh-CN"/>
        </w:rPr>
      </w:pPr>
    </w:p>
    <w:p w14:paraId="6F5FC37A" w14:textId="77777777" w:rsidR="00C75E31" w:rsidRDefault="00000000">
      <w:pPr>
        <w:pStyle w:val="Style2"/>
        <w:numPr>
          <w:ilvl w:val="2"/>
          <w:numId w:val="13"/>
        </w:numPr>
        <w:spacing w:line="360" w:lineRule="auto"/>
        <w:rPr>
          <w:iCs/>
        </w:rPr>
      </w:pPr>
      <w:r>
        <w:rPr>
          <w:rFonts w:hint="eastAsia"/>
          <w:iCs/>
        </w:rPr>
        <w:t xml:space="preserve"> </w:t>
      </w:r>
      <w:bookmarkStart w:id="164" w:name="_Toc202806000"/>
      <w:bookmarkStart w:id="165" w:name="_Toc198906607"/>
      <w:r>
        <w:rPr>
          <w:iCs/>
        </w:rPr>
        <w:t>排放源：</w:t>
      </w:r>
      <w:r>
        <w:rPr>
          <w:iCs/>
        </w:rPr>
        <w:t>CO</w:t>
      </w:r>
      <w:r>
        <w:rPr>
          <w:iCs/>
          <w:vertAlign w:val="subscript"/>
        </w:rPr>
        <w:t>2</w:t>
      </w:r>
      <w:r>
        <w:rPr>
          <w:iCs/>
        </w:rPr>
        <w:t>灭火器灭火系统逸散</w:t>
      </w:r>
      <w:bookmarkEnd w:id="164"/>
      <w:bookmarkEnd w:id="165"/>
    </w:p>
    <w:p w14:paraId="47DB1568"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w:t>
      </w:r>
      <w:r>
        <w:rPr>
          <w:rFonts w:eastAsia="宋体" w:cs="Arial"/>
          <w:iCs/>
          <w:sz w:val="24"/>
          <w:lang w:eastAsia="zh-CN"/>
        </w:rPr>
        <w:t>V3_7_Ch7 7.6.2.2</w:t>
      </w:r>
      <w:r>
        <w:rPr>
          <w:rFonts w:eastAsia="宋体" w:cs="Arial"/>
          <w:iCs/>
          <w:sz w:val="24"/>
          <w:lang w:eastAsia="zh-CN"/>
        </w:rPr>
        <w:t>。</w:t>
      </w:r>
    </w:p>
    <w:p w14:paraId="3AD11AD0" w14:textId="656AF892"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：来源于大冶特殊钢各部门提供的</w:t>
      </w:r>
      <w:r>
        <w:rPr>
          <w:rFonts w:eastAsia="宋体" w:cs="Arial" w:hint="eastAsia"/>
          <w:iCs/>
          <w:sz w:val="24"/>
          <w:lang w:eastAsia="zh-CN"/>
        </w:rPr>
        <w:t>《物资收发存汇总表》</w:t>
      </w:r>
      <w:ins w:id="166" w:author="扬 邱" w:date="2025-07-09T17:53:00Z" w16du:dateUtc="2025-07-09T09:53:00Z">
        <w:r w:rsidR="001E2EEC">
          <w:rPr>
            <w:rFonts w:eastAsia="宋体" w:cs="Arial" w:hint="eastAsia"/>
            <w:iCs/>
            <w:sz w:val="24"/>
            <w:lang w:eastAsia="zh-CN"/>
          </w:rPr>
          <w:t>发出量</w:t>
        </w:r>
      </w:ins>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灭火器灭火系统中</w:t>
      </w:r>
      <w:commentRangeStart w:id="167"/>
      <w:r>
        <w:rPr>
          <w:rFonts w:eastAsia="宋体" w:cs="Arial"/>
          <w:iCs/>
          <w:sz w:val="24"/>
          <w:lang w:eastAsia="zh-CN"/>
        </w:rPr>
        <w:t>灭火剂</w:t>
      </w:r>
      <w:ins w:id="168" w:author="扬 邱" w:date="2025-07-09T17:04:00Z" w16du:dateUtc="2025-07-09T09:04:00Z">
        <w:r w:rsidR="007B4D30">
          <w:rPr>
            <w:rFonts w:eastAsia="宋体" w:cs="Arial" w:hint="eastAsia"/>
            <w:iCs/>
            <w:sz w:val="24"/>
            <w:lang w:eastAsia="zh-CN"/>
          </w:rPr>
          <w:t>采购量数据。</w:t>
        </w:r>
      </w:ins>
      <w:del w:id="169" w:author="扬 邱" w:date="2025-07-09T17:03:00Z" w16du:dateUtc="2025-07-09T09:03:00Z">
        <w:r w:rsidDel="007B4D30">
          <w:rPr>
            <w:rFonts w:eastAsia="宋体" w:cs="Arial"/>
            <w:iCs/>
            <w:sz w:val="24"/>
            <w:lang w:eastAsia="zh-CN"/>
          </w:rPr>
          <w:delText>填充量统</w:delText>
        </w:r>
        <w:commentRangeEnd w:id="167"/>
        <w:r w:rsidDel="007B4D30">
          <w:commentReference w:id="167"/>
        </w:r>
        <w:r w:rsidDel="007B4D30">
          <w:rPr>
            <w:rFonts w:eastAsia="宋体" w:cs="Arial"/>
            <w:iCs/>
            <w:sz w:val="24"/>
            <w:lang w:eastAsia="zh-CN"/>
          </w:rPr>
          <w:delText>计。</w:delText>
        </w:r>
      </w:del>
    </w:p>
    <w:p w14:paraId="02FE63D9"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：本公司</w:t>
      </w:r>
      <w:r>
        <w:rPr>
          <w:rFonts w:eastAsia="宋体" w:cs="Arial"/>
          <w:iCs/>
          <w:sz w:val="24"/>
          <w:lang w:eastAsia="zh-CN"/>
        </w:rPr>
        <w:t>EF IPCC 2006</w:t>
      </w:r>
      <w:r>
        <w:rPr>
          <w:rFonts w:eastAsia="宋体" w:cs="Arial"/>
          <w:iCs/>
          <w:sz w:val="24"/>
          <w:lang w:eastAsia="zh-CN"/>
        </w:rPr>
        <w:t>年国家温室气体清单指南</w:t>
      </w:r>
      <w:r>
        <w:rPr>
          <w:rFonts w:eastAsia="宋体" w:cs="Arial"/>
          <w:iCs/>
          <w:sz w:val="24"/>
          <w:lang w:eastAsia="zh-CN"/>
        </w:rPr>
        <w:t xml:space="preserve"> V3</w:t>
      </w:r>
      <w:r>
        <w:rPr>
          <w:rFonts w:eastAsia="宋体" w:cs="Arial"/>
          <w:iCs/>
          <w:sz w:val="24"/>
          <w:lang w:eastAsia="zh-CN"/>
        </w:rPr>
        <w:t>工业过程和产品使用卷第七章</w:t>
      </w:r>
      <w:r>
        <w:rPr>
          <w:rFonts w:eastAsia="宋体" w:cs="Arial"/>
          <w:iCs/>
          <w:sz w:val="24"/>
          <w:lang w:eastAsia="zh-CN"/>
        </w:rPr>
        <w:t>7.6.2.2</w:t>
      </w:r>
      <w:r>
        <w:rPr>
          <w:rFonts w:eastAsia="宋体" w:cs="Arial"/>
          <w:iCs/>
          <w:sz w:val="24"/>
          <w:lang w:eastAsia="zh-CN"/>
        </w:rPr>
        <w:t>选择年度泄漏率、以此作为排放系数即</w:t>
      </w:r>
      <w:r>
        <w:rPr>
          <w:rFonts w:eastAsia="宋体" w:cs="Arial"/>
          <w:iCs/>
          <w:sz w:val="24"/>
          <w:lang w:eastAsia="zh-CN"/>
        </w:rPr>
        <w:t>EF</w:t>
      </w:r>
      <w:r>
        <w:rPr>
          <w:rFonts w:eastAsia="宋体" w:cs="Arial"/>
          <w:iCs/>
          <w:sz w:val="24"/>
          <w:lang w:eastAsia="zh-CN"/>
        </w:rPr>
        <w:t>，气体灭火系统排放因子取</w:t>
      </w:r>
      <w:r>
        <w:rPr>
          <w:rFonts w:eastAsia="宋体" w:cs="Arial"/>
          <w:iCs/>
          <w:sz w:val="24"/>
          <w:lang w:eastAsia="zh-CN"/>
        </w:rPr>
        <w:t>2%</w:t>
      </w:r>
      <w:r>
        <w:rPr>
          <w:rFonts w:eastAsia="宋体" w:cs="Arial"/>
          <w:iCs/>
          <w:sz w:val="24"/>
          <w:lang w:eastAsia="zh-CN"/>
        </w:rPr>
        <w:t>，便携式</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灭火器排放因子取</w:t>
      </w:r>
      <w:r>
        <w:rPr>
          <w:rFonts w:eastAsia="宋体" w:cs="Arial" w:hint="eastAsia"/>
          <w:iCs/>
          <w:sz w:val="24"/>
          <w:lang w:eastAsia="zh-CN"/>
        </w:rPr>
        <w:t>100</w:t>
      </w:r>
      <w:r>
        <w:rPr>
          <w:rFonts w:eastAsia="宋体" w:cs="Arial"/>
          <w:iCs/>
          <w:sz w:val="24"/>
          <w:lang w:eastAsia="zh-CN"/>
        </w:rPr>
        <w:t>%</w:t>
      </w:r>
      <w:r>
        <w:rPr>
          <w:rFonts w:eastAsia="宋体" w:cs="Arial"/>
          <w:iCs/>
          <w:sz w:val="24"/>
          <w:lang w:eastAsia="zh-CN"/>
        </w:rPr>
        <w:t>。</w:t>
      </w:r>
    </w:p>
    <w:p w14:paraId="74493DD7" w14:textId="77777777" w:rsidR="00C75E31" w:rsidRDefault="00C75E31">
      <w:pPr>
        <w:spacing w:before="0" w:line="360" w:lineRule="auto"/>
        <w:rPr>
          <w:rFonts w:eastAsia="宋体" w:cs="Arial"/>
          <w:iCs/>
          <w:sz w:val="24"/>
          <w:lang w:eastAsia="zh-CN"/>
        </w:rPr>
      </w:pPr>
    </w:p>
    <w:p w14:paraId="38D66249" w14:textId="77777777" w:rsidR="00C75E31" w:rsidRDefault="00000000">
      <w:pPr>
        <w:pStyle w:val="Style2"/>
        <w:numPr>
          <w:ilvl w:val="2"/>
          <w:numId w:val="13"/>
        </w:numPr>
        <w:spacing w:line="360" w:lineRule="auto"/>
        <w:rPr>
          <w:iCs/>
        </w:rPr>
      </w:pPr>
      <w:r>
        <w:rPr>
          <w:iCs/>
        </w:rPr>
        <w:t xml:space="preserve"> </w:t>
      </w:r>
      <w:bookmarkStart w:id="170" w:name="_Toc202806001"/>
      <w:bookmarkStart w:id="171" w:name="_Toc198906608"/>
      <w:r>
        <w:rPr>
          <w:iCs/>
        </w:rPr>
        <w:t>排放源：化粪池（</w:t>
      </w:r>
      <w:r>
        <w:rPr>
          <w:iCs/>
        </w:rPr>
        <w:t>CH</w:t>
      </w:r>
      <w:r>
        <w:rPr>
          <w:iCs/>
          <w:vertAlign w:val="subscript"/>
        </w:rPr>
        <w:t>4</w:t>
      </w:r>
      <w:r>
        <w:rPr>
          <w:iCs/>
        </w:rPr>
        <w:t>逸散）</w:t>
      </w:r>
      <w:bookmarkEnd w:id="170"/>
      <w:bookmarkEnd w:id="171"/>
    </w:p>
    <w:p w14:paraId="13855AC5"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年国家温室气体清单指南》第</w:t>
      </w:r>
      <w:r>
        <w:rPr>
          <w:rFonts w:eastAsia="宋体" w:cs="Arial"/>
          <w:iCs/>
          <w:sz w:val="24"/>
          <w:lang w:eastAsia="zh-CN"/>
        </w:rPr>
        <w:t>5</w:t>
      </w:r>
      <w:r>
        <w:rPr>
          <w:rFonts w:eastAsia="宋体" w:cs="Arial"/>
          <w:iCs/>
          <w:sz w:val="24"/>
          <w:lang w:eastAsia="zh-CN"/>
        </w:rPr>
        <w:t>卷第</w:t>
      </w:r>
      <w:r>
        <w:rPr>
          <w:rFonts w:eastAsia="宋体" w:cs="Arial"/>
          <w:iCs/>
          <w:sz w:val="24"/>
          <w:lang w:eastAsia="zh-CN"/>
        </w:rPr>
        <w:t>6</w:t>
      </w:r>
      <w:r>
        <w:rPr>
          <w:rFonts w:eastAsia="宋体" w:cs="Arial"/>
          <w:iCs/>
          <w:sz w:val="24"/>
          <w:lang w:eastAsia="zh-CN"/>
        </w:rPr>
        <w:t>章公式</w:t>
      </w:r>
      <w:r>
        <w:rPr>
          <w:rFonts w:eastAsia="宋体" w:cs="Arial"/>
          <w:iCs/>
          <w:sz w:val="24"/>
          <w:lang w:eastAsia="zh-CN"/>
        </w:rPr>
        <w:t>6.1</w:t>
      </w:r>
      <w:r>
        <w:rPr>
          <w:rFonts w:eastAsia="宋体" w:cs="Arial"/>
          <w:iCs/>
          <w:sz w:val="24"/>
          <w:lang w:eastAsia="zh-CN"/>
        </w:rPr>
        <w:t>、公式</w:t>
      </w:r>
      <w:r>
        <w:rPr>
          <w:rFonts w:eastAsia="宋体" w:cs="Arial"/>
          <w:iCs/>
          <w:sz w:val="24"/>
          <w:lang w:eastAsia="zh-CN"/>
        </w:rPr>
        <w:t>6.3</w:t>
      </w:r>
      <w:r>
        <w:rPr>
          <w:rFonts w:eastAsia="宋体" w:cs="Arial"/>
          <w:iCs/>
          <w:sz w:val="24"/>
          <w:lang w:eastAsia="zh-CN"/>
        </w:rPr>
        <w:t>。</w:t>
      </w:r>
    </w:p>
    <w:p w14:paraId="7DF7FFA5"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w:t>
      </w:r>
      <w:r>
        <w:rPr>
          <w:rFonts w:eastAsia="宋体" w:cs="Arial" w:hint="eastAsia"/>
          <w:iCs/>
          <w:sz w:val="24"/>
          <w:lang w:eastAsia="zh-CN"/>
        </w:rPr>
        <w:t>根据</w:t>
      </w:r>
      <w:r>
        <w:rPr>
          <w:rFonts w:eastAsia="宋体" w:cs="Arial"/>
          <w:iCs/>
          <w:sz w:val="24"/>
          <w:lang w:eastAsia="zh-CN"/>
        </w:rPr>
        <w:t>大冶特殊钢提供</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日员工出勤总工时</w:t>
      </w:r>
      <w:r>
        <w:rPr>
          <w:rFonts w:eastAsia="宋体" w:cs="Arial" w:hint="eastAsia"/>
          <w:iCs/>
          <w:sz w:val="24"/>
          <w:lang w:eastAsia="zh-CN"/>
        </w:rPr>
        <w:t>推算</w:t>
      </w:r>
      <w:r>
        <w:rPr>
          <w:rFonts w:eastAsia="宋体" w:cs="Arial" w:hint="eastAsia"/>
          <w:iCs/>
          <w:sz w:val="24"/>
          <w:lang w:eastAsia="zh-CN"/>
        </w:rPr>
        <w:t>BOD</w:t>
      </w:r>
      <w:r>
        <w:rPr>
          <w:rFonts w:eastAsia="宋体" w:cs="Arial" w:hint="eastAsia"/>
          <w:iCs/>
          <w:sz w:val="24"/>
          <w:lang w:eastAsia="zh-CN"/>
        </w:rPr>
        <w:t>排放量</w:t>
      </w:r>
      <w:r>
        <w:rPr>
          <w:rFonts w:eastAsia="宋体" w:cs="Arial"/>
          <w:iCs/>
          <w:sz w:val="24"/>
          <w:lang w:eastAsia="zh-CN"/>
        </w:rPr>
        <w:t>。</w:t>
      </w:r>
    </w:p>
    <w:p w14:paraId="2E17531B"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w:t>
      </w:r>
      <w:r>
        <w:rPr>
          <w:rFonts w:eastAsia="宋体" w:cs="Arial"/>
          <w:iCs/>
          <w:sz w:val="24"/>
          <w:lang w:eastAsia="zh-CN"/>
        </w:rPr>
        <w:t>EF=Bo*MCF=0.</w:t>
      </w:r>
      <w:r>
        <w:rPr>
          <w:rFonts w:eastAsia="宋体" w:cs="Arial" w:hint="eastAsia"/>
          <w:iCs/>
          <w:sz w:val="24"/>
          <w:lang w:eastAsia="zh-CN"/>
        </w:rPr>
        <w:t>06</w:t>
      </w:r>
      <w:r>
        <w:rPr>
          <w:rFonts w:eastAsia="宋体" w:cs="Arial"/>
          <w:iCs/>
          <w:sz w:val="24"/>
          <w:lang w:eastAsia="zh-CN"/>
        </w:rPr>
        <w:t>（</w:t>
      </w:r>
      <w:r>
        <w:rPr>
          <w:rFonts w:eastAsia="宋体" w:cs="Arial"/>
          <w:iCs/>
          <w:sz w:val="24"/>
          <w:lang w:eastAsia="zh-CN"/>
        </w:rPr>
        <w:t>kgCH</w:t>
      </w:r>
      <w:r>
        <w:rPr>
          <w:rFonts w:eastAsia="宋体" w:cs="Arial"/>
          <w:iCs/>
          <w:sz w:val="24"/>
          <w:vertAlign w:val="subscript"/>
          <w:lang w:eastAsia="zh-CN"/>
        </w:rPr>
        <w:t>4</w:t>
      </w:r>
      <w:r>
        <w:rPr>
          <w:rFonts w:eastAsia="宋体" w:cs="Arial"/>
          <w:iCs/>
          <w:sz w:val="24"/>
          <w:lang w:eastAsia="zh-CN"/>
        </w:rPr>
        <w:t>/kgBOD</w:t>
      </w:r>
      <w:r>
        <w:rPr>
          <w:rFonts w:eastAsia="宋体" w:cs="Arial"/>
          <w:iCs/>
          <w:sz w:val="24"/>
          <w:lang w:eastAsia="zh-CN"/>
        </w:rPr>
        <w:t>）；</w:t>
      </w:r>
    </w:p>
    <w:p w14:paraId="4FDBF784" w14:textId="77777777" w:rsidR="00C75E31" w:rsidRDefault="00000000">
      <w:pPr>
        <w:pStyle w:val="afb"/>
        <w:spacing w:before="0" w:line="360" w:lineRule="auto"/>
        <w:ind w:left="709" w:firstLineChars="200" w:firstLine="480"/>
        <w:rPr>
          <w:rFonts w:eastAsia="宋体" w:cs="Arial"/>
          <w:iCs/>
          <w:sz w:val="24"/>
          <w:lang w:eastAsia="zh-CN"/>
        </w:rPr>
      </w:pPr>
      <w:r>
        <w:rPr>
          <w:rFonts w:eastAsia="宋体" w:cs="Arial"/>
          <w:iCs/>
          <w:sz w:val="24"/>
          <w:lang w:eastAsia="zh-CN"/>
        </w:rPr>
        <w:lastRenderedPageBreak/>
        <w:t>所需的参数包括</w:t>
      </w:r>
      <w:r>
        <w:rPr>
          <w:rFonts w:eastAsia="宋体" w:cs="Arial"/>
          <w:iCs/>
          <w:sz w:val="24"/>
          <w:lang w:eastAsia="zh-CN"/>
        </w:rPr>
        <w:t>Bo</w:t>
      </w:r>
      <w:r>
        <w:rPr>
          <w:rFonts w:eastAsia="宋体" w:cs="Arial"/>
          <w:iCs/>
          <w:sz w:val="24"/>
          <w:lang w:eastAsia="zh-CN"/>
        </w:rPr>
        <w:t>甲烷产生最大能力、</w:t>
      </w:r>
      <w:r>
        <w:rPr>
          <w:rFonts w:eastAsia="宋体" w:cs="Arial"/>
          <w:iCs/>
          <w:sz w:val="24"/>
          <w:lang w:eastAsia="zh-CN"/>
        </w:rPr>
        <w:t>MCF</w:t>
      </w:r>
      <w:r>
        <w:rPr>
          <w:rFonts w:eastAsia="宋体" w:cs="Arial"/>
          <w:iCs/>
          <w:sz w:val="24"/>
          <w:lang w:eastAsia="zh-CN"/>
        </w:rPr>
        <w:t>甲烷修正因子和人均</w:t>
      </w:r>
      <w:r>
        <w:rPr>
          <w:rFonts w:eastAsia="宋体" w:cs="Arial"/>
          <w:iCs/>
          <w:sz w:val="24"/>
          <w:lang w:eastAsia="zh-CN"/>
        </w:rPr>
        <w:t>BOD</w:t>
      </w:r>
      <w:r>
        <w:rPr>
          <w:rFonts w:eastAsia="宋体" w:cs="Arial"/>
          <w:iCs/>
          <w:sz w:val="24"/>
          <w:lang w:eastAsia="zh-CN"/>
        </w:rPr>
        <w:t>产生量，分别来源于</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年国家温室气体清单指南》第</w:t>
      </w:r>
      <w:r>
        <w:rPr>
          <w:rFonts w:eastAsia="宋体" w:cs="Arial"/>
          <w:iCs/>
          <w:sz w:val="24"/>
          <w:lang w:eastAsia="zh-CN"/>
        </w:rPr>
        <w:t>5</w:t>
      </w:r>
      <w:r>
        <w:rPr>
          <w:rFonts w:eastAsia="宋体" w:cs="Arial"/>
          <w:iCs/>
          <w:sz w:val="24"/>
          <w:lang w:eastAsia="zh-CN"/>
        </w:rPr>
        <w:t>卷第</w:t>
      </w:r>
      <w:r>
        <w:rPr>
          <w:rFonts w:eastAsia="宋体" w:cs="Arial"/>
          <w:iCs/>
          <w:sz w:val="24"/>
          <w:lang w:eastAsia="zh-CN"/>
        </w:rPr>
        <w:t>6</w:t>
      </w:r>
      <w:r>
        <w:rPr>
          <w:rFonts w:eastAsia="宋体" w:cs="Arial"/>
          <w:iCs/>
          <w:sz w:val="24"/>
          <w:lang w:eastAsia="zh-CN"/>
        </w:rPr>
        <w:t>章表</w:t>
      </w:r>
      <w:r>
        <w:rPr>
          <w:rFonts w:eastAsia="宋体" w:cs="Arial"/>
          <w:iCs/>
          <w:sz w:val="24"/>
          <w:lang w:eastAsia="zh-CN"/>
        </w:rPr>
        <w:t>6.2</w:t>
      </w:r>
      <w:r>
        <w:rPr>
          <w:rFonts w:eastAsia="宋体" w:cs="Arial"/>
          <w:iCs/>
          <w:sz w:val="24"/>
          <w:lang w:eastAsia="zh-CN"/>
        </w:rPr>
        <w:t>、</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年国家温室气体清单指南》第</w:t>
      </w:r>
      <w:r>
        <w:rPr>
          <w:rFonts w:eastAsia="宋体" w:cs="Arial"/>
          <w:iCs/>
          <w:sz w:val="24"/>
          <w:lang w:eastAsia="zh-CN"/>
        </w:rPr>
        <w:t>5</w:t>
      </w:r>
      <w:r>
        <w:rPr>
          <w:rFonts w:eastAsia="宋体" w:cs="Arial"/>
          <w:iCs/>
          <w:sz w:val="24"/>
          <w:lang w:eastAsia="zh-CN"/>
        </w:rPr>
        <w:t>卷第</w:t>
      </w:r>
      <w:r>
        <w:rPr>
          <w:rFonts w:eastAsia="宋体" w:cs="Arial"/>
          <w:iCs/>
          <w:sz w:val="24"/>
          <w:lang w:eastAsia="zh-CN"/>
        </w:rPr>
        <w:t>6</w:t>
      </w:r>
      <w:r>
        <w:rPr>
          <w:rFonts w:eastAsia="宋体" w:cs="Arial"/>
          <w:iCs/>
          <w:sz w:val="24"/>
          <w:lang w:eastAsia="zh-CN"/>
        </w:rPr>
        <w:t>章表</w:t>
      </w:r>
      <w:r>
        <w:rPr>
          <w:rFonts w:eastAsia="宋体" w:cs="Arial"/>
          <w:iCs/>
          <w:sz w:val="24"/>
          <w:lang w:eastAsia="zh-CN"/>
        </w:rPr>
        <w:t>6.3</w:t>
      </w:r>
      <w:r>
        <w:rPr>
          <w:rFonts w:eastAsia="宋体" w:cs="Arial"/>
          <w:iCs/>
          <w:sz w:val="24"/>
          <w:lang w:eastAsia="zh-CN"/>
        </w:rPr>
        <w:t>和</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年国家温室气体清单指南》第</w:t>
      </w:r>
      <w:r>
        <w:rPr>
          <w:rFonts w:eastAsia="宋体" w:cs="Arial"/>
          <w:iCs/>
          <w:sz w:val="24"/>
          <w:lang w:eastAsia="zh-CN"/>
        </w:rPr>
        <w:t>5</w:t>
      </w:r>
      <w:r>
        <w:rPr>
          <w:rFonts w:eastAsia="宋体" w:cs="Arial"/>
          <w:iCs/>
          <w:sz w:val="24"/>
          <w:lang w:eastAsia="zh-CN"/>
        </w:rPr>
        <w:t>卷第</w:t>
      </w:r>
      <w:r>
        <w:rPr>
          <w:rFonts w:eastAsia="宋体" w:cs="Arial"/>
          <w:iCs/>
          <w:sz w:val="24"/>
          <w:lang w:eastAsia="zh-CN"/>
        </w:rPr>
        <w:t>6</w:t>
      </w:r>
      <w:r>
        <w:rPr>
          <w:rFonts w:eastAsia="宋体" w:cs="Arial"/>
          <w:iCs/>
          <w:sz w:val="24"/>
          <w:lang w:eastAsia="zh-CN"/>
        </w:rPr>
        <w:t>章表</w:t>
      </w:r>
      <w:r>
        <w:rPr>
          <w:rFonts w:eastAsia="宋体" w:cs="Arial"/>
          <w:iCs/>
          <w:sz w:val="24"/>
          <w:lang w:eastAsia="zh-CN"/>
        </w:rPr>
        <w:t>6.4</w:t>
      </w:r>
      <w:r>
        <w:rPr>
          <w:rFonts w:eastAsia="宋体" w:cs="Arial"/>
          <w:iCs/>
          <w:sz w:val="24"/>
          <w:lang w:eastAsia="zh-CN"/>
        </w:rPr>
        <w:t>。</w:t>
      </w:r>
      <w:r>
        <w:rPr>
          <w:rFonts w:eastAsia="宋体" w:cs="Arial" w:hint="eastAsia"/>
          <w:iCs/>
          <w:sz w:val="24"/>
          <w:lang w:eastAsia="zh-CN"/>
        </w:rPr>
        <w:t>其中</w:t>
      </w:r>
      <w:r>
        <w:rPr>
          <w:rFonts w:eastAsia="宋体" w:cs="Arial" w:hint="eastAsia"/>
          <w:iCs/>
          <w:sz w:val="24"/>
          <w:lang w:eastAsia="zh-CN"/>
        </w:rPr>
        <w:t>Bo</w:t>
      </w:r>
      <w:r>
        <w:rPr>
          <w:rFonts w:eastAsia="宋体" w:cs="Arial" w:hint="eastAsia"/>
          <w:iCs/>
          <w:sz w:val="24"/>
          <w:lang w:eastAsia="zh-CN"/>
        </w:rPr>
        <w:t>取</w:t>
      </w:r>
      <w:r>
        <w:rPr>
          <w:rFonts w:eastAsia="宋体" w:cs="Arial" w:hint="eastAsia"/>
          <w:iCs/>
          <w:sz w:val="24"/>
          <w:lang w:eastAsia="zh-CN"/>
        </w:rPr>
        <w:t>IPCC COD</w:t>
      </w:r>
      <w:r>
        <w:rPr>
          <w:rFonts w:eastAsia="宋体" w:cs="Arial" w:hint="eastAsia"/>
          <w:iCs/>
          <w:sz w:val="24"/>
          <w:lang w:eastAsia="zh-CN"/>
        </w:rPr>
        <w:t>缺省因子</w:t>
      </w:r>
      <w:r>
        <w:rPr>
          <w:rFonts w:eastAsia="宋体" w:cs="Arial" w:hint="eastAsia"/>
          <w:iCs/>
          <w:sz w:val="24"/>
          <w:lang w:eastAsia="zh-CN"/>
        </w:rPr>
        <w:t>0.25</w:t>
      </w:r>
      <w:r>
        <w:rPr>
          <w:rFonts w:eastAsia="宋体" w:cs="Arial" w:hint="eastAsia"/>
          <w:iCs/>
          <w:sz w:val="24"/>
          <w:lang w:eastAsia="zh-CN"/>
        </w:rPr>
        <w:t>，</w:t>
      </w:r>
      <w:r>
        <w:rPr>
          <w:rFonts w:eastAsia="宋体" w:cs="Arial" w:hint="eastAsia"/>
          <w:iCs/>
          <w:sz w:val="24"/>
          <w:lang w:eastAsia="zh-CN"/>
        </w:rPr>
        <w:t>MCF</w:t>
      </w:r>
      <w:r>
        <w:rPr>
          <w:rFonts w:eastAsia="宋体" w:cs="Arial" w:hint="eastAsia"/>
          <w:iCs/>
          <w:sz w:val="24"/>
          <w:lang w:eastAsia="zh-CN"/>
        </w:rPr>
        <w:t>取</w:t>
      </w:r>
      <w:r>
        <w:rPr>
          <w:rFonts w:eastAsia="宋体" w:cs="Arial" w:hint="eastAsia"/>
          <w:iCs/>
          <w:sz w:val="24"/>
          <w:lang w:eastAsia="zh-CN"/>
        </w:rPr>
        <w:t>0.1</w:t>
      </w:r>
      <w:r>
        <w:rPr>
          <w:rFonts w:eastAsia="宋体" w:cs="Arial" w:hint="eastAsia"/>
          <w:iCs/>
          <w:sz w:val="24"/>
          <w:lang w:eastAsia="zh-CN"/>
        </w:rPr>
        <w:t>，因大冶特殊钢有限公司的生活废水工业废水处理同在耗氧处理厂中，管理相对完善而保守选取</w:t>
      </w:r>
      <w:r>
        <w:rPr>
          <w:rFonts w:eastAsia="宋体" w:cs="Arial" w:hint="eastAsia"/>
          <w:iCs/>
          <w:sz w:val="24"/>
          <w:lang w:eastAsia="zh-CN"/>
        </w:rPr>
        <w:t>0.1</w:t>
      </w:r>
      <w:r>
        <w:rPr>
          <w:rFonts w:eastAsia="宋体" w:cs="Arial" w:hint="eastAsia"/>
          <w:iCs/>
          <w:sz w:val="24"/>
          <w:lang w:eastAsia="zh-CN"/>
        </w:rPr>
        <w:t>。</w:t>
      </w:r>
    </w:p>
    <w:p w14:paraId="44B37272" w14:textId="77777777" w:rsidR="00C75E31" w:rsidRDefault="00C75E31">
      <w:pPr>
        <w:pStyle w:val="afb"/>
        <w:spacing w:before="0" w:line="360" w:lineRule="auto"/>
        <w:ind w:left="709" w:firstLineChars="200" w:firstLine="480"/>
        <w:rPr>
          <w:rFonts w:eastAsia="宋体" w:cs="Arial"/>
          <w:iCs/>
          <w:sz w:val="24"/>
          <w:lang w:eastAsia="zh-CN"/>
        </w:rPr>
      </w:pPr>
    </w:p>
    <w:p w14:paraId="333A640B" w14:textId="77777777" w:rsidR="00C75E31" w:rsidRDefault="00000000">
      <w:pPr>
        <w:pStyle w:val="Style2"/>
        <w:numPr>
          <w:ilvl w:val="2"/>
          <w:numId w:val="13"/>
        </w:numPr>
        <w:spacing w:line="360" w:lineRule="auto"/>
        <w:rPr>
          <w:iCs/>
        </w:rPr>
      </w:pPr>
      <w:r>
        <w:rPr>
          <w:rFonts w:hint="eastAsia"/>
          <w:iCs/>
        </w:rPr>
        <w:t xml:space="preserve"> </w:t>
      </w:r>
      <w:bookmarkStart w:id="172" w:name="_Toc202806002"/>
      <w:bookmarkStart w:id="173" w:name="_Toc198906609"/>
      <w:r>
        <w:rPr>
          <w:iCs/>
        </w:rPr>
        <w:t>排放源：厌氧池（</w:t>
      </w:r>
      <w:r>
        <w:rPr>
          <w:iCs/>
        </w:rPr>
        <w:t>CH</w:t>
      </w:r>
      <w:r>
        <w:rPr>
          <w:iCs/>
          <w:vertAlign w:val="subscript"/>
        </w:rPr>
        <w:t>4</w:t>
      </w:r>
      <w:r>
        <w:rPr>
          <w:iCs/>
        </w:rPr>
        <w:t>逸散）</w:t>
      </w:r>
      <w:bookmarkEnd w:id="172"/>
      <w:bookmarkEnd w:id="173"/>
    </w:p>
    <w:p w14:paraId="621CD1A9"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年国家温室气体清单指南》第</w:t>
      </w:r>
      <w:r>
        <w:rPr>
          <w:rFonts w:eastAsia="宋体" w:cs="Arial"/>
          <w:iCs/>
          <w:sz w:val="24"/>
          <w:lang w:eastAsia="zh-CN"/>
        </w:rPr>
        <w:t>5</w:t>
      </w:r>
      <w:r>
        <w:rPr>
          <w:rFonts w:eastAsia="宋体" w:cs="Arial"/>
          <w:iCs/>
          <w:sz w:val="24"/>
          <w:lang w:eastAsia="zh-CN"/>
        </w:rPr>
        <w:t>卷第</w:t>
      </w:r>
      <w:r>
        <w:rPr>
          <w:rFonts w:eastAsia="宋体" w:cs="Arial"/>
          <w:iCs/>
          <w:sz w:val="24"/>
          <w:lang w:eastAsia="zh-CN"/>
        </w:rPr>
        <w:t>6</w:t>
      </w:r>
      <w:r>
        <w:rPr>
          <w:rFonts w:eastAsia="宋体" w:cs="Arial"/>
          <w:iCs/>
          <w:sz w:val="24"/>
          <w:lang w:eastAsia="zh-CN"/>
        </w:rPr>
        <w:t>章公式</w:t>
      </w:r>
      <w:r>
        <w:rPr>
          <w:rFonts w:eastAsia="宋体" w:cs="Arial"/>
          <w:iCs/>
          <w:sz w:val="24"/>
          <w:lang w:eastAsia="zh-CN"/>
        </w:rPr>
        <w:t>6.1</w:t>
      </w:r>
      <w:r>
        <w:rPr>
          <w:rFonts w:eastAsia="宋体" w:cs="Arial"/>
          <w:iCs/>
          <w:sz w:val="24"/>
          <w:lang w:eastAsia="zh-CN"/>
        </w:rPr>
        <w:t>、公式</w:t>
      </w:r>
      <w:r>
        <w:rPr>
          <w:rFonts w:eastAsia="宋体" w:cs="Arial"/>
          <w:iCs/>
          <w:sz w:val="24"/>
          <w:lang w:eastAsia="zh-CN"/>
        </w:rPr>
        <w:t>6.</w:t>
      </w:r>
      <w:r>
        <w:rPr>
          <w:rFonts w:eastAsia="宋体" w:cs="Arial" w:hint="eastAsia"/>
          <w:iCs/>
          <w:sz w:val="24"/>
          <w:lang w:eastAsia="zh-CN"/>
        </w:rPr>
        <w:t>4</w:t>
      </w:r>
      <w:r>
        <w:rPr>
          <w:rFonts w:eastAsia="宋体" w:cs="Arial"/>
          <w:iCs/>
          <w:sz w:val="24"/>
          <w:lang w:eastAsia="zh-CN"/>
        </w:rPr>
        <w:t>。</w:t>
      </w:r>
    </w:p>
    <w:p w14:paraId="06A42E2B"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《细化收资清单（动力）（六氟化硫）》</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日生产过程产生的工业废水处理量</w:t>
      </w:r>
      <w:r>
        <w:rPr>
          <w:rFonts w:eastAsia="宋体" w:cs="Arial" w:hint="eastAsia"/>
          <w:iCs/>
          <w:sz w:val="24"/>
          <w:lang w:eastAsia="zh-CN"/>
        </w:rPr>
        <w:t>及进出口</w:t>
      </w:r>
      <w:r>
        <w:rPr>
          <w:rFonts w:eastAsia="宋体" w:cs="Arial" w:hint="eastAsia"/>
          <w:iCs/>
          <w:sz w:val="24"/>
          <w:lang w:eastAsia="zh-CN"/>
        </w:rPr>
        <w:t>COD</w:t>
      </w:r>
      <w:r>
        <w:rPr>
          <w:rFonts w:eastAsia="宋体" w:cs="Arial" w:hint="eastAsia"/>
          <w:iCs/>
          <w:sz w:val="24"/>
          <w:lang w:eastAsia="zh-CN"/>
        </w:rPr>
        <w:t>浓度</w:t>
      </w:r>
      <w:r>
        <w:rPr>
          <w:rFonts w:eastAsia="宋体" w:cs="Arial"/>
          <w:iCs/>
          <w:sz w:val="24"/>
          <w:lang w:eastAsia="zh-CN"/>
        </w:rPr>
        <w:t>。</w:t>
      </w:r>
    </w:p>
    <w:p w14:paraId="638BDF11"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w:t>
      </w:r>
      <w:r>
        <w:rPr>
          <w:rFonts w:eastAsia="宋体" w:cs="Arial"/>
          <w:iCs/>
          <w:sz w:val="24"/>
          <w:lang w:eastAsia="zh-CN"/>
        </w:rPr>
        <w:t>EF=Bo*MCF=</w:t>
      </w:r>
      <w:r>
        <w:rPr>
          <w:rFonts w:eastAsia="宋体" w:cs="Arial" w:hint="eastAsia"/>
          <w:iCs/>
          <w:sz w:val="24"/>
          <w:lang w:eastAsia="zh-CN"/>
        </w:rPr>
        <w:t>0.025</w:t>
      </w:r>
      <w:r>
        <w:rPr>
          <w:rFonts w:eastAsia="宋体" w:cs="Arial"/>
          <w:iCs/>
          <w:sz w:val="24"/>
          <w:lang w:eastAsia="zh-CN"/>
        </w:rPr>
        <w:t>（</w:t>
      </w:r>
      <w:r>
        <w:rPr>
          <w:rFonts w:eastAsia="宋体" w:cs="Arial"/>
          <w:iCs/>
          <w:sz w:val="24"/>
          <w:lang w:eastAsia="zh-CN"/>
        </w:rPr>
        <w:t>kgCH</w:t>
      </w:r>
      <w:r>
        <w:rPr>
          <w:rFonts w:eastAsia="宋体" w:cs="Arial"/>
          <w:iCs/>
          <w:sz w:val="24"/>
          <w:vertAlign w:val="subscript"/>
          <w:lang w:eastAsia="zh-CN"/>
        </w:rPr>
        <w:t>4</w:t>
      </w:r>
      <w:r>
        <w:rPr>
          <w:rFonts w:eastAsia="宋体" w:cs="Arial"/>
          <w:iCs/>
          <w:sz w:val="24"/>
          <w:lang w:eastAsia="zh-CN"/>
        </w:rPr>
        <w:t>/kgCOD</w:t>
      </w:r>
      <w:r>
        <w:rPr>
          <w:rFonts w:eastAsia="宋体" w:cs="Arial"/>
          <w:iCs/>
          <w:sz w:val="24"/>
          <w:lang w:eastAsia="zh-CN"/>
        </w:rPr>
        <w:t>）；</w:t>
      </w:r>
    </w:p>
    <w:p w14:paraId="07F978E7" w14:textId="77777777" w:rsidR="00C75E31" w:rsidRDefault="00000000">
      <w:pPr>
        <w:pStyle w:val="afb"/>
        <w:spacing w:before="0" w:line="360" w:lineRule="auto"/>
        <w:ind w:left="709" w:firstLineChars="200" w:firstLine="480"/>
        <w:rPr>
          <w:rFonts w:eastAsia="宋体" w:cs="Arial"/>
          <w:iCs/>
          <w:sz w:val="24"/>
          <w:lang w:eastAsia="zh-CN"/>
        </w:rPr>
      </w:pPr>
      <w:r>
        <w:rPr>
          <w:rFonts w:eastAsia="宋体" w:cs="Arial"/>
          <w:iCs/>
          <w:sz w:val="24"/>
          <w:lang w:eastAsia="zh-CN"/>
        </w:rPr>
        <w:t>所需的参数包括</w:t>
      </w:r>
      <w:r>
        <w:rPr>
          <w:rFonts w:eastAsia="宋体" w:cs="Arial"/>
          <w:iCs/>
          <w:sz w:val="24"/>
          <w:lang w:eastAsia="zh-CN"/>
        </w:rPr>
        <w:t>Bo</w:t>
      </w:r>
      <w:r>
        <w:rPr>
          <w:rFonts w:eastAsia="宋体" w:cs="Arial"/>
          <w:iCs/>
          <w:sz w:val="24"/>
          <w:lang w:eastAsia="zh-CN"/>
        </w:rPr>
        <w:t>甲烷产生最大能力、</w:t>
      </w:r>
      <w:r>
        <w:rPr>
          <w:rFonts w:eastAsia="宋体" w:cs="Arial"/>
          <w:iCs/>
          <w:sz w:val="24"/>
          <w:lang w:eastAsia="zh-CN"/>
        </w:rPr>
        <w:t>MCF</w:t>
      </w:r>
      <w:r>
        <w:rPr>
          <w:rFonts w:eastAsia="宋体" w:cs="Arial"/>
          <w:iCs/>
          <w:sz w:val="24"/>
          <w:lang w:eastAsia="zh-CN"/>
        </w:rPr>
        <w:t>甲烷修正因</w:t>
      </w:r>
      <w:r>
        <w:rPr>
          <w:rFonts w:eastAsia="宋体" w:cs="Arial" w:hint="eastAsia"/>
          <w:iCs/>
          <w:sz w:val="24"/>
          <w:lang w:eastAsia="zh-CN"/>
        </w:rPr>
        <w:t>子</w:t>
      </w:r>
      <w:r>
        <w:rPr>
          <w:rFonts w:eastAsia="宋体" w:cs="Arial"/>
          <w:iCs/>
          <w:sz w:val="24"/>
          <w:lang w:eastAsia="zh-CN"/>
        </w:rPr>
        <w:t>，分别来源于</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年国家温室气体清单指南》第</w:t>
      </w:r>
      <w:r>
        <w:rPr>
          <w:rFonts w:eastAsia="宋体" w:cs="Arial"/>
          <w:iCs/>
          <w:sz w:val="24"/>
          <w:lang w:eastAsia="zh-CN"/>
        </w:rPr>
        <w:t>5</w:t>
      </w:r>
      <w:r>
        <w:rPr>
          <w:rFonts w:eastAsia="宋体" w:cs="Arial"/>
          <w:iCs/>
          <w:sz w:val="24"/>
          <w:lang w:eastAsia="zh-CN"/>
        </w:rPr>
        <w:t>卷第</w:t>
      </w:r>
      <w:r>
        <w:rPr>
          <w:rFonts w:eastAsia="宋体" w:cs="Arial"/>
          <w:iCs/>
          <w:sz w:val="24"/>
          <w:lang w:eastAsia="zh-CN"/>
        </w:rPr>
        <w:t>6</w:t>
      </w:r>
      <w:r>
        <w:rPr>
          <w:rFonts w:eastAsia="宋体" w:cs="Arial"/>
          <w:iCs/>
          <w:sz w:val="24"/>
          <w:lang w:eastAsia="zh-CN"/>
        </w:rPr>
        <w:t>章</w:t>
      </w:r>
      <w:r>
        <w:rPr>
          <w:rFonts w:eastAsia="宋体" w:cs="Arial" w:hint="eastAsia"/>
          <w:iCs/>
          <w:sz w:val="24"/>
          <w:lang w:eastAsia="zh-CN"/>
        </w:rPr>
        <w:t>公式</w:t>
      </w:r>
      <w:r>
        <w:rPr>
          <w:rFonts w:eastAsia="宋体" w:cs="Arial"/>
          <w:iCs/>
          <w:sz w:val="24"/>
          <w:lang w:eastAsia="zh-CN"/>
        </w:rPr>
        <w:t>6.</w:t>
      </w:r>
      <w:r>
        <w:rPr>
          <w:rFonts w:eastAsia="宋体" w:cs="Arial" w:hint="eastAsia"/>
          <w:iCs/>
          <w:sz w:val="24"/>
          <w:lang w:eastAsia="zh-CN"/>
        </w:rPr>
        <w:t>1</w:t>
      </w:r>
      <w:r>
        <w:rPr>
          <w:rFonts w:eastAsia="宋体" w:cs="Arial"/>
          <w:iCs/>
          <w:sz w:val="24"/>
          <w:lang w:eastAsia="zh-CN"/>
        </w:rPr>
        <w:t>、</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年国家温室气体清单指南》第</w:t>
      </w:r>
      <w:r>
        <w:rPr>
          <w:rFonts w:eastAsia="宋体" w:cs="Arial"/>
          <w:iCs/>
          <w:sz w:val="24"/>
          <w:lang w:eastAsia="zh-CN"/>
        </w:rPr>
        <w:t>5</w:t>
      </w:r>
      <w:r>
        <w:rPr>
          <w:rFonts w:eastAsia="宋体" w:cs="Arial"/>
          <w:iCs/>
          <w:sz w:val="24"/>
          <w:lang w:eastAsia="zh-CN"/>
        </w:rPr>
        <w:t>卷第</w:t>
      </w:r>
      <w:r>
        <w:rPr>
          <w:rFonts w:eastAsia="宋体" w:cs="Arial"/>
          <w:iCs/>
          <w:sz w:val="24"/>
          <w:lang w:eastAsia="zh-CN"/>
        </w:rPr>
        <w:t>6</w:t>
      </w:r>
      <w:r>
        <w:rPr>
          <w:rFonts w:eastAsia="宋体" w:cs="Arial"/>
          <w:iCs/>
          <w:sz w:val="24"/>
          <w:lang w:eastAsia="zh-CN"/>
        </w:rPr>
        <w:t>章表</w:t>
      </w:r>
      <w:r>
        <w:rPr>
          <w:rFonts w:eastAsia="宋体" w:cs="Arial"/>
          <w:iCs/>
          <w:sz w:val="24"/>
          <w:lang w:eastAsia="zh-CN"/>
        </w:rPr>
        <w:t>6.</w:t>
      </w:r>
      <w:r>
        <w:rPr>
          <w:rFonts w:eastAsia="宋体" w:cs="Arial" w:hint="eastAsia"/>
          <w:iCs/>
          <w:sz w:val="24"/>
          <w:lang w:eastAsia="zh-CN"/>
        </w:rPr>
        <w:t>8</w:t>
      </w:r>
      <w:r>
        <w:rPr>
          <w:rFonts w:eastAsia="宋体" w:cs="Arial"/>
          <w:iCs/>
          <w:sz w:val="24"/>
          <w:lang w:eastAsia="zh-CN"/>
        </w:rPr>
        <w:t>。</w:t>
      </w:r>
      <w:r>
        <w:rPr>
          <w:rFonts w:eastAsia="宋体" w:cs="Arial" w:hint="eastAsia"/>
          <w:iCs/>
          <w:sz w:val="24"/>
          <w:lang w:eastAsia="zh-CN"/>
        </w:rPr>
        <w:t>其中</w:t>
      </w:r>
      <w:r>
        <w:rPr>
          <w:rFonts w:eastAsia="宋体" w:cs="Arial" w:hint="eastAsia"/>
          <w:iCs/>
          <w:sz w:val="24"/>
          <w:lang w:eastAsia="zh-CN"/>
        </w:rPr>
        <w:t>Bo</w:t>
      </w:r>
      <w:r>
        <w:rPr>
          <w:rFonts w:eastAsia="宋体" w:cs="Arial" w:hint="eastAsia"/>
          <w:iCs/>
          <w:sz w:val="24"/>
          <w:lang w:eastAsia="zh-CN"/>
        </w:rPr>
        <w:t>取</w:t>
      </w:r>
      <w:r>
        <w:rPr>
          <w:rFonts w:eastAsia="宋体" w:cs="Arial" w:hint="eastAsia"/>
          <w:iCs/>
          <w:sz w:val="24"/>
          <w:lang w:eastAsia="zh-CN"/>
        </w:rPr>
        <w:t>IPCC COD</w:t>
      </w:r>
      <w:r>
        <w:rPr>
          <w:rFonts w:eastAsia="宋体" w:cs="Arial" w:hint="eastAsia"/>
          <w:iCs/>
          <w:sz w:val="24"/>
          <w:lang w:eastAsia="zh-CN"/>
        </w:rPr>
        <w:t>缺省因子</w:t>
      </w:r>
      <w:r>
        <w:rPr>
          <w:rFonts w:eastAsia="宋体" w:cs="Arial" w:hint="eastAsia"/>
          <w:iCs/>
          <w:sz w:val="24"/>
          <w:lang w:eastAsia="zh-CN"/>
        </w:rPr>
        <w:t>0.25</w:t>
      </w:r>
      <w:r>
        <w:rPr>
          <w:rFonts w:eastAsia="宋体" w:cs="Arial" w:hint="eastAsia"/>
          <w:iCs/>
          <w:sz w:val="24"/>
          <w:lang w:eastAsia="zh-CN"/>
        </w:rPr>
        <w:t>，</w:t>
      </w:r>
      <w:r>
        <w:rPr>
          <w:rFonts w:eastAsia="宋体" w:cs="Arial" w:hint="eastAsia"/>
          <w:iCs/>
          <w:sz w:val="24"/>
          <w:lang w:eastAsia="zh-CN"/>
        </w:rPr>
        <w:t>MCF</w:t>
      </w:r>
      <w:r>
        <w:rPr>
          <w:rFonts w:eastAsia="宋体" w:cs="Arial" w:hint="eastAsia"/>
          <w:iCs/>
          <w:sz w:val="24"/>
          <w:lang w:eastAsia="zh-CN"/>
        </w:rPr>
        <w:t>取</w:t>
      </w:r>
      <w:r>
        <w:rPr>
          <w:rFonts w:eastAsia="宋体" w:cs="Arial" w:hint="eastAsia"/>
          <w:iCs/>
          <w:sz w:val="24"/>
          <w:lang w:eastAsia="zh-CN"/>
        </w:rPr>
        <w:t>0.1</w:t>
      </w:r>
      <w:r>
        <w:rPr>
          <w:rFonts w:eastAsia="宋体" w:cs="Arial" w:hint="eastAsia"/>
          <w:iCs/>
          <w:sz w:val="24"/>
          <w:lang w:eastAsia="zh-CN"/>
        </w:rPr>
        <w:t>，因大冶特殊钢有限公司的生活废水工业废水处理同在耗氧处理厂中，管理相对完善而保守选取</w:t>
      </w:r>
      <w:r>
        <w:rPr>
          <w:rFonts w:eastAsia="宋体" w:cs="Arial" w:hint="eastAsia"/>
          <w:iCs/>
          <w:sz w:val="24"/>
          <w:lang w:eastAsia="zh-CN"/>
        </w:rPr>
        <w:t>0.1</w:t>
      </w:r>
      <w:r>
        <w:rPr>
          <w:rFonts w:eastAsia="宋体" w:cs="Arial" w:hint="eastAsia"/>
          <w:iCs/>
          <w:sz w:val="24"/>
          <w:lang w:eastAsia="zh-CN"/>
        </w:rPr>
        <w:t>。</w:t>
      </w:r>
    </w:p>
    <w:p w14:paraId="089FF4B6" w14:textId="77777777" w:rsidR="00C75E31" w:rsidRDefault="00C75E31">
      <w:pPr>
        <w:pStyle w:val="afb"/>
        <w:spacing w:before="0" w:line="360" w:lineRule="auto"/>
        <w:ind w:left="709" w:firstLineChars="200" w:firstLine="480"/>
        <w:rPr>
          <w:rFonts w:eastAsia="宋体" w:cs="Arial"/>
          <w:iCs/>
          <w:sz w:val="24"/>
          <w:lang w:eastAsia="zh-CN"/>
        </w:rPr>
      </w:pPr>
    </w:p>
    <w:p w14:paraId="7B7BA5D5" w14:textId="77777777" w:rsidR="00C75E31" w:rsidRDefault="00000000">
      <w:pPr>
        <w:pStyle w:val="Style2"/>
        <w:numPr>
          <w:ilvl w:val="2"/>
          <w:numId w:val="13"/>
        </w:numPr>
        <w:spacing w:line="360" w:lineRule="auto"/>
        <w:rPr>
          <w:iCs/>
        </w:rPr>
      </w:pPr>
      <w:r>
        <w:rPr>
          <w:rFonts w:hint="eastAsia"/>
          <w:iCs/>
        </w:rPr>
        <w:t xml:space="preserve"> </w:t>
      </w:r>
      <w:bookmarkStart w:id="174" w:name="_Toc202806003"/>
      <w:bookmarkStart w:id="175" w:name="_Toc198906610"/>
      <w:r>
        <w:rPr>
          <w:iCs/>
        </w:rPr>
        <w:t>排放源：高压开关（</w:t>
      </w:r>
      <w:r>
        <w:rPr>
          <w:iCs/>
        </w:rPr>
        <w:t>SF</w:t>
      </w:r>
      <w:r>
        <w:rPr>
          <w:iCs/>
          <w:vertAlign w:val="subscript"/>
        </w:rPr>
        <w:t>6</w:t>
      </w:r>
      <w:r>
        <w:rPr>
          <w:iCs/>
        </w:rPr>
        <w:t>逸散）</w:t>
      </w:r>
      <w:bookmarkEnd w:id="174"/>
      <w:bookmarkEnd w:id="175"/>
    </w:p>
    <w:p w14:paraId="5195D3AA"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）量化模型：该方法学来自标准</w:t>
      </w:r>
      <w:r>
        <w:rPr>
          <w:rFonts w:eastAsia="宋体" w:cs="Arial"/>
          <w:iCs/>
          <w:sz w:val="24"/>
          <w:lang w:eastAsia="zh-CN"/>
        </w:rPr>
        <w:t>ISO14064-1</w:t>
      </w:r>
      <w:r>
        <w:rPr>
          <w:rFonts w:eastAsia="宋体" w:cs="Arial"/>
          <w:iCs/>
          <w:sz w:val="24"/>
          <w:lang w:eastAsia="zh-CN"/>
        </w:rPr>
        <w:t>：</w:t>
      </w:r>
      <w:r>
        <w:rPr>
          <w:rFonts w:eastAsia="宋体" w:cs="Arial"/>
          <w:iCs/>
          <w:sz w:val="24"/>
          <w:lang w:eastAsia="zh-CN"/>
        </w:rPr>
        <w:t>2018/ 6.2</w:t>
      </w:r>
      <w:r>
        <w:rPr>
          <w:rFonts w:eastAsia="宋体" w:cs="Arial"/>
          <w:iCs/>
          <w:sz w:val="24"/>
          <w:lang w:eastAsia="zh-CN"/>
        </w:rPr>
        <w:t>。</w:t>
      </w:r>
    </w:p>
    <w:p w14:paraId="7BE60130"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《细化收资清单（动力）（六氟化硫）》</w:t>
      </w:r>
      <w:r>
        <w:rPr>
          <w:rFonts w:eastAsia="宋体" w:cs="Arial"/>
          <w:iCs/>
          <w:sz w:val="24"/>
          <w:lang w:eastAsia="zh-CN"/>
        </w:rPr>
        <w:t>高压开关填充</w:t>
      </w:r>
      <w:r>
        <w:rPr>
          <w:rFonts w:eastAsia="宋体" w:cs="Arial"/>
          <w:iCs/>
          <w:sz w:val="24"/>
          <w:lang w:eastAsia="zh-CN"/>
        </w:rPr>
        <w:t>SF</w:t>
      </w:r>
      <w:r>
        <w:rPr>
          <w:rFonts w:eastAsia="宋体" w:cs="Arial"/>
          <w:iCs/>
          <w:sz w:val="24"/>
          <w:vertAlign w:val="subscript"/>
          <w:lang w:eastAsia="zh-CN"/>
        </w:rPr>
        <w:t>6</w:t>
      </w:r>
      <w:r>
        <w:rPr>
          <w:rFonts w:eastAsia="宋体" w:cs="Arial"/>
          <w:iCs/>
          <w:sz w:val="24"/>
          <w:lang w:eastAsia="zh-CN"/>
        </w:rPr>
        <w:t>铭牌额定量。</w:t>
      </w:r>
    </w:p>
    <w:p w14:paraId="41C885E0"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：根据</w:t>
      </w:r>
      <w:r>
        <w:rPr>
          <w:rFonts w:eastAsia="宋体" w:cs="Arial"/>
          <w:iCs/>
          <w:sz w:val="24"/>
          <w:lang w:eastAsia="zh-CN"/>
        </w:rPr>
        <w:t>GB/T 8905-2012</w:t>
      </w:r>
      <w:r>
        <w:rPr>
          <w:rFonts w:eastAsia="宋体" w:cs="Arial"/>
          <w:iCs/>
          <w:sz w:val="24"/>
          <w:lang w:eastAsia="zh-CN"/>
        </w:rPr>
        <w:t>《六氟化硫电气设备中气体管理和检测导则》</w:t>
      </w:r>
      <w:r>
        <w:rPr>
          <w:rFonts w:eastAsia="宋体" w:cs="Arial"/>
          <w:iCs/>
          <w:sz w:val="24"/>
          <w:lang w:eastAsia="zh-CN"/>
        </w:rPr>
        <w:t>9.3</w:t>
      </w:r>
      <w:r>
        <w:rPr>
          <w:rFonts w:eastAsia="宋体" w:cs="Arial"/>
          <w:iCs/>
          <w:sz w:val="24"/>
          <w:lang w:eastAsia="zh-CN"/>
        </w:rPr>
        <w:t>逸散系数</w:t>
      </w:r>
      <w:r>
        <w:rPr>
          <w:rFonts w:eastAsia="宋体" w:cs="Arial"/>
          <w:iCs/>
          <w:sz w:val="24"/>
          <w:lang w:eastAsia="zh-CN"/>
        </w:rPr>
        <w:t xml:space="preserve"> 0.5%</w:t>
      </w:r>
      <w:r>
        <w:rPr>
          <w:rFonts w:eastAsia="宋体" w:cs="Arial"/>
          <w:iCs/>
          <w:sz w:val="24"/>
          <w:lang w:eastAsia="zh-CN"/>
        </w:rPr>
        <w:t>为排放因子。</w:t>
      </w:r>
    </w:p>
    <w:p w14:paraId="44C4AA88" w14:textId="77777777" w:rsidR="00C75E31" w:rsidRDefault="00C75E31">
      <w:pPr>
        <w:pStyle w:val="afb"/>
        <w:spacing w:before="0" w:line="360" w:lineRule="auto"/>
        <w:ind w:left="709"/>
        <w:rPr>
          <w:rFonts w:eastAsia="宋体" w:cs="Arial"/>
          <w:iCs/>
          <w:sz w:val="24"/>
          <w:lang w:eastAsia="zh-CN"/>
        </w:rPr>
      </w:pPr>
    </w:p>
    <w:p w14:paraId="47CEFA2C" w14:textId="77777777" w:rsidR="00C75E31" w:rsidRDefault="00000000">
      <w:pPr>
        <w:pStyle w:val="Style2"/>
        <w:numPr>
          <w:ilvl w:val="2"/>
          <w:numId w:val="13"/>
        </w:numPr>
        <w:spacing w:line="360" w:lineRule="auto"/>
        <w:rPr>
          <w:iCs/>
        </w:rPr>
      </w:pPr>
      <w:r>
        <w:rPr>
          <w:iCs/>
        </w:rPr>
        <w:lastRenderedPageBreak/>
        <w:t xml:space="preserve"> </w:t>
      </w:r>
      <w:bookmarkStart w:id="176" w:name="_Toc198906611"/>
      <w:bookmarkStart w:id="177" w:name="_Toc202806004"/>
      <w:r>
        <w:rPr>
          <w:iCs/>
        </w:rPr>
        <w:t>排放源：</w:t>
      </w:r>
      <w:r>
        <w:rPr>
          <w:rFonts w:hint="eastAsia"/>
          <w:iCs/>
        </w:rPr>
        <w:t>制</w:t>
      </w:r>
      <w:r>
        <w:rPr>
          <w:iCs/>
        </w:rPr>
        <w:t>程排放（</w:t>
      </w:r>
      <w:r>
        <w:rPr>
          <w:iCs/>
        </w:rPr>
        <w:t>CO</w:t>
      </w:r>
      <w:r>
        <w:rPr>
          <w:iCs/>
          <w:vertAlign w:val="subscript"/>
        </w:rPr>
        <w:t>2</w:t>
      </w:r>
      <w:r>
        <w:rPr>
          <w:iCs/>
        </w:rPr>
        <w:t>排放）</w:t>
      </w:r>
      <w:bookmarkEnd w:id="176"/>
      <w:bookmarkEnd w:id="177"/>
    </w:p>
    <w:p w14:paraId="6A6050DC"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 xml:space="preserve">2006 </w:t>
      </w:r>
      <w:r>
        <w:rPr>
          <w:rFonts w:eastAsia="宋体" w:cs="Arial"/>
          <w:iCs/>
          <w:sz w:val="24"/>
          <w:lang w:eastAsia="zh-CN"/>
        </w:rPr>
        <w:t>年</w:t>
      </w:r>
      <w:r>
        <w:rPr>
          <w:rFonts w:eastAsia="宋体" w:cs="Arial"/>
          <w:iCs/>
          <w:sz w:val="24"/>
          <w:lang w:eastAsia="zh-CN"/>
        </w:rPr>
        <w:t xml:space="preserve"> IPCC </w:t>
      </w:r>
      <w:r>
        <w:rPr>
          <w:rFonts w:eastAsia="宋体" w:cs="Arial"/>
          <w:iCs/>
          <w:sz w:val="24"/>
          <w:lang w:eastAsia="zh-CN"/>
        </w:rPr>
        <w:t>国家温室气体清单指南》第</w:t>
      </w:r>
      <w:r>
        <w:rPr>
          <w:rFonts w:eastAsia="宋体" w:cs="Arial"/>
          <w:iCs/>
          <w:sz w:val="24"/>
          <w:lang w:eastAsia="zh-CN"/>
        </w:rPr>
        <w:t>2</w:t>
      </w:r>
      <w:r>
        <w:rPr>
          <w:rFonts w:eastAsia="宋体" w:cs="Arial"/>
          <w:iCs/>
          <w:sz w:val="24"/>
          <w:lang w:eastAsia="zh-CN"/>
        </w:rPr>
        <w:t>卷第</w:t>
      </w:r>
      <w:r>
        <w:rPr>
          <w:rFonts w:eastAsia="宋体" w:cs="Arial"/>
          <w:iCs/>
          <w:sz w:val="24"/>
          <w:lang w:eastAsia="zh-CN"/>
        </w:rPr>
        <w:t>2</w:t>
      </w:r>
      <w:r>
        <w:rPr>
          <w:rFonts w:eastAsia="宋体" w:cs="Arial"/>
          <w:iCs/>
          <w:sz w:val="24"/>
          <w:lang w:eastAsia="zh-CN"/>
        </w:rPr>
        <w:t>章公式</w:t>
      </w:r>
      <w:r>
        <w:rPr>
          <w:rFonts w:eastAsia="宋体" w:cs="Arial"/>
          <w:iCs/>
          <w:sz w:val="24"/>
          <w:lang w:eastAsia="zh-CN"/>
        </w:rPr>
        <w:t>2.1</w:t>
      </w:r>
      <w:r>
        <w:rPr>
          <w:rFonts w:eastAsia="宋体" w:cs="Arial"/>
          <w:iCs/>
          <w:sz w:val="24"/>
          <w:lang w:eastAsia="zh-CN"/>
        </w:rPr>
        <w:t>。</w:t>
      </w:r>
    </w:p>
    <w:p w14:paraId="0C0AF0D3" w14:textId="55D1CBC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w:t>
      </w:r>
      <w:ins w:id="178" w:author="扬 邱" w:date="2025-07-10T09:13:00Z" w16du:dateUtc="2025-07-10T01:13:00Z">
        <w:r w:rsidR="000A52D2">
          <w:rPr>
            <w:rFonts w:eastAsia="宋体" w:cs="Arial" w:hint="eastAsia"/>
            <w:iCs/>
            <w:sz w:val="24"/>
            <w:lang w:eastAsia="zh-CN"/>
          </w:rPr>
          <w:t>2</w:t>
        </w:r>
        <w:r w:rsidR="000A52D2">
          <w:rPr>
            <w:rFonts w:eastAsia="宋体" w:cs="Arial" w:hint="eastAsia"/>
            <w:iCs/>
            <w:sz w:val="24"/>
            <w:lang w:eastAsia="zh-CN"/>
          </w:rPr>
          <w:t>024</w:t>
        </w:r>
        <w:r w:rsidR="000A52D2">
          <w:rPr>
            <w:rFonts w:eastAsia="宋体" w:cs="Arial" w:hint="eastAsia"/>
            <w:iCs/>
            <w:sz w:val="24"/>
            <w:lang w:eastAsia="zh-CN"/>
          </w:rPr>
          <w:t>年</w:t>
        </w:r>
        <w:r w:rsidR="000A52D2">
          <w:rPr>
            <w:rFonts w:eastAsia="宋体" w:cs="Arial" w:hint="eastAsia"/>
            <w:iCs/>
            <w:sz w:val="24"/>
            <w:lang w:eastAsia="zh-CN"/>
          </w:rPr>
          <w:t>1</w:t>
        </w:r>
        <w:r w:rsidR="000A52D2">
          <w:rPr>
            <w:rFonts w:eastAsia="宋体" w:cs="Arial" w:hint="eastAsia"/>
            <w:iCs/>
            <w:sz w:val="24"/>
            <w:lang w:eastAsia="zh-CN"/>
          </w:rPr>
          <w:t>月</w:t>
        </w:r>
        <w:r w:rsidR="000A52D2">
          <w:rPr>
            <w:rFonts w:eastAsia="宋体" w:cs="Arial" w:hint="eastAsia"/>
            <w:iCs/>
            <w:sz w:val="24"/>
            <w:lang w:eastAsia="zh-CN"/>
          </w:rPr>
          <w:t>1</w:t>
        </w:r>
        <w:r w:rsidR="000A52D2">
          <w:rPr>
            <w:rFonts w:eastAsia="宋体" w:cs="Arial" w:hint="eastAsia"/>
            <w:iCs/>
            <w:sz w:val="24"/>
            <w:lang w:eastAsia="zh-CN"/>
          </w:rPr>
          <w:t>日</w:t>
        </w:r>
        <w:r w:rsidR="000A52D2">
          <w:rPr>
            <w:rFonts w:eastAsia="宋体" w:cs="Arial" w:hint="eastAsia"/>
            <w:iCs/>
            <w:sz w:val="24"/>
            <w:lang w:eastAsia="zh-CN"/>
          </w:rPr>
          <w:t>-2024</w:t>
        </w:r>
        <w:r w:rsidR="000A52D2">
          <w:rPr>
            <w:rFonts w:eastAsia="宋体" w:cs="Arial" w:hint="eastAsia"/>
            <w:iCs/>
            <w:sz w:val="24"/>
            <w:lang w:eastAsia="zh-CN"/>
          </w:rPr>
          <w:t>年</w:t>
        </w:r>
        <w:r w:rsidR="000A52D2">
          <w:rPr>
            <w:rFonts w:eastAsia="宋体" w:cs="Arial" w:hint="eastAsia"/>
            <w:iCs/>
            <w:sz w:val="24"/>
            <w:lang w:eastAsia="zh-CN"/>
          </w:rPr>
          <w:t>12</w:t>
        </w:r>
        <w:r w:rsidR="000A52D2">
          <w:rPr>
            <w:rFonts w:eastAsia="宋体" w:cs="Arial" w:hint="eastAsia"/>
            <w:iCs/>
            <w:sz w:val="24"/>
            <w:lang w:eastAsia="zh-CN"/>
          </w:rPr>
          <w:t>月</w:t>
        </w:r>
        <w:r w:rsidR="000A52D2">
          <w:rPr>
            <w:rFonts w:eastAsia="宋体" w:cs="Arial" w:hint="eastAsia"/>
            <w:iCs/>
            <w:sz w:val="24"/>
            <w:lang w:eastAsia="zh-CN"/>
          </w:rPr>
          <w:t>31</w:t>
        </w:r>
        <w:r w:rsidR="000A52D2">
          <w:rPr>
            <w:rFonts w:eastAsia="宋体" w:cs="Arial" w:hint="eastAsia"/>
            <w:iCs/>
            <w:sz w:val="24"/>
            <w:lang w:eastAsia="zh-CN"/>
          </w:rPr>
          <w:t>日期间，</w:t>
        </w:r>
      </w:ins>
      <w:ins w:id="179" w:author="扬 邱" w:date="2025-07-10T09:16:00Z" w16du:dateUtc="2025-07-10T01:16:00Z">
        <w:r w:rsidR="000A52D2">
          <w:rPr>
            <w:rFonts w:eastAsia="宋体" w:cs="Arial" w:hint="eastAsia"/>
            <w:iCs/>
            <w:sz w:val="24"/>
            <w:lang w:eastAsia="zh-CN"/>
          </w:rPr>
          <w:t>石灰石</w:t>
        </w:r>
      </w:ins>
      <w:ins w:id="180" w:author="扬 邱" w:date="2025-07-10T09:13:00Z" w16du:dateUtc="2025-07-10T01:13:00Z">
        <w:r w:rsidR="000A52D2">
          <w:rPr>
            <w:rFonts w:eastAsia="宋体" w:cs="Arial" w:hint="eastAsia"/>
            <w:iCs/>
            <w:sz w:val="24"/>
            <w:lang w:eastAsia="zh-CN"/>
          </w:rPr>
          <w:t>的活动数据</w:t>
        </w:r>
        <w:r w:rsidR="000A52D2">
          <w:rPr>
            <w:rFonts w:eastAsia="宋体" w:cs="Arial"/>
            <w:iCs/>
            <w:sz w:val="24"/>
            <w:lang w:eastAsia="zh-CN"/>
          </w:rPr>
          <w:t>来源于大冶特殊钢提供</w:t>
        </w:r>
      </w:ins>
      <w:ins w:id="181" w:author="扬 邱" w:date="2025-07-10T09:16:00Z" w16du:dateUtc="2025-07-10T01:16:00Z">
        <w:r w:rsidR="000A52D2" w:rsidRPr="000A52D2">
          <w:rPr>
            <w:rFonts w:eastAsia="宋体" w:cs="Arial" w:hint="eastAsia"/>
            <w:iCs/>
            <w:sz w:val="24"/>
            <w:lang w:eastAsia="zh-CN"/>
          </w:rPr>
          <w:t>《</w:t>
        </w:r>
        <w:r w:rsidR="000A52D2" w:rsidRPr="000A52D2">
          <w:rPr>
            <w:rFonts w:eastAsia="宋体" w:cs="Arial" w:hint="eastAsia"/>
            <w:iCs/>
            <w:sz w:val="24"/>
            <w:lang w:eastAsia="zh-CN"/>
          </w:rPr>
          <w:t>2024</w:t>
        </w:r>
        <w:r w:rsidR="000A52D2" w:rsidRPr="000A52D2">
          <w:rPr>
            <w:rFonts w:eastAsia="宋体" w:cs="Arial" w:hint="eastAsia"/>
            <w:iCs/>
            <w:sz w:val="24"/>
            <w:lang w:eastAsia="zh-CN"/>
          </w:rPr>
          <w:t>年统计月报（转炉）》《</w:t>
        </w:r>
        <w:r w:rsidR="000A52D2" w:rsidRPr="000A52D2">
          <w:rPr>
            <w:rFonts w:eastAsia="宋体" w:cs="Arial" w:hint="eastAsia"/>
            <w:iCs/>
            <w:sz w:val="24"/>
            <w:lang w:eastAsia="zh-CN"/>
          </w:rPr>
          <w:t>2024</w:t>
        </w:r>
        <w:r w:rsidR="000A52D2" w:rsidRPr="000A52D2">
          <w:rPr>
            <w:rFonts w:eastAsia="宋体" w:cs="Arial" w:hint="eastAsia"/>
            <w:iCs/>
            <w:sz w:val="24"/>
            <w:lang w:eastAsia="zh-CN"/>
          </w:rPr>
          <w:t>年统计月报（烧结）》《脱硫脱硝成本补充（汇总</w:t>
        </w:r>
        <w:r w:rsidR="000A52D2" w:rsidRPr="000A52D2">
          <w:rPr>
            <w:rFonts w:eastAsia="宋体" w:cs="Arial" w:hint="eastAsia"/>
            <w:iCs/>
            <w:sz w:val="24"/>
            <w:lang w:eastAsia="zh-CN"/>
          </w:rPr>
          <w:t>2024</w:t>
        </w:r>
        <w:r w:rsidR="000A52D2" w:rsidRPr="000A52D2">
          <w:rPr>
            <w:rFonts w:eastAsia="宋体" w:cs="Arial" w:hint="eastAsia"/>
            <w:iCs/>
            <w:sz w:val="24"/>
            <w:lang w:eastAsia="zh-CN"/>
          </w:rPr>
          <w:t>炼铁厂）》</w:t>
        </w:r>
        <w:r w:rsidR="000A52D2">
          <w:rPr>
            <w:rFonts w:eastAsia="宋体" w:cs="Arial" w:hint="eastAsia"/>
            <w:iCs/>
            <w:sz w:val="24"/>
            <w:lang w:eastAsia="zh-CN"/>
          </w:rPr>
          <w:t>；白云石</w:t>
        </w:r>
      </w:ins>
      <w:ins w:id="182" w:author="扬 邱" w:date="2025-07-10T09:17:00Z" w16du:dateUtc="2025-07-10T01:17:00Z">
        <w:r w:rsidR="000A52D2">
          <w:rPr>
            <w:rFonts w:eastAsia="宋体" w:cs="Arial" w:hint="eastAsia"/>
            <w:iCs/>
            <w:sz w:val="24"/>
            <w:lang w:eastAsia="zh-CN"/>
          </w:rPr>
          <w:t>、电极、增碳剂、锰铁、镍铁、铬铁、硅铁、钼铁的活动数据来源于</w:t>
        </w:r>
      </w:ins>
      <w:ins w:id="183" w:author="扬 邱" w:date="2025-07-10T09:13:00Z" w16du:dateUtc="2025-07-10T01:13:00Z">
        <w:r w:rsidR="000A52D2">
          <w:rPr>
            <w:rFonts w:eastAsia="宋体" w:cs="Arial" w:hint="eastAsia"/>
            <w:iCs/>
            <w:sz w:val="24"/>
            <w:lang w:eastAsia="zh-CN"/>
          </w:rPr>
          <w:t>《物资收发存汇总表》</w:t>
        </w:r>
      </w:ins>
      <w:ins w:id="184" w:author="扬 邱" w:date="2025-07-10T09:22:00Z" w16du:dateUtc="2025-07-10T01:22:00Z">
        <w:r w:rsidR="00BF7B9D">
          <w:rPr>
            <w:rFonts w:eastAsia="宋体" w:cs="Arial" w:hint="eastAsia"/>
            <w:iCs/>
            <w:sz w:val="24"/>
            <w:lang w:eastAsia="zh-CN"/>
          </w:rPr>
          <w:t>发出</w:t>
        </w:r>
      </w:ins>
      <w:ins w:id="185" w:author="扬 邱" w:date="2025-07-10T09:13:00Z" w16du:dateUtc="2025-07-10T01:13:00Z">
        <w:r w:rsidR="000A52D2">
          <w:rPr>
            <w:rFonts w:eastAsia="宋体" w:cs="Arial" w:hint="eastAsia"/>
            <w:iCs/>
            <w:sz w:val="24"/>
            <w:lang w:eastAsia="zh-CN"/>
          </w:rPr>
          <w:t>量；</w:t>
        </w:r>
      </w:ins>
      <w:ins w:id="186" w:author="扬 邱" w:date="2025-07-10T09:18:00Z" w16du:dateUtc="2025-07-10T01:18:00Z">
        <w:r w:rsidR="000A52D2">
          <w:rPr>
            <w:rFonts w:eastAsia="宋体" w:cs="Arial" w:hint="eastAsia"/>
            <w:iCs/>
            <w:sz w:val="24"/>
            <w:lang w:eastAsia="zh-CN"/>
          </w:rPr>
          <w:t>废钢</w:t>
        </w:r>
      </w:ins>
      <w:ins w:id="187" w:author="扬 邱" w:date="2025-07-10T09:13:00Z" w16du:dateUtc="2025-07-10T01:13:00Z">
        <w:r w:rsidR="000A52D2">
          <w:rPr>
            <w:rFonts w:eastAsia="宋体" w:cs="Arial" w:hint="eastAsia"/>
            <w:iCs/>
            <w:sz w:val="24"/>
            <w:lang w:eastAsia="zh-CN"/>
          </w:rPr>
          <w:t>活动数据源于</w:t>
        </w:r>
      </w:ins>
      <w:ins w:id="188" w:author="扬 邱" w:date="2025-07-10T09:18:00Z" w16du:dateUtc="2025-07-10T01:18:00Z">
        <w:r w:rsidR="000A52D2" w:rsidRPr="000A52D2">
          <w:rPr>
            <w:rFonts w:eastAsia="宋体" w:cs="Arial" w:hint="eastAsia"/>
            <w:iCs/>
            <w:sz w:val="24"/>
            <w:lang w:eastAsia="zh-CN"/>
          </w:rPr>
          <w:t>《</w:t>
        </w:r>
        <w:r w:rsidR="000A52D2" w:rsidRPr="000A52D2">
          <w:rPr>
            <w:rFonts w:eastAsia="宋体" w:cs="Arial" w:hint="eastAsia"/>
            <w:iCs/>
            <w:sz w:val="24"/>
            <w:lang w:eastAsia="zh-CN"/>
          </w:rPr>
          <w:t>2024</w:t>
        </w:r>
        <w:r w:rsidR="000A52D2" w:rsidRPr="000A52D2">
          <w:rPr>
            <w:rFonts w:eastAsia="宋体" w:cs="Arial" w:hint="eastAsia"/>
            <w:iCs/>
            <w:sz w:val="24"/>
            <w:lang w:eastAsia="zh-CN"/>
          </w:rPr>
          <w:t>年统计月报（转炉）》《</w:t>
        </w:r>
        <w:r w:rsidR="000A52D2" w:rsidRPr="000A52D2">
          <w:rPr>
            <w:rFonts w:eastAsia="宋体" w:cs="Arial" w:hint="eastAsia"/>
            <w:iCs/>
            <w:sz w:val="24"/>
            <w:lang w:eastAsia="zh-CN"/>
          </w:rPr>
          <w:t>2024</w:t>
        </w:r>
        <w:r w:rsidR="000A52D2" w:rsidRPr="000A52D2">
          <w:rPr>
            <w:rFonts w:eastAsia="宋体" w:cs="Arial" w:hint="eastAsia"/>
            <w:iCs/>
            <w:sz w:val="24"/>
            <w:lang w:eastAsia="zh-CN"/>
          </w:rPr>
          <w:t>年</w:t>
        </w:r>
        <w:r w:rsidR="000A52D2" w:rsidRPr="000A52D2">
          <w:rPr>
            <w:rFonts w:eastAsia="宋体" w:cs="Arial" w:hint="eastAsia"/>
            <w:iCs/>
            <w:sz w:val="24"/>
            <w:lang w:eastAsia="zh-CN"/>
          </w:rPr>
          <w:t>50t</w:t>
        </w:r>
        <w:r w:rsidR="000A52D2" w:rsidRPr="000A52D2">
          <w:rPr>
            <w:rFonts w:eastAsia="宋体" w:cs="Arial" w:hint="eastAsia"/>
            <w:iCs/>
            <w:sz w:val="24"/>
            <w:lang w:eastAsia="zh-CN"/>
          </w:rPr>
          <w:t>电炉台账》《</w:t>
        </w:r>
        <w:r w:rsidR="000A52D2" w:rsidRPr="000A52D2">
          <w:rPr>
            <w:rFonts w:eastAsia="宋体" w:cs="Arial" w:hint="eastAsia"/>
            <w:iCs/>
            <w:sz w:val="24"/>
            <w:lang w:eastAsia="zh-CN"/>
          </w:rPr>
          <w:t>2024</w:t>
        </w:r>
        <w:r w:rsidR="000A52D2" w:rsidRPr="000A52D2">
          <w:rPr>
            <w:rFonts w:eastAsia="宋体" w:cs="Arial" w:hint="eastAsia"/>
            <w:iCs/>
            <w:sz w:val="24"/>
            <w:lang w:eastAsia="zh-CN"/>
          </w:rPr>
          <w:t>年大电炉台账》</w:t>
        </w:r>
        <w:r w:rsidR="000A52D2">
          <w:rPr>
            <w:rFonts w:eastAsia="宋体" w:cs="Arial" w:hint="eastAsia"/>
            <w:iCs/>
            <w:sz w:val="24"/>
            <w:lang w:eastAsia="zh-CN"/>
          </w:rPr>
          <w:t>钢坯</w:t>
        </w:r>
      </w:ins>
      <w:ins w:id="189" w:author="扬 邱" w:date="2025-07-10T09:13:00Z" w16du:dateUtc="2025-07-10T01:13:00Z">
        <w:r w:rsidR="000A52D2">
          <w:rPr>
            <w:rFonts w:eastAsia="宋体" w:cs="Arial" w:hint="eastAsia"/>
            <w:iCs/>
            <w:sz w:val="24"/>
            <w:lang w:eastAsia="zh-CN"/>
          </w:rPr>
          <w:t>活动数据源于《</w:t>
        </w:r>
      </w:ins>
      <w:ins w:id="190" w:author="扬 邱" w:date="2025-07-10T09:18:00Z" w16du:dateUtc="2025-07-10T01:18:00Z">
        <w:r w:rsidR="000A52D2">
          <w:rPr>
            <w:rFonts w:eastAsia="宋体" w:cs="Arial" w:hint="eastAsia"/>
            <w:iCs/>
            <w:sz w:val="24"/>
            <w:lang w:eastAsia="zh-CN"/>
          </w:rPr>
          <w:t>2024</w:t>
        </w:r>
        <w:r w:rsidR="000A52D2">
          <w:rPr>
            <w:rFonts w:eastAsia="宋体" w:cs="Arial" w:hint="eastAsia"/>
            <w:iCs/>
            <w:sz w:val="24"/>
            <w:lang w:eastAsia="zh-CN"/>
          </w:rPr>
          <w:t>年产量表</w:t>
        </w:r>
      </w:ins>
      <w:ins w:id="191" w:author="扬 邱" w:date="2025-07-10T09:13:00Z" w16du:dateUtc="2025-07-10T01:13:00Z">
        <w:r w:rsidR="000A52D2">
          <w:rPr>
            <w:rFonts w:eastAsia="宋体" w:cs="Arial" w:hint="eastAsia"/>
            <w:iCs/>
            <w:sz w:val="24"/>
            <w:lang w:eastAsia="zh-CN"/>
          </w:rPr>
          <w:t>》；</w:t>
        </w:r>
      </w:ins>
      <w:ins w:id="192" w:author="扬 邱" w:date="2025-07-10T09:18:00Z" w16du:dateUtc="2025-07-10T01:18:00Z">
        <w:r w:rsidR="000A52D2">
          <w:rPr>
            <w:rFonts w:eastAsia="宋体" w:cs="Arial" w:hint="eastAsia"/>
            <w:iCs/>
            <w:sz w:val="24"/>
            <w:lang w:eastAsia="zh-CN"/>
          </w:rPr>
          <w:t>粗苯</w:t>
        </w:r>
      </w:ins>
      <w:ins w:id="193" w:author="扬 邱" w:date="2025-07-10T09:13:00Z" w16du:dateUtc="2025-07-10T01:13:00Z">
        <w:r w:rsidR="000A52D2">
          <w:rPr>
            <w:rFonts w:eastAsia="宋体" w:cs="Arial" w:hint="eastAsia"/>
            <w:iCs/>
            <w:sz w:val="24"/>
            <w:lang w:eastAsia="zh-CN"/>
          </w:rPr>
          <w:t>活动数据源于《</w:t>
        </w:r>
      </w:ins>
      <w:ins w:id="194" w:author="扬 邱" w:date="2025-07-10T09:19:00Z" w16du:dateUtc="2025-07-10T01:19:00Z">
        <w:r w:rsidR="000A52D2">
          <w:rPr>
            <w:rFonts w:eastAsia="宋体" w:cs="Arial" w:hint="eastAsia"/>
            <w:iCs/>
            <w:sz w:val="24"/>
            <w:lang w:eastAsia="zh-CN"/>
          </w:rPr>
          <w:t>新化能完成情况</w:t>
        </w:r>
      </w:ins>
      <w:ins w:id="195" w:author="扬 邱" w:date="2025-07-10T09:13:00Z" w16du:dateUtc="2025-07-10T01:13:00Z">
        <w:r w:rsidR="000A52D2">
          <w:rPr>
            <w:rFonts w:eastAsia="宋体" w:cs="Arial" w:hint="eastAsia"/>
            <w:iCs/>
            <w:sz w:val="24"/>
            <w:lang w:eastAsia="zh-CN"/>
          </w:rPr>
          <w:t>》</w:t>
        </w:r>
      </w:ins>
      <w:commentRangeStart w:id="196"/>
      <w:del w:id="197" w:author="扬 邱" w:date="2025-07-10T09:13:00Z" w16du:dateUtc="2025-07-10T01:13:00Z">
        <w:r w:rsidDel="000A52D2">
          <w:rPr>
            <w:rFonts w:eastAsia="宋体" w:cs="Arial"/>
            <w:iCs/>
            <w:sz w:val="24"/>
            <w:lang w:eastAsia="zh-CN"/>
          </w:rPr>
          <w:delText>来源于大冶特殊钢提供</w:delText>
        </w:r>
      </w:del>
      <w:del w:id="198" w:author="扬 邱" w:date="2025-07-09T17:04:00Z" w16du:dateUtc="2025-07-09T09:04:00Z">
        <w:r w:rsidDel="007B4D30">
          <w:rPr>
            <w:rFonts w:eastAsia="宋体" w:cs="Arial" w:hint="eastAsia"/>
            <w:iCs/>
            <w:sz w:val="24"/>
            <w:lang w:eastAsia="zh-CN"/>
          </w:rPr>
          <w:delText>《</w:delText>
        </w:r>
        <w:r w:rsidDel="007B4D30">
          <w:rPr>
            <w:rFonts w:eastAsia="宋体" w:cs="Arial" w:hint="eastAsia"/>
            <w:iCs/>
            <w:sz w:val="24"/>
            <w:lang w:eastAsia="zh-CN"/>
          </w:rPr>
          <w:delText>2024</w:delText>
        </w:r>
        <w:r w:rsidDel="007B4D30">
          <w:rPr>
            <w:rFonts w:eastAsia="宋体" w:cs="Arial" w:hint="eastAsia"/>
            <w:iCs/>
            <w:sz w:val="24"/>
            <w:lang w:eastAsia="zh-CN"/>
          </w:rPr>
          <w:delText>生铁，废钢、白云石、水处理药剂数据》</w:delText>
        </w:r>
      </w:del>
      <w:del w:id="199" w:author="扬 邱" w:date="2025-07-10T09:13:00Z" w16du:dateUtc="2025-07-10T01:13:00Z">
        <w:r w:rsidDel="000A52D2">
          <w:rPr>
            <w:rFonts w:eastAsia="宋体" w:cs="Arial" w:hint="eastAsia"/>
            <w:iCs/>
            <w:sz w:val="24"/>
            <w:lang w:eastAsia="zh-CN"/>
          </w:rPr>
          <w:delText>《</w:delText>
        </w:r>
        <w:r w:rsidDel="000A52D2">
          <w:rPr>
            <w:rFonts w:eastAsia="宋体" w:cs="Arial" w:hint="eastAsia"/>
            <w:iCs/>
            <w:sz w:val="24"/>
            <w:lang w:eastAsia="zh-CN"/>
          </w:rPr>
          <w:delText>2024</w:delText>
        </w:r>
        <w:r w:rsidDel="000A52D2">
          <w:rPr>
            <w:rFonts w:eastAsia="宋体" w:cs="Arial" w:hint="eastAsia"/>
            <w:iCs/>
            <w:sz w:val="24"/>
            <w:lang w:eastAsia="zh-CN"/>
          </w:rPr>
          <w:delText>年度物资收发存汇总表》</w:delText>
        </w:r>
        <w:commentRangeEnd w:id="196"/>
        <w:r w:rsidDel="000A52D2">
          <w:commentReference w:id="196"/>
        </w:r>
        <w:r w:rsidDel="000A52D2">
          <w:rPr>
            <w:rFonts w:eastAsia="宋体" w:cs="Arial"/>
            <w:iCs/>
            <w:sz w:val="24"/>
            <w:lang w:eastAsia="zh-CN"/>
          </w:rPr>
          <w:delText>202</w:delText>
        </w:r>
        <w:r w:rsidDel="000A52D2">
          <w:rPr>
            <w:rFonts w:eastAsia="宋体" w:cs="Arial" w:hint="eastAsia"/>
            <w:iCs/>
            <w:sz w:val="24"/>
            <w:lang w:eastAsia="zh-CN"/>
          </w:rPr>
          <w:delText>4</w:delText>
        </w:r>
        <w:r w:rsidDel="000A52D2">
          <w:rPr>
            <w:rFonts w:eastAsia="宋体" w:cs="Arial"/>
            <w:iCs/>
            <w:sz w:val="24"/>
            <w:lang w:eastAsia="zh-CN"/>
          </w:rPr>
          <w:delText>年</w:delText>
        </w:r>
        <w:r w:rsidDel="000A52D2">
          <w:rPr>
            <w:rFonts w:eastAsia="宋体" w:cs="Arial"/>
            <w:iCs/>
            <w:sz w:val="24"/>
            <w:lang w:eastAsia="zh-CN"/>
          </w:rPr>
          <w:delText>1</w:delText>
        </w:r>
        <w:r w:rsidDel="000A52D2">
          <w:rPr>
            <w:rFonts w:eastAsia="宋体" w:cs="Arial"/>
            <w:iCs/>
            <w:sz w:val="24"/>
            <w:lang w:eastAsia="zh-CN"/>
          </w:rPr>
          <w:delText>月</w:delText>
        </w:r>
        <w:r w:rsidDel="000A52D2">
          <w:rPr>
            <w:rFonts w:eastAsia="宋体" w:cs="Arial"/>
            <w:iCs/>
            <w:sz w:val="24"/>
            <w:lang w:eastAsia="zh-CN"/>
          </w:rPr>
          <w:delText>1</w:delText>
        </w:r>
        <w:r w:rsidDel="000A52D2">
          <w:rPr>
            <w:rFonts w:eastAsia="宋体" w:cs="Arial"/>
            <w:iCs/>
            <w:sz w:val="24"/>
            <w:lang w:eastAsia="zh-CN"/>
          </w:rPr>
          <w:delText>日</w:delText>
        </w:r>
        <w:r w:rsidDel="000A52D2">
          <w:rPr>
            <w:rFonts w:eastAsia="宋体" w:cs="Arial"/>
            <w:iCs/>
            <w:sz w:val="24"/>
            <w:lang w:eastAsia="zh-CN"/>
          </w:rPr>
          <w:delText>-202</w:delText>
        </w:r>
        <w:r w:rsidDel="000A52D2">
          <w:rPr>
            <w:rFonts w:eastAsia="宋体" w:cs="Arial" w:hint="eastAsia"/>
            <w:iCs/>
            <w:sz w:val="24"/>
            <w:lang w:eastAsia="zh-CN"/>
          </w:rPr>
          <w:delText>4</w:delText>
        </w:r>
        <w:r w:rsidDel="000A52D2">
          <w:rPr>
            <w:rFonts w:eastAsia="宋体" w:cs="Arial"/>
            <w:iCs/>
            <w:sz w:val="24"/>
            <w:lang w:eastAsia="zh-CN"/>
          </w:rPr>
          <w:delText>年</w:delText>
        </w:r>
        <w:r w:rsidDel="000A52D2">
          <w:rPr>
            <w:rFonts w:eastAsia="宋体" w:cs="Arial"/>
            <w:iCs/>
            <w:sz w:val="24"/>
            <w:lang w:eastAsia="zh-CN"/>
          </w:rPr>
          <w:delText>12</w:delText>
        </w:r>
        <w:r w:rsidDel="000A52D2">
          <w:rPr>
            <w:rFonts w:eastAsia="宋体" w:cs="Arial"/>
            <w:iCs/>
            <w:sz w:val="24"/>
            <w:lang w:eastAsia="zh-CN"/>
          </w:rPr>
          <w:delText>月</w:delText>
        </w:r>
        <w:r w:rsidDel="000A52D2">
          <w:rPr>
            <w:rFonts w:eastAsia="宋体" w:cs="Arial"/>
            <w:iCs/>
            <w:sz w:val="24"/>
            <w:lang w:eastAsia="zh-CN"/>
          </w:rPr>
          <w:delText>31</w:delText>
        </w:r>
        <w:r w:rsidDel="000A52D2">
          <w:rPr>
            <w:rFonts w:eastAsia="宋体" w:cs="Arial"/>
            <w:iCs/>
            <w:sz w:val="24"/>
            <w:lang w:eastAsia="zh-CN"/>
          </w:rPr>
          <w:delText>日高炉、炼钢工艺过程使用的原料（石灰石、白云石、电极、增碳剂、废钢</w:delText>
        </w:r>
        <w:r w:rsidDel="000A52D2">
          <w:rPr>
            <w:rFonts w:eastAsia="宋体" w:cs="Arial" w:hint="eastAsia"/>
            <w:iCs/>
            <w:sz w:val="24"/>
            <w:lang w:eastAsia="zh-CN"/>
          </w:rPr>
          <w:delText>、锰铁、镍铁、铬铁、硅铁、钼铁</w:delText>
        </w:r>
        <w:r w:rsidDel="000A52D2">
          <w:rPr>
            <w:rFonts w:eastAsia="宋体" w:cs="Arial"/>
            <w:iCs/>
            <w:sz w:val="24"/>
            <w:lang w:eastAsia="zh-CN"/>
          </w:rPr>
          <w:delText>）</w:delText>
        </w:r>
        <w:r w:rsidDel="000A52D2">
          <w:rPr>
            <w:rFonts w:eastAsia="宋体" w:cs="Arial" w:hint="eastAsia"/>
            <w:iCs/>
            <w:sz w:val="24"/>
            <w:lang w:eastAsia="zh-CN"/>
          </w:rPr>
          <w:delText>、钢坯产量</w:delText>
        </w:r>
        <w:r w:rsidDel="000A52D2">
          <w:rPr>
            <w:rFonts w:eastAsia="宋体" w:cs="Arial"/>
            <w:iCs/>
            <w:sz w:val="24"/>
            <w:lang w:eastAsia="zh-CN"/>
          </w:rPr>
          <w:delText>数据统计。</w:delText>
        </w:r>
      </w:del>
    </w:p>
    <w:p w14:paraId="1AC58D85"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w:t>
      </w:r>
    </w:p>
    <w:p w14:paraId="27D2EA01" w14:textId="77777777" w:rsidR="00C75E31" w:rsidRDefault="00000000">
      <w:pPr>
        <w:pStyle w:val="afb"/>
        <w:spacing w:before="0" w:line="360" w:lineRule="auto"/>
        <w:ind w:leftChars="400" w:left="800"/>
        <w:rPr>
          <w:rFonts w:eastAsia="宋体" w:cs="Arial"/>
          <w:iCs/>
          <w:sz w:val="24"/>
          <w:lang w:eastAsia="zh-CN"/>
        </w:rPr>
      </w:pPr>
      <w:r>
        <w:rPr>
          <w:rFonts w:eastAsia="宋体" w:cs="Arial"/>
          <w:iCs/>
          <w:sz w:val="24"/>
          <w:lang w:eastAsia="zh-CN"/>
        </w:rPr>
        <w:t>（</w:t>
      </w:r>
      <w:r>
        <w:rPr>
          <w:rFonts w:eastAsia="宋体" w:cs="Arial"/>
          <w:iCs/>
          <w:sz w:val="24"/>
          <w:lang w:eastAsia="zh-CN"/>
        </w:rPr>
        <w:t>3.1</w:t>
      </w:r>
      <w:r>
        <w:rPr>
          <w:rFonts w:eastAsia="宋体" w:cs="Arial"/>
          <w:iCs/>
          <w:sz w:val="24"/>
          <w:lang w:eastAsia="zh-CN"/>
        </w:rPr>
        <w:t>）</w:t>
      </w:r>
      <w:r>
        <w:rPr>
          <w:rFonts w:eastAsia="宋体" w:cs="Arial" w:hint="eastAsia"/>
          <w:iCs/>
          <w:sz w:val="24"/>
          <w:lang w:eastAsia="zh-CN"/>
        </w:rPr>
        <w:t>制程</w:t>
      </w:r>
      <w:r>
        <w:rPr>
          <w:rFonts w:eastAsia="宋体" w:cs="Arial"/>
          <w:iCs/>
          <w:sz w:val="24"/>
          <w:lang w:eastAsia="zh-CN"/>
        </w:rPr>
        <w:t>使用的原料排放因子来源于《企业温室气体排放核算与报告</w:t>
      </w:r>
      <w:r>
        <w:rPr>
          <w:rFonts w:eastAsia="宋体" w:cs="Arial" w:hint="eastAsia"/>
          <w:iCs/>
          <w:sz w:val="24"/>
          <w:lang w:eastAsia="zh-CN"/>
        </w:rPr>
        <w:t>指南</w:t>
      </w:r>
      <w:r>
        <w:rPr>
          <w:rFonts w:eastAsia="宋体" w:cs="Arial"/>
          <w:iCs/>
          <w:sz w:val="24"/>
          <w:lang w:eastAsia="zh-CN"/>
        </w:rPr>
        <w:t>-</w:t>
      </w:r>
      <w:r>
        <w:rPr>
          <w:rFonts w:eastAsia="宋体" w:cs="Arial"/>
          <w:iCs/>
          <w:sz w:val="24"/>
          <w:lang w:eastAsia="zh-CN"/>
        </w:rPr>
        <w:t>钢铁生产》附表</w:t>
      </w:r>
      <w:r>
        <w:rPr>
          <w:rFonts w:eastAsia="宋体" w:cs="Arial"/>
          <w:iCs/>
          <w:sz w:val="24"/>
          <w:lang w:eastAsia="zh-CN"/>
        </w:rPr>
        <w:t>A.2</w:t>
      </w:r>
      <w:r>
        <w:rPr>
          <w:rFonts w:eastAsia="宋体" w:cs="Arial"/>
          <w:iCs/>
          <w:sz w:val="24"/>
          <w:lang w:eastAsia="zh-CN"/>
        </w:rPr>
        <w:t>工业过程排放因子缺省值。</w:t>
      </w:r>
    </w:p>
    <w:p w14:paraId="6167F52A" w14:textId="77777777" w:rsidR="00C75E31" w:rsidRDefault="00000000">
      <w:pPr>
        <w:spacing w:before="0" w:line="360" w:lineRule="auto"/>
        <w:ind w:leftChars="400" w:left="800"/>
        <w:rPr>
          <w:rFonts w:eastAsia="宋体" w:cs="Arial"/>
          <w:iCs/>
          <w:sz w:val="24"/>
          <w:lang w:eastAsia="zh-CN"/>
        </w:rPr>
      </w:pPr>
      <w:r>
        <w:rPr>
          <w:rFonts w:eastAsia="宋体" w:cs="Arial"/>
          <w:iCs/>
          <w:sz w:val="24"/>
          <w:lang w:eastAsia="zh-CN"/>
        </w:rPr>
        <w:t>（</w:t>
      </w:r>
      <w:r>
        <w:rPr>
          <w:rFonts w:eastAsia="宋体" w:cs="Arial"/>
          <w:iCs/>
          <w:sz w:val="24"/>
          <w:lang w:eastAsia="zh-CN"/>
        </w:rPr>
        <w:t>3.2</w:t>
      </w:r>
      <w:r>
        <w:rPr>
          <w:rFonts w:eastAsia="宋体" w:cs="Arial"/>
          <w:iCs/>
          <w:sz w:val="24"/>
          <w:lang w:eastAsia="zh-CN"/>
        </w:rPr>
        <w:t>）</w:t>
      </w:r>
      <w:r>
        <w:rPr>
          <w:rFonts w:eastAsia="宋体" w:cs="Arial" w:hint="eastAsia"/>
          <w:iCs/>
          <w:sz w:val="24"/>
          <w:lang w:eastAsia="zh-CN"/>
        </w:rPr>
        <w:t>钢坯</w:t>
      </w:r>
      <w:r>
        <w:rPr>
          <w:rFonts w:eastAsia="宋体" w:cs="Arial"/>
          <w:iCs/>
          <w:sz w:val="24"/>
          <w:lang w:eastAsia="zh-CN"/>
        </w:rPr>
        <w:t>排放因子来源于《企业温室气体排放核算与报告</w:t>
      </w:r>
      <w:r>
        <w:rPr>
          <w:rFonts w:eastAsia="宋体" w:cs="Arial" w:hint="eastAsia"/>
          <w:iCs/>
          <w:sz w:val="24"/>
          <w:lang w:eastAsia="zh-CN"/>
        </w:rPr>
        <w:t>指南</w:t>
      </w:r>
      <w:r>
        <w:rPr>
          <w:rFonts w:eastAsia="宋体" w:cs="Arial"/>
          <w:iCs/>
          <w:sz w:val="24"/>
          <w:lang w:eastAsia="zh-CN"/>
        </w:rPr>
        <w:t>-</w:t>
      </w:r>
      <w:r>
        <w:rPr>
          <w:rFonts w:eastAsia="宋体" w:cs="Arial"/>
          <w:iCs/>
          <w:sz w:val="24"/>
          <w:lang w:eastAsia="zh-CN"/>
        </w:rPr>
        <w:t>钢铁生产》附表</w:t>
      </w:r>
      <w:r>
        <w:rPr>
          <w:rFonts w:eastAsia="宋体" w:cs="Arial"/>
          <w:iCs/>
          <w:sz w:val="24"/>
          <w:lang w:eastAsia="zh-CN"/>
        </w:rPr>
        <w:t>A.3</w:t>
      </w:r>
      <w:r>
        <w:rPr>
          <w:rFonts w:eastAsia="宋体" w:cs="Arial"/>
          <w:iCs/>
          <w:sz w:val="24"/>
          <w:lang w:eastAsia="zh-CN"/>
        </w:rPr>
        <w:t>其他排放因子和参数缺省值。</w:t>
      </w:r>
    </w:p>
    <w:p w14:paraId="4F0EB2BA" w14:textId="77777777" w:rsidR="00C75E31" w:rsidRDefault="00C75E31">
      <w:pPr>
        <w:spacing w:before="0" w:line="360" w:lineRule="auto"/>
        <w:rPr>
          <w:rFonts w:eastAsia="宋体" w:cs="Arial"/>
          <w:iCs/>
          <w:sz w:val="24"/>
          <w:lang w:eastAsia="zh-CN"/>
        </w:rPr>
      </w:pPr>
    </w:p>
    <w:p w14:paraId="01EB636A" w14:textId="77777777" w:rsidR="00C75E31" w:rsidRDefault="00000000">
      <w:pPr>
        <w:pStyle w:val="Style2"/>
        <w:numPr>
          <w:ilvl w:val="2"/>
          <w:numId w:val="13"/>
        </w:numPr>
        <w:spacing w:line="360" w:lineRule="auto"/>
        <w:rPr>
          <w:iCs/>
        </w:rPr>
      </w:pPr>
      <w:r>
        <w:rPr>
          <w:rFonts w:hint="eastAsia"/>
          <w:iCs/>
        </w:rPr>
        <w:t xml:space="preserve"> </w:t>
      </w:r>
      <w:bookmarkStart w:id="200" w:name="_Toc202806005"/>
      <w:bookmarkStart w:id="201" w:name="_Toc198906612"/>
      <w:r>
        <w:rPr>
          <w:iCs/>
        </w:rPr>
        <w:t>排放源：外购电力（</w:t>
      </w:r>
      <w:r>
        <w:rPr>
          <w:iCs/>
        </w:rPr>
        <w:t>CO</w:t>
      </w:r>
      <w:r>
        <w:rPr>
          <w:iCs/>
          <w:vertAlign w:val="subscript"/>
        </w:rPr>
        <w:t>2</w:t>
      </w:r>
      <w:r>
        <w:rPr>
          <w:iCs/>
        </w:rPr>
        <w:t>排放）</w:t>
      </w:r>
      <w:bookmarkEnd w:id="200"/>
      <w:bookmarkEnd w:id="201"/>
    </w:p>
    <w:p w14:paraId="3E5184D1"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）量化模型：来源于《工业其他行业企业温室气体排放核算方法与报告指南》公式</w:t>
      </w:r>
      <w:r>
        <w:rPr>
          <w:rFonts w:eastAsia="宋体" w:cs="Arial"/>
          <w:iCs/>
          <w:sz w:val="24"/>
          <w:lang w:eastAsia="zh-CN"/>
        </w:rPr>
        <w:t>14</w:t>
      </w:r>
      <w:r>
        <w:rPr>
          <w:rFonts w:eastAsia="宋体" w:cs="Arial"/>
          <w:iCs/>
          <w:sz w:val="24"/>
          <w:lang w:eastAsia="zh-CN"/>
        </w:rPr>
        <w:t>。</w:t>
      </w:r>
    </w:p>
    <w:p w14:paraId="58611F51" w14:textId="5A86E86A"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w:t>
      </w:r>
      <w:commentRangeStart w:id="202"/>
      <w:r>
        <w:rPr>
          <w:rFonts w:eastAsia="宋体" w:cs="Arial"/>
          <w:iCs/>
          <w:sz w:val="24"/>
          <w:lang w:eastAsia="zh-CN"/>
        </w:rPr>
        <w:t>来源于大冶特殊钢提供的</w:t>
      </w:r>
      <w:del w:id="203" w:author="扬 邱" w:date="2025-07-09T17:06:00Z" w16du:dateUtc="2025-07-09T09:06:00Z">
        <w:r w:rsidDel="00E835D4">
          <w:rPr>
            <w:rFonts w:eastAsia="宋体" w:cs="Arial" w:hint="eastAsia"/>
            <w:iCs/>
            <w:sz w:val="24"/>
            <w:lang w:eastAsia="zh-CN"/>
          </w:rPr>
          <w:delText>《</w:delText>
        </w:r>
        <w:r w:rsidDel="00E835D4">
          <w:rPr>
            <w:rFonts w:eastAsia="宋体" w:cs="Arial" w:hint="eastAsia"/>
            <w:iCs/>
            <w:sz w:val="24"/>
            <w:lang w:eastAsia="zh-CN"/>
          </w:rPr>
          <w:delText>2024</w:delText>
        </w:r>
        <w:r w:rsidDel="00E835D4">
          <w:rPr>
            <w:rFonts w:eastAsia="宋体" w:cs="Arial" w:hint="eastAsia"/>
            <w:iCs/>
            <w:sz w:val="24"/>
            <w:lang w:eastAsia="zh-CN"/>
          </w:rPr>
          <w:delText>年基本电费、自发电》</w:delText>
        </w:r>
      </w:del>
      <w:ins w:id="204" w:author="扬 邱" w:date="2025-07-09T17:06:00Z" w16du:dateUtc="2025-07-09T09:06:00Z">
        <w:r w:rsidR="00E835D4">
          <w:rPr>
            <w:rFonts w:eastAsia="宋体" w:cs="Arial" w:hint="eastAsia"/>
            <w:iCs/>
            <w:sz w:val="24"/>
            <w:lang w:eastAsia="zh-CN"/>
          </w:rPr>
          <w:t>《</w:t>
        </w:r>
        <w:r w:rsidR="00E835D4">
          <w:rPr>
            <w:rFonts w:eastAsia="宋体" w:cs="Arial" w:hint="eastAsia"/>
            <w:iCs/>
            <w:sz w:val="24"/>
            <w:lang w:eastAsia="zh-CN"/>
          </w:rPr>
          <w:t>2024</w:t>
        </w:r>
        <w:r w:rsidR="00E835D4">
          <w:rPr>
            <w:rFonts w:eastAsia="宋体" w:cs="Arial" w:hint="eastAsia"/>
            <w:iCs/>
            <w:sz w:val="24"/>
            <w:lang w:eastAsia="zh-CN"/>
          </w:rPr>
          <w:t>年</w:t>
        </w:r>
      </w:ins>
      <w:ins w:id="205" w:author="扬 邱" w:date="2025-07-09T17:07:00Z" w16du:dateUtc="2025-07-09T09:07:00Z">
        <w:r w:rsidR="00E835D4">
          <w:rPr>
            <w:rFonts w:eastAsia="宋体" w:cs="Arial" w:hint="eastAsia"/>
            <w:iCs/>
            <w:sz w:val="24"/>
            <w:lang w:eastAsia="zh-CN"/>
          </w:rPr>
          <w:t>电费发票</w:t>
        </w:r>
      </w:ins>
      <w:ins w:id="206" w:author="扬 邱" w:date="2025-07-09T17:06:00Z" w16du:dateUtc="2025-07-09T09:06:00Z">
        <w:r w:rsidR="00E835D4">
          <w:rPr>
            <w:rFonts w:eastAsia="宋体" w:cs="Arial" w:hint="eastAsia"/>
            <w:iCs/>
            <w:sz w:val="24"/>
            <w:lang w:eastAsia="zh-CN"/>
          </w:rPr>
          <w:t>》</w:t>
        </w:r>
      </w:ins>
      <w:ins w:id="207" w:author="扬 邱" w:date="2025-07-09T17:07:00Z" w16du:dateUtc="2025-07-09T09:07:00Z">
        <w:r w:rsidR="00E835D4">
          <w:rPr>
            <w:rFonts w:eastAsia="宋体" w:cs="Arial" w:hint="eastAsia"/>
            <w:iCs/>
            <w:sz w:val="24"/>
            <w:lang w:eastAsia="zh-CN"/>
          </w:rPr>
          <w:t>《电力证书及消费凭证》</w:t>
        </w:r>
      </w:ins>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日每月外购电力</w:t>
      </w:r>
      <w:del w:id="208" w:author="扬 邱" w:date="2025-07-10T09:19:00Z" w16du:dateUtc="2025-07-10T01:19:00Z">
        <w:r w:rsidDel="000A52D2">
          <w:rPr>
            <w:rFonts w:eastAsia="宋体" w:cs="Arial" w:hint="eastAsia"/>
            <w:iCs/>
            <w:sz w:val="24"/>
            <w:lang w:val="en-US" w:eastAsia="zh-CN"/>
          </w:rPr>
          <w:delText>抄表</w:delText>
        </w:r>
      </w:del>
      <w:ins w:id="209" w:author="扬 邱" w:date="2025-07-10T09:19:00Z" w16du:dateUtc="2025-07-10T01:19:00Z">
        <w:r w:rsidR="000A52D2">
          <w:rPr>
            <w:rFonts w:eastAsia="宋体" w:cs="Arial" w:hint="eastAsia"/>
            <w:iCs/>
            <w:sz w:val="24"/>
            <w:lang w:val="en-US" w:eastAsia="zh-CN"/>
          </w:rPr>
          <w:t>消费凭证</w:t>
        </w:r>
      </w:ins>
      <w:r>
        <w:rPr>
          <w:rFonts w:eastAsia="宋体" w:cs="Arial" w:hint="eastAsia"/>
          <w:iCs/>
          <w:sz w:val="24"/>
          <w:lang w:val="en-US" w:eastAsia="zh-CN"/>
        </w:rPr>
        <w:t>数据</w:t>
      </w:r>
      <w:r>
        <w:rPr>
          <w:rFonts w:eastAsia="宋体" w:cs="Arial"/>
          <w:iCs/>
          <w:sz w:val="24"/>
          <w:lang w:eastAsia="zh-CN"/>
        </w:rPr>
        <w:t>统计。</w:t>
      </w:r>
      <w:commentRangeEnd w:id="202"/>
      <w:r>
        <w:commentReference w:id="202"/>
      </w:r>
    </w:p>
    <w:p w14:paraId="20FB4BA8"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：来源于生态环境部、国家能源局发布</w:t>
      </w:r>
      <w:r>
        <w:rPr>
          <w:rFonts w:eastAsia="宋体" w:cs="Arial" w:hint="eastAsia"/>
          <w:iCs/>
          <w:sz w:val="24"/>
          <w:lang w:eastAsia="zh-CN"/>
        </w:rPr>
        <w:t>《</w:t>
      </w:r>
      <w:r>
        <w:rPr>
          <w:rFonts w:eastAsia="宋体" w:cs="Arial"/>
          <w:iCs/>
          <w:sz w:val="24"/>
          <w:lang w:eastAsia="zh-CN"/>
        </w:rPr>
        <w:t>202</w:t>
      </w:r>
      <w:r>
        <w:rPr>
          <w:rFonts w:eastAsia="宋体" w:cs="Arial" w:hint="eastAsia"/>
          <w:iCs/>
          <w:sz w:val="24"/>
          <w:lang w:eastAsia="zh-CN"/>
        </w:rPr>
        <w:t>2</w:t>
      </w:r>
      <w:r>
        <w:rPr>
          <w:rFonts w:eastAsia="宋体" w:cs="Arial"/>
          <w:iCs/>
          <w:sz w:val="24"/>
          <w:lang w:eastAsia="zh-CN"/>
        </w:rPr>
        <w:t>年电力二氧化碳排放因子的公告</w:t>
      </w:r>
      <w:r>
        <w:rPr>
          <w:rFonts w:eastAsia="宋体" w:cs="Arial" w:hint="eastAsia"/>
          <w:iCs/>
          <w:sz w:val="24"/>
          <w:lang w:eastAsia="zh-CN"/>
        </w:rPr>
        <w:t>》</w:t>
      </w:r>
      <w:r>
        <w:rPr>
          <w:rFonts w:eastAsia="宋体" w:cs="Arial"/>
          <w:iCs/>
          <w:sz w:val="24"/>
          <w:lang w:eastAsia="zh-CN"/>
        </w:rPr>
        <w:t>（</w:t>
      </w:r>
      <w:r>
        <w:rPr>
          <w:rFonts w:eastAsia="宋体" w:cs="Arial"/>
          <w:iCs/>
          <w:sz w:val="24"/>
          <w:lang w:eastAsia="zh-CN"/>
        </w:rPr>
        <w:t>202</w:t>
      </w:r>
      <w:r>
        <w:rPr>
          <w:rFonts w:eastAsia="宋体" w:cs="Arial" w:hint="eastAsia"/>
          <w:iCs/>
          <w:sz w:val="24"/>
          <w:lang w:eastAsia="zh-CN"/>
        </w:rPr>
        <w:t>2</w:t>
      </w:r>
      <w:r>
        <w:rPr>
          <w:rFonts w:eastAsia="宋体" w:cs="Arial"/>
          <w:iCs/>
          <w:sz w:val="24"/>
          <w:lang w:eastAsia="zh-CN"/>
        </w:rPr>
        <w:t>年省级电力排放因子</w:t>
      </w:r>
      <w:r>
        <w:rPr>
          <w:rFonts w:eastAsia="宋体" w:cs="Arial"/>
          <w:iCs/>
          <w:sz w:val="24"/>
          <w:lang w:eastAsia="zh-CN"/>
        </w:rPr>
        <w:t>-</w:t>
      </w:r>
      <w:r>
        <w:rPr>
          <w:rFonts w:eastAsia="宋体" w:cs="Arial"/>
          <w:iCs/>
          <w:sz w:val="24"/>
          <w:lang w:eastAsia="zh-CN"/>
        </w:rPr>
        <w:t>湖北）</w:t>
      </w:r>
      <w:r>
        <w:rPr>
          <w:rFonts w:eastAsia="宋体" w:cs="Arial" w:hint="eastAsia"/>
          <w:iCs/>
          <w:sz w:val="24"/>
          <w:lang w:eastAsia="zh-CN"/>
        </w:rPr>
        <w:t>（</w:t>
      </w:r>
      <w:r>
        <w:rPr>
          <w:rFonts w:eastAsia="宋体" w:cs="Arial" w:hint="eastAsia"/>
          <w:iCs/>
          <w:sz w:val="24"/>
          <w:lang w:eastAsia="zh-CN"/>
        </w:rPr>
        <w:t>2022</w:t>
      </w:r>
      <w:r>
        <w:rPr>
          <w:rFonts w:eastAsia="宋体" w:cs="Arial" w:hint="eastAsia"/>
          <w:iCs/>
          <w:sz w:val="24"/>
          <w:lang w:eastAsia="zh-CN"/>
        </w:rPr>
        <w:t>年全国电力平均二氧化碳排放因子（不包括市场化交易的非化石能源电量）。</w:t>
      </w:r>
    </w:p>
    <w:p w14:paraId="63922EB7" w14:textId="77777777" w:rsidR="00C75E31" w:rsidRDefault="00C75E31">
      <w:pPr>
        <w:pStyle w:val="afb"/>
        <w:spacing w:before="0" w:line="360" w:lineRule="auto"/>
        <w:ind w:left="709"/>
        <w:rPr>
          <w:rFonts w:eastAsia="宋体" w:cs="Arial"/>
          <w:iCs/>
          <w:sz w:val="24"/>
          <w:lang w:eastAsia="zh-CN"/>
        </w:rPr>
      </w:pPr>
    </w:p>
    <w:p w14:paraId="7A1715A4" w14:textId="77777777" w:rsidR="00C75E31" w:rsidRDefault="00000000">
      <w:pPr>
        <w:pStyle w:val="Style2"/>
        <w:numPr>
          <w:ilvl w:val="2"/>
          <w:numId w:val="13"/>
        </w:numPr>
        <w:spacing w:line="360" w:lineRule="auto"/>
        <w:rPr>
          <w:iCs/>
        </w:rPr>
      </w:pPr>
      <w:bookmarkStart w:id="210" w:name="_Toc202806006"/>
      <w:r>
        <w:rPr>
          <w:rFonts w:hint="eastAsia"/>
          <w:iCs/>
        </w:rPr>
        <w:lastRenderedPageBreak/>
        <w:t>外购商品和服务的排放</w:t>
      </w:r>
      <w:bookmarkEnd w:id="210"/>
    </w:p>
    <w:p w14:paraId="62A63BBF" w14:textId="77777777" w:rsidR="00C75E31"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包括铁矿石、生石灰、石灰石、白云石、球团、废钢、电极、锰铁、镍铁、铬铁、萤石、硅铁、钼铁、铝铁、铝、增碳剂、铁鳞、氨水、碳化硅、镁、其他纸制品、办公用品、源水（</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排放）</w:t>
      </w:r>
    </w:p>
    <w:p w14:paraId="1E4F024E"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1:Purchased Goods and Services</w:t>
      </w:r>
      <w:r>
        <w:rPr>
          <w:rFonts w:eastAsia="宋体" w:cs="Arial" w:hint="eastAsia"/>
          <w:iCs/>
          <w:sz w:val="24"/>
          <w:lang w:eastAsia="zh-CN"/>
        </w:rPr>
        <w:t>的</w:t>
      </w:r>
      <w:r>
        <w:rPr>
          <w:rFonts w:eastAsia="宋体" w:cs="Arial" w:hint="eastAsia"/>
          <w:iCs/>
          <w:sz w:val="24"/>
          <w:lang w:eastAsia="zh-CN"/>
        </w:rPr>
        <w:t>Average-data method</w:t>
      </w:r>
      <w:r>
        <w:rPr>
          <w:rFonts w:eastAsia="宋体" w:cs="Arial" w:hint="eastAsia"/>
          <w:iCs/>
          <w:sz w:val="24"/>
          <w:lang w:eastAsia="zh-CN"/>
        </w:rPr>
        <w:t>和</w:t>
      </w:r>
      <w:r>
        <w:rPr>
          <w:rFonts w:eastAsia="宋体" w:cs="Arial" w:hint="eastAsia"/>
          <w:iCs/>
          <w:sz w:val="24"/>
          <w:lang w:eastAsia="zh-CN"/>
        </w:rPr>
        <w:t>Spend-based method</w:t>
      </w:r>
      <w:r>
        <w:rPr>
          <w:rFonts w:eastAsia="宋体" w:cs="Arial"/>
          <w:iCs/>
          <w:sz w:val="24"/>
          <w:lang w:eastAsia="zh-CN"/>
        </w:rPr>
        <w:t>。</w:t>
      </w:r>
    </w:p>
    <w:p w14:paraId="58181DBC" w14:textId="27766C14"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w:t>
      </w:r>
      <w:ins w:id="211" w:author="扬 邱" w:date="2025-07-09T17:51:00Z" w16du:dateUtc="2025-07-09T09:51:00Z">
        <w:r w:rsidR="001E2EEC">
          <w:rPr>
            <w:rFonts w:eastAsia="宋体" w:cs="Arial" w:hint="eastAsia"/>
            <w:iCs/>
            <w:sz w:val="24"/>
            <w:lang w:eastAsia="zh-CN"/>
          </w:rPr>
          <w:t>2024</w:t>
        </w:r>
        <w:r w:rsidR="001E2EEC">
          <w:rPr>
            <w:rFonts w:eastAsia="宋体" w:cs="Arial" w:hint="eastAsia"/>
            <w:iCs/>
            <w:sz w:val="24"/>
            <w:lang w:eastAsia="zh-CN"/>
          </w:rPr>
          <w:t>年</w:t>
        </w:r>
        <w:r w:rsidR="001E2EEC">
          <w:rPr>
            <w:rFonts w:eastAsia="宋体" w:cs="Arial" w:hint="eastAsia"/>
            <w:iCs/>
            <w:sz w:val="24"/>
            <w:lang w:eastAsia="zh-CN"/>
          </w:rPr>
          <w:t>1</w:t>
        </w:r>
        <w:r w:rsidR="001E2EEC">
          <w:rPr>
            <w:rFonts w:eastAsia="宋体" w:cs="Arial" w:hint="eastAsia"/>
            <w:iCs/>
            <w:sz w:val="24"/>
            <w:lang w:eastAsia="zh-CN"/>
          </w:rPr>
          <w:t>月</w:t>
        </w:r>
      </w:ins>
      <w:ins w:id="212" w:author="扬 邱" w:date="2025-07-09T17:52:00Z" w16du:dateUtc="2025-07-09T09:52:00Z">
        <w:r w:rsidR="001E2EEC">
          <w:rPr>
            <w:rFonts w:eastAsia="宋体" w:cs="Arial" w:hint="eastAsia"/>
            <w:iCs/>
            <w:sz w:val="24"/>
            <w:lang w:eastAsia="zh-CN"/>
          </w:rPr>
          <w:t>1</w:t>
        </w:r>
        <w:r w:rsidR="001E2EEC">
          <w:rPr>
            <w:rFonts w:eastAsia="宋体" w:cs="Arial" w:hint="eastAsia"/>
            <w:iCs/>
            <w:sz w:val="24"/>
            <w:lang w:eastAsia="zh-CN"/>
          </w:rPr>
          <w:t>日</w:t>
        </w:r>
        <w:r w:rsidR="001E2EEC">
          <w:rPr>
            <w:rFonts w:eastAsia="宋体" w:cs="Arial" w:hint="eastAsia"/>
            <w:iCs/>
            <w:sz w:val="24"/>
            <w:lang w:eastAsia="zh-CN"/>
          </w:rPr>
          <w:t>-2024</w:t>
        </w:r>
        <w:r w:rsidR="001E2EEC">
          <w:rPr>
            <w:rFonts w:eastAsia="宋体" w:cs="Arial" w:hint="eastAsia"/>
            <w:iCs/>
            <w:sz w:val="24"/>
            <w:lang w:eastAsia="zh-CN"/>
          </w:rPr>
          <w:t>年</w:t>
        </w:r>
        <w:r w:rsidR="001E2EEC">
          <w:rPr>
            <w:rFonts w:eastAsia="宋体" w:cs="Arial" w:hint="eastAsia"/>
            <w:iCs/>
            <w:sz w:val="24"/>
            <w:lang w:eastAsia="zh-CN"/>
          </w:rPr>
          <w:t>12</w:t>
        </w:r>
        <w:r w:rsidR="001E2EEC">
          <w:rPr>
            <w:rFonts w:eastAsia="宋体" w:cs="Arial" w:hint="eastAsia"/>
            <w:iCs/>
            <w:sz w:val="24"/>
            <w:lang w:eastAsia="zh-CN"/>
          </w:rPr>
          <w:t>月</w:t>
        </w:r>
        <w:r w:rsidR="001E2EEC">
          <w:rPr>
            <w:rFonts w:eastAsia="宋体" w:cs="Arial" w:hint="eastAsia"/>
            <w:iCs/>
            <w:sz w:val="24"/>
            <w:lang w:eastAsia="zh-CN"/>
          </w:rPr>
          <w:t>31</w:t>
        </w:r>
        <w:r w:rsidR="001E2EEC">
          <w:rPr>
            <w:rFonts w:eastAsia="宋体" w:cs="Arial" w:hint="eastAsia"/>
            <w:iCs/>
            <w:sz w:val="24"/>
            <w:lang w:eastAsia="zh-CN"/>
          </w:rPr>
          <w:t>日期间，</w:t>
        </w:r>
      </w:ins>
      <w:ins w:id="213" w:author="扬 邱" w:date="2025-07-09T17:46:00Z" w16du:dateUtc="2025-07-09T09:46:00Z">
        <w:r w:rsidR="001E2EEC">
          <w:rPr>
            <w:rFonts w:eastAsia="宋体" w:cs="Arial" w:hint="eastAsia"/>
            <w:iCs/>
            <w:sz w:val="24"/>
            <w:lang w:eastAsia="zh-CN"/>
          </w:rPr>
          <w:t>生石灰、白云石、轻烧白云石、</w:t>
        </w:r>
      </w:ins>
      <w:ins w:id="214" w:author="扬 邱" w:date="2025-07-09T17:47:00Z" w16du:dateUtc="2025-07-09T09:47:00Z">
        <w:r w:rsidR="001E2EEC">
          <w:rPr>
            <w:rFonts w:eastAsia="宋体" w:cs="Arial" w:hint="eastAsia"/>
            <w:iCs/>
            <w:sz w:val="24"/>
            <w:lang w:eastAsia="zh-CN"/>
          </w:rPr>
          <w:t>球团、电极、锰铁、铬铁、镍铁、硅铁、钼铁、铝铁、萤石、</w:t>
        </w:r>
      </w:ins>
      <w:ins w:id="215" w:author="扬 邱" w:date="2025-07-09T17:48:00Z" w16du:dateUtc="2025-07-09T09:48:00Z">
        <w:r w:rsidR="001E2EEC">
          <w:rPr>
            <w:rFonts w:eastAsia="宋体" w:cs="Arial" w:hint="eastAsia"/>
            <w:iCs/>
            <w:sz w:val="24"/>
            <w:lang w:eastAsia="zh-CN"/>
          </w:rPr>
          <w:t>铝、增碳剂、铁鳞、碳化硅、镁</w:t>
        </w:r>
      </w:ins>
      <w:ins w:id="216" w:author="扬 邱" w:date="2025-07-09T17:51:00Z" w16du:dateUtc="2025-07-09T09:51:00Z">
        <w:r w:rsidR="001E2EEC">
          <w:rPr>
            <w:rFonts w:eastAsia="宋体" w:cs="Arial" w:hint="eastAsia"/>
            <w:iCs/>
            <w:sz w:val="24"/>
            <w:lang w:eastAsia="zh-CN"/>
          </w:rPr>
          <w:t>、所有其他纸制品加工制造、办公用品（纸张除外）制造</w:t>
        </w:r>
      </w:ins>
      <w:ins w:id="217" w:author="扬 邱" w:date="2025-07-09T17:48:00Z" w16du:dateUtc="2025-07-09T09:48:00Z">
        <w:r w:rsidR="001E2EEC">
          <w:rPr>
            <w:rFonts w:eastAsia="宋体" w:cs="Arial" w:hint="eastAsia"/>
            <w:iCs/>
            <w:sz w:val="24"/>
            <w:lang w:eastAsia="zh-CN"/>
          </w:rPr>
          <w:t>的活动数据</w:t>
        </w:r>
      </w:ins>
      <w:r>
        <w:rPr>
          <w:rFonts w:eastAsia="宋体" w:cs="Arial"/>
          <w:iCs/>
          <w:sz w:val="24"/>
          <w:lang w:eastAsia="zh-CN"/>
        </w:rPr>
        <w:t>来源于</w:t>
      </w:r>
      <w:commentRangeStart w:id="218"/>
      <w:r>
        <w:rPr>
          <w:rFonts w:eastAsia="宋体" w:cs="Arial"/>
          <w:iCs/>
          <w:sz w:val="24"/>
          <w:lang w:eastAsia="zh-CN"/>
        </w:rPr>
        <w:t>大冶特殊钢提供</w:t>
      </w:r>
      <w:r>
        <w:rPr>
          <w:rFonts w:eastAsia="宋体" w:cs="Arial" w:hint="eastAsia"/>
          <w:iCs/>
          <w:sz w:val="24"/>
          <w:lang w:eastAsia="zh-CN"/>
        </w:rPr>
        <w:t>《物资收发存汇总表》</w:t>
      </w:r>
      <w:ins w:id="219" w:author="扬 邱" w:date="2025-07-09T17:46:00Z" w16du:dateUtc="2025-07-09T09:46:00Z">
        <w:r w:rsidR="001E2EEC">
          <w:rPr>
            <w:rFonts w:eastAsia="宋体" w:cs="Arial" w:hint="eastAsia"/>
            <w:iCs/>
            <w:sz w:val="24"/>
            <w:lang w:eastAsia="zh-CN"/>
          </w:rPr>
          <w:t>入库量</w:t>
        </w:r>
      </w:ins>
      <w:ins w:id="220" w:author="扬 邱" w:date="2025-07-09T17:48:00Z" w16du:dateUtc="2025-07-09T09:48:00Z">
        <w:r w:rsidR="001E2EEC">
          <w:rPr>
            <w:rFonts w:eastAsia="宋体" w:cs="Arial" w:hint="eastAsia"/>
            <w:iCs/>
            <w:sz w:val="24"/>
            <w:lang w:eastAsia="zh-CN"/>
          </w:rPr>
          <w:t>；铁矿石活动数据源于</w:t>
        </w:r>
      </w:ins>
      <w:r>
        <w:rPr>
          <w:rFonts w:eastAsia="宋体" w:cs="Arial" w:hint="eastAsia"/>
          <w:iCs/>
          <w:sz w:val="24"/>
          <w:lang w:eastAsia="zh-CN"/>
        </w:rPr>
        <w:t>《</w:t>
      </w:r>
      <w:r>
        <w:rPr>
          <w:rFonts w:eastAsia="宋体" w:cs="Arial" w:hint="eastAsia"/>
          <w:iCs/>
          <w:sz w:val="24"/>
          <w:lang w:eastAsia="zh-CN"/>
        </w:rPr>
        <w:t>2024</w:t>
      </w:r>
      <w:r>
        <w:rPr>
          <w:rFonts w:eastAsia="宋体" w:cs="Arial" w:hint="eastAsia"/>
          <w:iCs/>
          <w:sz w:val="24"/>
          <w:lang w:eastAsia="zh-CN"/>
        </w:rPr>
        <w:t>年统计月报（烧结）》《</w:t>
      </w:r>
      <w:r>
        <w:rPr>
          <w:rFonts w:eastAsia="宋体" w:cs="Arial" w:hint="eastAsia"/>
          <w:iCs/>
          <w:sz w:val="24"/>
          <w:lang w:eastAsia="zh-CN"/>
        </w:rPr>
        <w:t>2024</w:t>
      </w:r>
      <w:r>
        <w:rPr>
          <w:rFonts w:eastAsia="宋体" w:cs="Arial" w:hint="eastAsia"/>
          <w:iCs/>
          <w:sz w:val="24"/>
          <w:lang w:eastAsia="zh-CN"/>
        </w:rPr>
        <w:t>年统计报表（中高炉）》</w:t>
      </w:r>
      <w:del w:id="221" w:author="扬 邱" w:date="2025-07-09T17:08:00Z" w16du:dateUtc="2025-07-09T09:08:00Z">
        <w:r w:rsidDel="00E835D4">
          <w:rPr>
            <w:rFonts w:eastAsia="宋体" w:cs="Arial" w:hint="eastAsia"/>
            <w:iCs/>
            <w:sz w:val="24"/>
            <w:lang w:eastAsia="zh-CN"/>
          </w:rPr>
          <w:delText>《</w:delText>
        </w:r>
        <w:r w:rsidDel="00E835D4">
          <w:rPr>
            <w:rFonts w:eastAsia="宋体" w:cs="Arial" w:hint="eastAsia"/>
            <w:iCs/>
            <w:sz w:val="24"/>
            <w:lang w:eastAsia="zh-CN"/>
          </w:rPr>
          <w:delText>2024</w:delText>
        </w:r>
        <w:r w:rsidDel="00E835D4">
          <w:rPr>
            <w:rFonts w:eastAsia="宋体" w:cs="Arial" w:hint="eastAsia"/>
            <w:iCs/>
            <w:sz w:val="24"/>
            <w:lang w:eastAsia="zh-CN"/>
          </w:rPr>
          <w:delText>生铁、废钢、白云石、水处理药剂数据》</w:delText>
        </w:r>
      </w:del>
      <w:ins w:id="222" w:author="扬 邱" w:date="2025-07-09T17:49:00Z" w16du:dateUtc="2025-07-09T09:49:00Z">
        <w:r w:rsidR="001E2EEC">
          <w:rPr>
            <w:rFonts w:eastAsia="宋体" w:cs="Arial" w:hint="eastAsia"/>
            <w:iCs/>
            <w:sz w:val="24"/>
            <w:lang w:eastAsia="zh-CN"/>
          </w:rPr>
          <w:t>氨水活动数据源于</w:t>
        </w:r>
      </w:ins>
      <w:r>
        <w:rPr>
          <w:rFonts w:eastAsia="宋体" w:cs="Arial" w:hint="eastAsia"/>
          <w:iCs/>
          <w:sz w:val="24"/>
          <w:lang w:eastAsia="zh-CN"/>
        </w:rPr>
        <w:t>《脱硫脱硝成本补充》</w:t>
      </w:r>
      <w:ins w:id="223" w:author="扬 邱" w:date="2025-07-09T17:50:00Z" w16du:dateUtc="2025-07-09T09:50:00Z">
        <w:r w:rsidR="001E2EEC">
          <w:rPr>
            <w:rFonts w:eastAsia="宋体" w:cs="Arial" w:hint="eastAsia"/>
            <w:iCs/>
            <w:sz w:val="24"/>
            <w:lang w:eastAsia="zh-CN"/>
          </w:rPr>
          <w:t>；废钢活动数据源于</w:t>
        </w:r>
        <w:r w:rsidR="001E2EEC" w:rsidRPr="001E2EEC">
          <w:rPr>
            <w:rFonts w:eastAsia="宋体" w:cs="Arial" w:hint="eastAsia"/>
            <w:iCs/>
            <w:sz w:val="24"/>
            <w:lang w:eastAsia="zh-CN"/>
          </w:rPr>
          <w:t>《</w:t>
        </w:r>
        <w:r w:rsidR="001E2EEC" w:rsidRPr="001E2EEC">
          <w:rPr>
            <w:rFonts w:eastAsia="宋体" w:cs="Arial" w:hint="eastAsia"/>
            <w:iCs/>
            <w:sz w:val="24"/>
            <w:lang w:eastAsia="zh-CN"/>
          </w:rPr>
          <w:t>2024</w:t>
        </w:r>
        <w:r w:rsidR="001E2EEC" w:rsidRPr="001E2EEC">
          <w:rPr>
            <w:rFonts w:eastAsia="宋体" w:cs="Arial" w:hint="eastAsia"/>
            <w:iCs/>
            <w:sz w:val="24"/>
            <w:lang w:eastAsia="zh-CN"/>
          </w:rPr>
          <w:t>年统计月报（转炉厂）》《</w:t>
        </w:r>
        <w:r w:rsidR="001E2EEC" w:rsidRPr="001E2EEC">
          <w:rPr>
            <w:rFonts w:eastAsia="宋体" w:cs="Arial" w:hint="eastAsia"/>
            <w:iCs/>
            <w:sz w:val="24"/>
            <w:lang w:eastAsia="zh-CN"/>
          </w:rPr>
          <w:t>2024</w:t>
        </w:r>
        <w:r w:rsidR="001E2EEC" w:rsidRPr="001E2EEC">
          <w:rPr>
            <w:rFonts w:eastAsia="宋体" w:cs="Arial" w:hint="eastAsia"/>
            <w:iCs/>
            <w:sz w:val="24"/>
            <w:lang w:eastAsia="zh-CN"/>
          </w:rPr>
          <w:t>年</w:t>
        </w:r>
        <w:r w:rsidR="001E2EEC" w:rsidRPr="001E2EEC">
          <w:rPr>
            <w:rFonts w:eastAsia="宋体" w:cs="Arial" w:hint="eastAsia"/>
            <w:iCs/>
            <w:sz w:val="24"/>
            <w:lang w:eastAsia="zh-CN"/>
          </w:rPr>
          <w:t>50t</w:t>
        </w:r>
        <w:r w:rsidR="001E2EEC" w:rsidRPr="001E2EEC">
          <w:rPr>
            <w:rFonts w:eastAsia="宋体" w:cs="Arial" w:hint="eastAsia"/>
            <w:iCs/>
            <w:sz w:val="24"/>
            <w:lang w:eastAsia="zh-CN"/>
          </w:rPr>
          <w:t>电炉台账》《</w:t>
        </w:r>
        <w:r w:rsidR="001E2EEC" w:rsidRPr="001E2EEC">
          <w:rPr>
            <w:rFonts w:eastAsia="宋体" w:cs="Arial" w:hint="eastAsia"/>
            <w:iCs/>
            <w:sz w:val="24"/>
            <w:lang w:eastAsia="zh-CN"/>
          </w:rPr>
          <w:t>2024</w:t>
        </w:r>
        <w:r w:rsidR="001E2EEC" w:rsidRPr="001E2EEC">
          <w:rPr>
            <w:rFonts w:eastAsia="宋体" w:cs="Arial" w:hint="eastAsia"/>
            <w:iCs/>
            <w:sz w:val="24"/>
            <w:lang w:eastAsia="zh-CN"/>
          </w:rPr>
          <w:t>年大电炉台账》</w:t>
        </w:r>
        <w:r w:rsidR="001E2EEC">
          <w:rPr>
            <w:rFonts w:eastAsia="宋体" w:cs="Arial" w:hint="eastAsia"/>
            <w:iCs/>
            <w:sz w:val="24"/>
            <w:lang w:eastAsia="zh-CN"/>
          </w:rPr>
          <w:t>源水活动数据源于</w:t>
        </w:r>
      </w:ins>
      <w:r>
        <w:rPr>
          <w:rFonts w:eastAsia="宋体" w:cs="Arial" w:hint="eastAsia"/>
          <w:iCs/>
          <w:sz w:val="24"/>
          <w:lang w:eastAsia="zh-CN"/>
        </w:rPr>
        <w:t>《</w:t>
      </w:r>
      <w:r>
        <w:rPr>
          <w:rFonts w:eastAsia="宋体" w:cs="Arial" w:hint="eastAsia"/>
          <w:iCs/>
          <w:sz w:val="24"/>
          <w:lang w:eastAsia="zh-CN"/>
        </w:rPr>
        <w:t>2024</w:t>
      </w:r>
      <w:r>
        <w:rPr>
          <w:rFonts w:eastAsia="宋体" w:cs="Arial" w:hint="eastAsia"/>
          <w:iCs/>
          <w:sz w:val="24"/>
          <w:lang w:eastAsia="zh-CN"/>
        </w:rPr>
        <w:t>年</w:t>
      </w:r>
      <w:r>
        <w:rPr>
          <w:rFonts w:eastAsia="宋体" w:cs="Arial" w:hint="eastAsia"/>
          <w:iCs/>
          <w:sz w:val="24"/>
          <w:lang w:eastAsia="zh-CN"/>
        </w:rPr>
        <w:t>12</w:t>
      </w:r>
      <w:r>
        <w:rPr>
          <w:rFonts w:eastAsia="宋体" w:cs="Arial" w:hint="eastAsia"/>
          <w:iCs/>
          <w:sz w:val="24"/>
          <w:lang w:eastAsia="zh-CN"/>
        </w:rPr>
        <w:t>月能源报表》</w:t>
      </w:r>
      <w:del w:id="224" w:author="扬 邱" w:date="2025-07-09T17:07:00Z" w16du:dateUtc="2025-07-09T09:07:00Z">
        <w:r w:rsidDel="00E835D4">
          <w:rPr>
            <w:rFonts w:eastAsia="宋体" w:cs="Arial" w:hint="eastAsia"/>
            <w:iCs/>
            <w:sz w:val="24"/>
            <w:lang w:eastAsia="zh-CN"/>
          </w:rPr>
          <w:delText>《差旅情况统计</w:delText>
        </w:r>
        <w:r w:rsidDel="00E835D4">
          <w:rPr>
            <w:rFonts w:eastAsia="宋体" w:cs="Arial" w:hint="eastAsia"/>
            <w:iCs/>
            <w:sz w:val="24"/>
            <w:lang w:eastAsia="zh-CN"/>
          </w:rPr>
          <w:delText xml:space="preserve"> </w:delText>
        </w:r>
        <w:r w:rsidDel="00E835D4">
          <w:rPr>
            <w:rFonts w:eastAsia="宋体" w:cs="Arial" w:hint="eastAsia"/>
            <w:iCs/>
            <w:sz w:val="24"/>
            <w:lang w:eastAsia="zh-CN"/>
          </w:rPr>
          <w:delText>大冶交通数据（按成本中心）》</w:delText>
        </w:r>
      </w:del>
      <w:del w:id="225" w:author="扬 邱" w:date="2025-07-09T17:52:00Z" w16du:dateUtc="2025-07-09T09:52:00Z">
        <w:r w:rsidDel="001E2EEC">
          <w:rPr>
            <w:rFonts w:eastAsia="宋体" w:cs="Arial"/>
            <w:iCs/>
            <w:sz w:val="24"/>
            <w:lang w:eastAsia="zh-CN"/>
          </w:rPr>
          <w:delText>202</w:delText>
        </w:r>
        <w:r w:rsidDel="001E2EEC">
          <w:rPr>
            <w:rFonts w:eastAsia="宋体" w:cs="Arial" w:hint="eastAsia"/>
            <w:iCs/>
            <w:sz w:val="24"/>
            <w:lang w:eastAsia="zh-CN"/>
          </w:rPr>
          <w:delText>4</w:delText>
        </w:r>
        <w:commentRangeEnd w:id="218"/>
        <w:r w:rsidDel="001E2EEC">
          <w:commentReference w:id="218"/>
        </w:r>
        <w:r w:rsidDel="001E2EEC">
          <w:rPr>
            <w:rFonts w:eastAsia="宋体" w:cs="Arial"/>
            <w:iCs/>
            <w:sz w:val="24"/>
            <w:lang w:eastAsia="zh-CN"/>
          </w:rPr>
          <w:delText>年</w:delText>
        </w:r>
        <w:r w:rsidDel="001E2EEC">
          <w:rPr>
            <w:rFonts w:eastAsia="宋体" w:cs="Arial"/>
            <w:iCs/>
            <w:sz w:val="24"/>
            <w:lang w:eastAsia="zh-CN"/>
          </w:rPr>
          <w:delText>1</w:delText>
        </w:r>
        <w:r w:rsidDel="001E2EEC">
          <w:rPr>
            <w:rFonts w:eastAsia="宋体" w:cs="Arial"/>
            <w:iCs/>
            <w:sz w:val="24"/>
            <w:lang w:eastAsia="zh-CN"/>
          </w:rPr>
          <w:delText>月</w:delText>
        </w:r>
        <w:r w:rsidDel="001E2EEC">
          <w:rPr>
            <w:rFonts w:eastAsia="宋体" w:cs="Arial"/>
            <w:iCs/>
            <w:sz w:val="24"/>
            <w:lang w:eastAsia="zh-CN"/>
          </w:rPr>
          <w:delText>1</w:delText>
        </w:r>
        <w:r w:rsidDel="001E2EEC">
          <w:rPr>
            <w:rFonts w:eastAsia="宋体" w:cs="Arial"/>
            <w:iCs/>
            <w:sz w:val="24"/>
            <w:lang w:eastAsia="zh-CN"/>
          </w:rPr>
          <w:delText>日</w:delText>
        </w:r>
        <w:r w:rsidDel="001E2EEC">
          <w:rPr>
            <w:rFonts w:eastAsia="宋体" w:cs="Arial"/>
            <w:iCs/>
            <w:sz w:val="24"/>
            <w:lang w:eastAsia="zh-CN"/>
          </w:rPr>
          <w:delText>-202</w:delText>
        </w:r>
        <w:r w:rsidDel="001E2EEC">
          <w:rPr>
            <w:rFonts w:eastAsia="宋体" w:cs="Arial" w:hint="eastAsia"/>
            <w:iCs/>
            <w:sz w:val="24"/>
            <w:lang w:eastAsia="zh-CN"/>
          </w:rPr>
          <w:delText>4</w:delText>
        </w:r>
        <w:r w:rsidDel="001E2EEC">
          <w:rPr>
            <w:rFonts w:eastAsia="宋体" w:cs="Arial"/>
            <w:iCs/>
            <w:sz w:val="24"/>
            <w:lang w:eastAsia="zh-CN"/>
          </w:rPr>
          <w:delText>年</w:delText>
        </w:r>
        <w:r w:rsidDel="001E2EEC">
          <w:rPr>
            <w:rFonts w:eastAsia="宋体" w:cs="Arial"/>
            <w:iCs/>
            <w:sz w:val="24"/>
            <w:lang w:eastAsia="zh-CN"/>
          </w:rPr>
          <w:delText>12</w:delText>
        </w:r>
        <w:r w:rsidDel="001E2EEC">
          <w:rPr>
            <w:rFonts w:eastAsia="宋体" w:cs="Arial"/>
            <w:iCs/>
            <w:sz w:val="24"/>
            <w:lang w:eastAsia="zh-CN"/>
          </w:rPr>
          <w:delText>月</w:delText>
        </w:r>
        <w:r w:rsidDel="001E2EEC">
          <w:rPr>
            <w:rFonts w:eastAsia="宋体" w:cs="Arial"/>
            <w:iCs/>
            <w:sz w:val="24"/>
            <w:lang w:eastAsia="zh-CN"/>
          </w:rPr>
          <w:delText>31</w:delText>
        </w:r>
        <w:r w:rsidDel="001E2EEC">
          <w:rPr>
            <w:rFonts w:eastAsia="宋体" w:cs="Arial"/>
            <w:iCs/>
            <w:sz w:val="24"/>
            <w:lang w:eastAsia="zh-CN"/>
          </w:rPr>
          <w:delText>日期间</w:delText>
        </w:r>
        <w:r w:rsidDel="001E2EEC">
          <w:rPr>
            <w:rFonts w:eastAsia="宋体" w:cs="Arial" w:hint="eastAsia"/>
            <w:iCs/>
            <w:sz w:val="24"/>
            <w:lang w:eastAsia="zh-CN"/>
          </w:rPr>
          <w:delText>消耗的铁矿石、生石灰、石灰石、白云石、球团、废钢、电极、锰铁、镍铁、铬铁、萤石、硅铁、钼铁、铝铁、铝、增碳剂、铁鳞、氨水、碳化硅、镁、其他纸制品、办公用品、源水</w:delText>
        </w:r>
        <w:r w:rsidDel="001E2EEC">
          <w:rPr>
            <w:rFonts w:eastAsia="宋体" w:cs="Arial"/>
            <w:iCs/>
            <w:sz w:val="24"/>
            <w:lang w:eastAsia="zh-CN"/>
          </w:rPr>
          <w:delText>统计</w:delText>
        </w:r>
      </w:del>
      <w:r>
        <w:rPr>
          <w:rFonts w:eastAsia="宋体" w:cs="Arial" w:hint="eastAsia"/>
          <w:iCs/>
          <w:sz w:val="24"/>
          <w:lang w:eastAsia="zh-CN"/>
        </w:rPr>
        <w:t>。</w:t>
      </w:r>
    </w:p>
    <w:p w14:paraId="3039A65D" w14:textId="11CA1372"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w:t>
      </w:r>
      <w:r>
        <w:rPr>
          <w:rFonts w:eastAsia="宋体" w:cs="Arial" w:hint="eastAsia"/>
          <w:iCs/>
          <w:sz w:val="24"/>
          <w:lang w:eastAsia="zh-CN"/>
        </w:rPr>
        <w:t>铁矿石、生石灰、石灰石、白云石、球团、废钢、电极、锰铁、镍铁、铬铁、萤石、硅铁、铝铁、铝、铁鳞、氨水、碳化硅、镁、源水、</w:t>
      </w:r>
      <w:r>
        <w:rPr>
          <w:rFonts w:eastAsia="宋体" w:cs="Arial"/>
          <w:iCs/>
          <w:sz w:val="24"/>
          <w:lang w:eastAsia="zh-CN"/>
        </w:rPr>
        <w:t>排放因子来源于《</w:t>
      </w:r>
      <w:bookmarkStart w:id="226" w:name="OLE_LINK10"/>
      <w:r>
        <w:rPr>
          <w:rFonts w:eastAsia="宋体" w:cs="Arial" w:hint="eastAsia"/>
          <w:iCs/>
          <w:sz w:val="24"/>
          <w:lang w:eastAsia="zh-CN"/>
        </w:rPr>
        <w:t>ecoinvent 3.10-cut off</w:t>
      </w:r>
      <w:r>
        <w:rPr>
          <w:rFonts w:eastAsia="宋体" w:cs="Arial"/>
          <w:iCs/>
          <w:sz w:val="24"/>
          <w:lang w:eastAsia="zh-CN"/>
        </w:rPr>
        <w:t>》</w:t>
      </w:r>
      <w:bookmarkEnd w:id="226"/>
      <w:r>
        <w:rPr>
          <w:rFonts w:eastAsia="宋体" w:cs="Arial" w:hint="eastAsia"/>
          <w:iCs/>
          <w:sz w:val="24"/>
          <w:lang w:eastAsia="zh-CN"/>
        </w:rPr>
        <w:t>，增碳剂排放因子来源于《</w:t>
      </w:r>
      <w:r>
        <w:rPr>
          <w:rFonts w:eastAsia="宋体" w:cs="Arial" w:hint="eastAsia"/>
          <w:iCs/>
          <w:sz w:val="24"/>
          <w:lang w:eastAsia="zh-CN"/>
        </w:rPr>
        <w:t>ecoinvent 3.11-cut off</w:t>
      </w:r>
      <w:r>
        <w:rPr>
          <w:rFonts w:eastAsia="宋体" w:cs="Arial"/>
          <w:iCs/>
          <w:sz w:val="24"/>
          <w:lang w:eastAsia="zh-CN"/>
        </w:rPr>
        <w:t>》</w:t>
      </w:r>
      <w:r>
        <w:rPr>
          <w:rFonts w:eastAsia="宋体" w:cs="Arial" w:hint="eastAsia"/>
          <w:iCs/>
          <w:sz w:val="24"/>
          <w:lang w:eastAsia="zh-CN"/>
        </w:rPr>
        <w:t>钼铁、</w:t>
      </w:r>
      <w:commentRangeStart w:id="227"/>
      <w:del w:id="228" w:author="扬 邱" w:date="2025-07-09T17:09:00Z" w16du:dateUtc="2025-07-09T09:09:00Z">
        <w:r w:rsidDel="00E835D4">
          <w:rPr>
            <w:rFonts w:eastAsia="宋体" w:cs="Arial" w:hint="eastAsia"/>
            <w:iCs/>
            <w:sz w:val="24"/>
            <w:lang w:eastAsia="zh-CN"/>
          </w:rPr>
          <w:delText>差旅酒店住宿的排放因子来源于《</w:delText>
        </w:r>
        <w:r w:rsidDel="00E835D4">
          <w:rPr>
            <w:rFonts w:eastAsia="宋体" w:cs="Arial"/>
            <w:iCs/>
            <w:sz w:val="24"/>
            <w:lang w:eastAsia="zh-CN"/>
          </w:rPr>
          <w:delText>CPCD, China Products Carbon Footprint Factors Database</w:delText>
        </w:r>
        <w:r w:rsidDel="00E835D4">
          <w:rPr>
            <w:rFonts w:eastAsia="宋体" w:cs="Arial" w:hint="eastAsia"/>
            <w:iCs/>
            <w:sz w:val="24"/>
            <w:lang w:eastAsia="zh-CN"/>
          </w:rPr>
          <w:delText>》其他纸制品</w:delText>
        </w:r>
        <w:commentRangeEnd w:id="227"/>
        <w:r w:rsidDel="00E835D4">
          <w:commentReference w:id="227"/>
        </w:r>
      </w:del>
      <w:r>
        <w:rPr>
          <w:rFonts w:eastAsia="宋体" w:cs="Arial" w:hint="eastAsia"/>
          <w:iCs/>
          <w:sz w:val="24"/>
          <w:lang w:eastAsia="zh-CN"/>
        </w:rPr>
        <w:t>、办公用品的排放因子来源于《</w:t>
      </w:r>
      <w:r>
        <w:rPr>
          <w:rFonts w:eastAsia="宋体" w:cs="Arial"/>
          <w:iCs/>
          <w:sz w:val="24"/>
          <w:lang w:eastAsia="zh-CN"/>
        </w:rPr>
        <w:t>SupplyChainGHGEmissionFactors_v1.3.0_NAICS_CO</w:t>
      </w:r>
      <w:r>
        <w:rPr>
          <w:rFonts w:eastAsia="宋体" w:cs="Arial"/>
          <w:iCs/>
          <w:sz w:val="24"/>
          <w:vertAlign w:val="subscript"/>
          <w:lang w:eastAsia="zh-CN"/>
        </w:rPr>
        <w:t>2</w:t>
      </w:r>
      <w:r>
        <w:rPr>
          <w:rFonts w:eastAsia="宋体" w:cs="Arial"/>
          <w:iCs/>
          <w:sz w:val="24"/>
          <w:lang w:eastAsia="zh-CN"/>
        </w:rPr>
        <w:t>e_USD2022</w:t>
      </w:r>
      <w:r>
        <w:rPr>
          <w:rFonts w:eastAsia="宋体" w:cs="Arial" w:hint="eastAsia"/>
          <w:iCs/>
          <w:sz w:val="24"/>
          <w:lang w:eastAsia="zh-CN"/>
        </w:rPr>
        <w:t>》</w:t>
      </w:r>
    </w:p>
    <w:p w14:paraId="2EB01B4C" w14:textId="77777777" w:rsidR="00C75E31" w:rsidRDefault="00C75E31">
      <w:pPr>
        <w:pStyle w:val="afb"/>
        <w:spacing w:before="0" w:line="360" w:lineRule="auto"/>
        <w:ind w:left="709"/>
        <w:rPr>
          <w:rFonts w:eastAsia="宋体" w:cs="Arial"/>
          <w:iCs/>
          <w:sz w:val="24"/>
          <w:lang w:eastAsia="zh-CN"/>
        </w:rPr>
      </w:pPr>
    </w:p>
    <w:p w14:paraId="35140076" w14:textId="77777777" w:rsidR="00C75E31" w:rsidRDefault="00000000">
      <w:pPr>
        <w:pStyle w:val="Style2"/>
        <w:numPr>
          <w:ilvl w:val="2"/>
          <w:numId w:val="13"/>
        </w:numPr>
        <w:spacing w:line="360" w:lineRule="auto"/>
        <w:rPr>
          <w:iCs/>
        </w:rPr>
      </w:pPr>
      <w:bookmarkStart w:id="229" w:name="_Toc202806007"/>
      <w:bookmarkStart w:id="230" w:name="OLE_LINK5"/>
      <w:r>
        <w:rPr>
          <w:rFonts w:hint="eastAsia"/>
          <w:iCs/>
        </w:rPr>
        <w:lastRenderedPageBreak/>
        <w:t>资本货物排放</w:t>
      </w:r>
      <w:bookmarkEnd w:id="229"/>
    </w:p>
    <w:p w14:paraId="5B627E24" w14:textId="77777777" w:rsidR="00C75E31"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包括采购产品空调和暖空气加热设备和商业和工业制冷设备制造、电子计算机制造、焊接及焊接设备制造、其他工业设备制造、所有其他杂项电气设备及元件制造、所有其他杂项制造（</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排放）</w:t>
      </w:r>
    </w:p>
    <w:p w14:paraId="6C8E0BA9"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1:Purchased Goods and Services</w:t>
      </w:r>
      <w:r>
        <w:rPr>
          <w:rFonts w:eastAsia="宋体" w:cs="Arial" w:hint="eastAsia"/>
          <w:iCs/>
          <w:sz w:val="24"/>
          <w:lang w:eastAsia="zh-CN"/>
        </w:rPr>
        <w:t>的</w:t>
      </w:r>
      <w:r>
        <w:rPr>
          <w:rFonts w:eastAsia="宋体" w:cs="Arial" w:hint="eastAsia"/>
          <w:iCs/>
          <w:sz w:val="24"/>
          <w:lang w:eastAsia="zh-CN"/>
        </w:rPr>
        <w:t>Spend-based method</w:t>
      </w:r>
      <w:r>
        <w:rPr>
          <w:rFonts w:eastAsia="宋体" w:cs="Arial" w:hint="eastAsia"/>
          <w:iCs/>
          <w:sz w:val="24"/>
          <w:lang w:eastAsia="zh-CN"/>
        </w:rPr>
        <w:t>（</w:t>
      </w:r>
      <w:r>
        <w:rPr>
          <w:rFonts w:eastAsia="宋体" w:cs="Arial" w:hint="eastAsia"/>
          <w:iCs/>
          <w:sz w:val="24"/>
          <w:lang w:eastAsia="zh-CN"/>
        </w:rPr>
        <w:t>Category 1</w:t>
      </w:r>
      <w:r>
        <w:rPr>
          <w:rFonts w:eastAsia="宋体" w:cs="Arial" w:hint="eastAsia"/>
          <w:iCs/>
          <w:sz w:val="24"/>
          <w:lang w:eastAsia="zh-CN"/>
        </w:rPr>
        <w:t>和</w:t>
      </w:r>
      <w:r>
        <w:rPr>
          <w:rFonts w:eastAsia="宋体" w:cs="Arial" w:hint="eastAsia"/>
          <w:iCs/>
          <w:sz w:val="24"/>
          <w:lang w:eastAsia="zh-CN"/>
        </w:rPr>
        <w:t>Category 2</w:t>
      </w:r>
      <w:r>
        <w:rPr>
          <w:rFonts w:eastAsia="宋体" w:cs="Arial" w:hint="eastAsia"/>
          <w:iCs/>
          <w:sz w:val="24"/>
          <w:lang w:eastAsia="zh-CN"/>
        </w:rPr>
        <w:t>的计算方法一致）</w:t>
      </w:r>
      <w:r>
        <w:rPr>
          <w:rFonts w:eastAsia="宋体" w:cs="Arial"/>
          <w:iCs/>
          <w:sz w:val="24"/>
          <w:lang w:eastAsia="zh-CN"/>
        </w:rPr>
        <w:t>。</w:t>
      </w:r>
    </w:p>
    <w:p w14:paraId="20623168" w14:textId="1E334F73"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w:t>
      </w:r>
      <w:commentRangeStart w:id="231"/>
      <w:r>
        <w:rPr>
          <w:rFonts w:eastAsia="宋体" w:cs="Arial"/>
          <w:iCs/>
          <w:sz w:val="24"/>
          <w:lang w:eastAsia="zh-CN"/>
        </w:rPr>
        <w:t>来源于大冶特殊钢提供</w:t>
      </w:r>
      <w:r>
        <w:rPr>
          <w:rFonts w:eastAsia="宋体" w:cs="Arial" w:hint="eastAsia"/>
          <w:iCs/>
          <w:sz w:val="24"/>
          <w:lang w:eastAsia="zh-CN"/>
        </w:rPr>
        <w:t>《物资收发存汇总表》</w:t>
      </w:r>
      <w:ins w:id="232" w:author="扬 邱" w:date="2025-07-09T18:01:00Z" w16du:dateUtc="2025-07-09T10:01:00Z">
        <w:r w:rsidR="00DE75D6">
          <w:rPr>
            <w:rFonts w:eastAsia="宋体" w:cs="Arial" w:hint="eastAsia"/>
            <w:iCs/>
            <w:sz w:val="24"/>
            <w:lang w:eastAsia="zh-CN"/>
          </w:rPr>
          <w:t>入库量</w:t>
        </w:r>
      </w:ins>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r>
        <w:rPr>
          <w:rFonts w:eastAsia="宋体" w:cs="Arial" w:hint="eastAsia"/>
          <w:iCs/>
          <w:sz w:val="24"/>
          <w:lang w:eastAsia="zh-CN"/>
        </w:rPr>
        <w:t>使用的采购产品空调和暖空气加热设备和商业和工业制冷设备制造、电子计算机制造、焊接及焊接设备制造、其他工业设备制造、所有其他杂项电气设备及元件制造、所有其他杂项制造</w:t>
      </w:r>
      <w:r>
        <w:rPr>
          <w:rFonts w:eastAsia="宋体" w:cs="Arial"/>
          <w:iCs/>
          <w:sz w:val="24"/>
          <w:lang w:eastAsia="zh-CN"/>
        </w:rPr>
        <w:t>统计</w:t>
      </w:r>
      <w:r>
        <w:rPr>
          <w:rFonts w:eastAsia="宋体" w:cs="Arial" w:hint="eastAsia"/>
          <w:iCs/>
          <w:sz w:val="24"/>
          <w:lang w:eastAsia="zh-CN"/>
        </w:rPr>
        <w:t>花费金额</w:t>
      </w:r>
      <w:r>
        <w:rPr>
          <w:rFonts w:eastAsia="宋体" w:cs="Arial"/>
          <w:iCs/>
          <w:sz w:val="24"/>
          <w:lang w:eastAsia="zh-CN"/>
        </w:rPr>
        <w:t>。</w:t>
      </w:r>
      <w:commentRangeEnd w:id="231"/>
      <w:r>
        <w:commentReference w:id="231"/>
      </w:r>
      <w:ins w:id="233" w:author="扬 邱" w:date="2025-07-09T17:44:00Z" w16du:dateUtc="2025-07-09T09:44:00Z">
        <w:r w:rsidR="001E2EEC">
          <w:rPr>
            <w:rFonts w:eastAsia="宋体" w:cs="Arial" w:hint="eastAsia"/>
            <w:iCs/>
            <w:sz w:val="24"/>
            <w:lang w:eastAsia="zh-CN"/>
          </w:rPr>
          <w:t>汇率采用</w:t>
        </w:r>
        <w:r w:rsidR="001E2EEC">
          <w:rPr>
            <w:rFonts w:eastAsia="宋体" w:cs="Arial" w:hint="eastAsia"/>
            <w:iCs/>
            <w:sz w:val="24"/>
            <w:lang w:eastAsia="zh-CN"/>
          </w:rPr>
          <w:t>2022</w:t>
        </w:r>
        <w:r w:rsidR="001E2EEC">
          <w:rPr>
            <w:rFonts w:eastAsia="宋体" w:cs="Arial" w:hint="eastAsia"/>
            <w:iCs/>
            <w:sz w:val="24"/>
            <w:lang w:eastAsia="zh-CN"/>
          </w:rPr>
          <w:t>年平均人民币对美元汇率</w:t>
        </w:r>
        <w:r w:rsidR="001E2EEC" w:rsidRPr="001E2EEC">
          <w:rPr>
            <w:rFonts w:eastAsia="宋体" w:cs="Arial" w:hint="eastAsia"/>
            <w:iCs/>
            <w:sz w:val="24"/>
            <w:lang w:eastAsia="zh-CN"/>
          </w:rPr>
          <w:t>1</w:t>
        </w:r>
        <w:r w:rsidR="001E2EEC" w:rsidRPr="001E2EEC">
          <w:rPr>
            <w:rFonts w:eastAsia="宋体" w:cs="Arial" w:hint="eastAsia"/>
            <w:iCs/>
            <w:sz w:val="24"/>
            <w:lang w:eastAsia="zh-CN"/>
          </w:rPr>
          <w:t>：</w:t>
        </w:r>
        <w:r w:rsidR="001E2EEC" w:rsidRPr="001E2EEC">
          <w:rPr>
            <w:rFonts w:eastAsia="宋体" w:cs="Arial" w:hint="eastAsia"/>
            <w:iCs/>
            <w:sz w:val="24"/>
            <w:lang w:eastAsia="zh-CN"/>
          </w:rPr>
          <w:t>6.7261</w:t>
        </w:r>
      </w:ins>
      <w:ins w:id="234" w:author="扬 邱" w:date="2025-07-09T17:45:00Z" w16du:dateUtc="2025-07-09T09:45:00Z">
        <w:r w:rsidR="001E2EEC">
          <w:rPr>
            <w:rFonts w:eastAsia="宋体" w:cs="Arial" w:hint="eastAsia"/>
            <w:iCs/>
            <w:sz w:val="24"/>
            <w:lang w:eastAsia="zh-CN"/>
          </w:rPr>
          <w:t>。</w:t>
        </w:r>
      </w:ins>
    </w:p>
    <w:p w14:paraId="720E228B"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w:t>
      </w:r>
      <w:r>
        <w:rPr>
          <w:rFonts w:eastAsia="宋体" w:cs="Arial" w:hint="eastAsia"/>
          <w:iCs/>
          <w:sz w:val="24"/>
          <w:lang w:eastAsia="zh-CN"/>
        </w:rPr>
        <w:t>采购产品空调和暖空气加热设备和商业和工业制冷设备制造、电子计算机制造、焊接及焊接设备制造、其他工业设备制造、所有其他杂项电气设备及元件制造、所有其他杂项制造花费金额的排放因子来源于《</w:t>
      </w:r>
      <w:r>
        <w:rPr>
          <w:rFonts w:eastAsia="宋体" w:cs="Arial"/>
          <w:iCs/>
          <w:sz w:val="24"/>
          <w:lang w:eastAsia="zh-CN"/>
        </w:rPr>
        <w:t>SupplyChainGHGEmissionFactors_v1.3.0_NAICS_CO</w:t>
      </w:r>
      <w:r>
        <w:rPr>
          <w:rFonts w:eastAsia="宋体" w:cs="Arial"/>
          <w:iCs/>
          <w:sz w:val="24"/>
          <w:vertAlign w:val="subscript"/>
          <w:lang w:eastAsia="zh-CN"/>
        </w:rPr>
        <w:t>2</w:t>
      </w:r>
      <w:r>
        <w:rPr>
          <w:rFonts w:eastAsia="宋体" w:cs="Arial"/>
          <w:iCs/>
          <w:sz w:val="24"/>
          <w:lang w:eastAsia="zh-CN"/>
        </w:rPr>
        <w:t>e_USD2022</w:t>
      </w:r>
      <w:r>
        <w:rPr>
          <w:rFonts w:eastAsia="宋体" w:cs="Arial" w:hint="eastAsia"/>
          <w:iCs/>
          <w:sz w:val="24"/>
          <w:lang w:eastAsia="zh-CN"/>
        </w:rPr>
        <w:t>》</w:t>
      </w:r>
    </w:p>
    <w:bookmarkEnd w:id="230"/>
    <w:p w14:paraId="23501E71" w14:textId="77777777" w:rsidR="00C75E31" w:rsidRDefault="00C75E31">
      <w:pPr>
        <w:pStyle w:val="afb"/>
        <w:spacing w:before="0" w:line="360" w:lineRule="auto"/>
        <w:ind w:left="709"/>
        <w:rPr>
          <w:rFonts w:eastAsia="宋体" w:cs="Arial"/>
          <w:iCs/>
          <w:sz w:val="24"/>
          <w:lang w:eastAsia="zh-CN"/>
        </w:rPr>
      </w:pPr>
    </w:p>
    <w:p w14:paraId="53AC96E9" w14:textId="77777777" w:rsidR="00C75E31" w:rsidRDefault="00000000">
      <w:pPr>
        <w:pStyle w:val="Style2"/>
        <w:numPr>
          <w:ilvl w:val="2"/>
          <w:numId w:val="13"/>
        </w:numPr>
        <w:spacing w:line="360" w:lineRule="auto"/>
        <w:rPr>
          <w:iCs/>
        </w:rPr>
      </w:pPr>
      <w:bookmarkStart w:id="235" w:name="_Toc202806008"/>
      <w:r>
        <w:rPr>
          <w:rFonts w:hint="eastAsia"/>
          <w:iCs/>
        </w:rPr>
        <w:t>范围一、二相关燃料和能源相关的活动产生的排放</w:t>
      </w:r>
      <w:bookmarkEnd w:id="235"/>
    </w:p>
    <w:p w14:paraId="1F265BE3" w14:textId="77777777" w:rsidR="00C75E31"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包括液化石油气生产、洗精煤生产、柴油生产、汽油生产、焦炭生产、焦屑生产、烟煤生产、无烟煤生产、天然气生产、外购电力上游排放（</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排放）</w:t>
      </w:r>
    </w:p>
    <w:p w14:paraId="1D9FD4E1"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3:Fuel-and Energy-Related Activities Not Included in Scope 1 or Scope 2</w:t>
      </w:r>
      <w:r>
        <w:rPr>
          <w:rFonts w:eastAsia="宋体" w:cs="Arial" w:hint="eastAsia"/>
          <w:iCs/>
          <w:sz w:val="24"/>
          <w:lang w:eastAsia="zh-CN"/>
        </w:rPr>
        <w:t>的</w:t>
      </w:r>
      <w:r>
        <w:rPr>
          <w:rFonts w:eastAsia="宋体" w:cs="Arial" w:hint="eastAsia"/>
          <w:iCs/>
          <w:sz w:val="24"/>
          <w:lang w:eastAsia="zh-CN"/>
        </w:rPr>
        <w:t>Average-data method</w:t>
      </w:r>
      <w:r>
        <w:rPr>
          <w:rFonts w:eastAsia="宋体" w:cs="Arial" w:hint="eastAsia"/>
          <w:iCs/>
          <w:sz w:val="24"/>
          <w:lang w:eastAsia="zh-CN"/>
        </w:rPr>
        <w:t>。</w:t>
      </w:r>
    </w:p>
    <w:p w14:paraId="17B6852C" w14:textId="098D9725"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w:t>
      </w:r>
      <w:r>
        <w:rPr>
          <w:rFonts w:eastAsia="宋体" w:cs="Arial" w:hint="eastAsia"/>
          <w:iCs/>
          <w:sz w:val="24"/>
          <w:lang w:eastAsia="zh-CN"/>
        </w:rPr>
        <w:t>2024</w:t>
      </w:r>
      <w:r>
        <w:rPr>
          <w:rFonts w:eastAsia="宋体" w:cs="Arial" w:hint="eastAsia"/>
          <w:iCs/>
          <w:sz w:val="24"/>
          <w:lang w:eastAsia="zh-CN"/>
        </w:rPr>
        <w:t>冶钢宾馆水电气》</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w:t>
      </w:r>
      <w:r>
        <w:rPr>
          <w:rFonts w:eastAsia="宋体" w:cs="Arial" w:hint="eastAsia"/>
          <w:iCs/>
          <w:sz w:val="24"/>
          <w:lang w:eastAsia="zh-CN"/>
        </w:rPr>
        <w:t>期间消耗的液化石油气量；《物资收发存汇总表》</w:t>
      </w:r>
      <w:ins w:id="236" w:author="扬 邱" w:date="2025-07-09T17:42:00Z" w16du:dateUtc="2025-07-09T09:42:00Z">
        <w:r w:rsidR="001E2EEC">
          <w:rPr>
            <w:rFonts w:eastAsia="宋体" w:cs="Arial" w:hint="eastAsia"/>
            <w:iCs/>
            <w:sz w:val="24"/>
            <w:lang w:eastAsia="zh-CN"/>
          </w:rPr>
          <w:t>发出量</w:t>
        </w:r>
      </w:ins>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r>
        <w:rPr>
          <w:rFonts w:eastAsia="宋体" w:cs="Arial" w:hint="eastAsia"/>
          <w:iCs/>
          <w:sz w:val="24"/>
          <w:lang w:eastAsia="zh-CN"/>
        </w:rPr>
        <w:t>消耗的洗精煤、柴油、焦炭、焦屑、烟煤、无烟煤</w:t>
      </w:r>
      <w:commentRangeStart w:id="237"/>
      <w:del w:id="238" w:author="扬 邱" w:date="2025-07-09T17:43:00Z" w16du:dateUtc="2025-07-09T09:43:00Z">
        <w:r w:rsidDel="001E2EEC">
          <w:rPr>
            <w:rFonts w:eastAsia="宋体" w:cs="Arial" w:hint="eastAsia"/>
            <w:iCs/>
            <w:sz w:val="24"/>
            <w:lang w:eastAsia="zh-CN"/>
          </w:rPr>
          <w:delText>、天然气量</w:delText>
        </w:r>
      </w:del>
      <w:r>
        <w:rPr>
          <w:rFonts w:eastAsia="宋体" w:cs="Arial" w:hint="eastAsia"/>
          <w:iCs/>
          <w:sz w:val="24"/>
          <w:lang w:eastAsia="zh-CN"/>
        </w:rPr>
        <w:t>；</w:t>
      </w:r>
      <w:commentRangeEnd w:id="237"/>
      <w:r>
        <w:commentReference w:id="237"/>
      </w:r>
      <w:ins w:id="239" w:author="扬 邱" w:date="2025-07-09T17:43:00Z" w16du:dateUtc="2025-07-09T09:43:00Z">
        <w:r w:rsidR="001E2EEC">
          <w:rPr>
            <w:rFonts w:eastAsia="宋体" w:cs="Arial" w:hint="eastAsia"/>
            <w:iCs/>
            <w:sz w:val="24"/>
            <w:lang w:eastAsia="zh-CN"/>
          </w:rPr>
          <w:t>《天然气发票》</w:t>
        </w:r>
        <w:r w:rsidR="001E2EEC">
          <w:rPr>
            <w:rFonts w:eastAsia="宋体" w:cs="Arial"/>
            <w:iCs/>
            <w:sz w:val="24"/>
            <w:lang w:eastAsia="zh-CN"/>
          </w:rPr>
          <w:t>202</w:t>
        </w:r>
        <w:r w:rsidR="001E2EEC">
          <w:rPr>
            <w:rFonts w:eastAsia="宋体" w:cs="Arial" w:hint="eastAsia"/>
            <w:iCs/>
            <w:sz w:val="24"/>
            <w:lang w:eastAsia="zh-CN"/>
          </w:rPr>
          <w:t>4</w:t>
        </w:r>
        <w:r w:rsidR="001E2EEC">
          <w:rPr>
            <w:rFonts w:eastAsia="宋体" w:cs="Arial"/>
            <w:iCs/>
            <w:sz w:val="24"/>
            <w:lang w:eastAsia="zh-CN"/>
          </w:rPr>
          <w:t>年</w:t>
        </w:r>
        <w:r w:rsidR="001E2EEC">
          <w:rPr>
            <w:rFonts w:eastAsia="宋体" w:cs="Arial"/>
            <w:iCs/>
            <w:sz w:val="24"/>
            <w:lang w:eastAsia="zh-CN"/>
          </w:rPr>
          <w:t>1</w:t>
        </w:r>
        <w:r w:rsidR="001E2EEC">
          <w:rPr>
            <w:rFonts w:eastAsia="宋体" w:cs="Arial"/>
            <w:iCs/>
            <w:sz w:val="24"/>
            <w:lang w:eastAsia="zh-CN"/>
          </w:rPr>
          <w:t>月</w:t>
        </w:r>
        <w:r w:rsidR="001E2EEC">
          <w:rPr>
            <w:rFonts w:eastAsia="宋体" w:cs="Arial"/>
            <w:iCs/>
            <w:sz w:val="24"/>
            <w:lang w:eastAsia="zh-CN"/>
          </w:rPr>
          <w:t>1</w:t>
        </w:r>
        <w:r w:rsidR="001E2EEC">
          <w:rPr>
            <w:rFonts w:eastAsia="宋体" w:cs="Arial"/>
            <w:iCs/>
            <w:sz w:val="24"/>
            <w:lang w:eastAsia="zh-CN"/>
          </w:rPr>
          <w:t>日</w:t>
        </w:r>
        <w:r w:rsidR="001E2EEC">
          <w:rPr>
            <w:rFonts w:eastAsia="宋体" w:cs="Arial"/>
            <w:iCs/>
            <w:sz w:val="24"/>
            <w:lang w:eastAsia="zh-CN"/>
          </w:rPr>
          <w:t>-202</w:t>
        </w:r>
        <w:r w:rsidR="001E2EEC">
          <w:rPr>
            <w:rFonts w:eastAsia="宋体" w:cs="Arial" w:hint="eastAsia"/>
            <w:iCs/>
            <w:sz w:val="24"/>
            <w:lang w:eastAsia="zh-CN"/>
          </w:rPr>
          <w:t>4</w:t>
        </w:r>
        <w:r w:rsidR="001E2EEC">
          <w:rPr>
            <w:rFonts w:eastAsia="宋体" w:cs="Arial"/>
            <w:iCs/>
            <w:sz w:val="24"/>
            <w:lang w:eastAsia="zh-CN"/>
          </w:rPr>
          <w:t>年</w:t>
        </w:r>
        <w:r w:rsidR="001E2EEC">
          <w:rPr>
            <w:rFonts w:eastAsia="宋体" w:cs="Arial"/>
            <w:iCs/>
            <w:sz w:val="24"/>
            <w:lang w:eastAsia="zh-CN"/>
          </w:rPr>
          <w:t>12</w:t>
        </w:r>
        <w:r w:rsidR="001E2EEC">
          <w:rPr>
            <w:rFonts w:eastAsia="宋体" w:cs="Arial"/>
            <w:iCs/>
            <w:sz w:val="24"/>
            <w:lang w:eastAsia="zh-CN"/>
          </w:rPr>
          <w:t>月</w:t>
        </w:r>
        <w:r w:rsidR="001E2EEC">
          <w:rPr>
            <w:rFonts w:eastAsia="宋体" w:cs="Arial"/>
            <w:iCs/>
            <w:sz w:val="24"/>
            <w:lang w:eastAsia="zh-CN"/>
          </w:rPr>
          <w:t>31</w:t>
        </w:r>
        <w:r w:rsidR="001E2EEC">
          <w:rPr>
            <w:rFonts w:eastAsia="宋体" w:cs="Arial"/>
            <w:iCs/>
            <w:sz w:val="24"/>
            <w:lang w:eastAsia="zh-CN"/>
          </w:rPr>
          <w:t>日期间</w:t>
        </w:r>
        <w:r w:rsidR="001E2EEC">
          <w:rPr>
            <w:rFonts w:eastAsia="宋体" w:cs="Arial" w:hint="eastAsia"/>
            <w:iCs/>
            <w:sz w:val="24"/>
            <w:lang w:eastAsia="zh-CN"/>
          </w:rPr>
          <w:t>消耗的天然气量；</w:t>
        </w:r>
      </w:ins>
      <w:r>
        <w:rPr>
          <w:rFonts w:eastAsia="宋体" w:cs="Arial" w:hint="eastAsia"/>
          <w:iCs/>
          <w:sz w:val="24"/>
          <w:lang w:eastAsia="zh-CN"/>
        </w:rPr>
        <w:t>《总经办小车队汽油统计</w:t>
      </w:r>
      <w:r>
        <w:rPr>
          <w:rFonts w:eastAsia="宋体" w:cs="Arial" w:hint="eastAsia"/>
          <w:iCs/>
          <w:sz w:val="24"/>
          <w:lang w:eastAsia="zh-CN"/>
        </w:rPr>
        <w:t>-2024</w:t>
      </w:r>
      <w:r>
        <w:rPr>
          <w:rFonts w:eastAsia="宋体" w:cs="Arial" w:hint="eastAsia"/>
          <w:iCs/>
          <w:sz w:val="24"/>
          <w:lang w:eastAsia="zh-CN"/>
        </w:rPr>
        <w:t>年》</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r>
        <w:rPr>
          <w:rFonts w:eastAsia="宋体" w:cs="Arial" w:hint="eastAsia"/>
          <w:iCs/>
          <w:sz w:val="24"/>
          <w:lang w:eastAsia="zh-CN"/>
        </w:rPr>
        <w:t>消耗的汽油量；《</w:t>
      </w:r>
      <w:del w:id="240" w:author="扬 邱" w:date="2025-07-09T17:41:00Z" w16du:dateUtc="2025-07-09T09:41:00Z">
        <w:r w:rsidDel="001E2EEC">
          <w:rPr>
            <w:rFonts w:eastAsia="宋体" w:cs="Arial" w:hint="eastAsia"/>
            <w:iCs/>
            <w:sz w:val="24"/>
            <w:lang w:eastAsia="zh-CN"/>
          </w:rPr>
          <w:delText>2024</w:delText>
        </w:r>
        <w:r w:rsidDel="001E2EEC">
          <w:rPr>
            <w:rFonts w:eastAsia="宋体" w:cs="Arial" w:hint="eastAsia"/>
            <w:iCs/>
            <w:sz w:val="24"/>
            <w:lang w:eastAsia="zh-CN"/>
          </w:rPr>
          <w:delText>年基本电费、自发电</w:delText>
        </w:r>
      </w:del>
      <w:ins w:id="241" w:author="扬 邱" w:date="2025-07-09T17:41:00Z" w16du:dateUtc="2025-07-09T09:41:00Z">
        <w:r w:rsidR="001E2EEC">
          <w:rPr>
            <w:rFonts w:eastAsia="宋体" w:cs="Arial" w:hint="eastAsia"/>
            <w:iCs/>
            <w:sz w:val="24"/>
            <w:lang w:eastAsia="zh-CN"/>
          </w:rPr>
          <w:t>2024</w:t>
        </w:r>
        <w:r w:rsidR="001E2EEC">
          <w:rPr>
            <w:rFonts w:eastAsia="宋体" w:cs="Arial" w:hint="eastAsia"/>
            <w:iCs/>
            <w:sz w:val="24"/>
            <w:lang w:eastAsia="zh-CN"/>
          </w:rPr>
          <w:lastRenderedPageBreak/>
          <w:t>年电费发票</w:t>
        </w:r>
      </w:ins>
      <w:r>
        <w:rPr>
          <w:rFonts w:eastAsia="宋体" w:cs="Arial" w:hint="eastAsia"/>
          <w:iCs/>
          <w:sz w:val="24"/>
          <w:lang w:eastAsia="zh-CN"/>
        </w:rPr>
        <w:t>》</w:t>
      </w:r>
      <w:ins w:id="242" w:author="扬 邱" w:date="2025-07-09T17:41:00Z" w16du:dateUtc="2025-07-09T09:41:00Z">
        <w:r w:rsidR="001E2EEC">
          <w:rPr>
            <w:rFonts w:eastAsia="宋体" w:cs="Arial" w:hint="eastAsia"/>
            <w:iCs/>
            <w:sz w:val="24"/>
            <w:lang w:eastAsia="zh-CN"/>
          </w:rPr>
          <w:t>《绿色电力证书及消费凭证》</w:t>
        </w:r>
      </w:ins>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r>
        <w:rPr>
          <w:rFonts w:eastAsia="宋体" w:cs="Arial" w:hint="eastAsia"/>
          <w:iCs/>
          <w:sz w:val="24"/>
          <w:lang w:eastAsia="zh-CN"/>
        </w:rPr>
        <w:t>消耗的外购电量。</w:t>
      </w:r>
    </w:p>
    <w:p w14:paraId="501F9CC2"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w:t>
      </w:r>
      <w:r>
        <w:rPr>
          <w:rFonts w:eastAsia="宋体" w:cs="Arial" w:hint="eastAsia"/>
          <w:iCs/>
          <w:sz w:val="24"/>
          <w:lang w:eastAsia="zh-CN"/>
        </w:rPr>
        <w:t>液化石油气生产、洗精煤生产、柴油生产、汽油生产、焦炭生产、焦屑生产、烟煤生产、无烟煤生产、天然气生产的排放因子来源于《</w:t>
      </w:r>
      <w:r>
        <w:rPr>
          <w:rFonts w:eastAsia="宋体" w:cs="Arial" w:hint="eastAsia"/>
          <w:iCs/>
          <w:sz w:val="24"/>
          <w:lang w:eastAsia="zh-CN"/>
        </w:rPr>
        <w:t>ecoinvent 3.10-cut off</w:t>
      </w:r>
      <w:r>
        <w:rPr>
          <w:rFonts w:eastAsia="宋体" w:cs="Arial" w:hint="eastAsia"/>
          <w:iCs/>
          <w:sz w:val="24"/>
          <w:lang w:eastAsia="zh-CN"/>
        </w:rPr>
        <w:t>》，外购电力上游排放因子选用“</w:t>
      </w:r>
      <w:r>
        <w:rPr>
          <w:rFonts w:eastAsia="宋体" w:cs="Arial" w:hint="eastAsia"/>
          <w:iCs/>
          <w:sz w:val="24"/>
          <w:lang w:eastAsia="zh-CN"/>
        </w:rPr>
        <w:t>2023</w:t>
      </w:r>
      <w:r>
        <w:rPr>
          <w:rFonts w:eastAsia="宋体" w:cs="Arial" w:hint="eastAsia"/>
          <w:iCs/>
          <w:sz w:val="24"/>
          <w:lang w:eastAsia="zh-CN"/>
        </w:rPr>
        <w:t>年全国电力平均碳足迹因子”减去“</w:t>
      </w:r>
      <w:r>
        <w:rPr>
          <w:rFonts w:eastAsia="宋体" w:cs="Arial" w:hint="eastAsia"/>
          <w:iCs/>
          <w:sz w:val="24"/>
          <w:lang w:eastAsia="zh-CN"/>
        </w:rPr>
        <w:t>2022</w:t>
      </w:r>
      <w:r>
        <w:rPr>
          <w:rFonts w:eastAsia="宋体" w:cs="Arial" w:hint="eastAsia"/>
          <w:iCs/>
          <w:sz w:val="24"/>
          <w:lang w:eastAsia="zh-CN"/>
        </w:rPr>
        <w:t>年全国电力平均排放因子”得出。</w:t>
      </w:r>
    </w:p>
    <w:p w14:paraId="67CDAC05" w14:textId="77777777" w:rsidR="00C75E31" w:rsidRDefault="00C75E31">
      <w:pPr>
        <w:pStyle w:val="afb"/>
        <w:spacing w:before="0" w:line="360" w:lineRule="auto"/>
        <w:ind w:left="709"/>
        <w:rPr>
          <w:rFonts w:eastAsia="宋体" w:cs="Arial"/>
          <w:iCs/>
          <w:sz w:val="24"/>
          <w:lang w:eastAsia="zh-CN"/>
        </w:rPr>
      </w:pPr>
    </w:p>
    <w:p w14:paraId="584D2B15" w14:textId="77777777" w:rsidR="00C75E31" w:rsidRDefault="00000000">
      <w:pPr>
        <w:pStyle w:val="Style2"/>
        <w:numPr>
          <w:ilvl w:val="2"/>
          <w:numId w:val="13"/>
        </w:numPr>
        <w:spacing w:line="360" w:lineRule="auto"/>
        <w:rPr>
          <w:iCs/>
        </w:rPr>
      </w:pPr>
      <w:bookmarkStart w:id="243" w:name="_Toc202806009"/>
      <w:r>
        <w:rPr>
          <w:rFonts w:hint="eastAsia"/>
          <w:iCs/>
        </w:rPr>
        <w:t>上下游运输配送产生的排放</w:t>
      </w:r>
      <w:bookmarkEnd w:id="243"/>
    </w:p>
    <w:p w14:paraId="237ABAB8" w14:textId="77777777" w:rsidR="00C75E31"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包括船运、汽运、铁路运输（</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排放）</w:t>
      </w:r>
    </w:p>
    <w:p w14:paraId="3659E283"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4:Upstream Transportation and Distribution</w:t>
      </w:r>
      <w:r>
        <w:rPr>
          <w:rFonts w:eastAsia="宋体" w:cs="Arial" w:hint="eastAsia"/>
          <w:iCs/>
          <w:sz w:val="24"/>
          <w:lang w:eastAsia="zh-CN"/>
        </w:rPr>
        <w:t>的</w:t>
      </w:r>
      <w:r>
        <w:rPr>
          <w:rFonts w:eastAsia="宋体" w:cs="Arial" w:hint="eastAsia"/>
          <w:iCs/>
          <w:sz w:val="24"/>
          <w:lang w:eastAsia="zh-CN"/>
        </w:rPr>
        <w:t>Distance-based method</w:t>
      </w:r>
      <w:r>
        <w:rPr>
          <w:rFonts w:eastAsia="宋体" w:cs="Arial" w:hint="eastAsia"/>
          <w:iCs/>
          <w:sz w:val="24"/>
          <w:lang w:eastAsia="zh-CN"/>
        </w:rPr>
        <w:t>。</w:t>
      </w:r>
    </w:p>
    <w:p w14:paraId="315381E0" w14:textId="767FE204"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w:t>
      </w:r>
      <w:commentRangeStart w:id="244"/>
      <w:del w:id="245" w:author="扬 邱" w:date="2025-07-09T17:32:00Z" w16du:dateUtc="2025-07-09T09:32:00Z">
        <w:r w:rsidDel="00A64DF6">
          <w:rPr>
            <w:rFonts w:eastAsia="宋体" w:cs="Arial"/>
            <w:iCs/>
            <w:sz w:val="24"/>
            <w:lang w:eastAsia="zh-CN"/>
          </w:rPr>
          <w:delText>来源于</w:delText>
        </w:r>
      </w:del>
      <w:ins w:id="246" w:author="扬 邱" w:date="2025-07-09T17:32:00Z" w16du:dateUtc="2025-07-09T09:32:00Z">
        <w:r w:rsidR="00A64DF6">
          <w:rPr>
            <w:rFonts w:eastAsia="宋体" w:cs="Arial" w:hint="eastAsia"/>
            <w:iCs/>
            <w:sz w:val="24"/>
            <w:lang w:eastAsia="zh-CN"/>
          </w:rPr>
          <w:t>根据</w:t>
        </w:r>
      </w:ins>
      <w:r>
        <w:rPr>
          <w:rFonts w:eastAsia="宋体" w:cs="Arial"/>
          <w:iCs/>
          <w:sz w:val="24"/>
          <w:lang w:eastAsia="zh-CN"/>
        </w:rPr>
        <w:t>大冶特殊钢提供</w:t>
      </w:r>
      <w:r>
        <w:rPr>
          <w:rFonts w:eastAsia="宋体" w:cs="Arial" w:hint="eastAsia"/>
          <w:iCs/>
          <w:sz w:val="24"/>
          <w:lang w:eastAsia="zh-CN"/>
        </w:rPr>
        <w:t>《主要供应商运输距离统计》</w:t>
      </w:r>
      <w:ins w:id="247" w:author="扬 邱" w:date="2025-07-09T17:33:00Z" w16du:dateUtc="2025-07-09T09:33:00Z">
        <w:r w:rsidR="00A64DF6">
          <w:rPr>
            <w:rFonts w:eastAsia="宋体" w:cs="Arial" w:hint="eastAsia"/>
            <w:iCs/>
            <w:sz w:val="24"/>
            <w:lang w:eastAsia="zh-CN"/>
          </w:rPr>
          <w:t>《</w:t>
        </w:r>
        <w:r w:rsidR="00A64DF6">
          <w:rPr>
            <w:rFonts w:eastAsia="宋体" w:cs="Arial" w:hint="eastAsia"/>
            <w:iCs/>
            <w:sz w:val="24"/>
            <w:lang w:eastAsia="zh-CN"/>
          </w:rPr>
          <w:t>2024</w:t>
        </w:r>
        <w:r w:rsidR="00A64DF6">
          <w:rPr>
            <w:rFonts w:eastAsia="宋体" w:cs="Arial" w:hint="eastAsia"/>
            <w:iCs/>
            <w:sz w:val="24"/>
            <w:lang w:eastAsia="zh-CN"/>
          </w:rPr>
          <w:t>产品销售运输统计》</w:t>
        </w:r>
      </w:ins>
      <w:r>
        <w:rPr>
          <w:rFonts w:eastAsia="宋体" w:cs="Arial" w:hint="eastAsia"/>
          <w:iCs/>
          <w:sz w:val="24"/>
          <w:lang w:eastAsia="zh-CN"/>
        </w:rPr>
        <w:t>《粗苯汽车衡结净计量实绩</w:t>
      </w:r>
      <w:r>
        <w:rPr>
          <w:rFonts w:eastAsia="宋体" w:cs="Arial" w:hint="eastAsia"/>
          <w:iCs/>
          <w:sz w:val="24"/>
          <w:lang w:eastAsia="zh-CN"/>
        </w:rPr>
        <w:t>_24</w:t>
      </w:r>
      <w:r>
        <w:rPr>
          <w:rFonts w:eastAsia="宋体" w:cs="Arial" w:hint="eastAsia"/>
          <w:iCs/>
          <w:sz w:val="24"/>
          <w:lang w:eastAsia="zh-CN"/>
        </w:rPr>
        <w:t>年汇总表</w:t>
      </w:r>
      <w:ins w:id="248" w:author="扬 邱" w:date="2025-07-09T17:31:00Z" w16du:dateUtc="2025-07-09T09:31:00Z">
        <w:r w:rsidR="00A64DF6">
          <w:rPr>
            <w:rFonts w:eastAsia="宋体" w:cs="Arial" w:hint="eastAsia"/>
            <w:iCs/>
            <w:sz w:val="24"/>
            <w:lang w:eastAsia="zh-CN"/>
          </w:rPr>
          <w:t>》</w:t>
        </w:r>
      </w:ins>
      <w:ins w:id="249" w:author="扬 邱" w:date="2025-07-09T17:34:00Z" w16du:dateUtc="2025-07-09T09:34:00Z">
        <w:r w:rsidR="00A64DF6">
          <w:rPr>
            <w:rFonts w:eastAsia="宋体" w:cs="Arial" w:hint="eastAsia"/>
            <w:iCs/>
            <w:sz w:val="24"/>
            <w:lang w:eastAsia="zh-CN"/>
          </w:rPr>
          <w:t>加权平均分别计算外购货物和</w:t>
        </w:r>
      </w:ins>
      <w:ins w:id="250" w:author="扬 邱" w:date="2025-07-09T17:58:00Z" w16du:dateUtc="2025-07-09T09:58:00Z">
        <w:r w:rsidR="00DE75D6">
          <w:rPr>
            <w:rFonts w:eastAsia="宋体" w:cs="Arial" w:hint="eastAsia"/>
            <w:iCs/>
            <w:sz w:val="24"/>
            <w:lang w:eastAsia="zh-CN"/>
          </w:rPr>
          <w:t>主副</w:t>
        </w:r>
      </w:ins>
      <w:ins w:id="251" w:author="扬 邱" w:date="2025-07-09T17:34:00Z" w16du:dateUtc="2025-07-09T09:34:00Z">
        <w:r w:rsidR="00A64DF6">
          <w:rPr>
            <w:rFonts w:eastAsia="宋体" w:cs="Arial" w:hint="eastAsia"/>
            <w:iCs/>
            <w:sz w:val="24"/>
            <w:lang w:eastAsia="zh-CN"/>
          </w:rPr>
          <w:t>产品的运输距离；</w:t>
        </w:r>
      </w:ins>
      <w:ins w:id="252" w:author="扬 邱" w:date="2025-07-09T17:40:00Z" w16du:dateUtc="2025-07-09T09:40:00Z">
        <w:r w:rsidR="00A64DF6">
          <w:rPr>
            <w:rFonts w:eastAsia="宋体" w:cs="Arial" w:hint="eastAsia"/>
            <w:iCs/>
            <w:sz w:val="24"/>
            <w:lang w:eastAsia="zh-CN"/>
          </w:rPr>
          <w:t>分别乘</w:t>
        </w:r>
      </w:ins>
      <w:ins w:id="253" w:author="扬 邱" w:date="2025-07-09T17:38:00Z" w16du:dateUtc="2025-07-09T09:38:00Z">
        <w:r w:rsidR="00A64DF6">
          <w:rPr>
            <w:rFonts w:eastAsia="宋体" w:cs="Arial" w:hint="eastAsia"/>
            <w:iCs/>
            <w:sz w:val="24"/>
            <w:lang w:eastAsia="zh-CN"/>
          </w:rPr>
          <w:t>以</w:t>
        </w:r>
      </w:ins>
      <w:ins w:id="254" w:author="扬 邱" w:date="2025-07-09T17:35:00Z" w16du:dateUtc="2025-07-09T09:35:00Z">
        <w:r w:rsidR="00A64DF6">
          <w:rPr>
            <w:rFonts w:eastAsia="宋体" w:cs="Arial" w:hint="eastAsia"/>
            <w:iCs/>
            <w:sz w:val="24"/>
            <w:lang w:eastAsia="zh-CN"/>
          </w:rPr>
          <w:t>《物资收发存汇总表》</w:t>
        </w:r>
      </w:ins>
      <w:ins w:id="255" w:author="扬 邱" w:date="2025-07-09T17:36:00Z" w16du:dateUtc="2025-07-09T09:36:00Z">
        <w:r w:rsidR="00A64DF6">
          <w:rPr>
            <w:rFonts w:eastAsia="宋体" w:cs="Arial" w:hint="eastAsia"/>
            <w:iCs/>
            <w:sz w:val="24"/>
            <w:lang w:eastAsia="zh-CN"/>
          </w:rPr>
          <w:t>入库量</w:t>
        </w:r>
      </w:ins>
      <w:ins w:id="256" w:author="扬 邱" w:date="2025-07-09T17:37:00Z" w16du:dateUtc="2025-07-09T09:37:00Z">
        <w:r w:rsidR="00A64DF6">
          <w:rPr>
            <w:rFonts w:eastAsia="宋体" w:cs="Arial" w:hint="eastAsia"/>
            <w:iCs/>
            <w:sz w:val="24"/>
            <w:lang w:eastAsia="zh-CN"/>
          </w:rPr>
          <w:t>《</w:t>
        </w:r>
        <w:r w:rsidR="00A64DF6" w:rsidRPr="00A64DF6">
          <w:rPr>
            <w:rFonts w:eastAsia="宋体" w:cs="Arial" w:hint="eastAsia"/>
            <w:iCs/>
            <w:sz w:val="24"/>
            <w:lang w:eastAsia="zh-CN"/>
          </w:rPr>
          <w:t>2024</w:t>
        </w:r>
        <w:r w:rsidR="00A64DF6" w:rsidRPr="00A64DF6">
          <w:rPr>
            <w:rFonts w:eastAsia="宋体" w:cs="Arial" w:hint="eastAsia"/>
            <w:iCs/>
            <w:sz w:val="24"/>
            <w:lang w:eastAsia="zh-CN"/>
          </w:rPr>
          <w:t>年钢坯钢材外销情况统计表</w:t>
        </w:r>
        <w:r w:rsidR="00A64DF6">
          <w:rPr>
            <w:rFonts w:eastAsia="宋体" w:cs="Arial" w:hint="eastAsia"/>
            <w:iCs/>
            <w:sz w:val="24"/>
            <w:lang w:eastAsia="zh-CN"/>
          </w:rPr>
          <w:t>》</w:t>
        </w:r>
      </w:ins>
      <w:ins w:id="257" w:author="扬 邱" w:date="2025-07-09T17:40:00Z" w16du:dateUtc="2025-07-09T09:40:00Z">
        <w:r w:rsidR="00A64DF6">
          <w:rPr>
            <w:rFonts w:eastAsia="宋体" w:cs="Arial" w:hint="eastAsia"/>
            <w:iCs/>
            <w:sz w:val="24"/>
            <w:lang w:eastAsia="zh-CN"/>
          </w:rPr>
          <w:t>外销量</w:t>
        </w:r>
      </w:ins>
      <w:ins w:id="258" w:author="扬 邱" w:date="2025-07-09T17:58:00Z" w16du:dateUtc="2025-07-09T09:58:00Z">
        <w:r w:rsidR="00DE75D6">
          <w:rPr>
            <w:rFonts w:eastAsia="宋体" w:cs="Arial" w:hint="eastAsia"/>
            <w:iCs/>
            <w:sz w:val="24"/>
            <w:lang w:eastAsia="zh-CN"/>
          </w:rPr>
          <w:t>《</w:t>
        </w:r>
        <w:r w:rsidR="00DE75D6" w:rsidRPr="00DE75D6">
          <w:rPr>
            <w:rFonts w:eastAsia="宋体" w:cs="Arial" w:hint="eastAsia"/>
            <w:iCs/>
            <w:sz w:val="24"/>
            <w:lang w:eastAsia="zh-CN"/>
          </w:rPr>
          <w:t>粗苯汽车衡结净计量实绩</w:t>
        </w:r>
        <w:r w:rsidR="00DE75D6" w:rsidRPr="00DE75D6">
          <w:rPr>
            <w:rFonts w:eastAsia="宋体" w:cs="Arial" w:hint="eastAsia"/>
            <w:iCs/>
            <w:sz w:val="24"/>
            <w:lang w:eastAsia="zh-CN"/>
          </w:rPr>
          <w:t>_24</w:t>
        </w:r>
        <w:r w:rsidR="00DE75D6" w:rsidRPr="00DE75D6">
          <w:rPr>
            <w:rFonts w:eastAsia="宋体" w:cs="Arial" w:hint="eastAsia"/>
            <w:iCs/>
            <w:sz w:val="24"/>
            <w:lang w:eastAsia="zh-CN"/>
          </w:rPr>
          <w:t>年汇总表</w:t>
        </w:r>
        <w:r w:rsidR="00DE75D6">
          <w:rPr>
            <w:rFonts w:eastAsia="宋体" w:cs="Arial" w:hint="eastAsia"/>
            <w:iCs/>
            <w:sz w:val="24"/>
            <w:lang w:eastAsia="zh-CN"/>
          </w:rPr>
          <w:t>》</w:t>
        </w:r>
      </w:ins>
      <w:ins w:id="259" w:author="扬 邱" w:date="2025-07-10T09:24:00Z" w16du:dateUtc="2025-07-10T01:24:00Z">
        <w:r w:rsidR="00BF7B9D">
          <w:rPr>
            <w:rFonts w:eastAsia="宋体" w:cs="Arial" w:hint="eastAsia"/>
            <w:iCs/>
            <w:sz w:val="24"/>
            <w:lang w:eastAsia="zh-CN"/>
          </w:rPr>
          <w:t>统计量</w:t>
        </w:r>
      </w:ins>
      <w:ins w:id="260" w:author="扬 邱" w:date="2025-07-09T17:38:00Z" w16du:dateUtc="2025-07-09T09:38:00Z">
        <w:r w:rsidR="00A64DF6">
          <w:rPr>
            <w:rFonts w:eastAsia="宋体" w:cs="Arial" w:hint="eastAsia"/>
            <w:iCs/>
            <w:sz w:val="24"/>
            <w:lang w:eastAsia="zh-CN"/>
          </w:rPr>
          <w:t>，计算</w:t>
        </w:r>
      </w:ins>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r>
        <w:rPr>
          <w:rFonts w:eastAsia="宋体" w:cs="Arial" w:hint="eastAsia"/>
          <w:iCs/>
          <w:sz w:val="24"/>
          <w:lang w:eastAsia="zh-CN"/>
        </w:rPr>
        <w:t>的各批次上下游运输化石燃料、物料质量、主产品质量、副产品</w:t>
      </w:r>
      <w:ins w:id="261" w:author="扬 邱" w:date="2025-07-09T17:38:00Z" w16du:dateUtc="2025-07-09T09:38:00Z">
        <w:r w:rsidR="00A64DF6">
          <w:rPr>
            <w:rFonts w:eastAsia="宋体" w:cs="Arial" w:hint="eastAsia"/>
            <w:iCs/>
            <w:sz w:val="24"/>
            <w:lang w:eastAsia="zh-CN"/>
          </w:rPr>
          <w:t>的运输排放</w:t>
        </w:r>
      </w:ins>
      <w:del w:id="262" w:author="扬 邱" w:date="2025-07-09T17:38:00Z" w16du:dateUtc="2025-07-09T09:38:00Z">
        <w:r w:rsidDel="00A64DF6">
          <w:rPr>
            <w:rFonts w:eastAsia="宋体" w:cs="Arial" w:hint="eastAsia"/>
            <w:iCs/>
            <w:sz w:val="24"/>
            <w:lang w:eastAsia="zh-CN"/>
          </w:rPr>
          <w:delText>质量及对应的路程和交通方式</w:delText>
        </w:r>
      </w:del>
      <w:r>
        <w:rPr>
          <w:rFonts w:eastAsia="宋体" w:cs="Arial"/>
          <w:iCs/>
          <w:sz w:val="24"/>
          <w:lang w:eastAsia="zh-CN"/>
        </w:rPr>
        <w:t>。</w:t>
      </w:r>
      <w:commentRangeEnd w:id="244"/>
      <w:r>
        <w:commentReference w:id="244"/>
      </w:r>
    </w:p>
    <w:p w14:paraId="6BAA3062"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hint="eastAsia"/>
          <w:iCs/>
          <w:sz w:val="24"/>
          <w:lang w:eastAsia="zh-CN"/>
        </w:rPr>
        <w:t>：船运、汽运、铁路运输的排放因子来源于《</w:t>
      </w:r>
      <w:r>
        <w:rPr>
          <w:rFonts w:eastAsia="宋体" w:cs="Arial" w:hint="eastAsia"/>
          <w:iCs/>
          <w:sz w:val="24"/>
          <w:lang w:eastAsia="zh-CN"/>
        </w:rPr>
        <w:t>ecoinvent 3.10-cut off</w:t>
      </w:r>
      <w:r>
        <w:rPr>
          <w:rFonts w:eastAsia="宋体" w:cs="Arial" w:hint="eastAsia"/>
          <w:iCs/>
          <w:sz w:val="24"/>
          <w:lang w:eastAsia="zh-CN"/>
        </w:rPr>
        <w:t>》</w:t>
      </w:r>
    </w:p>
    <w:p w14:paraId="7B0F20C6" w14:textId="77777777" w:rsidR="00C75E31" w:rsidRDefault="00C75E31">
      <w:pPr>
        <w:pStyle w:val="afb"/>
        <w:spacing w:before="0" w:line="360" w:lineRule="auto"/>
        <w:ind w:left="709"/>
        <w:rPr>
          <w:rFonts w:eastAsia="宋体" w:cs="Arial"/>
          <w:iCs/>
          <w:sz w:val="24"/>
          <w:lang w:eastAsia="zh-CN"/>
        </w:rPr>
      </w:pPr>
    </w:p>
    <w:p w14:paraId="0E6951D4" w14:textId="77777777" w:rsidR="00C75E31" w:rsidRDefault="00000000">
      <w:pPr>
        <w:pStyle w:val="Style2"/>
        <w:numPr>
          <w:ilvl w:val="2"/>
          <w:numId w:val="13"/>
        </w:numPr>
        <w:spacing w:line="360" w:lineRule="auto"/>
        <w:rPr>
          <w:iCs/>
        </w:rPr>
      </w:pPr>
      <w:bookmarkStart w:id="263" w:name="_Toc202806010"/>
      <w:r>
        <w:rPr>
          <w:rFonts w:hint="eastAsia"/>
          <w:iCs/>
        </w:rPr>
        <w:t>运营中产生的废物排放</w:t>
      </w:r>
      <w:bookmarkEnd w:id="263"/>
    </w:p>
    <w:p w14:paraId="7974FC44" w14:textId="77777777" w:rsidR="00C75E31"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包括生活垃圾、厨余垃圾、废油、废油水、焦油、废弃物运输</w:t>
      </w:r>
      <w:r>
        <w:rPr>
          <w:rFonts w:eastAsia="宋体" w:cs="Arial"/>
          <w:iCs/>
          <w:sz w:val="24"/>
          <w:lang w:eastAsia="zh-CN"/>
        </w:rPr>
        <w:t>（</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排放）</w:t>
      </w:r>
    </w:p>
    <w:p w14:paraId="17FEBD22"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5:Waste Generated in Operations</w:t>
      </w:r>
      <w:r>
        <w:rPr>
          <w:rFonts w:eastAsia="宋体" w:cs="Arial" w:hint="eastAsia"/>
          <w:iCs/>
          <w:sz w:val="24"/>
          <w:lang w:eastAsia="zh-CN"/>
        </w:rPr>
        <w:t>的</w:t>
      </w:r>
      <w:r>
        <w:rPr>
          <w:rFonts w:eastAsia="宋体" w:cs="Arial" w:hint="eastAsia"/>
          <w:iCs/>
          <w:sz w:val="24"/>
          <w:lang w:eastAsia="zh-CN"/>
        </w:rPr>
        <w:t>Waste-type-specific method</w:t>
      </w:r>
      <w:r>
        <w:rPr>
          <w:rFonts w:eastAsia="宋体" w:cs="Arial" w:hint="eastAsia"/>
          <w:iCs/>
          <w:sz w:val="24"/>
          <w:lang w:eastAsia="zh-CN"/>
        </w:rPr>
        <w:t>。</w:t>
      </w:r>
    </w:p>
    <w:p w14:paraId="22AA81B8" w14:textId="10BC09C0"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《垃圾表》《</w:t>
      </w:r>
      <w:r>
        <w:rPr>
          <w:rFonts w:eastAsia="宋体" w:cs="Arial" w:hint="eastAsia"/>
          <w:iCs/>
          <w:sz w:val="24"/>
          <w:lang w:eastAsia="zh-CN"/>
        </w:rPr>
        <w:t>2024</w:t>
      </w:r>
      <w:r>
        <w:rPr>
          <w:rFonts w:eastAsia="宋体" w:cs="Arial" w:hint="eastAsia"/>
          <w:iCs/>
          <w:sz w:val="24"/>
          <w:lang w:eastAsia="zh-CN"/>
        </w:rPr>
        <w:t>环保指标统计》</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r>
        <w:rPr>
          <w:rFonts w:eastAsia="宋体" w:cs="Arial" w:hint="eastAsia"/>
          <w:iCs/>
          <w:sz w:val="24"/>
          <w:lang w:eastAsia="zh-CN"/>
        </w:rPr>
        <w:t>产生的外送生活垃圾、厨余垃圾、废油、废油水、焦油总量，各类垃圾运输的方式和</w:t>
      </w:r>
      <w:commentRangeStart w:id="264"/>
      <w:r>
        <w:rPr>
          <w:rFonts w:eastAsia="宋体" w:cs="Arial" w:hint="eastAsia"/>
          <w:iCs/>
          <w:sz w:val="24"/>
          <w:lang w:eastAsia="zh-CN"/>
        </w:rPr>
        <w:t>距离</w:t>
      </w:r>
      <w:ins w:id="265" w:author="扬 邱" w:date="2025-07-09T17:24:00Z" w16du:dateUtc="2025-07-09T09:24:00Z">
        <w:r w:rsidR="00254BDE">
          <w:rPr>
            <w:rFonts w:eastAsia="宋体" w:cs="Arial" w:hint="eastAsia"/>
            <w:iCs/>
            <w:sz w:val="24"/>
            <w:lang w:eastAsia="zh-CN"/>
          </w:rPr>
          <w:t>及处置方式</w:t>
        </w:r>
      </w:ins>
      <w:r>
        <w:rPr>
          <w:rFonts w:eastAsia="宋体" w:cs="Arial" w:hint="eastAsia"/>
          <w:iCs/>
          <w:sz w:val="24"/>
          <w:lang w:eastAsia="zh-CN"/>
        </w:rPr>
        <w:t>。</w:t>
      </w:r>
      <w:commentRangeEnd w:id="264"/>
      <w:r>
        <w:commentReference w:id="264"/>
      </w:r>
      <w:ins w:id="266" w:author="扬 邱" w:date="2025-07-09T17:24:00Z" w16du:dateUtc="2025-07-09T09:24:00Z">
        <w:r w:rsidR="00254BDE">
          <w:rPr>
            <w:rFonts w:eastAsia="宋体" w:cs="Arial" w:hint="eastAsia"/>
            <w:iCs/>
            <w:sz w:val="24"/>
            <w:lang w:eastAsia="zh-CN"/>
          </w:rPr>
          <w:t>其中距离由</w:t>
        </w:r>
        <w:r w:rsidR="00254BDE">
          <w:rPr>
            <w:rFonts w:eastAsia="宋体" w:cs="Arial" w:hint="eastAsia"/>
            <w:iCs/>
            <w:sz w:val="24"/>
            <w:lang w:eastAsia="zh-CN"/>
          </w:rPr>
          <w:lastRenderedPageBreak/>
          <w:t>地图直接查询得到，</w:t>
        </w:r>
      </w:ins>
      <w:ins w:id="267" w:author="扬 邱" w:date="2025-07-09T17:28:00Z" w16du:dateUtc="2025-07-09T09:28:00Z">
        <w:r w:rsidR="00A64DF6">
          <w:rPr>
            <w:rFonts w:eastAsia="宋体" w:cs="Arial" w:hint="eastAsia"/>
            <w:iCs/>
            <w:sz w:val="24"/>
            <w:lang w:eastAsia="zh-CN"/>
          </w:rPr>
          <w:t>生活垃圾</w:t>
        </w:r>
      </w:ins>
      <w:ins w:id="268" w:author="扬 邱" w:date="2025-07-09T17:29:00Z" w16du:dateUtc="2025-07-09T09:29:00Z">
        <w:r w:rsidR="00A64DF6">
          <w:rPr>
            <w:rFonts w:eastAsia="宋体" w:cs="Arial" w:hint="eastAsia"/>
            <w:iCs/>
            <w:sz w:val="24"/>
            <w:lang w:eastAsia="zh-CN"/>
          </w:rPr>
          <w:t>、厨余垃圾</w:t>
        </w:r>
      </w:ins>
      <w:ins w:id="269" w:author="扬 邱" w:date="2025-07-09T17:28:00Z" w16du:dateUtc="2025-07-09T09:28:00Z">
        <w:r w:rsidR="00A64DF6">
          <w:rPr>
            <w:rFonts w:eastAsia="宋体" w:cs="Arial" w:hint="eastAsia"/>
            <w:iCs/>
            <w:sz w:val="24"/>
            <w:lang w:eastAsia="zh-CN"/>
          </w:rPr>
          <w:t>处置方式</w:t>
        </w:r>
      </w:ins>
      <w:ins w:id="270" w:author="扬 邱" w:date="2025-07-09T17:29:00Z" w16du:dateUtc="2025-07-09T09:29:00Z">
        <w:r w:rsidR="00A64DF6">
          <w:rPr>
            <w:rFonts w:eastAsia="宋体" w:cs="Arial" w:hint="eastAsia"/>
            <w:iCs/>
            <w:sz w:val="24"/>
            <w:lang w:eastAsia="zh-CN"/>
          </w:rPr>
          <w:t>为焚烧处理，</w:t>
        </w:r>
      </w:ins>
      <w:ins w:id="271" w:author="扬 邱" w:date="2025-07-09T17:30:00Z" w16du:dateUtc="2025-07-09T09:30:00Z">
        <w:r w:rsidR="00A64DF6">
          <w:rPr>
            <w:rFonts w:eastAsia="宋体" w:cs="Arial" w:hint="eastAsia"/>
            <w:iCs/>
            <w:sz w:val="24"/>
            <w:lang w:eastAsia="zh-CN"/>
          </w:rPr>
          <w:t>其他危废</w:t>
        </w:r>
      </w:ins>
      <w:ins w:id="272" w:author="扬 邱" w:date="2025-07-09T17:24:00Z" w16du:dateUtc="2025-07-09T09:24:00Z">
        <w:r w:rsidR="00254BDE">
          <w:rPr>
            <w:rFonts w:eastAsia="宋体" w:cs="Arial" w:hint="eastAsia"/>
            <w:iCs/>
            <w:sz w:val="24"/>
            <w:lang w:eastAsia="zh-CN"/>
          </w:rPr>
          <w:t>处置方式来源于</w:t>
        </w:r>
      </w:ins>
      <w:ins w:id="273" w:author="扬 邱" w:date="2025-07-09T17:25:00Z" w16du:dateUtc="2025-07-09T09:25:00Z">
        <w:r w:rsidR="00254BDE">
          <w:rPr>
            <w:rFonts w:eastAsia="宋体" w:cs="Arial" w:hint="eastAsia"/>
            <w:iCs/>
            <w:sz w:val="24"/>
            <w:lang w:eastAsia="zh-CN"/>
          </w:rPr>
          <w:t>《危险废物转移联单》</w:t>
        </w:r>
      </w:ins>
    </w:p>
    <w:p w14:paraId="023F2473"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hint="eastAsia"/>
          <w:iCs/>
          <w:sz w:val="24"/>
          <w:lang w:eastAsia="zh-CN"/>
        </w:rPr>
        <w:t>：处理生活垃圾、厨余垃圾、废油、废油水、焦油，运输的排放因子来源于《</w:t>
      </w:r>
      <w:r>
        <w:rPr>
          <w:rFonts w:eastAsia="宋体" w:cs="Arial" w:hint="eastAsia"/>
          <w:iCs/>
          <w:sz w:val="24"/>
          <w:lang w:eastAsia="zh-CN"/>
        </w:rPr>
        <w:t>ecoinvent 3.10-cut off</w:t>
      </w:r>
      <w:r>
        <w:rPr>
          <w:rFonts w:eastAsia="宋体" w:cs="Arial" w:hint="eastAsia"/>
          <w:iCs/>
          <w:sz w:val="24"/>
          <w:lang w:eastAsia="zh-CN"/>
        </w:rPr>
        <w:t>》</w:t>
      </w:r>
    </w:p>
    <w:p w14:paraId="4B65F085" w14:textId="77777777" w:rsidR="00C75E31" w:rsidRDefault="00C75E31">
      <w:pPr>
        <w:pStyle w:val="afb"/>
        <w:spacing w:before="0" w:line="360" w:lineRule="auto"/>
        <w:ind w:left="709"/>
        <w:rPr>
          <w:rFonts w:eastAsia="宋体" w:cs="Arial"/>
          <w:iCs/>
          <w:sz w:val="24"/>
          <w:lang w:eastAsia="zh-CN"/>
        </w:rPr>
      </w:pPr>
    </w:p>
    <w:p w14:paraId="20C9069F" w14:textId="77777777" w:rsidR="00C75E31" w:rsidRDefault="00000000">
      <w:pPr>
        <w:pStyle w:val="Style2"/>
        <w:numPr>
          <w:ilvl w:val="2"/>
          <w:numId w:val="13"/>
        </w:numPr>
        <w:spacing w:line="360" w:lineRule="auto"/>
        <w:rPr>
          <w:iCs/>
        </w:rPr>
      </w:pPr>
      <w:bookmarkStart w:id="274" w:name="_Toc202806011"/>
      <w:r>
        <w:rPr>
          <w:rFonts w:hint="eastAsia"/>
          <w:iCs/>
        </w:rPr>
        <w:t>商务旅行产生的排放</w:t>
      </w:r>
      <w:bookmarkEnd w:id="274"/>
    </w:p>
    <w:p w14:paraId="5B0FC63F" w14:textId="77777777" w:rsidR="00C75E31"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包括航运运输、铁路运输、差旅住宿（</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排放）</w:t>
      </w:r>
    </w:p>
    <w:p w14:paraId="0735397B"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6:Business Travel</w:t>
      </w:r>
      <w:r>
        <w:rPr>
          <w:rFonts w:eastAsia="宋体" w:cs="Arial" w:hint="eastAsia"/>
          <w:iCs/>
          <w:sz w:val="24"/>
          <w:lang w:eastAsia="zh-CN"/>
        </w:rPr>
        <w:t>。</w:t>
      </w:r>
    </w:p>
    <w:p w14:paraId="1FEAC7F4"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《差旅情况统计</w:t>
      </w:r>
      <w:r>
        <w:rPr>
          <w:rFonts w:eastAsia="宋体" w:cs="Arial" w:hint="eastAsia"/>
          <w:iCs/>
          <w:sz w:val="24"/>
          <w:lang w:eastAsia="zh-CN"/>
        </w:rPr>
        <w:t xml:space="preserve"> </w:t>
      </w:r>
      <w:r>
        <w:rPr>
          <w:rFonts w:eastAsia="宋体" w:cs="Arial" w:hint="eastAsia"/>
          <w:iCs/>
          <w:sz w:val="24"/>
          <w:lang w:eastAsia="zh-CN"/>
        </w:rPr>
        <w:t>大冶交通数据》</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r>
        <w:rPr>
          <w:rFonts w:eastAsia="宋体" w:cs="Arial" w:hint="eastAsia"/>
          <w:iCs/>
          <w:sz w:val="24"/>
          <w:lang w:eastAsia="zh-CN"/>
        </w:rPr>
        <w:t>所有的差旅出行人次、旅程目的地，并假设每出差人次住宿</w:t>
      </w:r>
      <w:r>
        <w:rPr>
          <w:rFonts w:eastAsia="宋体" w:cs="Arial" w:hint="eastAsia"/>
          <w:iCs/>
          <w:sz w:val="24"/>
          <w:lang w:eastAsia="zh-CN"/>
        </w:rPr>
        <w:t>1</w:t>
      </w:r>
      <w:r>
        <w:rPr>
          <w:rFonts w:eastAsia="宋体" w:cs="Arial" w:hint="eastAsia"/>
          <w:iCs/>
          <w:sz w:val="24"/>
          <w:lang w:eastAsia="zh-CN"/>
        </w:rPr>
        <w:t>天估算住宿人</w:t>
      </w:r>
      <w:r>
        <w:rPr>
          <w:rFonts w:eastAsia="宋体" w:cs="Arial" w:hint="eastAsia"/>
          <w:iCs/>
          <w:sz w:val="24"/>
          <w:lang w:eastAsia="zh-CN"/>
        </w:rPr>
        <w:t>*</w:t>
      </w:r>
      <w:r>
        <w:rPr>
          <w:rFonts w:eastAsia="宋体" w:cs="Arial" w:hint="eastAsia"/>
          <w:iCs/>
          <w:sz w:val="24"/>
          <w:lang w:eastAsia="zh-CN"/>
        </w:rPr>
        <w:t>天数。</w:t>
      </w:r>
    </w:p>
    <w:p w14:paraId="0D058BD3"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hint="eastAsia"/>
          <w:iCs/>
          <w:sz w:val="24"/>
          <w:lang w:eastAsia="zh-CN"/>
        </w:rPr>
        <w:t>：航运、差旅住宿的排放因子来源于《</w:t>
      </w:r>
      <w:r>
        <w:rPr>
          <w:rFonts w:eastAsia="宋体" w:cs="Arial"/>
          <w:iCs/>
          <w:sz w:val="24"/>
          <w:lang w:eastAsia="zh-CN"/>
        </w:rPr>
        <w:t>CPCD, China Products Carbon Footprint Factors Database</w:t>
      </w:r>
      <w:r>
        <w:rPr>
          <w:rFonts w:eastAsia="宋体" w:cs="Arial" w:hint="eastAsia"/>
          <w:iCs/>
          <w:sz w:val="24"/>
          <w:lang w:eastAsia="zh-CN"/>
        </w:rPr>
        <w:t>》，铁路运输的排放因子来源于《</w:t>
      </w:r>
      <w:r>
        <w:rPr>
          <w:rFonts w:eastAsia="宋体" w:cs="Arial" w:hint="eastAsia"/>
          <w:iCs/>
          <w:sz w:val="24"/>
          <w:lang w:eastAsia="zh-CN"/>
        </w:rPr>
        <w:t>ecoinvent 3.10-cut off</w:t>
      </w:r>
      <w:r>
        <w:rPr>
          <w:rFonts w:eastAsia="宋体" w:cs="Arial" w:hint="eastAsia"/>
          <w:iCs/>
          <w:sz w:val="24"/>
          <w:lang w:eastAsia="zh-CN"/>
        </w:rPr>
        <w:t>》</w:t>
      </w:r>
    </w:p>
    <w:p w14:paraId="28D1C943" w14:textId="77777777" w:rsidR="00C75E31" w:rsidRDefault="00C75E31">
      <w:pPr>
        <w:pStyle w:val="afb"/>
        <w:spacing w:before="0" w:line="360" w:lineRule="auto"/>
        <w:ind w:left="709"/>
        <w:rPr>
          <w:rFonts w:eastAsia="宋体" w:cs="Arial"/>
          <w:iCs/>
          <w:sz w:val="24"/>
          <w:lang w:eastAsia="zh-CN"/>
        </w:rPr>
      </w:pPr>
    </w:p>
    <w:p w14:paraId="1322DE3E" w14:textId="77777777" w:rsidR="00C75E31" w:rsidRDefault="00000000">
      <w:pPr>
        <w:pStyle w:val="Style2"/>
        <w:numPr>
          <w:ilvl w:val="2"/>
          <w:numId w:val="13"/>
        </w:numPr>
        <w:spacing w:line="360" w:lineRule="auto"/>
        <w:rPr>
          <w:iCs/>
        </w:rPr>
      </w:pPr>
      <w:bookmarkStart w:id="275" w:name="_Toc202806012"/>
      <w:bookmarkStart w:id="276" w:name="OLE_LINK6"/>
      <w:r>
        <w:rPr>
          <w:rFonts w:hint="eastAsia"/>
          <w:iCs/>
        </w:rPr>
        <w:t>员工通勤产生的排放</w:t>
      </w:r>
      <w:bookmarkEnd w:id="275"/>
    </w:p>
    <w:p w14:paraId="3BB4AE44" w14:textId="77777777" w:rsidR="00C75E31"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包括通勤车、电瓶车、自驾油车、自驾电车（</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排放）</w:t>
      </w:r>
    </w:p>
    <w:p w14:paraId="1D8E33F5"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7:Employee Commuting</w:t>
      </w:r>
      <w:r>
        <w:rPr>
          <w:rFonts w:eastAsia="宋体" w:cs="Arial" w:hint="eastAsia"/>
          <w:iCs/>
          <w:sz w:val="24"/>
          <w:lang w:eastAsia="zh-CN"/>
        </w:rPr>
        <w:t>。</w:t>
      </w:r>
    </w:p>
    <w:p w14:paraId="736BFBE4" w14:textId="7802B2C1"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w:t>
      </w:r>
      <w:ins w:id="277" w:author="扬 邱" w:date="2025-07-09T17:23:00Z" w16du:dateUtc="2025-07-09T09:23:00Z">
        <w:r w:rsidR="00254BDE">
          <w:rPr>
            <w:rFonts w:eastAsia="宋体" w:cs="Arial" w:hint="eastAsia"/>
            <w:iCs/>
            <w:sz w:val="24"/>
            <w:lang w:eastAsia="zh-CN"/>
          </w:rPr>
          <w:t>供《员工通勤统计》</w:t>
        </w:r>
      </w:ins>
      <w:commentRangeStart w:id="278"/>
      <w:del w:id="279" w:author="扬 邱" w:date="2025-07-09T17:23:00Z" w16du:dateUtc="2025-07-09T09:23:00Z">
        <w:r w:rsidDel="00254BDE">
          <w:rPr>
            <w:rFonts w:eastAsia="宋体" w:cs="Arial"/>
            <w:iCs/>
            <w:sz w:val="24"/>
            <w:lang w:eastAsia="zh-CN"/>
          </w:rPr>
          <w:delText>供</w:delText>
        </w:r>
        <w:r w:rsidDel="00254BDE">
          <w:rPr>
            <w:rFonts w:eastAsia="宋体" w:cs="Arial" w:hint="eastAsia"/>
            <w:iCs/>
            <w:sz w:val="24"/>
            <w:lang w:eastAsia="zh-CN"/>
          </w:rPr>
          <w:delText>《通勤情况统计》《员工通勤</w:delText>
        </w:r>
        <w:r w:rsidDel="00254BDE">
          <w:rPr>
            <w:rFonts w:eastAsia="宋体" w:cs="Arial" w:hint="eastAsia"/>
            <w:iCs/>
            <w:sz w:val="24"/>
            <w:lang w:eastAsia="zh-CN"/>
          </w:rPr>
          <w:delText xml:space="preserve"> 2024-2025</w:delText>
        </w:r>
        <w:r w:rsidDel="00254BDE">
          <w:rPr>
            <w:rFonts w:eastAsia="宋体" w:cs="Arial" w:hint="eastAsia"/>
            <w:iCs/>
            <w:sz w:val="24"/>
            <w:lang w:eastAsia="zh-CN"/>
          </w:rPr>
          <w:delText>年度通勤车线路表》《车辆备案情况》</w:delText>
        </w:r>
      </w:del>
      <w:r>
        <w:rPr>
          <w:rFonts w:eastAsia="宋体" w:cs="Arial"/>
          <w:iCs/>
          <w:sz w:val="24"/>
          <w:lang w:eastAsia="zh-CN"/>
        </w:rPr>
        <w:t>202</w:t>
      </w:r>
      <w:commentRangeEnd w:id="278"/>
      <w:r>
        <w:commentReference w:id="278"/>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r>
        <w:rPr>
          <w:rFonts w:eastAsia="宋体" w:cs="Arial" w:hint="eastAsia"/>
          <w:iCs/>
          <w:sz w:val="24"/>
          <w:lang w:eastAsia="zh-CN"/>
        </w:rPr>
        <w:t>所有登记的通勤方式及对应人数，通勤距离采用大冶市人民政府到大冶特殊钢有限公司的距离作为平均通勤距离</w:t>
      </w:r>
      <w:r>
        <w:rPr>
          <w:rFonts w:eastAsia="宋体" w:cs="Arial"/>
          <w:iCs/>
          <w:sz w:val="24"/>
          <w:lang w:eastAsia="zh-CN"/>
        </w:rPr>
        <w:t>。</w:t>
      </w:r>
    </w:p>
    <w:p w14:paraId="10AB5B62"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hint="eastAsia"/>
          <w:iCs/>
          <w:sz w:val="24"/>
          <w:lang w:eastAsia="zh-CN"/>
        </w:rPr>
        <w:t>：通勤车的排放因子来源于《</w:t>
      </w:r>
      <w:r>
        <w:rPr>
          <w:rFonts w:eastAsia="宋体" w:cs="Arial"/>
          <w:iCs/>
          <w:sz w:val="24"/>
          <w:lang w:eastAsia="zh-CN"/>
        </w:rPr>
        <w:t>CPCD, China Products Carbon Footprint Factors Database</w:t>
      </w:r>
      <w:r>
        <w:rPr>
          <w:rFonts w:eastAsia="宋体" w:cs="Arial" w:hint="eastAsia"/>
          <w:iCs/>
          <w:sz w:val="24"/>
          <w:lang w:eastAsia="zh-CN"/>
        </w:rPr>
        <w:t>》，电瓶车、自驾油车、自驾电车的排放因子来源于《</w:t>
      </w:r>
      <w:r>
        <w:rPr>
          <w:rFonts w:eastAsia="宋体" w:cs="Arial" w:hint="eastAsia"/>
          <w:iCs/>
          <w:sz w:val="24"/>
          <w:lang w:eastAsia="zh-CN"/>
        </w:rPr>
        <w:t>ecoinvent 3.10-cut off</w:t>
      </w:r>
      <w:r>
        <w:rPr>
          <w:rFonts w:eastAsia="宋体" w:cs="Arial" w:hint="eastAsia"/>
          <w:iCs/>
          <w:sz w:val="24"/>
          <w:lang w:eastAsia="zh-CN"/>
        </w:rPr>
        <w:t>》</w:t>
      </w:r>
    </w:p>
    <w:bookmarkEnd w:id="276"/>
    <w:p w14:paraId="18DD7454" w14:textId="77777777" w:rsidR="00C75E31" w:rsidRDefault="00C75E31">
      <w:pPr>
        <w:pStyle w:val="afb"/>
        <w:spacing w:before="0" w:line="360" w:lineRule="auto"/>
        <w:ind w:left="709"/>
        <w:rPr>
          <w:rFonts w:eastAsia="宋体" w:cs="Arial"/>
          <w:iCs/>
          <w:sz w:val="24"/>
          <w:lang w:eastAsia="zh-CN"/>
        </w:rPr>
      </w:pPr>
    </w:p>
    <w:p w14:paraId="02C47710" w14:textId="77777777" w:rsidR="00C75E31" w:rsidRDefault="00000000">
      <w:pPr>
        <w:pStyle w:val="Style2"/>
        <w:numPr>
          <w:ilvl w:val="2"/>
          <w:numId w:val="13"/>
        </w:numPr>
        <w:spacing w:line="360" w:lineRule="auto"/>
        <w:rPr>
          <w:iCs/>
        </w:rPr>
      </w:pPr>
      <w:bookmarkStart w:id="280" w:name="_Toc202806013"/>
      <w:r>
        <w:rPr>
          <w:rFonts w:hint="eastAsia"/>
          <w:iCs/>
        </w:rPr>
        <w:lastRenderedPageBreak/>
        <w:t>外销产品加工产生的排放</w:t>
      </w:r>
      <w:bookmarkEnd w:id="280"/>
    </w:p>
    <w:p w14:paraId="46184B4C" w14:textId="77777777" w:rsidR="00C75E31"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包括进行锻材加工、棒材加工、钢管加工、钢坯加工的产品（</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排放）</w:t>
      </w:r>
    </w:p>
    <w:p w14:paraId="2D0D7C14"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10:Processing of sold Products</w:t>
      </w:r>
      <w:r>
        <w:rPr>
          <w:rFonts w:eastAsia="宋体" w:cs="Arial" w:hint="eastAsia"/>
          <w:iCs/>
          <w:sz w:val="24"/>
          <w:lang w:eastAsia="zh-CN"/>
        </w:rPr>
        <w:t>。</w:t>
      </w:r>
    </w:p>
    <w:p w14:paraId="795DD118" w14:textId="7A53660B"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ins w:id="281" w:author="扬 邱" w:date="2025-07-09T17:56:00Z" w16du:dateUtc="2025-07-09T09:56:00Z">
        <w:r w:rsidR="00DE75D6">
          <w:rPr>
            <w:rFonts w:eastAsia="宋体" w:cs="Arial" w:hint="eastAsia"/>
            <w:iCs/>
            <w:sz w:val="24"/>
            <w:lang w:eastAsia="zh-CN"/>
          </w:rPr>
          <w:t>《</w:t>
        </w:r>
        <w:r w:rsidR="00DE75D6" w:rsidRPr="00DE75D6">
          <w:rPr>
            <w:rFonts w:eastAsia="宋体" w:cs="Arial" w:hint="eastAsia"/>
            <w:iCs/>
            <w:sz w:val="24"/>
            <w:lang w:eastAsia="zh-CN"/>
          </w:rPr>
          <w:t>2024</w:t>
        </w:r>
        <w:r w:rsidR="00DE75D6" w:rsidRPr="00DE75D6">
          <w:rPr>
            <w:rFonts w:eastAsia="宋体" w:cs="Arial" w:hint="eastAsia"/>
            <w:iCs/>
            <w:sz w:val="24"/>
            <w:lang w:eastAsia="zh-CN"/>
          </w:rPr>
          <w:t>年钢坯钢材外销情况统计表</w:t>
        </w:r>
        <w:r w:rsidR="00DE75D6">
          <w:rPr>
            <w:rFonts w:eastAsia="宋体" w:cs="Arial" w:hint="eastAsia"/>
            <w:iCs/>
            <w:sz w:val="24"/>
            <w:lang w:eastAsia="zh-CN"/>
          </w:rPr>
          <w:t>》中</w:t>
        </w:r>
      </w:ins>
      <w:r>
        <w:rPr>
          <w:rFonts w:eastAsia="宋体" w:cs="Arial" w:hint="eastAsia"/>
          <w:iCs/>
          <w:sz w:val="24"/>
          <w:lang w:eastAsia="zh-CN"/>
        </w:rPr>
        <w:t>所有外销钢材</w:t>
      </w:r>
      <w:ins w:id="282" w:author="扬 邱" w:date="2025-07-09T17:56:00Z" w16du:dateUtc="2025-07-09T09:56:00Z">
        <w:r w:rsidR="00DE75D6">
          <w:rPr>
            <w:rFonts w:eastAsia="宋体" w:cs="Arial" w:hint="eastAsia"/>
            <w:iCs/>
            <w:sz w:val="24"/>
            <w:lang w:eastAsia="zh-CN"/>
          </w:rPr>
          <w:t>、钢坯</w:t>
        </w:r>
      </w:ins>
      <w:r>
        <w:rPr>
          <w:rFonts w:eastAsia="宋体" w:cs="Arial" w:hint="eastAsia"/>
          <w:iCs/>
          <w:sz w:val="24"/>
          <w:lang w:eastAsia="zh-CN"/>
        </w:rPr>
        <w:t>的总量</w:t>
      </w:r>
      <w:r>
        <w:rPr>
          <w:rFonts w:eastAsia="宋体" w:cs="Arial"/>
          <w:iCs/>
          <w:sz w:val="24"/>
          <w:lang w:eastAsia="zh-CN"/>
        </w:rPr>
        <w:t>。</w:t>
      </w:r>
    </w:p>
    <w:p w14:paraId="1F2B9103" w14:textId="10466065"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hint="eastAsia"/>
          <w:iCs/>
          <w:sz w:val="24"/>
          <w:lang w:eastAsia="zh-CN"/>
        </w:rPr>
        <w:t>：</w:t>
      </w:r>
      <w:commentRangeStart w:id="283"/>
      <w:del w:id="284" w:author="扬 邱" w:date="2025-07-09T17:19:00Z" w16du:dateUtc="2025-07-09T09:19:00Z">
        <w:r w:rsidDel="00254BDE">
          <w:rPr>
            <w:rFonts w:eastAsia="宋体" w:cs="Arial" w:hint="eastAsia"/>
            <w:iCs/>
            <w:sz w:val="24"/>
            <w:lang w:eastAsia="zh-CN"/>
          </w:rPr>
          <w:delText>部分下游厂商加工产生的碳排放强度加权平均作为加工钢材的排放强度，</w:delText>
        </w:r>
        <w:commentRangeEnd w:id="283"/>
        <w:r w:rsidDel="00254BDE">
          <w:commentReference w:id="283"/>
        </w:r>
      </w:del>
      <w:ins w:id="285" w:author="扬 邱" w:date="2025-07-09T17:21:00Z" w16du:dateUtc="2025-07-09T09:21:00Z">
        <w:r w:rsidR="00254BDE">
          <w:rPr>
            <w:rFonts w:eastAsia="宋体" w:cs="Arial" w:hint="eastAsia"/>
            <w:iCs/>
            <w:sz w:val="24"/>
            <w:lang w:eastAsia="zh-CN"/>
          </w:rPr>
          <w:t>选用</w:t>
        </w:r>
      </w:ins>
      <w:ins w:id="286" w:author="扬 邱" w:date="2025-07-09T17:19:00Z" w16du:dateUtc="2025-07-09T09:19:00Z">
        <w:r w:rsidR="00254BDE">
          <w:rPr>
            <w:rFonts w:eastAsia="宋体" w:cs="Arial" w:hint="eastAsia"/>
            <w:iCs/>
            <w:sz w:val="24"/>
            <w:lang w:eastAsia="zh-CN"/>
          </w:rPr>
          <w:t>浙江健力、三环锻造公司加工棒材的排放强度加权平均</w:t>
        </w:r>
      </w:ins>
      <w:ins w:id="287" w:author="扬 邱" w:date="2025-07-09T17:23:00Z" w16du:dateUtc="2025-07-09T09:23:00Z">
        <w:r w:rsidR="00254BDE">
          <w:rPr>
            <w:rFonts w:eastAsia="宋体" w:cs="Arial" w:hint="eastAsia"/>
            <w:iCs/>
            <w:sz w:val="24"/>
            <w:lang w:eastAsia="zh-CN"/>
          </w:rPr>
          <w:t>为对应排放因子</w:t>
        </w:r>
      </w:ins>
      <w:ins w:id="288" w:author="扬 邱" w:date="2025-07-09T17:19:00Z" w16du:dateUtc="2025-07-09T09:19:00Z">
        <w:r w:rsidR="00254BDE">
          <w:rPr>
            <w:rFonts w:eastAsia="宋体" w:cs="Arial" w:hint="eastAsia"/>
            <w:iCs/>
            <w:sz w:val="24"/>
            <w:lang w:eastAsia="zh-CN"/>
          </w:rPr>
          <w:t>；</w:t>
        </w:r>
      </w:ins>
      <w:ins w:id="289" w:author="扬 邱" w:date="2025-07-09T17:20:00Z" w16du:dateUtc="2025-07-09T09:20:00Z">
        <w:r w:rsidR="00254BDE">
          <w:rPr>
            <w:rFonts w:eastAsia="宋体" w:cs="Arial" w:hint="eastAsia"/>
            <w:iCs/>
            <w:sz w:val="24"/>
            <w:lang w:eastAsia="zh-CN"/>
          </w:rPr>
          <w:t>选用</w:t>
        </w:r>
      </w:ins>
      <w:ins w:id="290" w:author="扬 邱" w:date="2025-07-09T17:19:00Z" w16du:dateUtc="2025-07-09T09:19:00Z">
        <w:r w:rsidR="00254BDE">
          <w:rPr>
            <w:rFonts w:eastAsia="宋体" w:cs="Arial" w:hint="eastAsia"/>
            <w:iCs/>
            <w:sz w:val="24"/>
            <w:lang w:eastAsia="zh-CN"/>
          </w:rPr>
          <w:t>江苏</w:t>
        </w:r>
      </w:ins>
      <w:ins w:id="291" w:author="扬 邱" w:date="2025-07-09T17:20:00Z" w16du:dateUtc="2025-07-09T09:20:00Z">
        <w:r w:rsidR="00254BDE">
          <w:rPr>
            <w:rFonts w:eastAsia="宋体" w:cs="Arial" w:hint="eastAsia"/>
            <w:iCs/>
            <w:sz w:val="24"/>
            <w:lang w:eastAsia="zh-CN"/>
          </w:rPr>
          <w:t>翔能公司加工锻材的排放强度为</w:t>
        </w:r>
      </w:ins>
      <w:ins w:id="292" w:author="扬 邱" w:date="2025-07-09T17:23:00Z" w16du:dateUtc="2025-07-09T09:23:00Z">
        <w:r w:rsidR="00254BDE">
          <w:rPr>
            <w:rFonts w:eastAsia="宋体" w:cs="Arial" w:hint="eastAsia"/>
            <w:iCs/>
            <w:sz w:val="24"/>
            <w:lang w:eastAsia="zh-CN"/>
          </w:rPr>
          <w:t>对应排放因子</w:t>
        </w:r>
      </w:ins>
      <w:ins w:id="293" w:author="扬 邱" w:date="2025-07-09T17:21:00Z" w16du:dateUtc="2025-07-09T09:21:00Z">
        <w:r w:rsidR="00254BDE">
          <w:rPr>
            <w:rFonts w:eastAsia="宋体" w:cs="Arial" w:hint="eastAsia"/>
            <w:iCs/>
            <w:sz w:val="24"/>
            <w:lang w:eastAsia="zh-CN"/>
          </w:rPr>
          <w:t>；选用郑煤机</w:t>
        </w:r>
        <w:r w:rsidR="00254BDE" w:rsidRPr="00254BDE">
          <w:rPr>
            <w:rFonts w:eastAsia="宋体" w:cs="Arial" w:hint="eastAsia"/>
            <w:iCs/>
            <w:sz w:val="24"/>
            <w:lang w:eastAsia="zh-CN"/>
          </w:rPr>
          <w:t>智鼎液压有限公司</w:t>
        </w:r>
      </w:ins>
      <w:ins w:id="294" w:author="扬 邱" w:date="2025-07-09T17:22:00Z" w16du:dateUtc="2025-07-09T09:22:00Z">
        <w:r w:rsidR="00254BDE">
          <w:rPr>
            <w:rFonts w:eastAsia="宋体" w:cs="Arial" w:hint="eastAsia"/>
            <w:iCs/>
            <w:sz w:val="24"/>
            <w:lang w:eastAsia="zh-CN"/>
          </w:rPr>
          <w:t>加工钢管的排放强度为</w:t>
        </w:r>
      </w:ins>
      <w:ins w:id="295" w:author="扬 邱" w:date="2025-07-09T17:23:00Z" w16du:dateUtc="2025-07-09T09:23:00Z">
        <w:r w:rsidR="00254BDE">
          <w:rPr>
            <w:rFonts w:eastAsia="宋体" w:cs="Arial" w:hint="eastAsia"/>
            <w:iCs/>
            <w:sz w:val="24"/>
            <w:lang w:eastAsia="zh-CN"/>
          </w:rPr>
          <w:t>对应排放因子</w:t>
        </w:r>
      </w:ins>
      <w:ins w:id="296" w:author="扬 邱" w:date="2025-07-09T17:39:00Z" w16du:dateUtc="2025-07-09T09:39:00Z">
        <w:r w:rsidR="00A64DF6">
          <w:rPr>
            <w:rFonts w:eastAsia="宋体" w:cs="Arial" w:hint="eastAsia"/>
            <w:iCs/>
            <w:sz w:val="24"/>
            <w:lang w:eastAsia="zh-CN"/>
          </w:rPr>
          <w:t>；</w:t>
        </w:r>
      </w:ins>
      <w:r>
        <w:rPr>
          <w:rFonts w:eastAsia="宋体" w:cs="Arial" w:hint="eastAsia"/>
          <w:iCs/>
          <w:sz w:val="24"/>
          <w:lang w:eastAsia="zh-CN"/>
        </w:rPr>
        <w:t>选用《</w:t>
      </w:r>
      <w:r>
        <w:rPr>
          <w:rFonts w:eastAsia="宋体" w:cs="Arial"/>
          <w:iCs/>
          <w:sz w:val="24"/>
          <w:lang w:eastAsia="zh-CN"/>
        </w:rPr>
        <w:t>CPCD, China Products Carbon Footprint Factors Database</w:t>
      </w:r>
      <w:r>
        <w:rPr>
          <w:rFonts w:eastAsia="宋体" w:cs="Arial" w:hint="eastAsia"/>
          <w:iCs/>
          <w:sz w:val="24"/>
          <w:lang w:eastAsia="zh-CN"/>
        </w:rPr>
        <w:t>》的“大型钢材”（扣除回收利用部分后的排放因子）作为钢坯加工的排放因子。</w:t>
      </w:r>
    </w:p>
    <w:p w14:paraId="6566ED57" w14:textId="77777777" w:rsidR="00C75E31" w:rsidRDefault="00C75E31">
      <w:pPr>
        <w:pStyle w:val="afb"/>
        <w:spacing w:before="0" w:line="360" w:lineRule="auto"/>
        <w:ind w:left="709"/>
        <w:rPr>
          <w:rFonts w:eastAsia="宋体" w:cs="Arial"/>
          <w:iCs/>
          <w:sz w:val="24"/>
          <w:lang w:eastAsia="zh-CN"/>
        </w:rPr>
      </w:pPr>
    </w:p>
    <w:p w14:paraId="38AC06DC" w14:textId="77777777" w:rsidR="00C75E31" w:rsidRDefault="00000000">
      <w:pPr>
        <w:pStyle w:val="Style2"/>
        <w:numPr>
          <w:ilvl w:val="2"/>
          <w:numId w:val="13"/>
        </w:numPr>
        <w:spacing w:line="360" w:lineRule="auto"/>
        <w:rPr>
          <w:iCs/>
        </w:rPr>
      </w:pPr>
      <w:bookmarkStart w:id="297" w:name="_Toc202806014"/>
      <w:r>
        <w:rPr>
          <w:rFonts w:hint="eastAsia"/>
          <w:iCs/>
        </w:rPr>
        <w:t>外销产品报废产生的排放</w:t>
      </w:r>
      <w:bookmarkEnd w:id="297"/>
    </w:p>
    <w:p w14:paraId="3A90011C" w14:textId="77777777" w:rsidR="00C75E31"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包括进行锻材加工、棒材加工、钢管加工、钢坯加工的产品</w:t>
      </w:r>
      <w:r>
        <w:rPr>
          <w:rFonts w:eastAsia="宋体" w:cs="Arial"/>
          <w:iCs/>
          <w:sz w:val="24"/>
          <w:lang w:eastAsia="zh-CN"/>
        </w:rPr>
        <w:t>（</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排放）</w:t>
      </w:r>
    </w:p>
    <w:p w14:paraId="41876B2F"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12:End-of-Life Treatment of Sold Products</w:t>
      </w:r>
      <w:r>
        <w:rPr>
          <w:rFonts w:eastAsia="宋体" w:cs="Arial" w:hint="eastAsia"/>
          <w:iCs/>
          <w:sz w:val="24"/>
          <w:lang w:eastAsia="zh-CN"/>
        </w:rPr>
        <w:t>。</w:t>
      </w:r>
    </w:p>
    <w:p w14:paraId="0327C604"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w:t>
      </w:r>
      <w:r>
        <w:rPr>
          <w:rFonts w:eastAsia="宋体" w:cs="Arial" w:hint="eastAsia"/>
          <w:iCs/>
          <w:sz w:val="24"/>
          <w:lang w:eastAsia="zh-CN"/>
        </w:rPr>
        <w:t>2024</w:t>
      </w:r>
      <w:r>
        <w:rPr>
          <w:rFonts w:eastAsia="宋体" w:cs="Arial" w:hint="eastAsia"/>
          <w:iCs/>
          <w:sz w:val="24"/>
          <w:lang w:eastAsia="zh-CN"/>
        </w:rPr>
        <w:t>年钢材钢坯外销情况统计表》</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r>
        <w:rPr>
          <w:rFonts w:eastAsia="宋体" w:cs="Arial" w:hint="eastAsia"/>
          <w:iCs/>
          <w:sz w:val="24"/>
          <w:lang w:eastAsia="zh-CN"/>
        </w:rPr>
        <w:t>所有外销钢材、钢坯的总量、根据《废钢助力钢铁行业电炉短流程发展研究》统计的</w:t>
      </w:r>
      <w:r>
        <w:rPr>
          <w:rFonts w:eastAsia="宋体" w:cs="Arial" w:hint="eastAsia"/>
          <w:iCs/>
          <w:sz w:val="24"/>
          <w:lang w:eastAsia="zh-CN"/>
        </w:rPr>
        <w:t>2023</w:t>
      </w:r>
      <w:r>
        <w:rPr>
          <w:rFonts w:eastAsia="宋体" w:cs="Arial" w:hint="eastAsia"/>
          <w:iCs/>
          <w:sz w:val="24"/>
          <w:lang w:eastAsia="zh-CN"/>
        </w:rPr>
        <w:t>年全国废钢资源总量、</w:t>
      </w:r>
      <w:r>
        <w:rPr>
          <w:rFonts w:eastAsia="宋体" w:cs="Arial" w:hint="eastAsia"/>
          <w:iCs/>
          <w:sz w:val="24"/>
          <w:lang w:eastAsia="zh-CN"/>
        </w:rPr>
        <w:t>2023</w:t>
      </w:r>
      <w:r>
        <w:rPr>
          <w:rFonts w:eastAsia="宋体" w:cs="Arial" w:hint="eastAsia"/>
          <w:iCs/>
          <w:sz w:val="24"/>
          <w:lang w:eastAsia="zh-CN"/>
        </w:rPr>
        <w:t>年废钢消耗量推算出的废钢报废比例。</w:t>
      </w:r>
    </w:p>
    <w:p w14:paraId="27E4360F"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hint="eastAsia"/>
          <w:iCs/>
          <w:sz w:val="24"/>
          <w:lang w:eastAsia="zh-CN"/>
        </w:rPr>
        <w:t>：外销产品报废的排放因子来源于《</w:t>
      </w:r>
      <w:r>
        <w:rPr>
          <w:rFonts w:eastAsia="宋体" w:cs="Arial" w:hint="eastAsia"/>
          <w:iCs/>
          <w:sz w:val="24"/>
          <w:lang w:eastAsia="zh-CN"/>
        </w:rPr>
        <w:t>ecoinvent 3.10-cut off</w:t>
      </w:r>
      <w:r>
        <w:rPr>
          <w:rFonts w:eastAsia="宋体" w:cs="Arial" w:hint="eastAsia"/>
          <w:iCs/>
          <w:sz w:val="24"/>
          <w:lang w:eastAsia="zh-CN"/>
        </w:rPr>
        <w:t>》</w:t>
      </w:r>
    </w:p>
    <w:p w14:paraId="6D20A092" w14:textId="77777777" w:rsidR="00C75E31" w:rsidRDefault="00C75E31">
      <w:pPr>
        <w:spacing w:before="0" w:line="360" w:lineRule="auto"/>
        <w:rPr>
          <w:rFonts w:eastAsia="宋体" w:cs="Arial"/>
          <w:iCs/>
          <w:sz w:val="24"/>
          <w:lang w:eastAsia="zh-CN"/>
        </w:rPr>
      </w:pPr>
    </w:p>
    <w:p w14:paraId="17BCFDA6" w14:textId="77777777" w:rsidR="00C75E31" w:rsidRDefault="00000000">
      <w:pPr>
        <w:pStyle w:val="Style2"/>
        <w:numPr>
          <w:ilvl w:val="2"/>
          <w:numId w:val="13"/>
        </w:numPr>
        <w:spacing w:line="360" w:lineRule="auto"/>
        <w:rPr>
          <w:iCs/>
        </w:rPr>
      </w:pPr>
      <w:bookmarkStart w:id="298" w:name="_Toc202806015"/>
      <w:bookmarkStart w:id="299" w:name="_Toc198906614"/>
      <w:r>
        <w:rPr>
          <w:iCs/>
        </w:rPr>
        <w:t>全球暖化潜值（</w:t>
      </w:r>
      <w:r>
        <w:rPr>
          <w:iCs/>
        </w:rPr>
        <w:t>GWP</w:t>
      </w:r>
      <w:r>
        <w:rPr>
          <w:iCs/>
        </w:rPr>
        <w:t>）</w:t>
      </w:r>
      <w:bookmarkEnd w:id="298"/>
      <w:bookmarkEnd w:id="299"/>
    </w:p>
    <w:p w14:paraId="485B7F7A" w14:textId="77777777" w:rsidR="00C75E31" w:rsidRDefault="00000000">
      <w:pPr>
        <w:pStyle w:val="afb"/>
        <w:spacing w:before="0" w:line="360" w:lineRule="auto"/>
        <w:ind w:left="709"/>
        <w:rPr>
          <w:rFonts w:eastAsia="宋体" w:cs="Arial"/>
          <w:iCs/>
          <w:sz w:val="24"/>
          <w:lang w:eastAsia="zh-CN"/>
        </w:rPr>
      </w:pPr>
      <w:r>
        <w:rPr>
          <w:rFonts w:eastAsia="宋体" w:cs="Arial"/>
          <w:iCs/>
          <w:sz w:val="24"/>
          <w:lang w:eastAsia="zh-CN"/>
        </w:rPr>
        <w:t>全球变暖潜值（</w:t>
      </w:r>
      <w:r>
        <w:rPr>
          <w:rFonts w:eastAsia="宋体" w:cs="Arial"/>
          <w:iCs/>
          <w:sz w:val="24"/>
          <w:lang w:eastAsia="zh-CN"/>
        </w:rPr>
        <w:t>GWP</w:t>
      </w:r>
      <w:r>
        <w:rPr>
          <w:rFonts w:eastAsia="宋体" w:cs="Arial"/>
          <w:iCs/>
          <w:sz w:val="24"/>
          <w:lang w:eastAsia="zh-CN"/>
        </w:rPr>
        <w:t>）数据采用</w:t>
      </w:r>
      <w:r>
        <w:rPr>
          <w:rFonts w:eastAsia="宋体" w:cs="Arial"/>
          <w:iCs/>
          <w:sz w:val="24"/>
          <w:lang w:eastAsia="zh-CN"/>
        </w:rPr>
        <w:t>IPCC 2021</w:t>
      </w:r>
      <w:r>
        <w:rPr>
          <w:rFonts w:eastAsia="宋体" w:cs="Arial"/>
          <w:iCs/>
          <w:sz w:val="24"/>
          <w:lang w:eastAsia="zh-CN"/>
        </w:rPr>
        <w:t>年出具的《第六次评估报告</w:t>
      </w:r>
      <w:r>
        <w:rPr>
          <w:rFonts w:eastAsia="宋体" w:cs="Arial"/>
          <w:iCs/>
          <w:sz w:val="24"/>
          <w:lang w:eastAsia="zh-CN"/>
        </w:rPr>
        <w:t>AR6</w:t>
      </w:r>
      <w:r>
        <w:rPr>
          <w:rFonts w:eastAsia="宋体" w:cs="Arial"/>
          <w:iCs/>
          <w:sz w:val="24"/>
          <w:lang w:eastAsia="zh-CN"/>
        </w:rPr>
        <w:t>》中提供的温室气体</w:t>
      </w:r>
      <w:r>
        <w:rPr>
          <w:rFonts w:eastAsia="宋体" w:cs="Arial"/>
          <w:iCs/>
          <w:sz w:val="24"/>
          <w:lang w:eastAsia="zh-CN"/>
        </w:rPr>
        <w:t>GHG</w:t>
      </w:r>
      <w:r>
        <w:rPr>
          <w:rFonts w:eastAsia="宋体" w:cs="Arial"/>
          <w:iCs/>
          <w:sz w:val="24"/>
          <w:lang w:eastAsia="zh-CN"/>
        </w:rPr>
        <w:t>的全球暖化潜值对应数据：</w:t>
      </w:r>
    </w:p>
    <w:p w14:paraId="793651AB" w14:textId="77777777" w:rsidR="00C75E31" w:rsidRDefault="00000000">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3</w:t>
      </w:r>
      <w:r>
        <w:fldChar w:fldCharType="end"/>
      </w:r>
      <w:r>
        <w:rPr>
          <w:rFonts w:hint="eastAsia"/>
          <w:lang w:eastAsia="zh-CN"/>
        </w:rPr>
        <w:t>IPCC</w:t>
      </w:r>
      <w:r>
        <w:rPr>
          <w:rFonts w:hint="eastAsia"/>
          <w:lang w:eastAsia="zh-CN"/>
        </w:rPr>
        <w:t>《第六次评估报告</w:t>
      </w:r>
      <w:r>
        <w:rPr>
          <w:rFonts w:hint="eastAsia"/>
          <w:lang w:eastAsia="zh-CN"/>
        </w:rPr>
        <w:t>AR6</w:t>
      </w:r>
      <w:r>
        <w:rPr>
          <w:rFonts w:hint="eastAsia"/>
          <w:lang w:eastAsia="zh-CN"/>
        </w:rPr>
        <w:t>》</w:t>
      </w:r>
      <w:r>
        <w:rPr>
          <w:rFonts w:hint="eastAsia"/>
          <w:lang w:eastAsia="zh-CN"/>
        </w:rPr>
        <w:t>GWP</w:t>
      </w:r>
      <w:r>
        <w:rPr>
          <w:rFonts w:hint="eastAsia"/>
          <w:lang w:eastAsia="zh-CN"/>
        </w:rPr>
        <w:t>值</w:t>
      </w:r>
    </w:p>
    <w:tbl>
      <w:tblPr>
        <w:tblStyle w:val="af3"/>
        <w:tblW w:w="0" w:type="auto"/>
        <w:tblInd w:w="567" w:type="dxa"/>
        <w:tblLook w:val="04A0" w:firstRow="1" w:lastRow="0" w:firstColumn="1" w:lastColumn="0" w:noHBand="0" w:noVBand="1"/>
      </w:tblPr>
      <w:tblGrid>
        <w:gridCol w:w="2126"/>
        <w:gridCol w:w="2147"/>
        <w:gridCol w:w="2112"/>
        <w:gridCol w:w="2110"/>
      </w:tblGrid>
      <w:tr w:rsidR="00C75E31" w14:paraId="18440D8B" w14:textId="77777777" w:rsidTr="00C75E31">
        <w:trPr>
          <w:cnfStyle w:val="100000000000" w:firstRow="1" w:lastRow="0" w:firstColumn="0" w:lastColumn="0" w:oddVBand="0" w:evenVBand="0" w:oddHBand="0" w:evenHBand="0" w:firstRowFirstColumn="0" w:firstRowLastColumn="0" w:lastRowFirstColumn="0" w:lastRowLastColumn="0"/>
        </w:trPr>
        <w:tc>
          <w:tcPr>
            <w:tcW w:w="2126" w:type="dxa"/>
            <w:tcBorders>
              <w:left w:val="single" w:sz="4" w:space="0" w:color="auto"/>
              <w:right w:val="single" w:sz="4" w:space="0" w:color="auto"/>
            </w:tcBorders>
            <w:shd w:val="clear" w:color="auto" w:fill="FF6600" w:themeFill="accent3"/>
          </w:tcPr>
          <w:p w14:paraId="33E811F8" w14:textId="77777777" w:rsidR="00C75E31" w:rsidRDefault="00000000">
            <w:pPr>
              <w:pStyle w:val="afb"/>
              <w:spacing w:before="0" w:line="360" w:lineRule="auto"/>
              <w:ind w:left="0"/>
              <w:jc w:val="center"/>
              <w:rPr>
                <w:rFonts w:eastAsia="宋体" w:cs="Arial"/>
                <w:b/>
                <w:iCs/>
                <w:color w:val="FFFFFF" w:themeColor="background1"/>
                <w:sz w:val="24"/>
                <w:lang w:eastAsia="zh-CN"/>
              </w:rPr>
            </w:pPr>
            <w:r>
              <w:rPr>
                <w:rFonts w:eastAsia="宋体" w:cs="Arial"/>
                <w:b/>
                <w:iCs/>
                <w:color w:val="FFFFFF" w:themeColor="background1"/>
                <w:sz w:val="24"/>
                <w:lang w:eastAsia="zh-CN"/>
              </w:rPr>
              <w:t>温室气体</w:t>
            </w:r>
          </w:p>
        </w:tc>
        <w:tc>
          <w:tcPr>
            <w:tcW w:w="2147" w:type="dxa"/>
            <w:tcBorders>
              <w:left w:val="single" w:sz="4" w:space="0" w:color="auto"/>
              <w:right w:val="single" w:sz="4" w:space="0" w:color="auto"/>
            </w:tcBorders>
            <w:shd w:val="clear" w:color="auto" w:fill="FF6600" w:themeFill="accent3"/>
          </w:tcPr>
          <w:p w14:paraId="690632E1" w14:textId="77777777" w:rsidR="00C75E31" w:rsidRDefault="00000000">
            <w:pPr>
              <w:pStyle w:val="afb"/>
              <w:spacing w:before="0" w:line="360" w:lineRule="auto"/>
              <w:ind w:left="0"/>
              <w:jc w:val="center"/>
              <w:rPr>
                <w:rFonts w:eastAsia="宋体" w:cs="Arial"/>
                <w:b/>
                <w:iCs/>
                <w:color w:val="FFFFFF" w:themeColor="background1"/>
                <w:sz w:val="24"/>
                <w:lang w:eastAsia="zh-CN"/>
              </w:rPr>
            </w:pPr>
            <w:r>
              <w:rPr>
                <w:rFonts w:eastAsia="宋体" w:cs="Arial"/>
                <w:b/>
                <w:iCs/>
                <w:color w:val="FFFFFF" w:themeColor="background1"/>
                <w:sz w:val="24"/>
                <w:lang w:eastAsia="zh-CN"/>
              </w:rPr>
              <w:t>GWP</w:t>
            </w:r>
            <w:r>
              <w:rPr>
                <w:rFonts w:eastAsia="宋体" w:cs="Arial"/>
                <w:b/>
                <w:iCs/>
                <w:color w:val="FFFFFF" w:themeColor="background1"/>
                <w:sz w:val="24"/>
                <w:lang w:eastAsia="zh-CN"/>
              </w:rPr>
              <w:t>值</w:t>
            </w:r>
          </w:p>
        </w:tc>
        <w:tc>
          <w:tcPr>
            <w:tcW w:w="2112" w:type="dxa"/>
            <w:tcBorders>
              <w:left w:val="single" w:sz="4" w:space="0" w:color="auto"/>
              <w:right w:val="single" w:sz="4" w:space="0" w:color="auto"/>
            </w:tcBorders>
            <w:shd w:val="clear" w:color="auto" w:fill="FF6600" w:themeFill="accent3"/>
          </w:tcPr>
          <w:p w14:paraId="2DDACF23" w14:textId="77777777" w:rsidR="00C75E31" w:rsidRDefault="00000000">
            <w:pPr>
              <w:pStyle w:val="afb"/>
              <w:spacing w:before="0" w:line="360" w:lineRule="auto"/>
              <w:ind w:left="0"/>
              <w:jc w:val="center"/>
              <w:rPr>
                <w:rFonts w:eastAsia="宋体" w:cs="Arial"/>
                <w:b/>
                <w:iCs/>
                <w:color w:val="FFFFFF" w:themeColor="background1"/>
                <w:sz w:val="24"/>
                <w:lang w:eastAsia="zh-CN"/>
              </w:rPr>
            </w:pPr>
            <w:r>
              <w:rPr>
                <w:rFonts w:eastAsia="宋体" w:cs="Arial"/>
                <w:b/>
                <w:iCs/>
                <w:color w:val="FFFFFF" w:themeColor="background1"/>
                <w:sz w:val="24"/>
                <w:lang w:eastAsia="zh-CN"/>
              </w:rPr>
              <w:t>温室气体</w:t>
            </w:r>
          </w:p>
        </w:tc>
        <w:tc>
          <w:tcPr>
            <w:tcW w:w="2110" w:type="dxa"/>
            <w:tcBorders>
              <w:left w:val="single" w:sz="4" w:space="0" w:color="auto"/>
              <w:right w:val="single" w:sz="4" w:space="0" w:color="auto"/>
            </w:tcBorders>
            <w:shd w:val="clear" w:color="auto" w:fill="FF6600" w:themeFill="accent3"/>
          </w:tcPr>
          <w:p w14:paraId="3E492CAF" w14:textId="77777777" w:rsidR="00C75E31" w:rsidRDefault="00000000">
            <w:pPr>
              <w:pStyle w:val="afb"/>
              <w:spacing w:before="0" w:line="360" w:lineRule="auto"/>
              <w:ind w:left="0"/>
              <w:jc w:val="center"/>
              <w:rPr>
                <w:rFonts w:eastAsia="宋体" w:cs="Arial"/>
                <w:b/>
                <w:iCs/>
                <w:color w:val="FFFFFF" w:themeColor="background1"/>
                <w:sz w:val="24"/>
                <w:lang w:eastAsia="zh-CN"/>
              </w:rPr>
            </w:pPr>
            <w:r>
              <w:rPr>
                <w:rFonts w:eastAsia="宋体" w:cs="Arial"/>
                <w:b/>
                <w:iCs/>
                <w:color w:val="FFFFFF" w:themeColor="background1"/>
                <w:sz w:val="24"/>
                <w:lang w:eastAsia="zh-CN"/>
              </w:rPr>
              <w:t>GWP</w:t>
            </w:r>
            <w:r>
              <w:rPr>
                <w:rFonts w:eastAsia="宋体" w:cs="Arial"/>
                <w:b/>
                <w:iCs/>
                <w:color w:val="FFFFFF" w:themeColor="background1"/>
                <w:sz w:val="24"/>
                <w:lang w:eastAsia="zh-CN"/>
              </w:rPr>
              <w:t>值</w:t>
            </w:r>
          </w:p>
        </w:tc>
      </w:tr>
      <w:tr w:rsidR="00C75E31" w14:paraId="21C26959" w14:textId="77777777" w:rsidTr="00C75E31">
        <w:tc>
          <w:tcPr>
            <w:tcW w:w="2126" w:type="dxa"/>
            <w:tcBorders>
              <w:top w:val="single" w:sz="12" w:space="0" w:color="363636"/>
              <w:left w:val="single" w:sz="4" w:space="0" w:color="auto"/>
              <w:bottom w:val="single" w:sz="4" w:space="0" w:color="auto"/>
              <w:right w:val="single" w:sz="4" w:space="0" w:color="auto"/>
            </w:tcBorders>
          </w:tcPr>
          <w:p w14:paraId="05C84A6B" w14:textId="77777777" w:rsidR="00C75E31" w:rsidRDefault="00000000">
            <w:pPr>
              <w:pStyle w:val="afb"/>
              <w:spacing w:before="0" w:line="360" w:lineRule="auto"/>
              <w:ind w:left="0"/>
              <w:jc w:val="center"/>
              <w:rPr>
                <w:rFonts w:eastAsia="宋体" w:cs="Arial"/>
                <w:iCs/>
                <w:sz w:val="24"/>
                <w:lang w:eastAsia="zh-CN"/>
              </w:rPr>
            </w:pPr>
            <w:r>
              <w:rPr>
                <w:rFonts w:eastAsia="宋体" w:cs="Arial"/>
                <w:iCs/>
                <w:sz w:val="24"/>
                <w:lang w:eastAsia="zh-CN"/>
              </w:rPr>
              <w:t>CO</w:t>
            </w:r>
            <w:r>
              <w:rPr>
                <w:rFonts w:eastAsia="宋体" w:cs="Arial"/>
                <w:iCs/>
                <w:sz w:val="24"/>
                <w:vertAlign w:val="subscript"/>
                <w:lang w:eastAsia="zh-CN"/>
              </w:rPr>
              <w:t>2</w:t>
            </w:r>
          </w:p>
        </w:tc>
        <w:tc>
          <w:tcPr>
            <w:tcW w:w="2147" w:type="dxa"/>
            <w:tcBorders>
              <w:top w:val="single" w:sz="12" w:space="0" w:color="363636"/>
              <w:left w:val="single" w:sz="4" w:space="0" w:color="auto"/>
              <w:bottom w:val="single" w:sz="4" w:space="0" w:color="auto"/>
              <w:right w:val="single" w:sz="4" w:space="0" w:color="auto"/>
            </w:tcBorders>
          </w:tcPr>
          <w:p w14:paraId="6FDB91D5" w14:textId="77777777" w:rsidR="00C75E31" w:rsidRDefault="00000000">
            <w:pPr>
              <w:pStyle w:val="afb"/>
              <w:spacing w:before="0" w:line="360" w:lineRule="auto"/>
              <w:ind w:left="0"/>
              <w:jc w:val="center"/>
              <w:rPr>
                <w:rFonts w:eastAsia="宋体" w:cs="Arial"/>
                <w:iCs/>
                <w:sz w:val="24"/>
                <w:lang w:eastAsia="zh-CN"/>
              </w:rPr>
            </w:pPr>
            <w:r>
              <w:rPr>
                <w:rFonts w:eastAsia="宋体" w:cs="Arial"/>
                <w:iCs/>
                <w:sz w:val="24"/>
                <w:lang w:eastAsia="zh-CN"/>
              </w:rPr>
              <w:t>1</w:t>
            </w:r>
          </w:p>
        </w:tc>
        <w:tc>
          <w:tcPr>
            <w:tcW w:w="2112" w:type="dxa"/>
            <w:tcBorders>
              <w:top w:val="single" w:sz="12" w:space="0" w:color="363636"/>
              <w:left w:val="single" w:sz="4" w:space="0" w:color="auto"/>
              <w:bottom w:val="single" w:sz="4" w:space="0" w:color="auto"/>
              <w:right w:val="single" w:sz="4" w:space="0" w:color="auto"/>
            </w:tcBorders>
          </w:tcPr>
          <w:p w14:paraId="5576839A" w14:textId="77777777" w:rsidR="00C75E31" w:rsidRDefault="00000000">
            <w:pPr>
              <w:pStyle w:val="afb"/>
              <w:spacing w:before="0" w:line="360" w:lineRule="auto"/>
              <w:ind w:left="0"/>
              <w:jc w:val="center"/>
              <w:rPr>
                <w:rFonts w:eastAsia="宋体" w:cs="Arial"/>
                <w:iCs/>
                <w:sz w:val="24"/>
                <w:lang w:eastAsia="zh-CN"/>
              </w:rPr>
            </w:pPr>
            <w:r>
              <w:rPr>
                <w:rFonts w:eastAsia="宋体" w:cs="Arial"/>
                <w:iCs/>
                <w:sz w:val="24"/>
                <w:lang w:eastAsia="zh-CN"/>
              </w:rPr>
              <w:t>N</w:t>
            </w:r>
            <w:r>
              <w:rPr>
                <w:rFonts w:eastAsia="宋体" w:cs="Arial"/>
                <w:iCs/>
                <w:sz w:val="24"/>
                <w:vertAlign w:val="subscript"/>
                <w:lang w:eastAsia="zh-CN"/>
              </w:rPr>
              <w:t>2</w:t>
            </w:r>
            <w:r>
              <w:rPr>
                <w:rFonts w:eastAsia="宋体" w:cs="Arial"/>
                <w:iCs/>
                <w:sz w:val="24"/>
                <w:lang w:eastAsia="zh-CN"/>
              </w:rPr>
              <w:t>O</w:t>
            </w:r>
          </w:p>
        </w:tc>
        <w:tc>
          <w:tcPr>
            <w:tcW w:w="2110" w:type="dxa"/>
            <w:tcBorders>
              <w:top w:val="single" w:sz="12" w:space="0" w:color="363636"/>
              <w:left w:val="single" w:sz="4" w:space="0" w:color="auto"/>
              <w:bottom w:val="single" w:sz="4" w:space="0" w:color="auto"/>
              <w:right w:val="single" w:sz="4" w:space="0" w:color="auto"/>
            </w:tcBorders>
          </w:tcPr>
          <w:p w14:paraId="3EA38216" w14:textId="77777777" w:rsidR="00C75E31" w:rsidRDefault="00000000">
            <w:pPr>
              <w:pStyle w:val="afb"/>
              <w:spacing w:before="0" w:line="360" w:lineRule="auto"/>
              <w:ind w:left="0"/>
              <w:jc w:val="center"/>
              <w:rPr>
                <w:rFonts w:eastAsia="宋体" w:cs="Arial"/>
                <w:iCs/>
                <w:sz w:val="24"/>
                <w:lang w:eastAsia="zh-CN"/>
              </w:rPr>
            </w:pPr>
            <w:r>
              <w:rPr>
                <w:rFonts w:eastAsia="宋体" w:cs="Arial"/>
                <w:iCs/>
                <w:sz w:val="24"/>
                <w:lang w:eastAsia="zh-CN"/>
              </w:rPr>
              <w:t>273</w:t>
            </w:r>
          </w:p>
        </w:tc>
      </w:tr>
      <w:tr w:rsidR="00C75E31" w14:paraId="7F304A76" w14:textId="77777777" w:rsidTr="00C75E31">
        <w:tc>
          <w:tcPr>
            <w:tcW w:w="2126" w:type="dxa"/>
            <w:tcBorders>
              <w:top w:val="single" w:sz="4" w:space="0" w:color="auto"/>
              <w:left w:val="single" w:sz="4" w:space="0" w:color="auto"/>
              <w:bottom w:val="single" w:sz="4" w:space="0" w:color="auto"/>
              <w:right w:val="single" w:sz="4" w:space="0" w:color="auto"/>
            </w:tcBorders>
          </w:tcPr>
          <w:p w14:paraId="3A504FA1" w14:textId="77777777" w:rsidR="00C75E31" w:rsidRDefault="00000000">
            <w:pPr>
              <w:pStyle w:val="afb"/>
              <w:spacing w:before="0" w:line="360" w:lineRule="auto"/>
              <w:ind w:left="0"/>
              <w:jc w:val="center"/>
              <w:rPr>
                <w:rFonts w:eastAsia="宋体" w:cs="Arial"/>
                <w:iCs/>
                <w:sz w:val="24"/>
                <w:highlight w:val="yellow"/>
                <w:lang w:eastAsia="zh-CN"/>
              </w:rPr>
            </w:pPr>
            <w:r>
              <w:rPr>
                <w:rFonts w:eastAsia="宋体" w:cs="Arial"/>
                <w:iCs/>
                <w:sz w:val="24"/>
                <w:lang w:eastAsia="zh-CN"/>
              </w:rPr>
              <w:lastRenderedPageBreak/>
              <w:t>CH</w:t>
            </w:r>
            <w:r>
              <w:rPr>
                <w:rFonts w:eastAsia="宋体" w:cs="Arial"/>
                <w:iCs/>
                <w:sz w:val="24"/>
                <w:vertAlign w:val="subscript"/>
                <w:lang w:eastAsia="zh-CN"/>
              </w:rPr>
              <w:t>4</w:t>
            </w:r>
          </w:p>
        </w:tc>
        <w:tc>
          <w:tcPr>
            <w:tcW w:w="2147" w:type="dxa"/>
            <w:tcBorders>
              <w:top w:val="single" w:sz="4" w:space="0" w:color="auto"/>
              <w:left w:val="single" w:sz="4" w:space="0" w:color="auto"/>
              <w:bottom w:val="single" w:sz="4" w:space="0" w:color="auto"/>
              <w:right w:val="single" w:sz="4" w:space="0" w:color="auto"/>
            </w:tcBorders>
          </w:tcPr>
          <w:p w14:paraId="360B943A" w14:textId="77777777" w:rsidR="00C75E31" w:rsidRDefault="00000000">
            <w:pPr>
              <w:pStyle w:val="afb"/>
              <w:spacing w:before="0" w:line="360" w:lineRule="auto"/>
              <w:ind w:left="0"/>
              <w:jc w:val="center"/>
              <w:rPr>
                <w:rFonts w:eastAsia="宋体" w:cs="Arial"/>
                <w:iCs/>
                <w:sz w:val="24"/>
                <w:highlight w:val="yellow"/>
                <w:lang w:eastAsia="zh-CN"/>
              </w:rPr>
            </w:pPr>
            <w:r>
              <w:rPr>
                <w:rFonts w:eastAsia="宋体" w:cs="Arial"/>
                <w:iCs/>
                <w:sz w:val="24"/>
                <w:lang w:eastAsia="zh-CN"/>
              </w:rPr>
              <w:t>27.9</w:t>
            </w:r>
          </w:p>
        </w:tc>
        <w:tc>
          <w:tcPr>
            <w:tcW w:w="2112" w:type="dxa"/>
            <w:tcBorders>
              <w:top w:val="single" w:sz="4" w:space="0" w:color="auto"/>
              <w:left w:val="single" w:sz="4" w:space="0" w:color="auto"/>
              <w:bottom w:val="single" w:sz="4" w:space="0" w:color="auto"/>
              <w:right w:val="single" w:sz="4" w:space="0" w:color="auto"/>
            </w:tcBorders>
          </w:tcPr>
          <w:p w14:paraId="75424C82" w14:textId="77777777" w:rsidR="00C75E31" w:rsidRDefault="00000000">
            <w:pPr>
              <w:pStyle w:val="afb"/>
              <w:spacing w:before="0" w:line="360" w:lineRule="auto"/>
              <w:ind w:left="0"/>
              <w:jc w:val="center"/>
              <w:rPr>
                <w:rFonts w:eastAsia="宋体" w:cs="Arial"/>
                <w:iCs/>
                <w:sz w:val="24"/>
                <w:lang w:eastAsia="zh-CN"/>
              </w:rPr>
            </w:pPr>
            <w:r>
              <w:rPr>
                <w:rFonts w:eastAsia="宋体" w:cs="Arial"/>
                <w:iCs/>
                <w:sz w:val="24"/>
                <w:lang w:eastAsia="zh-CN"/>
              </w:rPr>
              <w:t>R32</w:t>
            </w:r>
          </w:p>
        </w:tc>
        <w:tc>
          <w:tcPr>
            <w:tcW w:w="2110" w:type="dxa"/>
            <w:tcBorders>
              <w:top w:val="single" w:sz="4" w:space="0" w:color="auto"/>
              <w:left w:val="single" w:sz="4" w:space="0" w:color="auto"/>
              <w:bottom w:val="single" w:sz="4" w:space="0" w:color="auto"/>
              <w:right w:val="single" w:sz="4" w:space="0" w:color="auto"/>
            </w:tcBorders>
          </w:tcPr>
          <w:p w14:paraId="0B7E1675" w14:textId="77777777" w:rsidR="00C75E31" w:rsidRDefault="00000000">
            <w:pPr>
              <w:pStyle w:val="afb"/>
              <w:spacing w:before="0" w:line="360" w:lineRule="auto"/>
              <w:ind w:left="0"/>
              <w:jc w:val="center"/>
              <w:rPr>
                <w:rFonts w:eastAsia="宋体" w:cs="Arial"/>
                <w:iCs/>
                <w:sz w:val="24"/>
                <w:lang w:eastAsia="zh-CN"/>
              </w:rPr>
            </w:pPr>
            <w:r>
              <w:rPr>
                <w:rFonts w:eastAsia="宋体" w:cs="Arial"/>
                <w:iCs/>
                <w:sz w:val="24"/>
                <w:lang w:eastAsia="zh-CN"/>
              </w:rPr>
              <w:t>771</w:t>
            </w:r>
          </w:p>
        </w:tc>
      </w:tr>
      <w:tr w:rsidR="00C75E31" w14:paraId="57F08016" w14:textId="77777777" w:rsidTr="00C75E31">
        <w:tc>
          <w:tcPr>
            <w:tcW w:w="2126" w:type="dxa"/>
            <w:tcBorders>
              <w:top w:val="single" w:sz="4" w:space="0" w:color="auto"/>
              <w:left w:val="single" w:sz="4" w:space="0" w:color="auto"/>
              <w:bottom w:val="single" w:sz="4" w:space="0" w:color="auto"/>
              <w:right w:val="single" w:sz="4" w:space="0" w:color="auto"/>
            </w:tcBorders>
          </w:tcPr>
          <w:p w14:paraId="7AA58767" w14:textId="77777777" w:rsidR="00C75E31" w:rsidRDefault="00000000">
            <w:pPr>
              <w:pStyle w:val="afb"/>
              <w:spacing w:before="0" w:line="360" w:lineRule="auto"/>
              <w:ind w:left="0"/>
              <w:jc w:val="center"/>
              <w:rPr>
                <w:rFonts w:eastAsia="宋体" w:cs="Arial"/>
                <w:iCs/>
                <w:color w:val="000000" w:themeColor="text1"/>
                <w:sz w:val="24"/>
                <w:lang w:eastAsia="zh-CN"/>
              </w:rPr>
            </w:pPr>
            <w:r>
              <w:rPr>
                <w:rFonts w:eastAsia="宋体" w:cs="Arial"/>
                <w:iCs/>
                <w:sz w:val="24"/>
                <w:lang w:eastAsia="zh-CN"/>
              </w:rPr>
              <w:t>SF</w:t>
            </w:r>
            <w:r>
              <w:rPr>
                <w:rFonts w:eastAsia="宋体" w:cs="Arial"/>
                <w:iCs/>
                <w:sz w:val="24"/>
                <w:vertAlign w:val="subscript"/>
                <w:lang w:eastAsia="zh-CN"/>
              </w:rPr>
              <w:t>6</w:t>
            </w:r>
          </w:p>
        </w:tc>
        <w:tc>
          <w:tcPr>
            <w:tcW w:w="2147" w:type="dxa"/>
            <w:tcBorders>
              <w:top w:val="single" w:sz="4" w:space="0" w:color="auto"/>
              <w:left w:val="single" w:sz="4" w:space="0" w:color="auto"/>
              <w:bottom w:val="single" w:sz="4" w:space="0" w:color="auto"/>
              <w:right w:val="single" w:sz="4" w:space="0" w:color="auto"/>
            </w:tcBorders>
          </w:tcPr>
          <w:p w14:paraId="3B48620B" w14:textId="77777777" w:rsidR="00C75E31" w:rsidRDefault="00000000">
            <w:pPr>
              <w:pStyle w:val="afb"/>
              <w:spacing w:before="0" w:line="360" w:lineRule="auto"/>
              <w:ind w:left="0"/>
              <w:jc w:val="center"/>
              <w:rPr>
                <w:rFonts w:eastAsia="宋体" w:cs="Arial"/>
                <w:iCs/>
                <w:color w:val="000000" w:themeColor="text1"/>
                <w:sz w:val="24"/>
                <w:lang w:eastAsia="zh-CN"/>
              </w:rPr>
            </w:pPr>
            <w:r>
              <w:rPr>
                <w:rFonts w:eastAsia="宋体" w:cs="Arial"/>
                <w:iCs/>
                <w:sz w:val="24"/>
                <w:lang w:eastAsia="zh-CN"/>
              </w:rPr>
              <w:t>24300</w:t>
            </w:r>
          </w:p>
        </w:tc>
        <w:tc>
          <w:tcPr>
            <w:tcW w:w="2112" w:type="dxa"/>
            <w:tcBorders>
              <w:top w:val="single" w:sz="4" w:space="0" w:color="auto"/>
              <w:left w:val="single" w:sz="4" w:space="0" w:color="auto"/>
              <w:bottom w:val="single" w:sz="4" w:space="0" w:color="auto"/>
              <w:right w:val="single" w:sz="4" w:space="0" w:color="auto"/>
            </w:tcBorders>
          </w:tcPr>
          <w:p w14:paraId="62E621ED" w14:textId="77777777" w:rsidR="00C75E31" w:rsidRDefault="00C75E31">
            <w:pPr>
              <w:pStyle w:val="afb"/>
              <w:spacing w:before="0" w:line="360" w:lineRule="auto"/>
              <w:ind w:left="0"/>
              <w:jc w:val="center"/>
              <w:rPr>
                <w:rFonts w:eastAsia="宋体" w:cs="Arial"/>
                <w:iCs/>
                <w:sz w:val="24"/>
                <w:lang w:eastAsia="zh-CN"/>
              </w:rPr>
            </w:pPr>
          </w:p>
        </w:tc>
        <w:tc>
          <w:tcPr>
            <w:tcW w:w="2110" w:type="dxa"/>
            <w:tcBorders>
              <w:top w:val="single" w:sz="4" w:space="0" w:color="auto"/>
              <w:left w:val="single" w:sz="4" w:space="0" w:color="auto"/>
              <w:bottom w:val="single" w:sz="4" w:space="0" w:color="auto"/>
              <w:right w:val="single" w:sz="4" w:space="0" w:color="auto"/>
            </w:tcBorders>
          </w:tcPr>
          <w:p w14:paraId="31B06A73" w14:textId="77777777" w:rsidR="00C75E31" w:rsidRDefault="00C75E31">
            <w:pPr>
              <w:pStyle w:val="afb"/>
              <w:spacing w:before="0" w:line="360" w:lineRule="auto"/>
              <w:ind w:left="0"/>
              <w:jc w:val="center"/>
              <w:rPr>
                <w:rFonts w:eastAsia="宋体" w:cs="Arial"/>
                <w:iCs/>
                <w:sz w:val="24"/>
                <w:lang w:eastAsia="zh-CN"/>
              </w:rPr>
            </w:pPr>
          </w:p>
        </w:tc>
      </w:tr>
    </w:tbl>
    <w:p w14:paraId="406EC2AE" w14:textId="77777777" w:rsidR="00C75E31" w:rsidRDefault="00C75E31">
      <w:pPr>
        <w:pStyle w:val="afb"/>
        <w:spacing w:before="0" w:line="360" w:lineRule="auto"/>
        <w:ind w:left="567"/>
        <w:rPr>
          <w:rFonts w:eastAsia="宋体" w:cs="Arial"/>
          <w:iCs/>
          <w:sz w:val="24"/>
          <w:lang w:eastAsia="zh-CN"/>
        </w:rPr>
      </w:pPr>
    </w:p>
    <w:p w14:paraId="742F5C42" w14:textId="77777777" w:rsidR="00C75E31" w:rsidRDefault="00000000">
      <w:pPr>
        <w:pStyle w:val="Style2"/>
        <w:numPr>
          <w:ilvl w:val="1"/>
          <w:numId w:val="8"/>
        </w:numPr>
        <w:spacing w:line="360" w:lineRule="auto"/>
      </w:pPr>
      <w:bookmarkStart w:id="300" w:name="_Toc198906615"/>
      <w:bookmarkStart w:id="301" w:name="_Toc202806016"/>
      <w:r>
        <w:t>量化排除情况</w:t>
      </w:r>
      <w:bookmarkEnd w:id="300"/>
      <w:bookmarkEnd w:id="301"/>
    </w:p>
    <w:p w14:paraId="57F34204"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本次盘查对已识别的排放源进行量化，不涉及免除量化。</w:t>
      </w:r>
    </w:p>
    <w:p w14:paraId="2A387EFA" w14:textId="77777777" w:rsidR="00C75E31" w:rsidRDefault="00C75E31">
      <w:pPr>
        <w:pStyle w:val="afb"/>
        <w:spacing w:before="0" w:line="360" w:lineRule="auto"/>
        <w:ind w:left="567"/>
        <w:rPr>
          <w:rFonts w:eastAsia="宋体" w:cs="Arial"/>
          <w:iCs/>
          <w:sz w:val="24"/>
          <w:lang w:eastAsia="zh-CN"/>
        </w:rPr>
      </w:pPr>
    </w:p>
    <w:p w14:paraId="546C0965" w14:textId="77777777" w:rsidR="00C75E31" w:rsidRDefault="00000000">
      <w:pPr>
        <w:pStyle w:val="Style2"/>
        <w:numPr>
          <w:ilvl w:val="1"/>
          <w:numId w:val="8"/>
        </w:numPr>
        <w:spacing w:line="360" w:lineRule="auto"/>
      </w:pPr>
      <w:bookmarkStart w:id="302" w:name="_Toc198906616"/>
      <w:bookmarkStart w:id="303" w:name="_Toc202806017"/>
      <w:r>
        <w:t>不确定性评价</w:t>
      </w:r>
      <w:bookmarkEnd w:id="302"/>
      <w:bookmarkEnd w:id="303"/>
    </w:p>
    <w:p w14:paraId="4FB159F5" w14:textId="77777777" w:rsidR="00C75E31" w:rsidRDefault="00000000">
      <w:pPr>
        <w:pStyle w:val="Style2"/>
        <w:numPr>
          <w:ilvl w:val="2"/>
          <w:numId w:val="14"/>
        </w:numPr>
        <w:spacing w:line="360" w:lineRule="auto"/>
      </w:pPr>
      <w:bookmarkStart w:id="304" w:name="_Toc198906617"/>
      <w:bookmarkStart w:id="305" w:name="_Toc202806018"/>
      <w:r>
        <w:t>数据分级作业</w:t>
      </w:r>
      <w:bookmarkEnd w:id="304"/>
      <w:bookmarkEnd w:id="305"/>
    </w:p>
    <w:p w14:paraId="61D4E5EB" w14:textId="77777777" w:rsidR="00C75E31" w:rsidRDefault="00000000">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4</w:t>
      </w:r>
      <w:r>
        <w:fldChar w:fldCharType="end"/>
      </w:r>
      <w:r>
        <w:rPr>
          <w:rFonts w:hint="eastAsia"/>
          <w:lang w:eastAsia="zh-CN"/>
        </w:rPr>
        <w:t>不确定性评价数据品质等级</w:t>
      </w:r>
    </w:p>
    <w:tbl>
      <w:tblPr>
        <w:tblStyle w:val="af3"/>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1711"/>
        <w:gridCol w:w="1428"/>
        <w:gridCol w:w="1310"/>
        <w:gridCol w:w="1311"/>
        <w:gridCol w:w="1168"/>
        <w:gridCol w:w="1169"/>
      </w:tblGrid>
      <w:tr w:rsidR="00C75E31" w14:paraId="153EB37D" w14:textId="77777777" w:rsidTr="00C75E31">
        <w:trPr>
          <w:cnfStyle w:val="100000000000" w:firstRow="1" w:lastRow="0" w:firstColumn="0" w:lastColumn="0" w:oddVBand="0" w:evenVBand="0" w:oddHBand="0" w:evenHBand="0" w:firstRowFirstColumn="0" w:firstRowLastColumn="0" w:lastRowFirstColumn="0" w:lastRowLastColumn="0"/>
          <w:trHeight w:val="731"/>
        </w:trPr>
        <w:tc>
          <w:tcPr>
            <w:tcW w:w="1250" w:type="dxa"/>
            <w:tcBorders>
              <w:bottom w:val="nil"/>
            </w:tcBorders>
            <w:shd w:val="clear" w:color="auto" w:fill="FF6600" w:themeFill="accent3"/>
            <w:vAlign w:val="center"/>
          </w:tcPr>
          <w:p w14:paraId="3F854103" w14:textId="77777777" w:rsidR="00C75E31" w:rsidRDefault="00000000">
            <w:pPr>
              <w:spacing w:before="0"/>
              <w:jc w:val="center"/>
              <w:rPr>
                <w:rFonts w:eastAsia="宋体" w:cs="Arial"/>
                <w:color w:val="FFFFFF" w:themeColor="background1"/>
                <w:szCs w:val="20"/>
                <w:lang w:eastAsia="zh-CN"/>
              </w:rPr>
            </w:pPr>
            <w:r>
              <w:rPr>
                <w:rFonts w:eastAsia="宋体" w:cs="Arial"/>
                <w:color w:val="FFFFFF" w:themeColor="background1"/>
                <w:szCs w:val="20"/>
                <w:lang w:eastAsia="zh-CN"/>
              </w:rPr>
              <w:t>数据等级</w:t>
            </w:r>
          </w:p>
          <w:p w14:paraId="761BE55B" w14:textId="77777777" w:rsidR="00C75E31" w:rsidRDefault="00000000">
            <w:pPr>
              <w:spacing w:before="0"/>
              <w:jc w:val="center"/>
              <w:rPr>
                <w:rFonts w:eastAsia="宋体" w:cs="Arial"/>
                <w:color w:val="FFFFFF" w:themeColor="background1"/>
                <w:szCs w:val="20"/>
                <w:lang w:eastAsia="zh-CN"/>
              </w:rPr>
            </w:pPr>
            <w:r>
              <w:rPr>
                <w:rFonts w:eastAsia="宋体" w:cs="Arial"/>
                <w:color w:val="FFFFFF" w:themeColor="background1"/>
                <w:szCs w:val="20"/>
                <w:lang w:eastAsia="zh-CN"/>
              </w:rPr>
              <w:t>数据种类</w:t>
            </w:r>
          </w:p>
        </w:tc>
        <w:tc>
          <w:tcPr>
            <w:tcW w:w="8097" w:type="dxa"/>
            <w:gridSpan w:val="6"/>
            <w:tcBorders>
              <w:bottom w:val="nil"/>
            </w:tcBorders>
            <w:shd w:val="clear" w:color="auto" w:fill="FF6600" w:themeFill="accent3"/>
            <w:vAlign w:val="center"/>
          </w:tcPr>
          <w:p w14:paraId="273AC906" w14:textId="77777777" w:rsidR="00C75E31" w:rsidRDefault="00000000">
            <w:pPr>
              <w:spacing w:before="0"/>
              <w:jc w:val="center"/>
              <w:rPr>
                <w:rFonts w:eastAsia="宋体" w:cs="Arial"/>
                <w:color w:val="FFFFFF" w:themeColor="background1"/>
                <w:szCs w:val="20"/>
                <w:lang w:eastAsia="zh-CN"/>
              </w:rPr>
            </w:pPr>
            <w:r>
              <w:rPr>
                <w:rFonts w:eastAsia="宋体" w:cs="Arial"/>
                <w:color w:val="FFFFFF" w:themeColor="background1"/>
                <w:szCs w:val="20"/>
                <w:lang w:eastAsia="zh-CN"/>
              </w:rPr>
              <w:t>数据品质等级</w:t>
            </w:r>
          </w:p>
        </w:tc>
      </w:tr>
      <w:tr w:rsidR="00C75E31" w14:paraId="2214DE87" w14:textId="77777777" w:rsidTr="00C75E31">
        <w:trPr>
          <w:trHeight w:val="322"/>
        </w:trPr>
        <w:tc>
          <w:tcPr>
            <w:tcW w:w="1250" w:type="dxa"/>
            <w:vMerge w:val="restart"/>
            <w:shd w:val="clear" w:color="auto" w:fill="FF6600" w:themeFill="accent3"/>
            <w:vAlign w:val="center"/>
          </w:tcPr>
          <w:p w14:paraId="217880C1" w14:textId="77777777" w:rsidR="00C75E31" w:rsidRDefault="00000000">
            <w:pPr>
              <w:spacing w:before="0"/>
              <w:jc w:val="center"/>
              <w:rPr>
                <w:rFonts w:eastAsia="宋体" w:cs="Arial"/>
                <w:color w:val="FFFFFF" w:themeColor="background1"/>
                <w:szCs w:val="20"/>
                <w:lang w:eastAsia="zh-CN"/>
              </w:rPr>
            </w:pPr>
            <w:r>
              <w:rPr>
                <w:rFonts w:eastAsia="宋体" w:cs="Arial"/>
                <w:color w:val="FFFFFF" w:themeColor="background1"/>
                <w:szCs w:val="20"/>
                <w:lang w:eastAsia="zh-CN"/>
              </w:rPr>
              <w:t>活动数据</w:t>
            </w:r>
          </w:p>
        </w:tc>
        <w:tc>
          <w:tcPr>
            <w:tcW w:w="3139" w:type="dxa"/>
            <w:gridSpan w:val="2"/>
            <w:shd w:val="clear" w:color="auto" w:fill="BFBFBF" w:themeFill="background1" w:themeFillShade="BF"/>
          </w:tcPr>
          <w:p w14:paraId="26F02463" w14:textId="77777777" w:rsidR="00C75E31" w:rsidRDefault="00000000">
            <w:pPr>
              <w:spacing w:before="0"/>
              <w:jc w:val="center"/>
              <w:rPr>
                <w:rFonts w:eastAsia="宋体" w:cs="Arial"/>
                <w:szCs w:val="20"/>
                <w:lang w:eastAsia="zh-CN"/>
              </w:rPr>
            </w:pPr>
            <w:r>
              <w:rPr>
                <w:rFonts w:eastAsia="宋体" w:cs="Arial"/>
                <w:szCs w:val="20"/>
                <w:lang w:eastAsia="zh-CN"/>
              </w:rPr>
              <w:t>X=6</w:t>
            </w:r>
          </w:p>
        </w:tc>
        <w:tc>
          <w:tcPr>
            <w:tcW w:w="2621" w:type="dxa"/>
            <w:gridSpan w:val="2"/>
            <w:shd w:val="clear" w:color="auto" w:fill="BFBFBF" w:themeFill="background1" w:themeFillShade="BF"/>
          </w:tcPr>
          <w:p w14:paraId="65B0AD40" w14:textId="77777777" w:rsidR="00C75E31" w:rsidRDefault="00000000">
            <w:pPr>
              <w:spacing w:before="0"/>
              <w:jc w:val="center"/>
              <w:rPr>
                <w:rFonts w:eastAsia="宋体" w:cs="Arial"/>
                <w:szCs w:val="20"/>
                <w:lang w:eastAsia="zh-CN"/>
              </w:rPr>
            </w:pPr>
            <w:r>
              <w:rPr>
                <w:rFonts w:eastAsia="宋体" w:cs="Arial"/>
                <w:szCs w:val="20"/>
                <w:lang w:eastAsia="zh-CN"/>
              </w:rPr>
              <w:t>Y=3</w:t>
            </w:r>
          </w:p>
        </w:tc>
        <w:tc>
          <w:tcPr>
            <w:tcW w:w="2337" w:type="dxa"/>
            <w:gridSpan w:val="2"/>
            <w:shd w:val="clear" w:color="auto" w:fill="BFBFBF" w:themeFill="background1" w:themeFillShade="BF"/>
          </w:tcPr>
          <w:p w14:paraId="45F34E6F" w14:textId="77777777" w:rsidR="00C75E31" w:rsidRDefault="00000000">
            <w:pPr>
              <w:spacing w:before="0"/>
              <w:jc w:val="center"/>
              <w:rPr>
                <w:rFonts w:eastAsia="宋体" w:cs="Arial"/>
                <w:szCs w:val="20"/>
                <w:lang w:eastAsia="zh-CN"/>
              </w:rPr>
            </w:pPr>
            <w:r>
              <w:rPr>
                <w:rFonts w:eastAsia="宋体" w:cs="Arial"/>
                <w:szCs w:val="20"/>
                <w:lang w:eastAsia="zh-CN"/>
              </w:rPr>
              <w:t>Z=1</w:t>
            </w:r>
          </w:p>
        </w:tc>
      </w:tr>
      <w:tr w:rsidR="00C75E31" w14:paraId="616E7D73" w14:textId="77777777" w:rsidTr="00C75E31">
        <w:trPr>
          <w:trHeight w:val="387"/>
        </w:trPr>
        <w:tc>
          <w:tcPr>
            <w:tcW w:w="1250" w:type="dxa"/>
            <w:vMerge/>
            <w:shd w:val="clear" w:color="auto" w:fill="FF6600" w:themeFill="accent3"/>
            <w:vAlign w:val="center"/>
          </w:tcPr>
          <w:p w14:paraId="15A9B198" w14:textId="77777777" w:rsidR="00C75E31" w:rsidRDefault="00C75E31">
            <w:pPr>
              <w:spacing w:before="0"/>
              <w:jc w:val="center"/>
              <w:rPr>
                <w:rFonts w:eastAsia="宋体" w:cs="Arial"/>
                <w:color w:val="FFFFFF" w:themeColor="background1"/>
                <w:szCs w:val="20"/>
                <w:lang w:eastAsia="zh-CN"/>
              </w:rPr>
            </w:pPr>
          </w:p>
        </w:tc>
        <w:tc>
          <w:tcPr>
            <w:tcW w:w="3139" w:type="dxa"/>
            <w:gridSpan w:val="2"/>
          </w:tcPr>
          <w:p w14:paraId="2A0ED1D0" w14:textId="77777777" w:rsidR="00C75E31" w:rsidRDefault="00000000">
            <w:pPr>
              <w:spacing w:before="0"/>
              <w:jc w:val="center"/>
              <w:rPr>
                <w:rFonts w:eastAsia="宋体" w:cs="Arial"/>
                <w:szCs w:val="20"/>
                <w:lang w:eastAsia="zh-CN"/>
              </w:rPr>
            </w:pPr>
            <w:r>
              <w:rPr>
                <w:rFonts w:eastAsia="宋体" w:cs="Arial"/>
                <w:szCs w:val="20"/>
                <w:lang w:eastAsia="zh-CN"/>
              </w:rPr>
              <w:t>自动连续量测</w:t>
            </w:r>
          </w:p>
        </w:tc>
        <w:tc>
          <w:tcPr>
            <w:tcW w:w="2621" w:type="dxa"/>
            <w:gridSpan w:val="2"/>
          </w:tcPr>
          <w:p w14:paraId="1593D7E1" w14:textId="77777777" w:rsidR="00C75E31" w:rsidRDefault="00000000">
            <w:pPr>
              <w:spacing w:before="0"/>
              <w:jc w:val="center"/>
              <w:rPr>
                <w:rFonts w:eastAsia="宋体" w:cs="Arial"/>
                <w:szCs w:val="20"/>
                <w:lang w:eastAsia="zh-CN"/>
              </w:rPr>
            </w:pPr>
            <w:r>
              <w:rPr>
                <w:rFonts w:eastAsia="宋体" w:cs="Arial"/>
                <w:szCs w:val="20"/>
                <w:lang w:eastAsia="zh-CN"/>
              </w:rPr>
              <w:t>定期量测（采购单）</w:t>
            </w:r>
          </w:p>
        </w:tc>
        <w:tc>
          <w:tcPr>
            <w:tcW w:w="2337" w:type="dxa"/>
            <w:gridSpan w:val="2"/>
          </w:tcPr>
          <w:p w14:paraId="63CD98DF" w14:textId="77777777" w:rsidR="00C75E31" w:rsidRDefault="00000000">
            <w:pPr>
              <w:spacing w:before="0"/>
              <w:jc w:val="center"/>
              <w:rPr>
                <w:rFonts w:eastAsia="宋体" w:cs="Arial"/>
                <w:szCs w:val="20"/>
                <w:lang w:eastAsia="zh-CN"/>
              </w:rPr>
            </w:pPr>
            <w:r>
              <w:rPr>
                <w:rFonts w:eastAsia="宋体" w:cs="Arial"/>
                <w:szCs w:val="20"/>
                <w:lang w:eastAsia="zh-CN"/>
              </w:rPr>
              <w:t>自行推估</w:t>
            </w:r>
          </w:p>
        </w:tc>
      </w:tr>
      <w:tr w:rsidR="00C75E31" w14:paraId="7E9067E8" w14:textId="77777777" w:rsidTr="00C75E31">
        <w:trPr>
          <w:trHeight w:val="322"/>
        </w:trPr>
        <w:tc>
          <w:tcPr>
            <w:tcW w:w="1250" w:type="dxa"/>
            <w:vMerge w:val="restart"/>
            <w:shd w:val="clear" w:color="auto" w:fill="FF6600" w:themeFill="accent3"/>
            <w:vAlign w:val="center"/>
          </w:tcPr>
          <w:p w14:paraId="66CF87D5" w14:textId="77777777" w:rsidR="00C75E31" w:rsidRDefault="00000000">
            <w:pPr>
              <w:spacing w:before="0"/>
              <w:jc w:val="center"/>
              <w:rPr>
                <w:rFonts w:eastAsia="宋体" w:cs="Arial"/>
                <w:color w:val="FFFFFF" w:themeColor="background1"/>
                <w:szCs w:val="20"/>
                <w:lang w:eastAsia="zh-CN"/>
              </w:rPr>
            </w:pPr>
            <w:r>
              <w:rPr>
                <w:rFonts w:eastAsia="宋体" w:cs="Arial"/>
                <w:color w:val="FFFFFF" w:themeColor="background1"/>
                <w:szCs w:val="20"/>
                <w:lang w:eastAsia="zh-CN"/>
              </w:rPr>
              <w:t>排放系数</w:t>
            </w:r>
          </w:p>
        </w:tc>
        <w:tc>
          <w:tcPr>
            <w:tcW w:w="1711" w:type="dxa"/>
            <w:shd w:val="clear" w:color="auto" w:fill="BFBFBF" w:themeFill="background1" w:themeFillShade="BF"/>
          </w:tcPr>
          <w:p w14:paraId="429AD52A" w14:textId="77777777" w:rsidR="00C75E31" w:rsidRDefault="00000000">
            <w:pPr>
              <w:spacing w:before="0"/>
              <w:jc w:val="center"/>
              <w:rPr>
                <w:rFonts w:eastAsia="宋体" w:cs="Arial"/>
                <w:szCs w:val="20"/>
                <w:lang w:eastAsia="zh-CN"/>
              </w:rPr>
            </w:pPr>
            <w:r>
              <w:rPr>
                <w:rFonts w:eastAsia="宋体" w:cs="Arial"/>
                <w:szCs w:val="20"/>
                <w:lang w:eastAsia="zh-CN"/>
              </w:rPr>
              <w:t>A=6</w:t>
            </w:r>
          </w:p>
        </w:tc>
        <w:tc>
          <w:tcPr>
            <w:tcW w:w="1428" w:type="dxa"/>
            <w:shd w:val="clear" w:color="auto" w:fill="BFBFBF" w:themeFill="background1" w:themeFillShade="BF"/>
          </w:tcPr>
          <w:p w14:paraId="48F07D7B" w14:textId="77777777" w:rsidR="00C75E31" w:rsidRDefault="00000000">
            <w:pPr>
              <w:spacing w:before="0"/>
              <w:jc w:val="center"/>
              <w:rPr>
                <w:rFonts w:eastAsia="宋体" w:cs="Arial"/>
                <w:szCs w:val="20"/>
                <w:lang w:eastAsia="zh-CN"/>
              </w:rPr>
            </w:pPr>
            <w:r>
              <w:rPr>
                <w:rFonts w:eastAsia="宋体" w:cs="Arial"/>
                <w:szCs w:val="20"/>
                <w:lang w:eastAsia="zh-CN"/>
              </w:rPr>
              <w:t>B=5</w:t>
            </w:r>
          </w:p>
        </w:tc>
        <w:tc>
          <w:tcPr>
            <w:tcW w:w="1310" w:type="dxa"/>
            <w:shd w:val="clear" w:color="auto" w:fill="BFBFBF" w:themeFill="background1" w:themeFillShade="BF"/>
          </w:tcPr>
          <w:p w14:paraId="4D0AADA0" w14:textId="77777777" w:rsidR="00C75E31" w:rsidRDefault="00000000">
            <w:pPr>
              <w:spacing w:before="0"/>
              <w:jc w:val="center"/>
              <w:rPr>
                <w:rFonts w:eastAsia="宋体" w:cs="Arial"/>
                <w:szCs w:val="20"/>
                <w:lang w:eastAsia="zh-CN"/>
              </w:rPr>
            </w:pPr>
            <w:r>
              <w:rPr>
                <w:rFonts w:eastAsia="宋体" w:cs="Arial"/>
                <w:szCs w:val="20"/>
                <w:lang w:eastAsia="zh-CN"/>
              </w:rPr>
              <w:t>C=4</w:t>
            </w:r>
          </w:p>
        </w:tc>
        <w:tc>
          <w:tcPr>
            <w:tcW w:w="1311" w:type="dxa"/>
            <w:shd w:val="clear" w:color="auto" w:fill="BFBFBF" w:themeFill="background1" w:themeFillShade="BF"/>
          </w:tcPr>
          <w:p w14:paraId="2DB3BA14" w14:textId="77777777" w:rsidR="00C75E31" w:rsidRDefault="00000000">
            <w:pPr>
              <w:spacing w:before="0"/>
              <w:jc w:val="center"/>
              <w:rPr>
                <w:rFonts w:eastAsia="宋体" w:cs="Arial"/>
                <w:szCs w:val="20"/>
                <w:lang w:eastAsia="zh-CN"/>
              </w:rPr>
            </w:pPr>
            <w:r>
              <w:rPr>
                <w:rFonts w:eastAsia="宋体" w:cs="Arial"/>
                <w:szCs w:val="20"/>
                <w:lang w:eastAsia="zh-CN"/>
              </w:rPr>
              <w:t>D=3</w:t>
            </w:r>
          </w:p>
        </w:tc>
        <w:tc>
          <w:tcPr>
            <w:tcW w:w="1168" w:type="dxa"/>
            <w:shd w:val="clear" w:color="auto" w:fill="BFBFBF" w:themeFill="background1" w:themeFillShade="BF"/>
          </w:tcPr>
          <w:p w14:paraId="62F65AC5" w14:textId="77777777" w:rsidR="00C75E31" w:rsidRDefault="00000000">
            <w:pPr>
              <w:spacing w:before="0"/>
              <w:jc w:val="center"/>
              <w:rPr>
                <w:rFonts w:eastAsia="宋体" w:cs="Arial"/>
                <w:szCs w:val="20"/>
                <w:lang w:eastAsia="zh-CN"/>
              </w:rPr>
            </w:pPr>
            <w:r>
              <w:rPr>
                <w:rFonts w:eastAsia="宋体" w:cs="Arial"/>
                <w:szCs w:val="20"/>
                <w:lang w:eastAsia="zh-CN"/>
              </w:rPr>
              <w:t>E=2</w:t>
            </w:r>
          </w:p>
        </w:tc>
        <w:tc>
          <w:tcPr>
            <w:tcW w:w="1169" w:type="dxa"/>
            <w:shd w:val="clear" w:color="auto" w:fill="BFBFBF" w:themeFill="background1" w:themeFillShade="BF"/>
          </w:tcPr>
          <w:p w14:paraId="200518AD" w14:textId="77777777" w:rsidR="00C75E31" w:rsidRDefault="00000000">
            <w:pPr>
              <w:spacing w:before="0"/>
              <w:jc w:val="center"/>
              <w:rPr>
                <w:rFonts w:eastAsia="宋体" w:cs="Arial"/>
                <w:szCs w:val="20"/>
                <w:lang w:eastAsia="zh-CN"/>
              </w:rPr>
            </w:pPr>
            <w:r>
              <w:rPr>
                <w:rFonts w:eastAsia="宋体" w:cs="Arial"/>
                <w:szCs w:val="20"/>
                <w:lang w:eastAsia="zh-CN"/>
              </w:rPr>
              <w:t>F=1</w:t>
            </w:r>
          </w:p>
        </w:tc>
      </w:tr>
      <w:tr w:rsidR="00C75E31" w14:paraId="5823DF15" w14:textId="77777777" w:rsidTr="00C75E31">
        <w:trPr>
          <w:trHeight w:val="753"/>
        </w:trPr>
        <w:tc>
          <w:tcPr>
            <w:tcW w:w="1250" w:type="dxa"/>
            <w:vMerge/>
            <w:shd w:val="clear" w:color="auto" w:fill="FF6600" w:themeFill="accent3"/>
            <w:vAlign w:val="center"/>
          </w:tcPr>
          <w:p w14:paraId="04EF1EEE" w14:textId="77777777" w:rsidR="00C75E31" w:rsidRDefault="00C75E31">
            <w:pPr>
              <w:spacing w:before="0"/>
              <w:jc w:val="center"/>
              <w:rPr>
                <w:rFonts w:eastAsia="宋体" w:cs="Arial"/>
                <w:color w:val="FFFFFF" w:themeColor="background1"/>
                <w:szCs w:val="20"/>
                <w:lang w:eastAsia="zh-CN"/>
              </w:rPr>
            </w:pPr>
          </w:p>
        </w:tc>
        <w:tc>
          <w:tcPr>
            <w:tcW w:w="1711" w:type="dxa"/>
          </w:tcPr>
          <w:p w14:paraId="64823673" w14:textId="77777777" w:rsidR="00C75E31" w:rsidRDefault="00000000">
            <w:pPr>
              <w:spacing w:before="0"/>
              <w:jc w:val="center"/>
              <w:rPr>
                <w:rFonts w:eastAsia="宋体" w:cs="Arial"/>
                <w:szCs w:val="20"/>
                <w:lang w:eastAsia="zh-CN"/>
              </w:rPr>
            </w:pPr>
            <w:r>
              <w:rPr>
                <w:rFonts w:eastAsia="宋体" w:cs="Arial"/>
                <w:szCs w:val="20"/>
                <w:lang w:eastAsia="zh-CN"/>
              </w:rPr>
              <w:t>量测</w:t>
            </w:r>
            <w:r>
              <w:rPr>
                <w:rFonts w:eastAsia="宋体" w:cs="Arial"/>
                <w:szCs w:val="20"/>
                <w:lang w:eastAsia="zh-CN"/>
              </w:rPr>
              <w:t>/</w:t>
            </w:r>
            <w:r>
              <w:rPr>
                <w:rFonts w:eastAsia="宋体" w:cs="Arial"/>
                <w:szCs w:val="20"/>
                <w:lang w:eastAsia="zh-CN"/>
              </w:rPr>
              <w:t>质量平衡所得系数</w:t>
            </w:r>
          </w:p>
        </w:tc>
        <w:tc>
          <w:tcPr>
            <w:tcW w:w="1428" w:type="dxa"/>
          </w:tcPr>
          <w:p w14:paraId="726FB723" w14:textId="77777777" w:rsidR="00C75E31" w:rsidRDefault="00000000">
            <w:pPr>
              <w:spacing w:before="0"/>
              <w:jc w:val="center"/>
              <w:rPr>
                <w:rFonts w:eastAsia="宋体" w:cs="Arial"/>
                <w:szCs w:val="20"/>
                <w:lang w:eastAsia="zh-CN"/>
              </w:rPr>
            </w:pPr>
            <w:r>
              <w:rPr>
                <w:rFonts w:eastAsia="宋体" w:cs="Arial"/>
                <w:szCs w:val="20"/>
                <w:lang w:eastAsia="zh-CN"/>
              </w:rPr>
              <w:t>同制程</w:t>
            </w:r>
            <w:r>
              <w:rPr>
                <w:rFonts w:eastAsia="宋体" w:cs="Arial"/>
                <w:szCs w:val="20"/>
                <w:lang w:eastAsia="zh-CN"/>
              </w:rPr>
              <w:t>/</w:t>
            </w:r>
            <w:r>
              <w:rPr>
                <w:rFonts w:eastAsia="宋体" w:cs="Arial"/>
                <w:szCs w:val="20"/>
                <w:lang w:eastAsia="zh-CN"/>
              </w:rPr>
              <w:t>设备经验系数</w:t>
            </w:r>
          </w:p>
        </w:tc>
        <w:tc>
          <w:tcPr>
            <w:tcW w:w="1310" w:type="dxa"/>
          </w:tcPr>
          <w:p w14:paraId="42D19FFE" w14:textId="77777777" w:rsidR="00C75E31" w:rsidRDefault="00000000">
            <w:pPr>
              <w:spacing w:before="0"/>
              <w:jc w:val="center"/>
              <w:rPr>
                <w:rFonts w:eastAsia="宋体" w:cs="Arial"/>
                <w:szCs w:val="20"/>
                <w:lang w:eastAsia="zh-CN"/>
              </w:rPr>
            </w:pPr>
            <w:r>
              <w:rPr>
                <w:rFonts w:eastAsia="宋体" w:cs="Arial"/>
                <w:szCs w:val="20"/>
                <w:lang w:eastAsia="zh-CN"/>
              </w:rPr>
              <w:t>工厂提供系数</w:t>
            </w:r>
          </w:p>
        </w:tc>
        <w:tc>
          <w:tcPr>
            <w:tcW w:w="1311" w:type="dxa"/>
          </w:tcPr>
          <w:p w14:paraId="7EF3AADC" w14:textId="77777777" w:rsidR="00C75E31" w:rsidRDefault="00000000">
            <w:pPr>
              <w:spacing w:before="0"/>
              <w:jc w:val="center"/>
              <w:rPr>
                <w:rFonts w:eastAsia="宋体" w:cs="Arial"/>
                <w:szCs w:val="20"/>
                <w:lang w:eastAsia="zh-CN"/>
              </w:rPr>
            </w:pPr>
            <w:r>
              <w:rPr>
                <w:rFonts w:eastAsia="宋体" w:cs="Arial"/>
                <w:szCs w:val="20"/>
                <w:lang w:eastAsia="zh-CN"/>
              </w:rPr>
              <w:t>区域排放系数</w:t>
            </w:r>
          </w:p>
        </w:tc>
        <w:tc>
          <w:tcPr>
            <w:tcW w:w="1168" w:type="dxa"/>
          </w:tcPr>
          <w:p w14:paraId="64EEC716" w14:textId="77777777" w:rsidR="00C75E31" w:rsidRDefault="00000000">
            <w:pPr>
              <w:spacing w:before="0"/>
              <w:jc w:val="center"/>
              <w:rPr>
                <w:rFonts w:eastAsia="宋体" w:cs="Arial"/>
                <w:szCs w:val="20"/>
                <w:lang w:eastAsia="zh-CN"/>
              </w:rPr>
            </w:pPr>
            <w:r>
              <w:rPr>
                <w:rFonts w:eastAsia="宋体" w:cs="Arial"/>
                <w:szCs w:val="20"/>
                <w:lang w:eastAsia="zh-CN"/>
              </w:rPr>
              <w:t>国家排放系数</w:t>
            </w:r>
          </w:p>
        </w:tc>
        <w:tc>
          <w:tcPr>
            <w:tcW w:w="1169" w:type="dxa"/>
          </w:tcPr>
          <w:p w14:paraId="375878ED" w14:textId="77777777" w:rsidR="00C75E31" w:rsidRDefault="00000000">
            <w:pPr>
              <w:spacing w:before="0"/>
              <w:jc w:val="center"/>
              <w:rPr>
                <w:rFonts w:eastAsia="宋体" w:cs="Arial"/>
                <w:szCs w:val="20"/>
                <w:lang w:eastAsia="zh-CN"/>
              </w:rPr>
            </w:pPr>
            <w:r>
              <w:rPr>
                <w:rFonts w:eastAsia="宋体" w:cs="Arial"/>
                <w:szCs w:val="20"/>
                <w:lang w:eastAsia="zh-CN"/>
              </w:rPr>
              <w:t>国际排放系数</w:t>
            </w:r>
          </w:p>
        </w:tc>
      </w:tr>
      <w:tr w:rsidR="00C75E31" w14:paraId="368D2DBB" w14:textId="77777777" w:rsidTr="00C75E31">
        <w:trPr>
          <w:trHeight w:val="322"/>
        </w:trPr>
        <w:tc>
          <w:tcPr>
            <w:tcW w:w="1250" w:type="dxa"/>
            <w:vMerge w:val="restart"/>
            <w:shd w:val="clear" w:color="auto" w:fill="FF6600" w:themeFill="accent3"/>
            <w:vAlign w:val="center"/>
          </w:tcPr>
          <w:p w14:paraId="7332114D" w14:textId="77777777" w:rsidR="00C75E31" w:rsidRDefault="00000000">
            <w:pPr>
              <w:spacing w:before="0"/>
              <w:jc w:val="center"/>
              <w:rPr>
                <w:rFonts w:eastAsia="宋体" w:cs="Arial"/>
                <w:color w:val="FFFFFF" w:themeColor="background1"/>
                <w:szCs w:val="20"/>
                <w:lang w:eastAsia="zh-CN"/>
              </w:rPr>
            </w:pPr>
            <w:r>
              <w:rPr>
                <w:rFonts w:eastAsia="宋体" w:cs="Arial"/>
                <w:color w:val="FFFFFF" w:themeColor="background1"/>
                <w:szCs w:val="20"/>
                <w:lang w:eastAsia="zh-CN"/>
              </w:rPr>
              <w:t>校准频率</w:t>
            </w:r>
          </w:p>
        </w:tc>
        <w:tc>
          <w:tcPr>
            <w:tcW w:w="3139" w:type="dxa"/>
            <w:gridSpan w:val="2"/>
            <w:shd w:val="clear" w:color="auto" w:fill="BFBFBF" w:themeFill="background1" w:themeFillShade="BF"/>
          </w:tcPr>
          <w:p w14:paraId="62CEADA8" w14:textId="77777777" w:rsidR="00C75E31" w:rsidRDefault="00000000">
            <w:pPr>
              <w:spacing w:before="0"/>
              <w:jc w:val="center"/>
              <w:rPr>
                <w:rFonts w:eastAsia="宋体" w:cs="Arial"/>
                <w:szCs w:val="20"/>
                <w:lang w:eastAsia="zh-CN"/>
              </w:rPr>
            </w:pPr>
            <w:r>
              <w:rPr>
                <w:rFonts w:eastAsia="宋体" w:cs="Arial"/>
                <w:szCs w:val="20"/>
                <w:lang w:eastAsia="zh-CN"/>
              </w:rPr>
              <w:t>L=6</w:t>
            </w:r>
          </w:p>
        </w:tc>
        <w:tc>
          <w:tcPr>
            <w:tcW w:w="2621" w:type="dxa"/>
            <w:gridSpan w:val="2"/>
            <w:shd w:val="clear" w:color="auto" w:fill="BFBFBF" w:themeFill="background1" w:themeFillShade="BF"/>
          </w:tcPr>
          <w:p w14:paraId="2DE8FB72" w14:textId="77777777" w:rsidR="00C75E31" w:rsidRDefault="00000000">
            <w:pPr>
              <w:spacing w:before="0"/>
              <w:jc w:val="center"/>
              <w:rPr>
                <w:rFonts w:eastAsia="宋体" w:cs="Arial"/>
                <w:szCs w:val="20"/>
                <w:lang w:eastAsia="zh-CN"/>
              </w:rPr>
            </w:pPr>
            <w:r>
              <w:rPr>
                <w:rFonts w:eastAsia="宋体" w:cs="Arial"/>
                <w:szCs w:val="20"/>
                <w:lang w:eastAsia="zh-CN"/>
              </w:rPr>
              <w:t>M=3</w:t>
            </w:r>
          </w:p>
        </w:tc>
        <w:tc>
          <w:tcPr>
            <w:tcW w:w="2337" w:type="dxa"/>
            <w:gridSpan w:val="2"/>
            <w:shd w:val="clear" w:color="auto" w:fill="BFBFBF" w:themeFill="background1" w:themeFillShade="BF"/>
          </w:tcPr>
          <w:p w14:paraId="5E031017" w14:textId="77777777" w:rsidR="00C75E31" w:rsidRDefault="00000000">
            <w:pPr>
              <w:spacing w:before="0"/>
              <w:jc w:val="center"/>
              <w:rPr>
                <w:rFonts w:eastAsia="宋体" w:cs="Arial"/>
                <w:szCs w:val="20"/>
                <w:lang w:eastAsia="zh-CN"/>
              </w:rPr>
            </w:pPr>
            <w:r>
              <w:rPr>
                <w:rFonts w:eastAsia="宋体" w:cs="Arial"/>
                <w:szCs w:val="20"/>
                <w:lang w:eastAsia="zh-CN"/>
              </w:rPr>
              <w:t>S=1</w:t>
            </w:r>
          </w:p>
        </w:tc>
      </w:tr>
      <w:tr w:rsidR="00C75E31" w14:paraId="25750D46" w14:textId="77777777" w:rsidTr="00C75E31">
        <w:trPr>
          <w:trHeight w:val="1156"/>
        </w:trPr>
        <w:tc>
          <w:tcPr>
            <w:tcW w:w="1250" w:type="dxa"/>
            <w:vMerge/>
            <w:shd w:val="clear" w:color="auto" w:fill="FF6600" w:themeFill="accent3"/>
          </w:tcPr>
          <w:p w14:paraId="61201D92" w14:textId="77777777" w:rsidR="00C75E31" w:rsidRDefault="00C75E31">
            <w:pPr>
              <w:spacing w:before="0"/>
              <w:rPr>
                <w:rFonts w:eastAsia="宋体" w:cs="Arial"/>
                <w:szCs w:val="20"/>
                <w:lang w:eastAsia="zh-CN"/>
              </w:rPr>
            </w:pPr>
          </w:p>
        </w:tc>
        <w:tc>
          <w:tcPr>
            <w:tcW w:w="3139" w:type="dxa"/>
            <w:gridSpan w:val="2"/>
          </w:tcPr>
          <w:p w14:paraId="281B648C" w14:textId="77777777" w:rsidR="00C75E31" w:rsidRDefault="00000000">
            <w:pPr>
              <w:spacing w:before="0"/>
              <w:jc w:val="center"/>
              <w:rPr>
                <w:rFonts w:eastAsia="宋体" w:cs="Arial"/>
                <w:szCs w:val="20"/>
                <w:lang w:eastAsia="zh-CN"/>
              </w:rPr>
            </w:pPr>
            <w:r>
              <w:rPr>
                <w:rFonts w:eastAsia="宋体" w:cs="Arial"/>
                <w:szCs w:val="20"/>
                <w:lang w:eastAsia="zh-CN"/>
              </w:rPr>
              <w:t>依规定执行校准工作且校准结果在容许误差范围内</w:t>
            </w:r>
          </w:p>
        </w:tc>
        <w:tc>
          <w:tcPr>
            <w:tcW w:w="2621" w:type="dxa"/>
            <w:gridSpan w:val="2"/>
          </w:tcPr>
          <w:p w14:paraId="3DED2806" w14:textId="77777777" w:rsidR="00C75E31" w:rsidRDefault="00000000">
            <w:pPr>
              <w:spacing w:before="0"/>
              <w:jc w:val="center"/>
              <w:rPr>
                <w:rFonts w:eastAsia="宋体" w:cs="Arial"/>
                <w:szCs w:val="20"/>
                <w:lang w:eastAsia="zh-CN"/>
              </w:rPr>
            </w:pPr>
            <w:r>
              <w:rPr>
                <w:rFonts w:eastAsia="宋体" w:cs="Arial"/>
                <w:szCs w:val="20"/>
                <w:lang w:eastAsia="zh-CN"/>
              </w:rPr>
              <w:t>依规定执行校准工作但校准结果超出容许误差范围内</w:t>
            </w:r>
          </w:p>
          <w:p w14:paraId="4E254DDD" w14:textId="77777777" w:rsidR="00C75E31" w:rsidRDefault="00000000">
            <w:pPr>
              <w:spacing w:before="0"/>
              <w:jc w:val="center"/>
              <w:rPr>
                <w:rFonts w:eastAsia="宋体" w:cs="Arial"/>
                <w:szCs w:val="20"/>
                <w:lang w:eastAsia="zh-CN"/>
              </w:rPr>
            </w:pPr>
            <w:r>
              <w:rPr>
                <w:rFonts w:eastAsia="宋体" w:cs="Arial"/>
                <w:szCs w:val="20"/>
                <w:lang w:eastAsia="zh-CN"/>
              </w:rPr>
              <w:t>无法执行校准但数据来源可供查证</w:t>
            </w:r>
          </w:p>
        </w:tc>
        <w:tc>
          <w:tcPr>
            <w:tcW w:w="2337" w:type="dxa"/>
            <w:gridSpan w:val="2"/>
          </w:tcPr>
          <w:p w14:paraId="0828EF68" w14:textId="77777777" w:rsidR="00C75E31" w:rsidRDefault="00000000">
            <w:pPr>
              <w:spacing w:before="0"/>
              <w:jc w:val="center"/>
              <w:rPr>
                <w:rFonts w:eastAsia="宋体" w:cs="Arial"/>
                <w:szCs w:val="20"/>
                <w:lang w:eastAsia="zh-CN"/>
              </w:rPr>
            </w:pPr>
            <w:r>
              <w:rPr>
                <w:rFonts w:eastAsia="宋体" w:cs="Arial"/>
                <w:szCs w:val="20"/>
                <w:lang w:eastAsia="zh-CN"/>
              </w:rPr>
              <w:t>未依规定执行校准工作</w:t>
            </w:r>
          </w:p>
        </w:tc>
      </w:tr>
    </w:tbl>
    <w:p w14:paraId="168AFB84" w14:textId="77777777" w:rsidR="00C75E31" w:rsidRDefault="00C75E31">
      <w:pPr>
        <w:rPr>
          <w:rFonts w:eastAsia="宋体" w:cs="Arial"/>
          <w:iCs/>
          <w:sz w:val="24"/>
          <w:lang w:eastAsia="zh-CN"/>
        </w:rPr>
      </w:pPr>
    </w:p>
    <w:p w14:paraId="6CDFBC8F" w14:textId="77777777" w:rsidR="00C75E31" w:rsidRDefault="00000000">
      <w:pPr>
        <w:pStyle w:val="Style2"/>
        <w:numPr>
          <w:ilvl w:val="2"/>
          <w:numId w:val="14"/>
        </w:numPr>
        <w:spacing w:line="360" w:lineRule="auto"/>
      </w:pPr>
      <w:bookmarkStart w:id="306" w:name="_Toc198906618"/>
      <w:bookmarkStart w:id="307" w:name="_Toc202806019"/>
      <w:r>
        <w:t>不确定性计算</w:t>
      </w:r>
      <w:bookmarkEnd w:id="306"/>
      <w:bookmarkEnd w:id="307"/>
    </w:p>
    <w:p w14:paraId="5E51B056"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单个源</w:t>
      </w:r>
      <w:r>
        <w:rPr>
          <w:rFonts w:eastAsia="宋体" w:cs="Arial"/>
          <w:iCs/>
          <w:sz w:val="24"/>
          <w:lang w:eastAsia="zh-CN"/>
        </w:rPr>
        <w:t>/</w:t>
      </w:r>
      <w:r>
        <w:rPr>
          <w:rFonts w:eastAsia="宋体" w:cs="Arial"/>
          <w:iCs/>
          <w:sz w:val="24"/>
          <w:lang w:eastAsia="zh-CN"/>
        </w:rPr>
        <w:t>汇不确定性数据评分</w:t>
      </w:r>
      <w:r>
        <w:rPr>
          <w:rFonts w:eastAsia="宋体" w:cs="Arial"/>
          <w:iCs/>
          <w:sz w:val="24"/>
          <w:lang w:eastAsia="zh-CN"/>
        </w:rPr>
        <w:t>=</w:t>
      </w:r>
      <w:r>
        <w:rPr>
          <w:rFonts w:eastAsia="宋体" w:cs="Arial"/>
          <w:iCs/>
          <w:sz w:val="24"/>
          <w:lang w:eastAsia="zh-CN"/>
        </w:rPr>
        <w:t>（活动数据得分</w:t>
      </w:r>
      <w:r>
        <w:rPr>
          <w:rFonts w:eastAsia="宋体" w:cs="Arial"/>
          <w:iCs/>
          <w:sz w:val="24"/>
          <w:lang w:eastAsia="zh-CN"/>
        </w:rPr>
        <w:t>+</w:t>
      </w:r>
      <w:r>
        <w:rPr>
          <w:rFonts w:eastAsia="宋体" w:cs="Arial"/>
          <w:iCs/>
          <w:sz w:val="24"/>
          <w:lang w:eastAsia="zh-CN"/>
        </w:rPr>
        <w:t>排放系数得分</w:t>
      </w:r>
      <w:r>
        <w:rPr>
          <w:rFonts w:eastAsia="宋体" w:cs="Arial"/>
          <w:iCs/>
          <w:sz w:val="24"/>
          <w:lang w:eastAsia="zh-CN"/>
        </w:rPr>
        <w:t>+</w:t>
      </w:r>
      <w:r>
        <w:rPr>
          <w:rFonts w:eastAsia="宋体" w:cs="Arial"/>
          <w:iCs/>
          <w:sz w:val="24"/>
          <w:lang w:eastAsia="zh-CN"/>
        </w:rPr>
        <w:t>校准频率得分）</w:t>
      </w:r>
      <w:r>
        <w:rPr>
          <w:rFonts w:eastAsia="宋体" w:cs="Arial"/>
          <w:iCs/>
          <w:sz w:val="24"/>
          <w:lang w:eastAsia="zh-CN"/>
        </w:rPr>
        <w:t>/ 3</w:t>
      </w:r>
    </w:p>
    <w:p w14:paraId="7EE6ACC7" w14:textId="77777777"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所有源的不确定性数据评分</w:t>
      </w:r>
      <w:r>
        <w:rPr>
          <w:rFonts w:eastAsia="宋体" w:cs="Arial"/>
          <w:iCs/>
          <w:sz w:val="24"/>
          <w:lang w:eastAsia="zh-CN"/>
        </w:rPr>
        <w:t>=Σ</w:t>
      </w:r>
      <w:r>
        <w:rPr>
          <w:rFonts w:eastAsia="宋体" w:cs="Arial"/>
          <w:iCs/>
          <w:sz w:val="24"/>
          <w:lang w:eastAsia="zh-CN"/>
        </w:rPr>
        <w:t>（单个评分</w:t>
      </w:r>
      <w:r>
        <w:rPr>
          <w:rFonts w:eastAsia="宋体" w:cs="Arial"/>
          <w:iCs/>
          <w:sz w:val="24"/>
          <w:lang w:eastAsia="zh-CN"/>
        </w:rPr>
        <w:t>*</w:t>
      </w:r>
      <w:r>
        <w:rPr>
          <w:rFonts w:eastAsia="宋体" w:cs="Arial"/>
          <w:iCs/>
          <w:sz w:val="24"/>
          <w:lang w:eastAsia="zh-CN"/>
        </w:rPr>
        <w:t>单个源排放量比重）</w:t>
      </w:r>
    </w:p>
    <w:p w14:paraId="727F50D1" w14:textId="77777777" w:rsidR="00C75E31" w:rsidRDefault="00000000">
      <w:pPr>
        <w:pStyle w:val="Style2"/>
        <w:numPr>
          <w:ilvl w:val="2"/>
          <w:numId w:val="14"/>
        </w:numPr>
        <w:spacing w:line="360" w:lineRule="auto"/>
      </w:pPr>
      <w:bookmarkStart w:id="308" w:name="_Toc202806020"/>
      <w:bookmarkStart w:id="309" w:name="_Toc198906619"/>
      <w:r>
        <w:t>数据评分范围分布</w:t>
      </w:r>
      <w:bookmarkEnd w:id="308"/>
      <w:bookmarkEnd w:id="309"/>
    </w:p>
    <w:p w14:paraId="194C4BF4" w14:textId="77777777" w:rsidR="00C75E31" w:rsidRDefault="00000000">
      <w:pPr>
        <w:ind w:firstLineChars="300" w:firstLine="720"/>
        <w:rPr>
          <w:rFonts w:eastAsia="宋体" w:cs="Arial"/>
          <w:iCs/>
          <w:sz w:val="24"/>
          <w:lang w:eastAsia="zh-CN"/>
        </w:rPr>
      </w:pPr>
      <w:r>
        <w:rPr>
          <w:rFonts w:eastAsia="宋体" w:cs="Arial"/>
          <w:iCs/>
          <w:sz w:val="24"/>
          <w:lang w:eastAsia="zh-CN"/>
        </w:rPr>
        <w:t>第一级：</w:t>
      </w:r>
      <w:r>
        <w:rPr>
          <w:rFonts w:eastAsia="宋体" w:cs="Arial"/>
          <w:iCs/>
          <w:sz w:val="24"/>
          <w:lang w:eastAsia="zh-CN"/>
        </w:rPr>
        <w:t>≥5.0</w:t>
      </w:r>
    </w:p>
    <w:p w14:paraId="1F0A8405" w14:textId="77777777" w:rsidR="00C75E31" w:rsidRDefault="00000000">
      <w:pPr>
        <w:ind w:firstLineChars="300" w:firstLine="720"/>
        <w:rPr>
          <w:rFonts w:eastAsia="宋体" w:cs="Arial"/>
          <w:iCs/>
          <w:sz w:val="24"/>
          <w:lang w:eastAsia="zh-CN"/>
        </w:rPr>
      </w:pPr>
      <w:r>
        <w:rPr>
          <w:rFonts w:eastAsia="宋体" w:cs="Arial"/>
          <w:iCs/>
          <w:sz w:val="24"/>
          <w:lang w:eastAsia="zh-CN"/>
        </w:rPr>
        <w:t>第二级：</w:t>
      </w:r>
      <w:r>
        <w:rPr>
          <w:rFonts w:eastAsia="宋体" w:cs="Arial"/>
          <w:iCs/>
          <w:sz w:val="24"/>
          <w:lang w:eastAsia="zh-CN"/>
        </w:rPr>
        <w:t>&lt;5.0, ≥4.0</w:t>
      </w:r>
    </w:p>
    <w:p w14:paraId="71776604" w14:textId="77777777" w:rsidR="00C75E31" w:rsidRDefault="00000000">
      <w:pPr>
        <w:ind w:firstLineChars="300" w:firstLine="720"/>
        <w:rPr>
          <w:rFonts w:eastAsia="宋体" w:cs="Arial"/>
          <w:iCs/>
          <w:sz w:val="24"/>
          <w:lang w:eastAsia="zh-CN"/>
        </w:rPr>
      </w:pPr>
      <w:r>
        <w:rPr>
          <w:rFonts w:eastAsia="宋体" w:cs="Arial"/>
          <w:iCs/>
          <w:sz w:val="24"/>
          <w:lang w:eastAsia="zh-CN"/>
        </w:rPr>
        <w:t>第三级：</w:t>
      </w:r>
      <w:r>
        <w:rPr>
          <w:rFonts w:eastAsia="宋体" w:cs="Arial"/>
          <w:iCs/>
          <w:sz w:val="24"/>
          <w:lang w:eastAsia="zh-CN"/>
        </w:rPr>
        <w:t>&lt;4.0, ≥3.0</w:t>
      </w:r>
    </w:p>
    <w:p w14:paraId="0C919C1F" w14:textId="77777777" w:rsidR="00C75E31" w:rsidRDefault="00000000">
      <w:pPr>
        <w:ind w:firstLineChars="300" w:firstLine="720"/>
        <w:rPr>
          <w:rFonts w:eastAsia="宋体" w:cs="Arial"/>
          <w:iCs/>
          <w:sz w:val="24"/>
          <w:lang w:eastAsia="zh-CN"/>
        </w:rPr>
      </w:pPr>
      <w:r>
        <w:rPr>
          <w:rFonts w:eastAsia="宋体" w:cs="Arial"/>
          <w:iCs/>
          <w:sz w:val="24"/>
          <w:lang w:eastAsia="zh-CN"/>
        </w:rPr>
        <w:t>第四级：</w:t>
      </w:r>
      <w:r>
        <w:rPr>
          <w:rFonts w:eastAsia="宋体" w:cs="Arial"/>
          <w:iCs/>
          <w:sz w:val="24"/>
          <w:lang w:eastAsia="zh-CN"/>
        </w:rPr>
        <w:t>&lt;3.0, ≥2.0</w:t>
      </w:r>
    </w:p>
    <w:p w14:paraId="491EFDB2" w14:textId="77777777" w:rsidR="00C75E31" w:rsidRDefault="00000000">
      <w:pPr>
        <w:ind w:firstLineChars="300" w:firstLine="720"/>
        <w:rPr>
          <w:rFonts w:eastAsia="宋体" w:cs="Arial"/>
          <w:iCs/>
          <w:sz w:val="24"/>
          <w:lang w:eastAsia="zh-CN"/>
        </w:rPr>
      </w:pPr>
      <w:r>
        <w:rPr>
          <w:rFonts w:eastAsia="宋体" w:cs="Arial"/>
          <w:iCs/>
          <w:sz w:val="24"/>
          <w:lang w:eastAsia="zh-CN"/>
        </w:rPr>
        <w:t>第五级：</w:t>
      </w:r>
      <w:r>
        <w:rPr>
          <w:rFonts w:eastAsia="宋体" w:cs="Arial"/>
          <w:iCs/>
          <w:sz w:val="24"/>
          <w:lang w:eastAsia="zh-CN"/>
        </w:rPr>
        <w:t>&lt;2.0</w:t>
      </w:r>
    </w:p>
    <w:p w14:paraId="44F7647D" w14:textId="77777777" w:rsidR="00C75E31" w:rsidRDefault="00C75E31">
      <w:pPr>
        <w:pStyle w:val="afb"/>
        <w:spacing w:before="0" w:line="360" w:lineRule="auto"/>
        <w:ind w:left="567"/>
      </w:pPr>
      <w:bookmarkStart w:id="310" w:name="_Toc198906620"/>
    </w:p>
    <w:p w14:paraId="61D6EC8B" w14:textId="55B3F20B" w:rsidR="00C75E31" w:rsidRDefault="00000000">
      <w:pPr>
        <w:pStyle w:val="afb"/>
        <w:spacing w:before="0" w:line="360" w:lineRule="auto"/>
        <w:ind w:left="567"/>
        <w:rPr>
          <w:rFonts w:eastAsia="宋体" w:cs="Arial"/>
          <w:iCs/>
          <w:sz w:val="24"/>
          <w:lang w:eastAsia="zh-CN"/>
        </w:rPr>
      </w:pPr>
      <w:r>
        <w:rPr>
          <w:rFonts w:eastAsia="宋体" w:cs="Arial"/>
          <w:iCs/>
          <w:sz w:val="24"/>
          <w:lang w:eastAsia="zh-CN"/>
        </w:rPr>
        <w:t>等级评分对照表将数据品质区分为五级，级别越小表示其数据品质越佳，即不确定性越小。盘查小组于</w:t>
      </w:r>
      <w:r>
        <w:rPr>
          <w:rFonts w:eastAsia="宋体" w:cs="Arial"/>
          <w:iCs/>
          <w:sz w:val="24"/>
          <w:lang w:eastAsia="zh-CN"/>
        </w:rPr>
        <w:t>202</w:t>
      </w:r>
      <w:r>
        <w:rPr>
          <w:rFonts w:eastAsia="宋体" w:cs="Arial" w:hint="eastAsia"/>
          <w:iCs/>
          <w:sz w:val="24"/>
          <w:lang w:eastAsia="zh-CN"/>
        </w:rPr>
        <w:t>5</w:t>
      </w:r>
      <w:r>
        <w:rPr>
          <w:rFonts w:eastAsia="宋体" w:cs="Arial"/>
          <w:iCs/>
          <w:sz w:val="24"/>
          <w:lang w:eastAsia="zh-CN"/>
        </w:rPr>
        <w:t>年</w:t>
      </w:r>
      <w:ins w:id="311" w:author="扬 邱" w:date="2025-07-10T09:25:00Z" w16du:dateUtc="2025-07-10T01:25:00Z">
        <w:r w:rsidR="00BF7B9D">
          <w:rPr>
            <w:rFonts w:eastAsia="宋体" w:cs="Arial" w:hint="eastAsia"/>
            <w:iCs/>
            <w:sz w:val="24"/>
            <w:lang w:eastAsia="zh-CN"/>
          </w:rPr>
          <w:t>7</w:t>
        </w:r>
      </w:ins>
      <w:del w:id="312" w:author="扬 邱" w:date="2025-07-10T09:25:00Z" w16du:dateUtc="2025-07-10T01:25:00Z">
        <w:r w:rsidDel="00BF7B9D">
          <w:rPr>
            <w:rFonts w:eastAsia="宋体" w:cs="Arial" w:hint="eastAsia"/>
            <w:iCs/>
            <w:sz w:val="24"/>
            <w:lang w:eastAsia="zh-CN"/>
          </w:rPr>
          <w:delText>6</w:delText>
        </w:r>
      </w:del>
      <w:r>
        <w:rPr>
          <w:rFonts w:eastAsia="宋体" w:cs="Arial"/>
          <w:iCs/>
          <w:sz w:val="24"/>
          <w:lang w:eastAsia="zh-CN"/>
        </w:rPr>
        <w:t>月</w:t>
      </w:r>
      <w:ins w:id="313" w:author="扬 邱" w:date="2025-07-10T09:26:00Z" w16du:dateUtc="2025-07-10T01:26:00Z">
        <w:r w:rsidR="00BF7B9D">
          <w:rPr>
            <w:rFonts w:eastAsia="宋体" w:cs="Arial" w:hint="eastAsia"/>
            <w:iCs/>
            <w:sz w:val="24"/>
            <w:lang w:eastAsia="zh-CN"/>
          </w:rPr>
          <w:t>3</w:t>
        </w:r>
      </w:ins>
      <w:del w:id="314" w:author="扬 邱" w:date="2025-07-10T09:26:00Z" w16du:dateUtc="2025-07-10T01:26:00Z">
        <w:r w:rsidDel="00BF7B9D">
          <w:rPr>
            <w:rFonts w:eastAsia="宋体" w:cs="Arial" w:hint="eastAsia"/>
            <w:iCs/>
            <w:sz w:val="24"/>
            <w:lang w:eastAsia="zh-CN"/>
          </w:rPr>
          <w:delText>27</w:delText>
        </w:r>
      </w:del>
      <w:r>
        <w:rPr>
          <w:rFonts w:eastAsia="宋体" w:cs="Arial"/>
          <w:iCs/>
          <w:sz w:val="24"/>
          <w:lang w:eastAsia="zh-CN"/>
        </w:rPr>
        <w:t>日进行了不确定性评价，评价结果：数</w:t>
      </w:r>
      <w:r>
        <w:rPr>
          <w:rFonts w:eastAsia="宋体" w:cs="Arial"/>
          <w:iCs/>
          <w:sz w:val="24"/>
          <w:lang w:eastAsia="zh-CN"/>
        </w:rPr>
        <w:lastRenderedPageBreak/>
        <w:t>据评价得</w:t>
      </w:r>
      <w:r>
        <w:rPr>
          <w:rFonts w:eastAsia="宋体" w:cs="Arial" w:hint="eastAsia"/>
          <w:iCs/>
          <w:sz w:val="24"/>
          <w:lang w:eastAsia="zh-CN"/>
        </w:rPr>
        <w:t>4.21</w:t>
      </w:r>
      <w:r>
        <w:rPr>
          <w:rFonts w:eastAsia="宋体" w:cs="Arial"/>
          <w:iCs/>
          <w:sz w:val="24"/>
          <w:lang w:eastAsia="zh-CN"/>
        </w:rPr>
        <w:t>，对应数据品质等级优，详见《温室气体盘查清册》</w:t>
      </w:r>
      <w:r>
        <w:rPr>
          <w:rFonts w:eastAsia="宋体" w:cs="Arial"/>
          <w:iCs/>
          <w:sz w:val="24"/>
          <w:lang w:eastAsia="zh-CN"/>
        </w:rPr>
        <w:t>-</w:t>
      </w:r>
      <w:r>
        <w:rPr>
          <w:rFonts w:eastAsia="宋体" w:cs="Arial"/>
          <w:iCs/>
          <w:sz w:val="24"/>
          <w:lang w:eastAsia="zh-CN"/>
        </w:rPr>
        <w:t>表</w:t>
      </w:r>
      <w:r>
        <w:rPr>
          <w:rFonts w:eastAsia="宋体" w:cs="Arial"/>
          <w:iCs/>
          <w:sz w:val="24"/>
          <w:lang w:eastAsia="zh-CN"/>
        </w:rPr>
        <w:t xml:space="preserve">2 </w:t>
      </w:r>
      <w:r>
        <w:rPr>
          <w:rFonts w:eastAsia="宋体" w:cs="Arial"/>
          <w:iCs/>
          <w:sz w:val="24"/>
          <w:lang w:eastAsia="zh-CN"/>
        </w:rPr>
        <w:t>不确定性评估。</w:t>
      </w:r>
      <w:bookmarkEnd w:id="310"/>
    </w:p>
    <w:p w14:paraId="0D3D883C" w14:textId="77777777" w:rsidR="00C75E31" w:rsidRDefault="00C75E31">
      <w:pPr>
        <w:pStyle w:val="afb"/>
        <w:spacing w:before="0" w:line="360" w:lineRule="auto"/>
        <w:ind w:left="567"/>
        <w:rPr>
          <w:rFonts w:eastAsia="宋体" w:cs="Arial"/>
          <w:iCs/>
          <w:sz w:val="24"/>
          <w:lang w:eastAsia="zh-CN"/>
        </w:rPr>
      </w:pPr>
    </w:p>
    <w:p w14:paraId="0CA02351" w14:textId="77777777" w:rsidR="00C75E31" w:rsidRDefault="00000000">
      <w:pPr>
        <w:pStyle w:val="Style2"/>
        <w:numPr>
          <w:ilvl w:val="1"/>
          <w:numId w:val="8"/>
        </w:numPr>
        <w:spacing w:line="360" w:lineRule="auto"/>
      </w:pPr>
      <w:bookmarkStart w:id="315" w:name="_Toc202806021"/>
      <w:bookmarkStart w:id="316" w:name="_Toc198906621"/>
      <w:r>
        <w:t>基准年清册</w:t>
      </w:r>
      <w:bookmarkEnd w:id="315"/>
      <w:bookmarkEnd w:id="316"/>
    </w:p>
    <w:p w14:paraId="767792C5" w14:textId="77777777" w:rsidR="00C75E31" w:rsidRDefault="00000000">
      <w:pPr>
        <w:pStyle w:val="afb"/>
        <w:spacing w:before="0" w:line="360" w:lineRule="auto"/>
        <w:ind w:left="567"/>
        <w:rPr>
          <w:rFonts w:eastAsia="宋体" w:cs="Arial"/>
          <w:iCs/>
          <w:sz w:val="24"/>
          <w:lang w:eastAsia="zh-CN"/>
        </w:rPr>
      </w:pPr>
      <w:r>
        <w:rPr>
          <w:rFonts w:eastAsia="宋体" w:cs="Arial" w:hint="eastAsia"/>
          <w:iCs/>
          <w:sz w:val="24"/>
          <w:lang w:val="en-US" w:eastAsia="zh-CN"/>
        </w:rPr>
        <w:t>采用固定基准年，</w:t>
      </w:r>
      <w:r>
        <w:rPr>
          <w:rFonts w:eastAsia="宋体" w:cs="Arial"/>
          <w:iCs/>
          <w:sz w:val="24"/>
          <w:lang w:eastAsia="zh-CN"/>
        </w:rPr>
        <w:t>本公司温室气体盘查周期</w:t>
      </w:r>
      <w:r>
        <w:rPr>
          <w:rFonts w:eastAsia="宋体" w:cs="Arial"/>
          <w:color w:val="000000"/>
          <w:sz w:val="24"/>
          <w:lang w:eastAsia="zh-CN"/>
        </w:rPr>
        <w:t>为</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w:t>
      </w:r>
      <w:r>
        <w:rPr>
          <w:rFonts w:eastAsia="宋体" w:cs="Arial" w:hint="eastAsia"/>
          <w:iCs/>
          <w:sz w:val="24"/>
          <w:lang w:val="en-US" w:eastAsia="zh-CN"/>
        </w:rPr>
        <w:t>因核查范围较</w:t>
      </w:r>
      <w:r>
        <w:rPr>
          <w:rFonts w:eastAsia="宋体" w:cs="Arial" w:hint="eastAsia"/>
          <w:iCs/>
          <w:sz w:val="24"/>
          <w:lang w:val="en-US" w:eastAsia="zh-CN"/>
        </w:rPr>
        <w:t>2023</w:t>
      </w:r>
      <w:r>
        <w:rPr>
          <w:rFonts w:eastAsia="宋体" w:cs="Arial" w:hint="eastAsia"/>
          <w:iCs/>
          <w:sz w:val="24"/>
          <w:lang w:val="en-US" w:eastAsia="zh-CN"/>
        </w:rPr>
        <w:t>年有较大更新，故选择</w:t>
      </w:r>
      <w:r>
        <w:rPr>
          <w:rFonts w:eastAsia="宋体" w:cs="Arial" w:hint="eastAsia"/>
          <w:iCs/>
          <w:sz w:val="24"/>
          <w:lang w:val="en-US" w:eastAsia="zh-CN"/>
        </w:rPr>
        <w:t>2024</w:t>
      </w:r>
      <w:r>
        <w:rPr>
          <w:rFonts w:eastAsia="宋体" w:cs="Arial" w:hint="eastAsia"/>
          <w:iCs/>
          <w:sz w:val="24"/>
          <w:lang w:val="en-US" w:eastAsia="zh-CN"/>
        </w:rPr>
        <w:t>年为</w:t>
      </w:r>
      <w:r>
        <w:rPr>
          <w:rFonts w:eastAsia="宋体" w:cs="Arial"/>
          <w:iCs/>
          <w:sz w:val="24"/>
          <w:lang w:eastAsia="zh-CN"/>
        </w:rPr>
        <w:t>基准年</w:t>
      </w:r>
      <w:r>
        <w:rPr>
          <w:rFonts w:eastAsia="宋体" w:cs="Arial"/>
          <w:iCs/>
          <w:sz w:val="24"/>
          <w:lang w:eastAsia="zh-CN"/>
        </w:rPr>
        <w:t xml:space="preserve"> </w:t>
      </w:r>
      <w:r>
        <w:rPr>
          <w:rFonts w:eastAsia="宋体" w:cs="Arial" w:hint="eastAsia"/>
          <w:iCs/>
          <w:sz w:val="24"/>
          <w:lang w:eastAsia="zh-CN"/>
        </w:rPr>
        <w:t>。</w:t>
      </w:r>
    </w:p>
    <w:p w14:paraId="6446802F" w14:textId="77777777" w:rsidR="00C75E31" w:rsidRDefault="00000000">
      <w:pPr>
        <w:pStyle w:val="Style2"/>
        <w:numPr>
          <w:ilvl w:val="2"/>
          <w:numId w:val="14"/>
        </w:numPr>
        <w:spacing w:line="360" w:lineRule="auto"/>
      </w:pPr>
      <w:bookmarkStart w:id="317" w:name="_Toc202806022"/>
      <w:bookmarkStart w:id="318" w:name="_Toc198906622"/>
      <w:r>
        <w:rPr>
          <w:rFonts w:hint="eastAsia"/>
          <w:lang w:val="en-US"/>
        </w:rPr>
        <w:t>基准年温室</w:t>
      </w:r>
      <w:commentRangeStart w:id="319"/>
      <w:r>
        <w:rPr>
          <w:rFonts w:hint="eastAsia"/>
          <w:lang w:val="en-US"/>
        </w:rPr>
        <w:t>气体清单</w:t>
      </w:r>
      <w:bookmarkEnd w:id="317"/>
      <w:bookmarkEnd w:id="318"/>
      <w:commentRangeEnd w:id="319"/>
      <w:r>
        <w:commentReference w:id="319"/>
      </w:r>
    </w:p>
    <w:tbl>
      <w:tblPr>
        <w:tblW w:w="5000" w:type="pct"/>
        <w:tblLook w:val="04A0" w:firstRow="1" w:lastRow="0" w:firstColumn="1" w:lastColumn="0" w:noHBand="0" w:noVBand="1"/>
      </w:tblPr>
      <w:tblGrid>
        <w:gridCol w:w="915"/>
        <w:gridCol w:w="1048"/>
        <w:gridCol w:w="1326"/>
        <w:gridCol w:w="798"/>
        <w:gridCol w:w="692"/>
        <w:gridCol w:w="713"/>
        <w:gridCol w:w="702"/>
        <w:gridCol w:w="956"/>
        <w:gridCol w:w="586"/>
        <w:gridCol w:w="1326"/>
      </w:tblGrid>
      <w:tr w:rsidR="00C75E31" w:rsidRPr="00E835D4" w14:paraId="473F79EC" w14:textId="77777777">
        <w:trPr>
          <w:trHeight w:val="300"/>
        </w:trPr>
        <w:tc>
          <w:tcPr>
            <w:tcW w:w="617" w:type="pct"/>
            <w:vMerge w:val="restart"/>
            <w:tcBorders>
              <w:top w:val="single" w:sz="4" w:space="0" w:color="auto"/>
              <w:left w:val="single" w:sz="4" w:space="0" w:color="auto"/>
              <w:bottom w:val="single" w:sz="4" w:space="0" w:color="000000"/>
              <w:right w:val="single" w:sz="4" w:space="0" w:color="auto"/>
            </w:tcBorders>
            <w:shd w:val="clear" w:color="000000" w:fill="FF6600"/>
            <w:noWrap/>
            <w:vAlign w:val="center"/>
          </w:tcPr>
          <w:p w14:paraId="248F0F56"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320"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321" w:author="扬 邱" w:date="2025-07-09T17:15:00Z" w16du:dateUtc="2025-07-09T09:15:00Z">
                  <w:rPr>
                    <w:rFonts w:ascii="宋体" w:eastAsia="宋体" w:hAnsi="宋体" w:cs="宋体" w:hint="eastAsia"/>
                    <w:b/>
                    <w:bCs/>
                    <w:color w:val="FFFFFF"/>
                    <w:sz w:val="13"/>
                    <w:szCs w:val="13"/>
                    <w:lang w:val="en-US" w:eastAsia="zh-CN"/>
                  </w:rPr>
                </w:rPrChange>
              </w:rPr>
              <w:t>范围一</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1F4C254B"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322"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323" w:author="扬 邱" w:date="2025-07-09T17:15:00Z" w16du:dateUtc="2025-07-09T09:15:00Z">
                  <w:rPr>
                    <w:rFonts w:ascii="宋体" w:eastAsia="宋体" w:hAnsi="宋体" w:cs="宋体" w:hint="eastAsia"/>
                    <w:b/>
                    <w:bCs/>
                    <w:color w:val="FFFFFF"/>
                    <w:sz w:val="13"/>
                    <w:szCs w:val="13"/>
                    <w:lang w:val="en-US" w:eastAsia="zh-CN"/>
                  </w:rPr>
                </w:rPrChange>
              </w:rPr>
              <w:t>直接温室气体排放</w:t>
            </w:r>
          </w:p>
        </w:tc>
      </w:tr>
      <w:tr w:rsidR="00C75E31" w:rsidRPr="00E835D4" w14:paraId="3A864B59" w14:textId="77777777">
        <w:trPr>
          <w:trHeight w:val="300"/>
        </w:trPr>
        <w:tc>
          <w:tcPr>
            <w:tcW w:w="617" w:type="pct"/>
            <w:vMerge/>
            <w:tcBorders>
              <w:top w:val="single" w:sz="4" w:space="0" w:color="auto"/>
              <w:left w:val="single" w:sz="4" w:space="0" w:color="auto"/>
              <w:bottom w:val="single" w:sz="4" w:space="0" w:color="000000"/>
              <w:right w:val="single" w:sz="4" w:space="0" w:color="auto"/>
            </w:tcBorders>
            <w:vAlign w:val="center"/>
          </w:tcPr>
          <w:p w14:paraId="69353E1B" w14:textId="77777777" w:rsidR="00C75E31" w:rsidRPr="00E835D4" w:rsidRDefault="00C75E31">
            <w:pPr>
              <w:spacing w:before="0"/>
              <w:rPr>
                <w:rFonts w:ascii="宋体" w:eastAsia="宋体" w:hAnsi="宋体" w:cs="宋体" w:hint="eastAsia"/>
                <w:b/>
                <w:bCs/>
                <w:color w:val="FFFFFF"/>
                <w:sz w:val="19"/>
                <w:szCs w:val="19"/>
                <w:lang w:val="en-US" w:eastAsia="zh-CN"/>
                <w:rPrChange w:id="324"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3A9C76D0"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325"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326"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1F86DDB6" w14:textId="77777777" w:rsidR="00C75E31" w:rsidRPr="00E835D4" w:rsidRDefault="00000000">
            <w:pPr>
              <w:spacing w:before="0"/>
              <w:jc w:val="center"/>
              <w:rPr>
                <w:rFonts w:eastAsia="PMingLiU" w:cs="Arial"/>
                <w:b/>
                <w:bCs/>
                <w:color w:val="FFFFFF"/>
                <w:sz w:val="19"/>
                <w:szCs w:val="19"/>
                <w:lang w:val="en-US" w:eastAsia="zh-CN"/>
                <w:rPrChange w:id="327"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328"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329"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13F441EC" w14:textId="77777777" w:rsidR="00C75E31" w:rsidRPr="00E835D4" w:rsidRDefault="00000000">
            <w:pPr>
              <w:spacing w:before="0"/>
              <w:jc w:val="center"/>
              <w:rPr>
                <w:rFonts w:eastAsia="PMingLiU" w:cs="Arial"/>
                <w:b/>
                <w:bCs/>
                <w:color w:val="FFFFFF"/>
                <w:sz w:val="19"/>
                <w:szCs w:val="19"/>
                <w:lang w:val="en-US" w:eastAsia="zh-CN"/>
                <w:rPrChange w:id="33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331"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332"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1C91B40F" w14:textId="77777777" w:rsidR="00C75E31" w:rsidRPr="00E835D4" w:rsidRDefault="00000000">
            <w:pPr>
              <w:spacing w:before="0"/>
              <w:jc w:val="center"/>
              <w:rPr>
                <w:rFonts w:eastAsia="PMingLiU" w:cs="Arial"/>
                <w:b/>
                <w:bCs/>
                <w:color w:val="FFFFFF"/>
                <w:sz w:val="19"/>
                <w:szCs w:val="19"/>
                <w:lang w:val="en-US" w:eastAsia="zh-CN"/>
                <w:rPrChange w:id="333"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334"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335"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336"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1CB55534" w14:textId="77777777" w:rsidR="00C75E31" w:rsidRPr="00E835D4" w:rsidRDefault="00000000">
            <w:pPr>
              <w:spacing w:before="0"/>
              <w:jc w:val="center"/>
              <w:rPr>
                <w:rFonts w:eastAsia="PMingLiU" w:cs="Arial"/>
                <w:b/>
                <w:bCs/>
                <w:color w:val="FFFFFF"/>
                <w:sz w:val="19"/>
                <w:szCs w:val="19"/>
                <w:lang w:val="en-US" w:eastAsia="zh-CN"/>
                <w:rPrChange w:id="337"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338"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739276BE" w14:textId="77777777" w:rsidR="00C75E31" w:rsidRPr="00E835D4" w:rsidRDefault="00000000">
            <w:pPr>
              <w:spacing w:before="0"/>
              <w:jc w:val="center"/>
              <w:rPr>
                <w:rFonts w:eastAsia="PMingLiU" w:cs="Arial"/>
                <w:b/>
                <w:bCs/>
                <w:color w:val="FFFFFF"/>
                <w:sz w:val="19"/>
                <w:szCs w:val="19"/>
                <w:lang w:val="en-US" w:eastAsia="zh-CN"/>
                <w:rPrChange w:id="339"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340"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54E24278" w14:textId="77777777" w:rsidR="00C75E31" w:rsidRPr="00E835D4" w:rsidRDefault="00000000">
            <w:pPr>
              <w:spacing w:before="0"/>
              <w:jc w:val="center"/>
              <w:rPr>
                <w:rFonts w:eastAsia="PMingLiU" w:cs="Arial"/>
                <w:b/>
                <w:bCs/>
                <w:color w:val="FFFFFF"/>
                <w:sz w:val="19"/>
                <w:szCs w:val="19"/>
                <w:lang w:val="en-US" w:eastAsia="zh-CN"/>
                <w:rPrChange w:id="341"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342"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343"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071CE1B8" w14:textId="77777777" w:rsidR="00C75E31" w:rsidRPr="00E835D4" w:rsidRDefault="00000000">
            <w:pPr>
              <w:spacing w:before="0"/>
              <w:jc w:val="center"/>
              <w:rPr>
                <w:rFonts w:eastAsia="PMingLiU" w:cs="Arial"/>
                <w:b/>
                <w:bCs/>
                <w:color w:val="FFFFFF"/>
                <w:sz w:val="19"/>
                <w:szCs w:val="19"/>
                <w:lang w:val="en-US" w:eastAsia="zh-CN"/>
                <w:rPrChange w:id="344"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345"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346"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7A0C0770"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347"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348"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00F14225" w14:textId="77777777">
        <w:trPr>
          <w:trHeight w:val="300"/>
        </w:trPr>
        <w:tc>
          <w:tcPr>
            <w:tcW w:w="617" w:type="pct"/>
            <w:vMerge/>
            <w:tcBorders>
              <w:top w:val="single" w:sz="4" w:space="0" w:color="auto"/>
              <w:left w:val="single" w:sz="4" w:space="0" w:color="auto"/>
              <w:bottom w:val="single" w:sz="4" w:space="0" w:color="000000"/>
              <w:right w:val="single" w:sz="4" w:space="0" w:color="auto"/>
            </w:tcBorders>
            <w:vAlign w:val="center"/>
          </w:tcPr>
          <w:p w14:paraId="4D057251" w14:textId="77777777" w:rsidR="00C75E31" w:rsidRPr="00E835D4" w:rsidRDefault="00C75E31">
            <w:pPr>
              <w:spacing w:before="0"/>
              <w:rPr>
                <w:rFonts w:ascii="宋体" w:eastAsia="宋体" w:hAnsi="宋体" w:cs="宋体" w:hint="eastAsia"/>
                <w:b/>
                <w:bCs/>
                <w:color w:val="FFFFFF"/>
                <w:sz w:val="19"/>
                <w:szCs w:val="19"/>
                <w:lang w:val="en-US" w:eastAsia="zh-CN"/>
                <w:rPrChange w:id="349"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64FF7739" w14:textId="77777777" w:rsidR="00C75E31" w:rsidRPr="00E835D4" w:rsidRDefault="00000000">
            <w:pPr>
              <w:spacing w:before="0"/>
              <w:jc w:val="center"/>
              <w:rPr>
                <w:rFonts w:ascii="宋体" w:eastAsia="宋体" w:hAnsi="宋体" w:cs="宋体" w:hint="eastAsia"/>
                <w:b/>
                <w:bCs/>
                <w:sz w:val="19"/>
                <w:szCs w:val="19"/>
                <w:lang w:val="en-US" w:eastAsia="zh-CN"/>
                <w:rPrChange w:id="350"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351"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single" w:sz="4" w:space="0" w:color="auto"/>
              <w:right w:val="single" w:sz="4" w:space="0" w:color="auto"/>
            </w:tcBorders>
            <w:shd w:val="clear" w:color="000000" w:fill="C0C0C0"/>
            <w:noWrap/>
            <w:vAlign w:val="center"/>
          </w:tcPr>
          <w:p w14:paraId="378DB1D4" w14:textId="77777777" w:rsidR="00C75E31" w:rsidRPr="00E835D4" w:rsidRDefault="00000000">
            <w:pPr>
              <w:spacing w:before="0"/>
              <w:jc w:val="center"/>
              <w:rPr>
                <w:rFonts w:eastAsia="PMingLiU" w:cs="Arial"/>
                <w:b/>
                <w:bCs/>
                <w:sz w:val="19"/>
                <w:szCs w:val="19"/>
                <w:lang w:val="en-US" w:eastAsia="zh-CN"/>
                <w:rPrChange w:id="352"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353" w:author="扬 邱" w:date="2025-07-09T17:15:00Z" w16du:dateUtc="2025-07-09T09:15:00Z">
                  <w:rPr>
                    <w:rFonts w:eastAsia="PMingLiU" w:cs="Arial"/>
                    <w:b/>
                    <w:bCs/>
                    <w:sz w:val="13"/>
                    <w:szCs w:val="13"/>
                    <w:lang w:val="en-US" w:eastAsia="zh-CN"/>
                  </w:rPr>
                </w:rPrChange>
              </w:rPr>
              <w:t xml:space="preserve">7,204,174.44 </w:t>
            </w:r>
          </w:p>
        </w:tc>
        <w:tc>
          <w:tcPr>
            <w:tcW w:w="403" w:type="pct"/>
            <w:tcBorders>
              <w:top w:val="nil"/>
              <w:left w:val="nil"/>
              <w:bottom w:val="single" w:sz="4" w:space="0" w:color="auto"/>
              <w:right w:val="single" w:sz="4" w:space="0" w:color="auto"/>
            </w:tcBorders>
            <w:shd w:val="clear" w:color="000000" w:fill="C0C0C0"/>
            <w:noWrap/>
            <w:vAlign w:val="center"/>
          </w:tcPr>
          <w:p w14:paraId="51EBEFFA" w14:textId="77777777" w:rsidR="00C75E31" w:rsidRPr="00E835D4" w:rsidRDefault="00000000">
            <w:pPr>
              <w:spacing w:before="0"/>
              <w:jc w:val="center"/>
              <w:rPr>
                <w:rFonts w:eastAsia="PMingLiU" w:cs="Arial"/>
                <w:b/>
                <w:bCs/>
                <w:sz w:val="19"/>
                <w:szCs w:val="19"/>
                <w:lang w:val="en-US" w:eastAsia="zh-CN"/>
                <w:rPrChange w:id="354"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355" w:author="扬 邱" w:date="2025-07-09T17:15:00Z" w16du:dateUtc="2025-07-09T09:15:00Z">
                  <w:rPr>
                    <w:rFonts w:eastAsia="PMingLiU" w:cs="Arial"/>
                    <w:b/>
                    <w:bCs/>
                    <w:sz w:val="13"/>
                    <w:szCs w:val="13"/>
                    <w:lang w:val="en-US" w:eastAsia="zh-CN"/>
                  </w:rPr>
                </w:rPrChange>
              </w:rPr>
              <w:t xml:space="preserve">167.29 </w:t>
            </w:r>
          </w:p>
        </w:tc>
        <w:tc>
          <w:tcPr>
            <w:tcW w:w="379" w:type="pct"/>
            <w:tcBorders>
              <w:top w:val="nil"/>
              <w:left w:val="nil"/>
              <w:bottom w:val="single" w:sz="4" w:space="0" w:color="auto"/>
              <w:right w:val="single" w:sz="4" w:space="0" w:color="auto"/>
            </w:tcBorders>
            <w:shd w:val="clear" w:color="000000" w:fill="C0C0C0"/>
            <w:noWrap/>
            <w:vAlign w:val="center"/>
          </w:tcPr>
          <w:p w14:paraId="63621B1E" w14:textId="77777777" w:rsidR="00C75E31" w:rsidRPr="00E835D4" w:rsidRDefault="00000000">
            <w:pPr>
              <w:spacing w:before="0"/>
              <w:jc w:val="center"/>
              <w:rPr>
                <w:rFonts w:cs="Arial"/>
                <w:b/>
                <w:bCs/>
                <w:sz w:val="19"/>
                <w:szCs w:val="19"/>
                <w:lang w:val="en-US" w:eastAsia="zh-CN"/>
                <w:rPrChange w:id="356" w:author="扬 邱" w:date="2025-07-09T17:15:00Z" w16du:dateUtc="2025-07-09T09:15:00Z">
                  <w:rPr>
                    <w:rFonts w:cs="Arial"/>
                    <w:b/>
                    <w:bCs/>
                    <w:sz w:val="13"/>
                    <w:szCs w:val="13"/>
                    <w:lang w:val="en-US" w:eastAsia="zh-CN"/>
                  </w:rPr>
                </w:rPrChange>
              </w:rPr>
            </w:pPr>
            <w:r w:rsidRPr="00E835D4">
              <w:rPr>
                <w:rFonts w:cs="Arial"/>
                <w:b/>
                <w:bCs/>
                <w:sz w:val="19"/>
                <w:szCs w:val="19"/>
                <w:lang w:val="en-US" w:eastAsia="zh-CN"/>
                <w:rPrChange w:id="357" w:author="扬 邱" w:date="2025-07-09T17:15:00Z" w16du:dateUtc="2025-07-09T09:15:00Z">
                  <w:rPr>
                    <w:rFonts w:cs="Arial"/>
                    <w:b/>
                    <w:bCs/>
                    <w:sz w:val="13"/>
                    <w:szCs w:val="13"/>
                    <w:lang w:val="en-US" w:eastAsia="zh-CN"/>
                  </w:rPr>
                </w:rPrChange>
              </w:rPr>
              <w:t>68.45</w:t>
            </w:r>
          </w:p>
        </w:tc>
        <w:tc>
          <w:tcPr>
            <w:tcW w:w="365" w:type="pct"/>
            <w:tcBorders>
              <w:top w:val="nil"/>
              <w:left w:val="nil"/>
              <w:bottom w:val="single" w:sz="4" w:space="0" w:color="auto"/>
              <w:right w:val="single" w:sz="4" w:space="0" w:color="auto"/>
            </w:tcBorders>
            <w:shd w:val="clear" w:color="000000" w:fill="C0C0C0"/>
            <w:noWrap/>
            <w:vAlign w:val="center"/>
          </w:tcPr>
          <w:p w14:paraId="45B72ACF" w14:textId="77777777" w:rsidR="00C75E31" w:rsidRPr="00E835D4" w:rsidRDefault="00000000">
            <w:pPr>
              <w:spacing w:before="0"/>
              <w:jc w:val="center"/>
              <w:rPr>
                <w:rFonts w:eastAsia="PMingLiU" w:cs="Arial"/>
                <w:b/>
                <w:bCs/>
                <w:sz w:val="19"/>
                <w:szCs w:val="19"/>
                <w:lang w:val="en-US" w:eastAsia="zh-CN"/>
                <w:rPrChange w:id="358"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359" w:author="扬 邱" w:date="2025-07-09T17:15:00Z" w16du:dateUtc="2025-07-09T09:15:00Z">
                  <w:rPr>
                    <w:rFonts w:eastAsia="PMingLiU" w:cs="Arial"/>
                    <w:b/>
                    <w:bCs/>
                    <w:sz w:val="13"/>
                    <w:szCs w:val="13"/>
                    <w:lang w:val="en-US" w:eastAsia="zh-CN"/>
                  </w:rPr>
                </w:rPrChange>
              </w:rPr>
              <w:t xml:space="preserve">39.44 </w:t>
            </w:r>
          </w:p>
        </w:tc>
        <w:tc>
          <w:tcPr>
            <w:tcW w:w="360" w:type="pct"/>
            <w:tcBorders>
              <w:top w:val="nil"/>
              <w:left w:val="nil"/>
              <w:bottom w:val="single" w:sz="4" w:space="0" w:color="auto"/>
              <w:right w:val="single" w:sz="4" w:space="0" w:color="auto"/>
            </w:tcBorders>
            <w:shd w:val="clear" w:color="000000" w:fill="C0C0C0"/>
            <w:noWrap/>
            <w:vAlign w:val="center"/>
          </w:tcPr>
          <w:p w14:paraId="1EF22A08" w14:textId="77777777" w:rsidR="00C75E31" w:rsidRPr="00E835D4" w:rsidRDefault="00000000">
            <w:pPr>
              <w:spacing w:before="0"/>
              <w:jc w:val="center"/>
              <w:rPr>
                <w:rFonts w:eastAsia="PMingLiU" w:cs="Arial"/>
                <w:b/>
                <w:bCs/>
                <w:sz w:val="19"/>
                <w:szCs w:val="19"/>
                <w:lang w:val="en-US" w:eastAsia="zh-CN"/>
                <w:rPrChange w:id="360"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361"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single" w:sz="4" w:space="0" w:color="auto"/>
              <w:right w:val="single" w:sz="4" w:space="0" w:color="auto"/>
            </w:tcBorders>
            <w:shd w:val="clear" w:color="000000" w:fill="C0C0C0"/>
            <w:noWrap/>
            <w:vAlign w:val="center"/>
          </w:tcPr>
          <w:p w14:paraId="4B433EC9" w14:textId="77777777" w:rsidR="00C75E31" w:rsidRPr="00E835D4" w:rsidRDefault="00000000">
            <w:pPr>
              <w:spacing w:before="0"/>
              <w:jc w:val="center"/>
              <w:rPr>
                <w:rFonts w:eastAsia="PMingLiU" w:cs="Arial"/>
                <w:b/>
                <w:bCs/>
                <w:sz w:val="19"/>
                <w:szCs w:val="19"/>
                <w:lang w:val="en-US" w:eastAsia="zh-CN"/>
                <w:rPrChange w:id="362"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363" w:author="扬 邱" w:date="2025-07-09T17:15:00Z" w16du:dateUtc="2025-07-09T09:15:00Z">
                  <w:rPr>
                    <w:rFonts w:eastAsia="PMingLiU" w:cs="Arial"/>
                    <w:b/>
                    <w:bCs/>
                    <w:sz w:val="13"/>
                    <w:szCs w:val="13"/>
                    <w:lang w:val="en-US" w:eastAsia="zh-CN"/>
                  </w:rPr>
                </w:rPrChange>
              </w:rPr>
              <w:t xml:space="preserve">2,459.16 </w:t>
            </w:r>
          </w:p>
        </w:tc>
        <w:tc>
          <w:tcPr>
            <w:tcW w:w="308" w:type="pct"/>
            <w:tcBorders>
              <w:top w:val="nil"/>
              <w:left w:val="nil"/>
              <w:bottom w:val="single" w:sz="4" w:space="0" w:color="auto"/>
              <w:right w:val="single" w:sz="4" w:space="0" w:color="auto"/>
            </w:tcBorders>
            <w:shd w:val="clear" w:color="000000" w:fill="C0C0C0"/>
            <w:noWrap/>
            <w:vAlign w:val="center"/>
          </w:tcPr>
          <w:p w14:paraId="6DCC829A" w14:textId="77777777" w:rsidR="00C75E31" w:rsidRPr="00E835D4" w:rsidRDefault="00000000">
            <w:pPr>
              <w:spacing w:before="0"/>
              <w:jc w:val="center"/>
              <w:rPr>
                <w:rFonts w:eastAsia="PMingLiU" w:cs="Arial"/>
                <w:b/>
                <w:bCs/>
                <w:sz w:val="19"/>
                <w:szCs w:val="19"/>
                <w:lang w:val="en-US" w:eastAsia="zh-CN"/>
                <w:rPrChange w:id="364"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365"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single" w:sz="4" w:space="0" w:color="auto"/>
              <w:right w:val="single" w:sz="4" w:space="0" w:color="auto"/>
            </w:tcBorders>
            <w:shd w:val="clear" w:color="000000" w:fill="C0C0C0"/>
            <w:noWrap/>
            <w:vAlign w:val="center"/>
          </w:tcPr>
          <w:p w14:paraId="59BB4920" w14:textId="77777777" w:rsidR="00C75E31" w:rsidRPr="00E835D4" w:rsidRDefault="00000000">
            <w:pPr>
              <w:spacing w:before="0"/>
              <w:jc w:val="center"/>
              <w:rPr>
                <w:rFonts w:eastAsia="PMingLiU" w:cs="Arial"/>
                <w:b/>
                <w:bCs/>
                <w:sz w:val="19"/>
                <w:szCs w:val="19"/>
                <w:lang w:val="en-US" w:eastAsia="zh-CN"/>
                <w:rPrChange w:id="366"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367" w:author="扬 邱" w:date="2025-07-09T17:15:00Z" w16du:dateUtc="2025-07-09T09:15:00Z">
                  <w:rPr>
                    <w:rFonts w:eastAsia="PMingLiU" w:cs="Arial"/>
                    <w:b/>
                    <w:bCs/>
                    <w:sz w:val="13"/>
                    <w:szCs w:val="13"/>
                    <w:lang w:val="en-US" w:eastAsia="zh-CN"/>
                  </w:rPr>
                </w:rPrChange>
              </w:rPr>
              <w:t xml:space="preserve">7,206,908.77 </w:t>
            </w:r>
          </w:p>
        </w:tc>
      </w:tr>
      <w:tr w:rsidR="00C75E31" w:rsidRPr="00E835D4" w14:paraId="6A581376"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noWrap/>
            <w:vAlign w:val="center"/>
          </w:tcPr>
          <w:p w14:paraId="42834009"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368"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369" w:author="扬 邱" w:date="2025-07-09T17:15:00Z" w16du:dateUtc="2025-07-09T09:15:00Z">
                  <w:rPr>
                    <w:rFonts w:ascii="宋体" w:eastAsia="宋体" w:hAnsi="宋体" w:cs="宋体" w:hint="eastAsia"/>
                    <w:b/>
                    <w:bCs/>
                    <w:color w:val="FFFFFF"/>
                    <w:sz w:val="13"/>
                    <w:szCs w:val="13"/>
                    <w:lang w:val="en-US" w:eastAsia="zh-CN"/>
                  </w:rPr>
                </w:rPrChange>
              </w:rPr>
              <w:t>范围二</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403C74C2"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370"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371" w:author="扬 邱" w:date="2025-07-09T17:15:00Z" w16du:dateUtc="2025-07-09T09:15:00Z">
                  <w:rPr>
                    <w:rFonts w:ascii="宋体" w:eastAsia="宋体" w:hAnsi="宋体" w:cs="宋体" w:hint="eastAsia"/>
                    <w:b/>
                    <w:bCs/>
                    <w:color w:val="FFFFFF"/>
                    <w:sz w:val="13"/>
                    <w:szCs w:val="13"/>
                    <w:lang w:val="en-US" w:eastAsia="zh-CN"/>
                  </w:rPr>
                </w:rPrChange>
              </w:rPr>
              <w:t>输入能源间接温室气体排放（基于位置）</w:t>
            </w:r>
          </w:p>
        </w:tc>
      </w:tr>
      <w:tr w:rsidR="00C75E31" w:rsidRPr="00E835D4" w14:paraId="3C26B98A"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4FEF7FAA" w14:textId="77777777" w:rsidR="00C75E31" w:rsidRPr="00E835D4" w:rsidRDefault="00C75E31">
            <w:pPr>
              <w:spacing w:before="0"/>
              <w:rPr>
                <w:rFonts w:ascii="宋体" w:eastAsia="宋体" w:hAnsi="宋体" w:cs="宋体" w:hint="eastAsia"/>
                <w:b/>
                <w:bCs/>
                <w:color w:val="FFFFFF"/>
                <w:sz w:val="19"/>
                <w:szCs w:val="19"/>
                <w:lang w:val="en-US" w:eastAsia="zh-CN"/>
                <w:rPrChange w:id="372"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320188E1"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373"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374"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7FECFDB2" w14:textId="77777777" w:rsidR="00C75E31" w:rsidRPr="00E835D4" w:rsidRDefault="00000000">
            <w:pPr>
              <w:spacing w:before="0"/>
              <w:jc w:val="center"/>
              <w:rPr>
                <w:rFonts w:eastAsia="PMingLiU" w:cs="Arial"/>
                <w:b/>
                <w:bCs/>
                <w:color w:val="FFFFFF"/>
                <w:sz w:val="19"/>
                <w:szCs w:val="19"/>
                <w:lang w:val="en-US" w:eastAsia="zh-CN"/>
                <w:rPrChange w:id="375"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376"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377"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41CD8D53" w14:textId="77777777" w:rsidR="00C75E31" w:rsidRPr="00E835D4" w:rsidRDefault="00000000">
            <w:pPr>
              <w:spacing w:before="0"/>
              <w:jc w:val="center"/>
              <w:rPr>
                <w:rFonts w:eastAsia="PMingLiU" w:cs="Arial"/>
                <w:b/>
                <w:bCs/>
                <w:color w:val="FFFFFF"/>
                <w:sz w:val="19"/>
                <w:szCs w:val="19"/>
                <w:lang w:val="en-US" w:eastAsia="zh-CN"/>
                <w:rPrChange w:id="378"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379"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380"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05B38624" w14:textId="77777777" w:rsidR="00C75E31" w:rsidRPr="00E835D4" w:rsidRDefault="00000000">
            <w:pPr>
              <w:spacing w:before="0"/>
              <w:jc w:val="center"/>
              <w:rPr>
                <w:rFonts w:eastAsia="PMingLiU" w:cs="Arial"/>
                <w:b/>
                <w:bCs/>
                <w:color w:val="FFFFFF"/>
                <w:sz w:val="19"/>
                <w:szCs w:val="19"/>
                <w:lang w:val="en-US" w:eastAsia="zh-CN"/>
                <w:rPrChange w:id="381"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382"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383"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384"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532DD683" w14:textId="77777777" w:rsidR="00C75E31" w:rsidRPr="00E835D4" w:rsidRDefault="00000000">
            <w:pPr>
              <w:spacing w:before="0"/>
              <w:jc w:val="center"/>
              <w:rPr>
                <w:rFonts w:eastAsia="PMingLiU" w:cs="Arial"/>
                <w:b/>
                <w:bCs/>
                <w:color w:val="FFFFFF"/>
                <w:sz w:val="19"/>
                <w:szCs w:val="19"/>
                <w:lang w:val="en-US" w:eastAsia="zh-CN"/>
                <w:rPrChange w:id="385"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386"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208B4BB7" w14:textId="77777777" w:rsidR="00C75E31" w:rsidRPr="00E835D4" w:rsidRDefault="00000000">
            <w:pPr>
              <w:spacing w:before="0"/>
              <w:jc w:val="center"/>
              <w:rPr>
                <w:rFonts w:eastAsia="PMingLiU" w:cs="Arial"/>
                <w:b/>
                <w:bCs/>
                <w:color w:val="FFFFFF"/>
                <w:sz w:val="19"/>
                <w:szCs w:val="19"/>
                <w:lang w:val="en-US" w:eastAsia="zh-CN"/>
                <w:rPrChange w:id="387"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388"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1AE46314" w14:textId="77777777" w:rsidR="00C75E31" w:rsidRPr="00E835D4" w:rsidRDefault="00000000">
            <w:pPr>
              <w:spacing w:before="0"/>
              <w:jc w:val="center"/>
              <w:rPr>
                <w:rFonts w:eastAsia="PMingLiU" w:cs="Arial"/>
                <w:b/>
                <w:bCs/>
                <w:color w:val="FFFFFF"/>
                <w:sz w:val="19"/>
                <w:szCs w:val="19"/>
                <w:lang w:val="en-US" w:eastAsia="zh-CN"/>
                <w:rPrChange w:id="389"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390"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391"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46B9C790" w14:textId="77777777" w:rsidR="00C75E31" w:rsidRPr="00E835D4" w:rsidRDefault="00000000">
            <w:pPr>
              <w:spacing w:before="0"/>
              <w:jc w:val="center"/>
              <w:rPr>
                <w:rFonts w:eastAsia="PMingLiU" w:cs="Arial"/>
                <w:b/>
                <w:bCs/>
                <w:color w:val="FFFFFF"/>
                <w:sz w:val="19"/>
                <w:szCs w:val="19"/>
                <w:lang w:val="en-US" w:eastAsia="zh-CN"/>
                <w:rPrChange w:id="39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393"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394"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6029BC39"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395"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396"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4045414E"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34A8AD03" w14:textId="77777777" w:rsidR="00C75E31" w:rsidRPr="00E835D4" w:rsidRDefault="00C75E31">
            <w:pPr>
              <w:spacing w:before="0"/>
              <w:rPr>
                <w:rFonts w:ascii="宋体" w:eastAsia="宋体" w:hAnsi="宋体" w:cs="宋体" w:hint="eastAsia"/>
                <w:b/>
                <w:bCs/>
                <w:color w:val="FFFFFF"/>
                <w:sz w:val="19"/>
                <w:szCs w:val="19"/>
                <w:lang w:val="en-US" w:eastAsia="zh-CN"/>
                <w:rPrChange w:id="397"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nil"/>
              <w:right w:val="single" w:sz="4" w:space="0" w:color="auto"/>
            </w:tcBorders>
            <w:shd w:val="clear" w:color="000000" w:fill="C0C0C0"/>
            <w:noWrap/>
            <w:vAlign w:val="center"/>
          </w:tcPr>
          <w:p w14:paraId="460229AD" w14:textId="77777777" w:rsidR="00C75E31" w:rsidRPr="00E835D4" w:rsidRDefault="00000000">
            <w:pPr>
              <w:spacing w:before="0"/>
              <w:jc w:val="center"/>
              <w:rPr>
                <w:rFonts w:ascii="宋体" w:eastAsia="宋体" w:hAnsi="宋体" w:cs="宋体" w:hint="eastAsia"/>
                <w:b/>
                <w:bCs/>
                <w:sz w:val="19"/>
                <w:szCs w:val="19"/>
                <w:lang w:val="en-US" w:eastAsia="zh-CN"/>
                <w:rPrChange w:id="398"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399"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nil"/>
              <w:right w:val="single" w:sz="4" w:space="0" w:color="auto"/>
            </w:tcBorders>
            <w:shd w:val="clear" w:color="000000" w:fill="C0C0C0"/>
            <w:noWrap/>
            <w:vAlign w:val="center"/>
          </w:tcPr>
          <w:p w14:paraId="5C05A6AA" w14:textId="77777777" w:rsidR="00C75E31" w:rsidRPr="00E835D4" w:rsidRDefault="00000000">
            <w:pPr>
              <w:spacing w:before="0"/>
              <w:jc w:val="center"/>
              <w:rPr>
                <w:rFonts w:eastAsia="PMingLiU" w:cs="Arial"/>
                <w:b/>
                <w:bCs/>
                <w:sz w:val="19"/>
                <w:szCs w:val="19"/>
                <w:lang w:val="en-US" w:eastAsia="zh-CN"/>
                <w:rPrChange w:id="400"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01" w:author="扬 邱" w:date="2025-07-09T17:15:00Z" w16du:dateUtc="2025-07-09T09:15:00Z">
                  <w:rPr>
                    <w:rFonts w:eastAsia="PMingLiU" w:cs="Arial"/>
                    <w:b/>
                    <w:bCs/>
                    <w:sz w:val="13"/>
                    <w:szCs w:val="13"/>
                    <w:lang w:val="en-US" w:eastAsia="zh-CN"/>
                  </w:rPr>
                </w:rPrChange>
              </w:rPr>
              <w:t xml:space="preserve">873,514.88 </w:t>
            </w:r>
          </w:p>
        </w:tc>
        <w:tc>
          <w:tcPr>
            <w:tcW w:w="403" w:type="pct"/>
            <w:tcBorders>
              <w:top w:val="nil"/>
              <w:left w:val="nil"/>
              <w:bottom w:val="nil"/>
              <w:right w:val="single" w:sz="4" w:space="0" w:color="auto"/>
            </w:tcBorders>
            <w:shd w:val="clear" w:color="000000" w:fill="C0C0C0"/>
            <w:noWrap/>
            <w:vAlign w:val="center"/>
          </w:tcPr>
          <w:p w14:paraId="5FD7B946" w14:textId="77777777" w:rsidR="00C75E31" w:rsidRPr="00E835D4" w:rsidRDefault="00000000">
            <w:pPr>
              <w:spacing w:before="0"/>
              <w:jc w:val="center"/>
              <w:rPr>
                <w:rFonts w:eastAsia="PMingLiU" w:cs="Arial"/>
                <w:b/>
                <w:bCs/>
                <w:sz w:val="19"/>
                <w:szCs w:val="19"/>
                <w:lang w:val="en-US" w:eastAsia="zh-CN"/>
                <w:rPrChange w:id="402"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03"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71EB9362" w14:textId="77777777" w:rsidR="00C75E31" w:rsidRPr="00E835D4" w:rsidRDefault="00000000">
            <w:pPr>
              <w:spacing w:before="0"/>
              <w:jc w:val="center"/>
              <w:rPr>
                <w:rFonts w:eastAsia="PMingLiU" w:cs="Arial"/>
                <w:b/>
                <w:bCs/>
                <w:sz w:val="19"/>
                <w:szCs w:val="19"/>
                <w:lang w:val="en-US" w:eastAsia="zh-CN"/>
                <w:rPrChange w:id="404"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05"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75821873" w14:textId="77777777" w:rsidR="00C75E31" w:rsidRPr="00E835D4" w:rsidRDefault="00000000">
            <w:pPr>
              <w:spacing w:before="0"/>
              <w:jc w:val="center"/>
              <w:rPr>
                <w:rFonts w:eastAsia="PMingLiU" w:cs="Arial"/>
                <w:b/>
                <w:bCs/>
                <w:sz w:val="19"/>
                <w:szCs w:val="19"/>
                <w:lang w:val="en-US" w:eastAsia="zh-CN"/>
                <w:rPrChange w:id="406"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07"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1AF0EBBD" w14:textId="77777777" w:rsidR="00C75E31" w:rsidRPr="00E835D4" w:rsidRDefault="00000000">
            <w:pPr>
              <w:spacing w:before="0"/>
              <w:jc w:val="center"/>
              <w:rPr>
                <w:rFonts w:eastAsia="PMingLiU" w:cs="Arial"/>
                <w:b/>
                <w:bCs/>
                <w:sz w:val="19"/>
                <w:szCs w:val="19"/>
                <w:lang w:val="en-US" w:eastAsia="zh-CN"/>
                <w:rPrChange w:id="408"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09"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27908428" w14:textId="77777777" w:rsidR="00C75E31" w:rsidRPr="00E835D4" w:rsidRDefault="00000000">
            <w:pPr>
              <w:spacing w:before="0"/>
              <w:jc w:val="center"/>
              <w:rPr>
                <w:rFonts w:eastAsia="PMingLiU" w:cs="Arial"/>
                <w:b/>
                <w:bCs/>
                <w:sz w:val="19"/>
                <w:szCs w:val="19"/>
                <w:lang w:val="en-US" w:eastAsia="zh-CN"/>
                <w:rPrChange w:id="410"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11"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6E2ACBD8" w14:textId="77777777" w:rsidR="00C75E31" w:rsidRPr="00E835D4" w:rsidRDefault="00000000">
            <w:pPr>
              <w:spacing w:before="0"/>
              <w:jc w:val="center"/>
              <w:rPr>
                <w:rFonts w:eastAsia="PMingLiU" w:cs="Arial"/>
                <w:b/>
                <w:bCs/>
                <w:sz w:val="19"/>
                <w:szCs w:val="19"/>
                <w:lang w:val="en-US" w:eastAsia="zh-CN"/>
                <w:rPrChange w:id="412"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13"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7ADB0B16" w14:textId="77777777" w:rsidR="00C75E31" w:rsidRPr="00E835D4" w:rsidRDefault="00000000">
            <w:pPr>
              <w:spacing w:before="0"/>
              <w:jc w:val="center"/>
              <w:rPr>
                <w:rFonts w:eastAsia="PMingLiU" w:cs="Arial"/>
                <w:b/>
                <w:bCs/>
                <w:sz w:val="19"/>
                <w:szCs w:val="19"/>
                <w:lang w:val="en-US" w:eastAsia="zh-CN"/>
                <w:rPrChange w:id="414"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15" w:author="扬 邱" w:date="2025-07-09T17:15:00Z" w16du:dateUtc="2025-07-09T09:15:00Z">
                  <w:rPr>
                    <w:rFonts w:eastAsia="PMingLiU" w:cs="Arial"/>
                    <w:b/>
                    <w:bCs/>
                    <w:sz w:val="13"/>
                    <w:szCs w:val="13"/>
                    <w:lang w:val="en-US" w:eastAsia="zh-CN"/>
                  </w:rPr>
                </w:rPrChange>
              </w:rPr>
              <w:t xml:space="preserve">873,514.88 </w:t>
            </w:r>
          </w:p>
        </w:tc>
      </w:tr>
      <w:tr w:rsidR="00C75E31" w:rsidRPr="00E835D4" w14:paraId="4769D2B4"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noWrap/>
            <w:vAlign w:val="center"/>
          </w:tcPr>
          <w:p w14:paraId="3BE71FFB"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416"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417" w:author="扬 邱" w:date="2025-07-09T17:15:00Z" w16du:dateUtc="2025-07-09T09:15:00Z">
                  <w:rPr>
                    <w:rFonts w:ascii="宋体" w:eastAsia="宋体" w:hAnsi="宋体" w:cs="宋体" w:hint="eastAsia"/>
                    <w:b/>
                    <w:bCs/>
                    <w:color w:val="FFFFFF"/>
                    <w:sz w:val="13"/>
                    <w:szCs w:val="13"/>
                    <w:lang w:val="en-US" w:eastAsia="zh-CN"/>
                  </w:rPr>
                </w:rPrChange>
              </w:rPr>
              <w:t>范围二</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2CC2C770"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418"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419" w:author="扬 邱" w:date="2025-07-09T17:15:00Z" w16du:dateUtc="2025-07-09T09:15:00Z">
                  <w:rPr>
                    <w:rFonts w:ascii="宋体" w:eastAsia="宋体" w:hAnsi="宋体" w:cs="宋体" w:hint="eastAsia"/>
                    <w:b/>
                    <w:bCs/>
                    <w:color w:val="FFFFFF"/>
                    <w:sz w:val="13"/>
                    <w:szCs w:val="13"/>
                    <w:lang w:val="en-US" w:eastAsia="zh-CN"/>
                  </w:rPr>
                </w:rPrChange>
              </w:rPr>
              <w:t>输入能源间接温室气体排放（基于市场）</w:t>
            </w:r>
          </w:p>
        </w:tc>
      </w:tr>
      <w:tr w:rsidR="00C75E31" w:rsidRPr="00E835D4" w14:paraId="1EAC4570"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41C51404" w14:textId="77777777" w:rsidR="00C75E31" w:rsidRPr="00E835D4" w:rsidRDefault="00C75E31">
            <w:pPr>
              <w:spacing w:before="0"/>
              <w:rPr>
                <w:rFonts w:ascii="宋体" w:eastAsia="宋体" w:hAnsi="宋体" w:cs="宋体" w:hint="eastAsia"/>
                <w:b/>
                <w:bCs/>
                <w:color w:val="FFFFFF"/>
                <w:sz w:val="19"/>
                <w:szCs w:val="19"/>
                <w:lang w:val="en-US" w:eastAsia="zh-CN"/>
                <w:rPrChange w:id="420"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409DA203"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421"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422"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7A5D2EA5" w14:textId="77777777" w:rsidR="00C75E31" w:rsidRPr="00E835D4" w:rsidRDefault="00000000">
            <w:pPr>
              <w:spacing w:before="0"/>
              <w:jc w:val="center"/>
              <w:rPr>
                <w:rFonts w:eastAsia="PMingLiU" w:cs="Arial"/>
                <w:b/>
                <w:bCs/>
                <w:color w:val="FFFFFF"/>
                <w:sz w:val="19"/>
                <w:szCs w:val="19"/>
                <w:lang w:val="en-US" w:eastAsia="zh-CN"/>
                <w:rPrChange w:id="423"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424"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425"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63D35CCF" w14:textId="77777777" w:rsidR="00C75E31" w:rsidRPr="00E835D4" w:rsidRDefault="00000000">
            <w:pPr>
              <w:spacing w:before="0"/>
              <w:jc w:val="center"/>
              <w:rPr>
                <w:rFonts w:eastAsia="PMingLiU" w:cs="Arial"/>
                <w:b/>
                <w:bCs/>
                <w:color w:val="FFFFFF"/>
                <w:sz w:val="19"/>
                <w:szCs w:val="19"/>
                <w:lang w:val="en-US" w:eastAsia="zh-CN"/>
                <w:rPrChange w:id="42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427"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428"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3E9C6E8E" w14:textId="77777777" w:rsidR="00C75E31" w:rsidRPr="00E835D4" w:rsidRDefault="00000000">
            <w:pPr>
              <w:spacing w:before="0"/>
              <w:jc w:val="center"/>
              <w:rPr>
                <w:rFonts w:eastAsia="PMingLiU" w:cs="Arial"/>
                <w:b/>
                <w:bCs/>
                <w:color w:val="FFFFFF"/>
                <w:sz w:val="19"/>
                <w:szCs w:val="19"/>
                <w:lang w:val="en-US" w:eastAsia="zh-CN"/>
                <w:rPrChange w:id="429"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430"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431"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432"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124A1302" w14:textId="77777777" w:rsidR="00C75E31" w:rsidRPr="00E835D4" w:rsidRDefault="00000000">
            <w:pPr>
              <w:spacing w:before="0"/>
              <w:jc w:val="center"/>
              <w:rPr>
                <w:rFonts w:eastAsia="PMingLiU" w:cs="Arial"/>
                <w:b/>
                <w:bCs/>
                <w:color w:val="FFFFFF"/>
                <w:sz w:val="19"/>
                <w:szCs w:val="19"/>
                <w:lang w:val="en-US" w:eastAsia="zh-CN"/>
                <w:rPrChange w:id="433"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434"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3EC7E9E6" w14:textId="77777777" w:rsidR="00C75E31" w:rsidRPr="00E835D4" w:rsidRDefault="00000000">
            <w:pPr>
              <w:spacing w:before="0"/>
              <w:jc w:val="center"/>
              <w:rPr>
                <w:rFonts w:eastAsia="PMingLiU" w:cs="Arial"/>
                <w:b/>
                <w:bCs/>
                <w:color w:val="FFFFFF"/>
                <w:sz w:val="19"/>
                <w:szCs w:val="19"/>
                <w:lang w:val="en-US" w:eastAsia="zh-CN"/>
                <w:rPrChange w:id="435"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436"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166502E9" w14:textId="77777777" w:rsidR="00C75E31" w:rsidRPr="00E835D4" w:rsidRDefault="00000000">
            <w:pPr>
              <w:spacing w:before="0"/>
              <w:jc w:val="center"/>
              <w:rPr>
                <w:rFonts w:eastAsia="PMingLiU" w:cs="Arial"/>
                <w:b/>
                <w:bCs/>
                <w:color w:val="FFFFFF"/>
                <w:sz w:val="19"/>
                <w:szCs w:val="19"/>
                <w:lang w:val="en-US" w:eastAsia="zh-CN"/>
                <w:rPrChange w:id="437"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438"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439"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3C2D5CC4" w14:textId="77777777" w:rsidR="00C75E31" w:rsidRPr="00E835D4" w:rsidRDefault="00000000">
            <w:pPr>
              <w:spacing w:before="0"/>
              <w:jc w:val="center"/>
              <w:rPr>
                <w:rFonts w:eastAsia="PMingLiU" w:cs="Arial"/>
                <w:b/>
                <w:bCs/>
                <w:color w:val="FFFFFF"/>
                <w:sz w:val="19"/>
                <w:szCs w:val="19"/>
                <w:lang w:val="en-US" w:eastAsia="zh-CN"/>
                <w:rPrChange w:id="44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441"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442"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334CA6EB"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443"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444"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67F3CA62"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51F098C7" w14:textId="77777777" w:rsidR="00C75E31" w:rsidRPr="00E835D4" w:rsidRDefault="00C75E31">
            <w:pPr>
              <w:spacing w:before="0"/>
              <w:rPr>
                <w:rFonts w:ascii="宋体" w:eastAsia="宋体" w:hAnsi="宋体" w:cs="宋体" w:hint="eastAsia"/>
                <w:b/>
                <w:bCs/>
                <w:color w:val="FFFFFF"/>
                <w:sz w:val="19"/>
                <w:szCs w:val="19"/>
                <w:lang w:val="en-US" w:eastAsia="zh-CN"/>
                <w:rPrChange w:id="445"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nil"/>
              <w:right w:val="single" w:sz="4" w:space="0" w:color="auto"/>
            </w:tcBorders>
            <w:shd w:val="clear" w:color="000000" w:fill="C0C0C0"/>
            <w:noWrap/>
            <w:vAlign w:val="center"/>
          </w:tcPr>
          <w:p w14:paraId="1621E1E3" w14:textId="77777777" w:rsidR="00C75E31" w:rsidRPr="00E835D4" w:rsidRDefault="00000000">
            <w:pPr>
              <w:spacing w:before="0"/>
              <w:jc w:val="center"/>
              <w:rPr>
                <w:rFonts w:ascii="宋体" w:eastAsia="宋体" w:hAnsi="宋体" w:cs="宋体" w:hint="eastAsia"/>
                <w:b/>
                <w:bCs/>
                <w:sz w:val="19"/>
                <w:szCs w:val="19"/>
                <w:lang w:val="en-US" w:eastAsia="zh-CN"/>
                <w:rPrChange w:id="446"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447"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nil"/>
              <w:right w:val="single" w:sz="4" w:space="0" w:color="auto"/>
            </w:tcBorders>
            <w:shd w:val="clear" w:color="000000" w:fill="C0C0C0"/>
            <w:noWrap/>
            <w:vAlign w:val="center"/>
          </w:tcPr>
          <w:p w14:paraId="2CE381E8" w14:textId="77777777" w:rsidR="00C75E31" w:rsidRPr="00E835D4" w:rsidRDefault="00000000">
            <w:pPr>
              <w:spacing w:before="0"/>
              <w:jc w:val="center"/>
              <w:rPr>
                <w:rFonts w:eastAsia="PMingLiU" w:cs="Arial"/>
                <w:b/>
                <w:bCs/>
                <w:sz w:val="19"/>
                <w:szCs w:val="19"/>
                <w:lang w:val="en-US" w:eastAsia="zh-CN"/>
                <w:rPrChange w:id="448"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49" w:author="扬 邱" w:date="2025-07-09T17:15:00Z" w16du:dateUtc="2025-07-09T09:15:00Z">
                  <w:rPr>
                    <w:rFonts w:eastAsia="PMingLiU" w:cs="Arial"/>
                    <w:b/>
                    <w:bCs/>
                    <w:sz w:val="13"/>
                    <w:szCs w:val="13"/>
                    <w:lang w:val="en-US" w:eastAsia="zh-CN"/>
                  </w:rPr>
                </w:rPrChange>
              </w:rPr>
              <w:t xml:space="preserve">1,167,029.81 </w:t>
            </w:r>
          </w:p>
        </w:tc>
        <w:tc>
          <w:tcPr>
            <w:tcW w:w="403" w:type="pct"/>
            <w:tcBorders>
              <w:top w:val="nil"/>
              <w:left w:val="nil"/>
              <w:bottom w:val="nil"/>
              <w:right w:val="single" w:sz="4" w:space="0" w:color="auto"/>
            </w:tcBorders>
            <w:shd w:val="clear" w:color="000000" w:fill="C0C0C0"/>
            <w:noWrap/>
            <w:vAlign w:val="center"/>
          </w:tcPr>
          <w:p w14:paraId="2EFB5CDA" w14:textId="77777777" w:rsidR="00C75E31" w:rsidRPr="00E835D4" w:rsidRDefault="00000000">
            <w:pPr>
              <w:spacing w:before="0"/>
              <w:jc w:val="center"/>
              <w:rPr>
                <w:rFonts w:eastAsia="PMingLiU" w:cs="Arial"/>
                <w:b/>
                <w:bCs/>
                <w:sz w:val="19"/>
                <w:szCs w:val="19"/>
                <w:lang w:val="en-US" w:eastAsia="zh-CN"/>
                <w:rPrChange w:id="450"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51"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7C25DA2E" w14:textId="77777777" w:rsidR="00C75E31" w:rsidRPr="00E835D4" w:rsidRDefault="00000000">
            <w:pPr>
              <w:spacing w:before="0"/>
              <w:jc w:val="center"/>
              <w:rPr>
                <w:rFonts w:eastAsia="PMingLiU" w:cs="Arial"/>
                <w:b/>
                <w:bCs/>
                <w:sz w:val="19"/>
                <w:szCs w:val="19"/>
                <w:lang w:val="en-US" w:eastAsia="zh-CN"/>
                <w:rPrChange w:id="452"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53"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532FFF63" w14:textId="77777777" w:rsidR="00C75E31" w:rsidRPr="00E835D4" w:rsidRDefault="00000000">
            <w:pPr>
              <w:spacing w:before="0"/>
              <w:jc w:val="center"/>
              <w:rPr>
                <w:rFonts w:eastAsia="PMingLiU" w:cs="Arial"/>
                <w:b/>
                <w:bCs/>
                <w:sz w:val="19"/>
                <w:szCs w:val="19"/>
                <w:lang w:val="en-US" w:eastAsia="zh-CN"/>
                <w:rPrChange w:id="454"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55"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7365495C" w14:textId="77777777" w:rsidR="00C75E31" w:rsidRPr="00E835D4" w:rsidRDefault="00000000">
            <w:pPr>
              <w:spacing w:before="0"/>
              <w:jc w:val="center"/>
              <w:rPr>
                <w:rFonts w:eastAsia="PMingLiU" w:cs="Arial"/>
                <w:b/>
                <w:bCs/>
                <w:sz w:val="19"/>
                <w:szCs w:val="19"/>
                <w:lang w:val="en-US" w:eastAsia="zh-CN"/>
                <w:rPrChange w:id="456"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57"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0FBC4ACE" w14:textId="77777777" w:rsidR="00C75E31" w:rsidRPr="00E835D4" w:rsidRDefault="00000000">
            <w:pPr>
              <w:spacing w:before="0"/>
              <w:jc w:val="center"/>
              <w:rPr>
                <w:rFonts w:eastAsia="PMingLiU" w:cs="Arial"/>
                <w:b/>
                <w:bCs/>
                <w:sz w:val="19"/>
                <w:szCs w:val="19"/>
                <w:lang w:val="en-US" w:eastAsia="zh-CN"/>
                <w:rPrChange w:id="458"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59"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458E8864" w14:textId="77777777" w:rsidR="00C75E31" w:rsidRPr="00E835D4" w:rsidRDefault="00000000">
            <w:pPr>
              <w:spacing w:before="0"/>
              <w:jc w:val="center"/>
              <w:rPr>
                <w:rFonts w:eastAsia="PMingLiU" w:cs="Arial"/>
                <w:b/>
                <w:bCs/>
                <w:sz w:val="19"/>
                <w:szCs w:val="19"/>
                <w:lang w:val="en-US" w:eastAsia="zh-CN"/>
                <w:rPrChange w:id="460"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61"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08135014" w14:textId="77777777" w:rsidR="00C75E31" w:rsidRPr="00E835D4" w:rsidRDefault="00000000">
            <w:pPr>
              <w:spacing w:before="0"/>
              <w:jc w:val="center"/>
              <w:rPr>
                <w:rFonts w:eastAsia="PMingLiU" w:cs="Arial"/>
                <w:b/>
                <w:bCs/>
                <w:sz w:val="19"/>
                <w:szCs w:val="19"/>
                <w:lang w:val="en-US" w:eastAsia="zh-CN"/>
                <w:rPrChange w:id="462"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63" w:author="扬 邱" w:date="2025-07-09T17:15:00Z" w16du:dateUtc="2025-07-09T09:15:00Z">
                  <w:rPr>
                    <w:rFonts w:eastAsia="PMingLiU" w:cs="Arial"/>
                    <w:b/>
                    <w:bCs/>
                    <w:sz w:val="13"/>
                    <w:szCs w:val="13"/>
                    <w:lang w:val="en-US" w:eastAsia="zh-CN"/>
                  </w:rPr>
                </w:rPrChange>
              </w:rPr>
              <w:t xml:space="preserve">1,167,029.81 </w:t>
            </w:r>
          </w:p>
        </w:tc>
      </w:tr>
      <w:tr w:rsidR="00C75E31" w:rsidRPr="00E835D4" w14:paraId="09166DFF"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vAlign w:val="center"/>
          </w:tcPr>
          <w:p w14:paraId="0EA7F782"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464"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465" w:author="扬 邱" w:date="2025-07-09T17:15:00Z" w16du:dateUtc="2025-07-09T09:15:00Z">
                  <w:rPr>
                    <w:rFonts w:ascii="宋体" w:eastAsia="宋体" w:hAnsi="宋体" w:cs="宋体" w:hint="eastAsia"/>
                    <w:b/>
                    <w:bCs/>
                    <w:color w:val="FFFFFF"/>
                    <w:sz w:val="13"/>
                    <w:szCs w:val="13"/>
                    <w:lang w:val="en-US" w:eastAsia="zh-CN"/>
                  </w:rPr>
                </w:rPrChange>
              </w:rPr>
              <w:t>范围三类别</w:t>
            </w:r>
            <w:r w:rsidRPr="00E835D4">
              <w:rPr>
                <w:rFonts w:eastAsia="宋体" w:cs="Arial"/>
                <w:b/>
                <w:bCs/>
                <w:color w:val="FFFFFF"/>
                <w:sz w:val="19"/>
                <w:szCs w:val="19"/>
                <w:lang w:val="en-US" w:eastAsia="zh-CN"/>
                <w:rPrChange w:id="466" w:author="扬 邱" w:date="2025-07-09T17:15:00Z" w16du:dateUtc="2025-07-09T09:15:00Z">
                  <w:rPr>
                    <w:rFonts w:eastAsia="宋体" w:cs="Arial"/>
                    <w:b/>
                    <w:bCs/>
                    <w:color w:val="FFFFFF"/>
                    <w:sz w:val="13"/>
                    <w:szCs w:val="13"/>
                    <w:lang w:val="en-US" w:eastAsia="zh-CN"/>
                  </w:rPr>
                </w:rPrChange>
              </w:rPr>
              <w:t>1</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5CCEEAE6"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467"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468" w:author="扬 邱" w:date="2025-07-09T17:15:00Z" w16du:dateUtc="2025-07-09T09:15:00Z">
                  <w:rPr>
                    <w:rFonts w:ascii="宋体" w:eastAsia="宋体" w:hAnsi="宋体" w:cs="宋体" w:hint="eastAsia"/>
                    <w:b/>
                    <w:bCs/>
                    <w:color w:val="FFFFFF"/>
                    <w:sz w:val="13"/>
                    <w:szCs w:val="13"/>
                    <w:lang w:val="en-US" w:eastAsia="zh-CN"/>
                  </w:rPr>
                </w:rPrChange>
              </w:rPr>
              <w:t>外购商品和服务的上游产生的排放</w:t>
            </w:r>
          </w:p>
        </w:tc>
      </w:tr>
      <w:tr w:rsidR="00C75E31" w:rsidRPr="00E835D4" w14:paraId="0A5313E4"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3C868D74" w14:textId="77777777" w:rsidR="00C75E31" w:rsidRPr="00E835D4" w:rsidRDefault="00C75E31">
            <w:pPr>
              <w:spacing w:before="0"/>
              <w:rPr>
                <w:rFonts w:ascii="宋体" w:eastAsia="宋体" w:hAnsi="宋体" w:cs="宋体" w:hint="eastAsia"/>
                <w:b/>
                <w:bCs/>
                <w:color w:val="FFFFFF"/>
                <w:sz w:val="19"/>
                <w:szCs w:val="19"/>
                <w:lang w:val="en-US" w:eastAsia="zh-CN"/>
                <w:rPrChange w:id="469"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10ED6F5D"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470"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471"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7FD5FC8D" w14:textId="77777777" w:rsidR="00C75E31" w:rsidRPr="00E835D4" w:rsidRDefault="00000000">
            <w:pPr>
              <w:spacing w:before="0"/>
              <w:jc w:val="center"/>
              <w:rPr>
                <w:rFonts w:eastAsia="PMingLiU" w:cs="Arial"/>
                <w:b/>
                <w:bCs/>
                <w:color w:val="FFFFFF"/>
                <w:sz w:val="19"/>
                <w:szCs w:val="19"/>
                <w:lang w:val="en-US" w:eastAsia="zh-CN"/>
                <w:rPrChange w:id="47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473"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474"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4F46AF26" w14:textId="77777777" w:rsidR="00C75E31" w:rsidRPr="00E835D4" w:rsidRDefault="00000000">
            <w:pPr>
              <w:spacing w:before="0"/>
              <w:jc w:val="center"/>
              <w:rPr>
                <w:rFonts w:eastAsia="PMingLiU" w:cs="Arial"/>
                <w:b/>
                <w:bCs/>
                <w:color w:val="FFFFFF"/>
                <w:sz w:val="19"/>
                <w:szCs w:val="19"/>
                <w:lang w:val="en-US" w:eastAsia="zh-CN"/>
                <w:rPrChange w:id="475"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476"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477"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65BA1D71" w14:textId="77777777" w:rsidR="00C75E31" w:rsidRPr="00E835D4" w:rsidRDefault="00000000">
            <w:pPr>
              <w:spacing w:before="0"/>
              <w:jc w:val="center"/>
              <w:rPr>
                <w:rFonts w:eastAsia="PMingLiU" w:cs="Arial"/>
                <w:b/>
                <w:bCs/>
                <w:color w:val="FFFFFF"/>
                <w:sz w:val="19"/>
                <w:szCs w:val="19"/>
                <w:lang w:val="en-US" w:eastAsia="zh-CN"/>
                <w:rPrChange w:id="478"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479"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480"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481"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300873AF" w14:textId="77777777" w:rsidR="00C75E31" w:rsidRPr="00E835D4" w:rsidRDefault="00000000">
            <w:pPr>
              <w:spacing w:before="0"/>
              <w:jc w:val="center"/>
              <w:rPr>
                <w:rFonts w:eastAsia="PMingLiU" w:cs="Arial"/>
                <w:b/>
                <w:bCs/>
                <w:color w:val="FFFFFF"/>
                <w:sz w:val="19"/>
                <w:szCs w:val="19"/>
                <w:lang w:val="en-US" w:eastAsia="zh-CN"/>
                <w:rPrChange w:id="48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483"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4F4ACF2C" w14:textId="77777777" w:rsidR="00C75E31" w:rsidRPr="00E835D4" w:rsidRDefault="00000000">
            <w:pPr>
              <w:spacing w:before="0"/>
              <w:jc w:val="center"/>
              <w:rPr>
                <w:rFonts w:eastAsia="PMingLiU" w:cs="Arial"/>
                <w:b/>
                <w:bCs/>
                <w:color w:val="FFFFFF"/>
                <w:sz w:val="19"/>
                <w:szCs w:val="19"/>
                <w:lang w:val="en-US" w:eastAsia="zh-CN"/>
                <w:rPrChange w:id="484"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485"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03FAB995" w14:textId="77777777" w:rsidR="00C75E31" w:rsidRPr="00E835D4" w:rsidRDefault="00000000">
            <w:pPr>
              <w:spacing w:before="0"/>
              <w:jc w:val="center"/>
              <w:rPr>
                <w:rFonts w:eastAsia="PMingLiU" w:cs="Arial"/>
                <w:b/>
                <w:bCs/>
                <w:color w:val="FFFFFF"/>
                <w:sz w:val="19"/>
                <w:szCs w:val="19"/>
                <w:lang w:val="en-US" w:eastAsia="zh-CN"/>
                <w:rPrChange w:id="48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487"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488"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44AE4080" w14:textId="77777777" w:rsidR="00C75E31" w:rsidRPr="00E835D4" w:rsidRDefault="00000000">
            <w:pPr>
              <w:spacing w:before="0"/>
              <w:jc w:val="center"/>
              <w:rPr>
                <w:rFonts w:eastAsia="PMingLiU" w:cs="Arial"/>
                <w:b/>
                <w:bCs/>
                <w:color w:val="FFFFFF"/>
                <w:sz w:val="19"/>
                <w:szCs w:val="19"/>
                <w:lang w:val="en-US" w:eastAsia="zh-CN"/>
                <w:rPrChange w:id="489"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490"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491"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6BED5141"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492"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493"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72CC2B99"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302ECD3F" w14:textId="77777777" w:rsidR="00C75E31" w:rsidRPr="00E835D4" w:rsidRDefault="00C75E31">
            <w:pPr>
              <w:spacing w:before="0"/>
              <w:rPr>
                <w:rFonts w:ascii="宋体" w:eastAsia="宋体" w:hAnsi="宋体" w:cs="宋体" w:hint="eastAsia"/>
                <w:b/>
                <w:bCs/>
                <w:color w:val="FFFFFF"/>
                <w:sz w:val="19"/>
                <w:szCs w:val="19"/>
                <w:lang w:val="en-US" w:eastAsia="zh-CN"/>
                <w:rPrChange w:id="494"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0E84C54D" w14:textId="77777777" w:rsidR="00C75E31" w:rsidRPr="00E835D4" w:rsidRDefault="00000000">
            <w:pPr>
              <w:spacing w:before="0"/>
              <w:jc w:val="center"/>
              <w:rPr>
                <w:rFonts w:ascii="宋体" w:eastAsia="宋体" w:hAnsi="宋体" w:cs="宋体" w:hint="eastAsia"/>
                <w:b/>
                <w:bCs/>
                <w:sz w:val="19"/>
                <w:szCs w:val="19"/>
                <w:lang w:val="en-US" w:eastAsia="zh-CN"/>
                <w:rPrChange w:id="495"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496"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single" w:sz="4" w:space="0" w:color="auto"/>
              <w:right w:val="single" w:sz="4" w:space="0" w:color="auto"/>
            </w:tcBorders>
            <w:shd w:val="clear" w:color="000000" w:fill="C0C0C0"/>
            <w:noWrap/>
            <w:vAlign w:val="center"/>
          </w:tcPr>
          <w:p w14:paraId="1691E587" w14:textId="77777777" w:rsidR="00C75E31" w:rsidRPr="00E835D4" w:rsidRDefault="00000000">
            <w:pPr>
              <w:spacing w:before="0"/>
              <w:jc w:val="center"/>
              <w:rPr>
                <w:rFonts w:eastAsia="PMingLiU" w:cs="Arial"/>
                <w:b/>
                <w:bCs/>
                <w:sz w:val="19"/>
                <w:szCs w:val="19"/>
                <w:lang w:val="en-US" w:eastAsia="zh-CN"/>
                <w:rPrChange w:id="49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498" w:author="扬 邱" w:date="2025-07-09T17:15:00Z" w16du:dateUtc="2025-07-09T09:15:00Z">
                  <w:rPr>
                    <w:rFonts w:eastAsia="PMingLiU" w:cs="Arial"/>
                    <w:b/>
                    <w:bCs/>
                    <w:sz w:val="13"/>
                    <w:szCs w:val="13"/>
                    <w:lang w:val="en-US" w:eastAsia="zh-CN"/>
                  </w:rPr>
                </w:rPrChange>
              </w:rPr>
              <w:t xml:space="preserve">2,643,526.95 </w:t>
            </w:r>
          </w:p>
        </w:tc>
        <w:tc>
          <w:tcPr>
            <w:tcW w:w="403" w:type="pct"/>
            <w:tcBorders>
              <w:top w:val="nil"/>
              <w:left w:val="nil"/>
              <w:bottom w:val="nil"/>
              <w:right w:val="single" w:sz="4" w:space="0" w:color="auto"/>
            </w:tcBorders>
            <w:shd w:val="clear" w:color="000000" w:fill="C0C0C0"/>
            <w:noWrap/>
            <w:vAlign w:val="center"/>
          </w:tcPr>
          <w:p w14:paraId="761F3B9D" w14:textId="77777777" w:rsidR="00C75E31" w:rsidRPr="00E835D4" w:rsidRDefault="00000000">
            <w:pPr>
              <w:spacing w:before="0"/>
              <w:jc w:val="center"/>
              <w:rPr>
                <w:rFonts w:eastAsia="PMingLiU" w:cs="Arial"/>
                <w:b/>
                <w:bCs/>
                <w:sz w:val="19"/>
                <w:szCs w:val="19"/>
                <w:lang w:val="en-US" w:eastAsia="zh-CN"/>
                <w:rPrChange w:id="49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00"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273EF27E" w14:textId="77777777" w:rsidR="00C75E31" w:rsidRPr="00E835D4" w:rsidRDefault="00000000">
            <w:pPr>
              <w:spacing w:before="0"/>
              <w:jc w:val="center"/>
              <w:rPr>
                <w:rFonts w:eastAsia="PMingLiU" w:cs="Arial"/>
                <w:b/>
                <w:bCs/>
                <w:sz w:val="19"/>
                <w:szCs w:val="19"/>
                <w:lang w:val="en-US" w:eastAsia="zh-CN"/>
                <w:rPrChange w:id="50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02"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34E99A60" w14:textId="77777777" w:rsidR="00C75E31" w:rsidRPr="00E835D4" w:rsidRDefault="00000000">
            <w:pPr>
              <w:spacing w:before="0"/>
              <w:jc w:val="center"/>
              <w:rPr>
                <w:rFonts w:eastAsia="PMingLiU" w:cs="Arial"/>
                <w:b/>
                <w:bCs/>
                <w:sz w:val="19"/>
                <w:szCs w:val="19"/>
                <w:lang w:val="en-US" w:eastAsia="zh-CN"/>
                <w:rPrChange w:id="50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04"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00D41D1C" w14:textId="77777777" w:rsidR="00C75E31" w:rsidRPr="00E835D4" w:rsidRDefault="00000000">
            <w:pPr>
              <w:spacing w:before="0"/>
              <w:jc w:val="center"/>
              <w:rPr>
                <w:rFonts w:eastAsia="PMingLiU" w:cs="Arial"/>
                <w:b/>
                <w:bCs/>
                <w:sz w:val="19"/>
                <w:szCs w:val="19"/>
                <w:lang w:val="en-US" w:eastAsia="zh-CN"/>
                <w:rPrChange w:id="50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06"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646D728B" w14:textId="77777777" w:rsidR="00C75E31" w:rsidRPr="00E835D4" w:rsidRDefault="00000000">
            <w:pPr>
              <w:spacing w:before="0"/>
              <w:jc w:val="center"/>
              <w:rPr>
                <w:rFonts w:eastAsia="PMingLiU" w:cs="Arial"/>
                <w:b/>
                <w:bCs/>
                <w:sz w:val="19"/>
                <w:szCs w:val="19"/>
                <w:lang w:val="en-US" w:eastAsia="zh-CN"/>
                <w:rPrChange w:id="50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08"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55D02140" w14:textId="77777777" w:rsidR="00C75E31" w:rsidRPr="00E835D4" w:rsidRDefault="00000000">
            <w:pPr>
              <w:spacing w:before="0"/>
              <w:jc w:val="center"/>
              <w:rPr>
                <w:rFonts w:eastAsia="PMingLiU" w:cs="Arial"/>
                <w:b/>
                <w:bCs/>
                <w:sz w:val="19"/>
                <w:szCs w:val="19"/>
                <w:lang w:val="en-US" w:eastAsia="zh-CN"/>
                <w:rPrChange w:id="50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10"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2C9888FD" w14:textId="77777777" w:rsidR="00C75E31" w:rsidRPr="00E835D4" w:rsidRDefault="00000000">
            <w:pPr>
              <w:spacing w:before="0"/>
              <w:jc w:val="center"/>
              <w:rPr>
                <w:rFonts w:eastAsia="PMingLiU" w:cs="Arial"/>
                <w:b/>
                <w:bCs/>
                <w:sz w:val="19"/>
                <w:szCs w:val="19"/>
                <w:lang w:val="en-US" w:eastAsia="zh-CN"/>
                <w:rPrChange w:id="51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12" w:author="扬 邱" w:date="2025-07-09T17:15:00Z" w16du:dateUtc="2025-07-09T09:15:00Z">
                  <w:rPr>
                    <w:rFonts w:eastAsia="PMingLiU" w:cs="Arial"/>
                    <w:b/>
                    <w:bCs/>
                    <w:sz w:val="13"/>
                    <w:szCs w:val="13"/>
                    <w:lang w:val="en-US" w:eastAsia="zh-CN"/>
                  </w:rPr>
                </w:rPrChange>
              </w:rPr>
              <w:t xml:space="preserve">2,643,526.95 </w:t>
            </w:r>
          </w:p>
        </w:tc>
      </w:tr>
      <w:tr w:rsidR="00C75E31" w:rsidRPr="00E835D4" w14:paraId="1EFF75F2"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vAlign w:val="center"/>
          </w:tcPr>
          <w:p w14:paraId="1DB176AF"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513"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514" w:author="扬 邱" w:date="2025-07-09T17:15:00Z" w16du:dateUtc="2025-07-09T09:15:00Z">
                  <w:rPr>
                    <w:rFonts w:ascii="宋体" w:eastAsia="宋体" w:hAnsi="宋体" w:cs="宋体" w:hint="eastAsia"/>
                    <w:b/>
                    <w:bCs/>
                    <w:color w:val="FFFFFF"/>
                    <w:sz w:val="13"/>
                    <w:szCs w:val="13"/>
                    <w:lang w:val="en-US" w:eastAsia="zh-CN"/>
                  </w:rPr>
                </w:rPrChange>
              </w:rPr>
              <w:t>范围三类别2</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3C22D2D8"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515"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516" w:author="扬 邱" w:date="2025-07-09T17:15:00Z" w16du:dateUtc="2025-07-09T09:15:00Z">
                  <w:rPr>
                    <w:rFonts w:ascii="宋体" w:eastAsia="宋体" w:hAnsi="宋体" w:cs="宋体" w:hint="eastAsia"/>
                    <w:b/>
                    <w:bCs/>
                    <w:color w:val="FFFFFF"/>
                    <w:sz w:val="13"/>
                    <w:szCs w:val="13"/>
                    <w:lang w:val="en-US" w:eastAsia="zh-CN"/>
                  </w:rPr>
                </w:rPrChange>
              </w:rPr>
              <w:t>资本货物产生的排放</w:t>
            </w:r>
          </w:p>
        </w:tc>
      </w:tr>
      <w:tr w:rsidR="00C75E31" w:rsidRPr="00E835D4" w14:paraId="381618F7"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495C97B6" w14:textId="77777777" w:rsidR="00C75E31" w:rsidRPr="00E835D4" w:rsidRDefault="00C75E31">
            <w:pPr>
              <w:spacing w:before="0"/>
              <w:rPr>
                <w:rFonts w:ascii="宋体" w:eastAsia="宋体" w:hAnsi="宋体" w:cs="宋体" w:hint="eastAsia"/>
                <w:b/>
                <w:bCs/>
                <w:color w:val="FFFFFF"/>
                <w:sz w:val="19"/>
                <w:szCs w:val="19"/>
                <w:lang w:val="en-US" w:eastAsia="zh-CN"/>
                <w:rPrChange w:id="517"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0034EFF2"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518"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519"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09E5CDB1" w14:textId="77777777" w:rsidR="00C75E31" w:rsidRPr="00E835D4" w:rsidRDefault="00000000">
            <w:pPr>
              <w:spacing w:before="0"/>
              <w:jc w:val="center"/>
              <w:rPr>
                <w:rFonts w:eastAsia="PMingLiU" w:cs="Arial"/>
                <w:b/>
                <w:bCs/>
                <w:color w:val="FFFFFF"/>
                <w:sz w:val="19"/>
                <w:szCs w:val="19"/>
                <w:lang w:val="en-US" w:eastAsia="zh-CN"/>
                <w:rPrChange w:id="52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521"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522"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5010AA4F" w14:textId="77777777" w:rsidR="00C75E31" w:rsidRPr="00E835D4" w:rsidRDefault="00000000">
            <w:pPr>
              <w:spacing w:before="0"/>
              <w:jc w:val="center"/>
              <w:rPr>
                <w:rFonts w:eastAsia="PMingLiU" w:cs="Arial"/>
                <w:b/>
                <w:bCs/>
                <w:color w:val="FFFFFF"/>
                <w:sz w:val="19"/>
                <w:szCs w:val="19"/>
                <w:lang w:val="en-US" w:eastAsia="zh-CN"/>
                <w:rPrChange w:id="523"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524"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525"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2A628AF5" w14:textId="77777777" w:rsidR="00C75E31" w:rsidRPr="00E835D4" w:rsidRDefault="00000000">
            <w:pPr>
              <w:spacing w:before="0"/>
              <w:jc w:val="center"/>
              <w:rPr>
                <w:rFonts w:eastAsia="PMingLiU" w:cs="Arial"/>
                <w:b/>
                <w:bCs/>
                <w:color w:val="FFFFFF"/>
                <w:sz w:val="19"/>
                <w:szCs w:val="19"/>
                <w:lang w:val="en-US" w:eastAsia="zh-CN"/>
                <w:rPrChange w:id="52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527"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528"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529"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2179A3A2" w14:textId="77777777" w:rsidR="00C75E31" w:rsidRPr="00E835D4" w:rsidRDefault="00000000">
            <w:pPr>
              <w:spacing w:before="0"/>
              <w:jc w:val="center"/>
              <w:rPr>
                <w:rFonts w:eastAsia="PMingLiU" w:cs="Arial"/>
                <w:b/>
                <w:bCs/>
                <w:color w:val="FFFFFF"/>
                <w:sz w:val="19"/>
                <w:szCs w:val="19"/>
                <w:lang w:val="en-US" w:eastAsia="zh-CN"/>
                <w:rPrChange w:id="53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531"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52875465" w14:textId="77777777" w:rsidR="00C75E31" w:rsidRPr="00E835D4" w:rsidRDefault="00000000">
            <w:pPr>
              <w:spacing w:before="0"/>
              <w:jc w:val="center"/>
              <w:rPr>
                <w:rFonts w:eastAsia="PMingLiU" w:cs="Arial"/>
                <w:b/>
                <w:bCs/>
                <w:color w:val="FFFFFF"/>
                <w:sz w:val="19"/>
                <w:szCs w:val="19"/>
                <w:lang w:val="en-US" w:eastAsia="zh-CN"/>
                <w:rPrChange w:id="53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533"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2CBD78AA" w14:textId="77777777" w:rsidR="00C75E31" w:rsidRPr="00E835D4" w:rsidRDefault="00000000">
            <w:pPr>
              <w:spacing w:before="0"/>
              <w:jc w:val="center"/>
              <w:rPr>
                <w:rFonts w:eastAsia="PMingLiU" w:cs="Arial"/>
                <w:b/>
                <w:bCs/>
                <w:color w:val="FFFFFF"/>
                <w:sz w:val="19"/>
                <w:szCs w:val="19"/>
                <w:lang w:val="en-US" w:eastAsia="zh-CN"/>
                <w:rPrChange w:id="534"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535"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536"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7BCAE0A7" w14:textId="77777777" w:rsidR="00C75E31" w:rsidRPr="00E835D4" w:rsidRDefault="00000000">
            <w:pPr>
              <w:spacing w:before="0"/>
              <w:jc w:val="center"/>
              <w:rPr>
                <w:rFonts w:eastAsia="PMingLiU" w:cs="Arial"/>
                <w:b/>
                <w:bCs/>
                <w:color w:val="FFFFFF"/>
                <w:sz w:val="19"/>
                <w:szCs w:val="19"/>
                <w:lang w:val="en-US" w:eastAsia="zh-CN"/>
                <w:rPrChange w:id="537"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538"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539"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31197123"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540"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541"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1C738D93"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42C89FFC" w14:textId="77777777" w:rsidR="00C75E31" w:rsidRPr="00E835D4" w:rsidRDefault="00C75E31">
            <w:pPr>
              <w:spacing w:before="0"/>
              <w:rPr>
                <w:rFonts w:ascii="宋体" w:eastAsia="宋体" w:hAnsi="宋体" w:cs="宋体" w:hint="eastAsia"/>
                <w:b/>
                <w:bCs/>
                <w:color w:val="FFFFFF"/>
                <w:sz w:val="19"/>
                <w:szCs w:val="19"/>
                <w:lang w:val="en-US" w:eastAsia="zh-CN"/>
                <w:rPrChange w:id="542"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25AE61BD" w14:textId="77777777" w:rsidR="00C75E31" w:rsidRPr="00E835D4" w:rsidRDefault="00000000">
            <w:pPr>
              <w:spacing w:before="0"/>
              <w:jc w:val="center"/>
              <w:rPr>
                <w:rFonts w:ascii="宋体" w:eastAsia="宋体" w:hAnsi="宋体" w:cs="宋体" w:hint="eastAsia"/>
                <w:b/>
                <w:bCs/>
                <w:sz w:val="19"/>
                <w:szCs w:val="19"/>
                <w:lang w:val="en-US" w:eastAsia="zh-CN"/>
                <w:rPrChange w:id="543"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544"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single" w:sz="4" w:space="0" w:color="auto"/>
              <w:right w:val="single" w:sz="4" w:space="0" w:color="auto"/>
            </w:tcBorders>
            <w:shd w:val="clear" w:color="000000" w:fill="C0C0C0"/>
            <w:noWrap/>
            <w:vAlign w:val="center"/>
          </w:tcPr>
          <w:p w14:paraId="2DE8454F" w14:textId="77777777" w:rsidR="00C75E31" w:rsidRPr="00E835D4" w:rsidRDefault="00000000">
            <w:pPr>
              <w:spacing w:before="0"/>
              <w:jc w:val="center"/>
              <w:rPr>
                <w:rFonts w:eastAsia="PMingLiU" w:cs="Arial"/>
                <w:b/>
                <w:bCs/>
                <w:sz w:val="19"/>
                <w:szCs w:val="19"/>
                <w:lang w:val="en-US" w:eastAsia="zh-CN"/>
                <w:rPrChange w:id="54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46" w:author="扬 邱" w:date="2025-07-09T17:15:00Z" w16du:dateUtc="2025-07-09T09:15:00Z">
                  <w:rPr>
                    <w:rFonts w:eastAsia="PMingLiU" w:cs="Arial"/>
                    <w:b/>
                    <w:bCs/>
                    <w:sz w:val="13"/>
                    <w:szCs w:val="13"/>
                    <w:lang w:val="en-US" w:eastAsia="zh-CN"/>
                  </w:rPr>
                </w:rPrChange>
              </w:rPr>
              <w:t xml:space="preserve">51,996.98 </w:t>
            </w:r>
          </w:p>
        </w:tc>
        <w:tc>
          <w:tcPr>
            <w:tcW w:w="403" w:type="pct"/>
            <w:tcBorders>
              <w:top w:val="nil"/>
              <w:left w:val="nil"/>
              <w:bottom w:val="nil"/>
              <w:right w:val="single" w:sz="4" w:space="0" w:color="auto"/>
            </w:tcBorders>
            <w:shd w:val="clear" w:color="000000" w:fill="C0C0C0"/>
            <w:noWrap/>
            <w:vAlign w:val="center"/>
          </w:tcPr>
          <w:p w14:paraId="42B7C3A3" w14:textId="77777777" w:rsidR="00C75E31" w:rsidRPr="00E835D4" w:rsidRDefault="00000000">
            <w:pPr>
              <w:spacing w:before="0"/>
              <w:jc w:val="center"/>
              <w:rPr>
                <w:rFonts w:eastAsia="PMingLiU" w:cs="Arial"/>
                <w:b/>
                <w:bCs/>
                <w:sz w:val="19"/>
                <w:szCs w:val="19"/>
                <w:lang w:val="en-US" w:eastAsia="zh-CN"/>
                <w:rPrChange w:id="54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48"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1ED91930" w14:textId="77777777" w:rsidR="00C75E31" w:rsidRPr="00E835D4" w:rsidRDefault="00000000">
            <w:pPr>
              <w:spacing w:before="0"/>
              <w:jc w:val="center"/>
              <w:rPr>
                <w:rFonts w:eastAsia="PMingLiU" w:cs="Arial"/>
                <w:b/>
                <w:bCs/>
                <w:sz w:val="19"/>
                <w:szCs w:val="19"/>
                <w:lang w:val="en-US" w:eastAsia="zh-CN"/>
                <w:rPrChange w:id="54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50"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09A7F92B" w14:textId="77777777" w:rsidR="00C75E31" w:rsidRPr="00E835D4" w:rsidRDefault="00000000">
            <w:pPr>
              <w:spacing w:before="0"/>
              <w:jc w:val="center"/>
              <w:rPr>
                <w:rFonts w:eastAsia="PMingLiU" w:cs="Arial"/>
                <w:b/>
                <w:bCs/>
                <w:sz w:val="19"/>
                <w:szCs w:val="19"/>
                <w:lang w:val="en-US" w:eastAsia="zh-CN"/>
                <w:rPrChange w:id="55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52"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0C0E98FA" w14:textId="77777777" w:rsidR="00C75E31" w:rsidRPr="00E835D4" w:rsidRDefault="00000000">
            <w:pPr>
              <w:spacing w:before="0"/>
              <w:jc w:val="center"/>
              <w:rPr>
                <w:rFonts w:eastAsia="PMingLiU" w:cs="Arial"/>
                <w:b/>
                <w:bCs/>
                <w:sz w:val="19"/>
                <w:szCs w:val="19"/>
                <w:lang w:val="en-US" w:eastAsia="zh-CN"/>
                <w:rPrChange w:id="55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54"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270F64B2" w14:textId="77777777" w:rsidR="00C75E31" w:rsidRPr="00E835D4" w:rsidRDefault="00000000">
            <w:pPr>
              <w:spacing w:before="0"/>
              <w:jc w:val="center"/>
              <w:rPr>
                <w:rFonts w:eastAsia="PMingLiU" w:cs="Arial"/>
                <w:b/>
                <w:bCs/>
                <w:sz w:val="19"/>
                <w:szCs w:val="19"/>
                <w:lang w:val="en-US" w:eastAsia="zh-CN"/>
                <w:rPrChange w:id="55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56"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1496CB25" w14:textId="77777777" w:rsidR="00C75E31" w:rsidRPr="00E835D4" w:rsidRDefault="00000000">
            <w:pPr>
              <w:spacing w:before="0"/>
              <w:jc w:val="center"/>
              <w:rPr>
                <w:rFonts w:eastAsia="PMingLiU" w:cs="Arial"/>
                <w:b/>
                <w:bCs/>
                <w:sz w:val="19"/>
                <w:szCs w:val="19"/>
                <w:lang w:val="en-US" w:eastAsia="zh-CN"/>
                <w:rPrChange w:id="55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58"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77FC130B" w14:textId="77777777" w:rsidR="00C75E31" w:rsidRPr="00E835D4" w:rsidRDefault="00000000">
            <w:pPr>
              <w:spacing w:before="0"/>
              <w:jc w:val="center"/>
              <w:rPr>
                <w:rFonts w:eastAsia="PMingLiU" w:cs="Arial"/>
                <w:b/>
                <w:bCs/>
                <w:sz w:val="19"/>
                <w:szCs w:val="19"/>
                <w:lang w:val="en-US" w:eastAsia="zh-CN"/>
                <w:rPrChange w:id="55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60" w:author="扬 邱" w:date="2025-07-09T17:15:00Z" w16du:dateUtc="2025-07-09T09:15:00Z">
                  <w:rPr>
                    <w:rFonts w:eastAsia="PMingLiU" w:cs="Arial"/>
                    <w:b/>
                    <w:bCs/>
                    <w:sz w:val="13"/>
                    <w:szCs w:val="13"/>
                    <w:lang w:val="en-US" w:eastAsia="zh-CN"/>
                  </w:rPr>
                </w:rPrChange>
              </w:rPr>
              <w:t xml:space="preserve">51,996.98 </w:t>
            </w:r>
          </w:p>
        </w:tc>
      </w:tr>
      <w:tr w:rsidR="00C75E31" w:rsidRPr="00E835D4" w14:paraId="0045669D"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vAlign w:val="center"/>
          </w:tcPr>
          <w:p w14:paraId="180B0E8E"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561"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562" w:author="扬 邱" w:date="2025-07-09T17:15:00Z" w16du:dateUtc="2025-07-09T09:15:00Z">
                  <w:rPr>
                    <w:rFonts w:ascii="宋体" w:eastAsia="宋体" w:hAnsi="宋体" w:cs="宋体" w:hint="eastAsia"/>
                    <w:b/>
                    <w:bCs/>
                    <w:color w:val="FFFFFF"/>
                    <w:sz w:val="13"/>
                    <w:szCs w:val="13"/>
                    <w:lang w:val="en-US" w:eastAsia="zh-CN"/>
                  </w:rPr>
                </w:rPrChange>
              </w:rPr>
              <w:t>范围三类别3</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7B3A225E"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563"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564" w:author="扬 邱" w:date="2025-07-09T17:15:00Z" w16du:dateUtc="2025-07-09T09:15:00Z">
                  <w:rPr>
                    <w:rFonts w:ascii="宋体" w:eastAsia="宋体" w:hAnsi="宋体" w:cs="宋体" w:hint="eastAsia"/>
                    <w:b/>
                    <w:bCs/>
                    <w:color w:val="FFFFFF"/>
                    <w:sz w:val="13"/>
                    <w:szCs w:val="13"/>
                    <w:lang w:val="en-US" w:eastAsia="zh-CN"/>
                  </w:rPr>
                </w:rPrChange>
              </w:rPr>
              <w:t>范围一、二之外燃料和能源相关的活动产生的排放</w:t>
            </w:r>
          </w:p>
        </w:tc>
      </w:tr>
      <w:tr w:rsidR="00C75E31" w:rsidRPr="00E835D4" w14:paraId="05F5A30A"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017E4F42" w14:textId="77777777" w:rsidR="00C75E31" w:rsidRPr="00E835D4" w:rsidRDefault="00C75E31">
            <w:pPr>
              <w:spacing w:before="0"/>
              <w:rPr>
                <w:rFonts w:ascii="宋体" w:eastAsia="宋体" w:hAnsi="宋体" w:cs="宋体" w:hint="eastAsia"/>
                <w:b/>
                <w:bCs/>
                <w:color w:val="FFFFFF"/>
                <w:sz w:val="19"/>
                <w:szCs w:val="19"/>
                <w:lang w:val="en-US" w:eastAsia="zh-CN"/>
                <w:rPrChange w:id="565"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65B34F9F"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566"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567"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2B027B44" w14:textId="77777777" w:rsidR="00C75E31" w:rsidRPr="00E835D4" w:rsidRDefault="00000000">
            <w:pPr>
              <w:spacing w:before="0"/>
              <w:jc w:val="center"/>
              <w:rPr>
                <w:rFonts w:eastAsia="PMingLiU" w:cs="Arial"/>
                <w:b/>
                <w:bCs/>
                <w:color w:val="FFFFFF"/>
                <w:sz w:val="19"/>
                <w:szCs w:val="19"/>
                <w:lang w:val="en-US" w:eastAsia="zh-CN"/>
                <w:rPrChange w:id="568"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569"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570"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193F991A" w14:textId="77777777" w:rsidR="00C75E31" w:rsidRPr="00E835D4" w:rsidRDefault="00000000">
            <w:pPr>
              <w:spacing w:before="0"/>
              <w:jc w:val="center"/>
              <w:rPr>
                <w:rFonts w:eastAsia="PMingLiU" w:cs="Arial"/>
                <w:b/>
                <w:bCs/>
                <w:color w:val="FFFFFF"/>
                <w:sz w:val="19"/>
                <w:szCs w:val="19"/>
                <w:lang w:val="en-US" w:eastAsia="zh-CN"/>
                <w:rPrChange w:id="571"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572"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573"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37E1332B" w14:textId="77777777" w:rsidR="00C75E31" w:rsidRPr="00E835D4" w:rsidRDefault="00000000">
            <w:pPr>
              <w:spacing w:before="0"/>
              <w:jc w:val="center"/>
              <w:rPr>
                <w:rFonts w:eastAsia="PMingLiU" w:cs="Arial"/>
                <w:b/>
                <w:bCs/>
                <w:color w:val="FFFFFF"/>
                <w:sz w:val="19"/>
                <w:szCs w:val="19"/>
                <w:lang w:val="en-US" w:eastAsia="zh-CN"/>
                <w:rPrChange w:id="574"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575"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576"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577"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5574BF5A" w14:textId="77777777" w:rsidR="00C75E31" w:rsidRPr="00E835D4" w:rsidRDefault="00000000">
            <w:pPr>
              <w:spacing w:before="0"/>
              <w:jc w:val="center"/>
              <w:rPr>
                <w:rFonts w:eastAsia="PMingLiU" w:cs="Arial"/>
                <w:b/>
                <w:bCs/>
                <w:color w:val="FFFFFF"/>
                <w:sz w:val="19"/>
                <w:szCs w:val="19"/>
                <w:lang w:val="en-US" w:eastAsia="zh-CN"/>
                <w:rPrChange w:id="578"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579"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7ADDCB84" w14:textId="77777777" w:rsidR="00C75E31" w:rsidRPr="00E835D4" w:rsidRDefault="00000000">
            <w:pPr>
              <w:spacing w:before="0"/>
              <w:jc w:val="center"/>
              <w:rPr>
                <w:rFonts w:eastAsia="PMingLiU" w:cs="Arial"/>
                <w:b/>
                <w:bCs/>
                <w:color w:val="FFFFFF"/>
                <w:sz w:val="19"/>
                <w:szCs w:val="19"/>
                <w:lang w:val="en-US" w:eastAsia="zh-CN"/>
                <w:rPrChange w:id="58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581"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29D56F68" w14:textId="77777777" w:rsidR="00C75E31" w:rsidRPr="00E835D4" w:rsidRDefault="00000000">
            <w:pPr>
              <w:spacing w:before="0"/>
              <w:jc w:val="center"/>
              <w:rPr>
                <w:rFonts w:eastAsia="PMingLiU" w:cs="Arial"/>
                <w:b/>
                <w:bCs/>
                <w:color w:val="FFFFFF"/>
                <w:sz w:val="19"/>
                <w:szCs w:val="19"/>
                <w:lang w:val="en-US" w:eastAsia="zh-CN"/>
                <w:rPrChange w:id="58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583"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584"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7C1FA459" w14:textId="77777777" w:rsidR="00C75E31" w:rsidRPr="00E835D4" w:rsidRDefault="00000000">
            <w:pPr>
              <w:spacing w:before="0"/>
              <w:jc w:val="center"/>
              <w:rPr>
                <w:rFonts w:eastAsia="PMingLiU" w:cs="Arial"/>
                <w:b/>
                <w:bCs/>
                <w:color w:val="FFFFFF"/>
                <w:sz w:val="19"/>
                <w:szCs w:val="19"/>
                <w:lang w:val="en-US" w:eastAsia="zh-CN"/>
                <w:rPrChange w:id="585"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586"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587"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64F0D3AE"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588"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589"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68DEA76C"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3B7C6E88" w14:textId="77777777" w:rsidR="00C75E31" w:rsidRPr="00E835D4" w:rsidRDefault="00C75E31">
            <w:pPr>
              <w:spacing w:before="0"/>
              <w:rPr>
                <w:rFonts w:ascii="宋体" w:eastAsia="宋体" w:hAnsi="宋体" w:cs="宋体" w:hint="eastAsia"/>
                <w:b/>
                <w:bCs/>
                <w:color w:val="FFFFFF"/>
                <w:sz w:val="19"/>
                <w:szCs w:val="19"/>
                <w:lang w:val="en-US" w:eastAsia="zh-CN"/>
                <w:rPrChange w:id="590"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2FA91E37" w14:textId="77777777" w:rsidR="00C75E31" w:rsidRPr="00E835D4" w:rsidRDefault="00000000">
            <w:pPr>
              <w:spacing w:before="0"/>
              <w:jc w:val="center"/>
              <w:rPr>
                <w:rFonts w:ascii="宋体" w:eastAsia="宋体" w:hAnsi="宋体" w:cs="宋体" w:hint="eastAsia"/>
                <w:b/>
                <w:bCs/>
                <w:sz w:val="19"/>
                <w:szCs w:val="19"/>
                <w:lang w:val="en-US" w:eastAsia="zh-CN"/>
                <w:rPrChange w:id="591"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592"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single" w:sz="4" w:space="0" w:color="auto"/>
              <w:right w:val="single" w:sz="4" w:space="0" w:color="auto"/>
            </w:tcBorders>
            <w:shd w:val="clear" w:color="000000" w:fill="C0C0C0"/>
            <w:noWrap/>
            <w:vAlign w:val="center"/>
          </w:tcPr>
          <w:p w14:paraId="05F8F069" w14:textId="77777777" w:rsidR="00C75E31" w:rsidRPr="00E835D4" w:rsidRDefault="00000000">
            <w:pPr>
              <w:spacing w:before="0"/>
              <w:jc w:val="center"/>
              <w:rPr>
                <w:rFonts w:eastAsia="PMingLiU" w:cs="Arial"/>
                <w:b/>
                <w:bCs/>
                <w:sz w:val="19"/>
                <w:szCs w:val="19"/>
                <w:lang w:val="en-US" w:eastAsia="zh-CN"/>
                <w:rPrChange w:id="59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94" w:author="扬 邱" w:date="2025-07-09T17:15:00Z" w16du:dateUtc="2025-07-09T09:15:00Z">
                  <w:rPr>
                    <w:rFonts w:eastAsia="PMingLiU" w:cs="Arial"/>
                    <w:b/>
                    <w:bCs/>
                    <w:sz w:val="13"/>
                    <w:szCs w:val="13"/>
                    <w:lang w:val="en-US" w:eastAsia="zh-CN"/>
                  </w:rPr>
                </w:rPrChange>
              </w:rPr>
              <w:t xml:space="preserve">2,007,459.26 </w:t>
            </w:r>
          </w:p>
        </w:tc>
        <w:tc>
          <w:tcPr>
            <w:tcW w:w="403" w:type="pct"/>
            <w:tcBorders>
              <w:top w:val="nil"/>
              <w:left w:val="nil"/>
              <w:bottom w:val="nil"/>
              <w:right w:val="single" w:sz="4" w:space="0" w:color="auto"/>
            </w:tcBorders>
            <w:shd w:val="clear" w:color="000000" w:fill="C0C0C0"/>
            <w:noWrap/>
            <w:vAlign w:val="center"/>
          </w:tcPr>
          <w:p w14:paraId="3A2BAA1C" w14:textId="77777777" w:rsidR="00C75E31" w:rsidRPr="00E835D4" w:rsidRDefault="00000000">
            <w:pPr>
              <w:spacing w:before="0"/>
              <w:jc w:val="center"/>
              <w:rPr>
                <w:rFonts w:eastAsia="PMingLiU" w:cs="Arial"/>
                <w:b/>
                <w:bCs/>
                <w:sz w:val="19"/>
                <w:szCs w:val="19"/>
                <w:lang w:val="en-US" w:eastAsia="zh-CN"/>
                <w:rPrChange w:id="59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96"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3829D654" w14:textId="77777777" w:rsidR="00C75E31" w:rsidRPr="00E835D4" w:rsidRDefault="00000000">
            <w:pPr>
              <w:spacing w:before="0"/>
              <w:jc w:val="center"/>
              <w:rPr>
                <w:rFonts w:eastAsia="PMingLiU" w:cs="Arial"/>
                <w:b/>
                <w:bCs/>
                <w:sz w:val="19"/>
                <w:szCs w:val="19"/>
                <w:lang w:val="en-US" w:eastAsia="zh-CN"/>
                <w:rPrChange w:id="59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598"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38102C68" w14:textId="77777777" w:rsidR="00C75E31" w:rsidRPr="00E835D4" w:rsidRDefault="00000000">
            <w:pPr>
              <w:spacing w:before="0"/>
              <w:jc w:val="center"/>
              <w:rPr>
                <w:rFonts w:eastAsia="PMingLiU" w:cs="Arial"/>
                <w:b/>
                <w:bCs/>
                <w:sz w:val="19"/>
                <w:szCs w:val="19"/>
                <w:lang w:val="en-US" w:eastAsia="zh-CN"/>
                <w:rPrChange w:id="59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00"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5F846E17" w14:textId="77777777" w:rsidR="00C75E31" w:rsidRPr="00E835D4" w:rsidRDefault="00000000">
            <w:pPr>
              <w:spacing w:before="0"/>
              <w:jc w:val="center"/>
              <w:rPr>
                <w:rFonts w:eastAsia="PMingLiU" w:cs="Arial"/>
                <w:b/>
                <w:bCs/>
                <w:sz w:val="19"/>
                <w:szCs w:val="19"/>
                <w:lang w:val="en-US" w:eastAsia="zh-CN"/>
                <w:rPrChange w:id="60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02"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7680602A" w14:textId="77777777" w:rsidR="00C75E31" w:rsidRPr="00E835D4" w:rsidRDefault="00000000">
            <w:pPr>
              <w:spacing w:before="0"/>
              <w:jc w:val="center"/>
              <w:rPr>
                <w:rFonts w:eastAsia="PMingLiU" w:cs="Arial"/>
                <w:b/>
                <w:bCs/>
                <w:sz w:val="19"/>
                <w:szCs w:val="19"/>
                <w:lang w:val="en-US" w:eastAsia="zh-CN"/>
                <w:rPrChange w:id="60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04"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35F6161B" w14:textId="77777777" w:rsidR="00C75E31" w:rsidRPr="00E835D4" w:rsidRDefault="00000000">
            <w:pPr>
              <w:spacing w:before="0"/>
              <w:jc w:val="center"/>
              <w:rPr>
                <w:rFonts w:eastAsia="PMingLiU" w:cs="Arial"/>
                <w:b/>
                <w:bCs/>
                <w:sz w:val="19"/>
                <w:szCs w:val="19"/>
                <w:lang w:val="en-US" w:eastAsia="zh-CN"/>
                <w:rPrChange w:id="60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06"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3CBAE48C" w14:textId="77777777" w:rsidR="00C75E31" w:rsidRPr="00E835D4" w:rsidRDefault="00000000">
            <w:pPr>
              <w:spacing w:before="0"/>
              <w:jc w:val="center"/>
              <w:rPr>
                <w:rFonts w:eastAsia="PMingLiU" w:cs="Arial"/>
                <w:b/>
                <w:bCs/>
                <w:sz w:val="19"/>
                <w:szCs w:val="19"/>
                <w:lang w:val="en-US" w:eastAsia="zh-CN"/>
                <w:rPrChange w:id="60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08" w:author="扬 邱" w:date="2025-07-09T17:15:00Z" w16du:dateUtc="2025-07-09T09:15:00Z">
                  <w:rPr>
                    <w:rFonts w:eastAsia="PMingLiU" w:cs="Arial"/>
                    <w:b/>
                    <w:bCs/>
                    <w:sz w:val="13"/>
                    <w:szCs w:val="13"/>
                    <w:lang w:val="en-US" w:eastAsia="zh-CN"/>
                  </w:rPr>
                </w:rPrChange>
              </w:rPr>
              <w:t xml:space="preserve">2,007,459.26 </w:t>
            </w:r>
          </w:p>
        </w:tc>
      </w:tr>
      <w:tr w:rsidR="00C75E31" w:rsidRPr="00E835D4" w14:paraId="0DCA0BA7"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vAlign w:val="center"/>
          </w:tcPr>
          <w:p w14:paraId="40C9CEE6"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609"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610" w:author="扬 邱" w:date="2025-07-09T17:15:00Z" w16du:dateUtc="2025-07-09T09:15:00Z">
                  <w:rPr>
                    <w:rFonts w:ascii="宋体" w:eastAsia="宋体" w:hAnsi="宋体" w:cs="宋体" w:hint="eastAsia"/>
                    <w:b/>
                    <w:bCs/>
                    <w:color w:val="FFFFFF"/>
                    <w:sz w:val="13"/>
                    <w:szCs w:val="13"/>
                    <w:lang w:val="en-US" w:eastAsia="zh-CN"/>
                  </w:rPr>
                </w:rPrChange>
              </w:rPr>
              <w:t>范围三类别4</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19132047"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611"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612" w:author="扬 邱" w:date="2025-07-09T17:15:00Z" w16du:dateUtc="2025-07-09T09:15:00Z">
                  <w:rPr>
                    <w:rFonts w:ascii="宋体" w:eastAsia="宋体" w:hAnsi="宋体" w:cs="宋体" w:hint="eastAsia"/>
                    <w:b/>
                    <w:bCs/>
                    <w:color w:val="FFFFFF"/>
                    <w:sz w:val="13"/>
                    <w:szCs w:val="13"/>
                    <w:lang w:val="en-US" w:eastAsia="zh-CN"/>
                  </w:rPr>
                </w:rPrChange>
              </w:rPr>
              <w:t>上游运输配送产生的排放</w:t>
            </w:r>
          </w:p>
        </w:tc>
      </w:tr>
      <w:tr w:rsidR="00C75E31" w:rsidRPr="00E835D4" w14:paraId="7B4C3482"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1B2DC090" w14:textId="77777777" w:rsidR="00C75E31" w:rsidRPr="00E835D4" w:rsidRDefault="00C75E31">
            <w:pPr>
              <w:spacing w:before="0"/>
              <w:rPr>
                <w:rFonts w:ascii="宋体" w:eastAsia="宋体" w:hAnsi="宋体" w:cs="宋体" w:hint="eastAsia"/>
                <w:b/>
                <w:bCs/>
                <w:color w:val="FFFFFF"/>
                <w:sz w:val="19"/>
                <w:szCs w:val="19"/>
                <w:lang w:val="en-US" w:eastAsia="zh-CN"/>
                <w:rPrChange w:id="613"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4541254F"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614"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615"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6F412F19" w14:textId="77777777" w:rsidR="00C75E31" w:rsidRPr="00E835D4" w:rsidRDefault="00000000">
            <w:pPr>
              <w:spacing w:before="0"/>
              <w:jc w:val="center"/>
              <w:rPr>
                <w:rFonts w:eastAsia="PMingLiU" w:cs="Arial"/>
                <w:b/>
                <w:bCs/>
                <w:color w:val="FFFFFF"/>
                <w:sz w:val="19"/>
                <w:szCs w:val="19"/>
                <w:lang w:val="en-US" w:eastAsia="zh-CN"/>
                <w:rPrChange w:id="61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617"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618"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32B8C566" w14:textId="77777777" w:rsidR="00C75E31" w:rsidRPr="00E835D4" w:rsidRDefault="00000000">
            <w:pPr>
              <w:spacing w:before="0"/>
              <w:jc w:val="center"/>
              <w:rPr>
                <w:rFonts w:eastAsia="PMingLiU" w:cs="Arial"/>
                <w:b/>
                <w:bCs/>
                <w:color w:val="FFFFFF"/>
                <w:sz w:val="19"/>
                <w:szCs w:val="19"/>
                <w:lang w:val="en-US" w:eastAsia="zh-CN"/>
                <w:rPrChange w:id="619"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620"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621"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7579A282" w14:textId="77777777" w:rsidR="00C75E31" w:rsidRPr="00E835D4" w:rsidRDefault="00000000">
            <w:pPr>
              <w:spacing w:before="0"/>
              <w:jc w:val="center"/>
              <w:rPr>
                <w:rFonts w:eastAsia="PMingLiU" w:cs="Arial"/>
                <w:b/>
                <w:bCs/>
                <w:color w:val="FFFFFF"/>
                <w:sz w:val="19"/>
                <w:szCs w:val="19"/>
                <w:lang w:val="en-US" w:eastAsia="zh-CN"/>
                <w:rPrChange w:id="62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623"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624"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625"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565C47DE" w14:textId="77777777" w:rsidR="00C75E31" w:rsidRPr="00E835D4" w:rsidRDefault="00000000">
            <w:pPr>
              <w:spacing w:before="0"/>
              <w:jc w:val="center"/>
              <w:rPr>
                <w:rFonts w:eastAsia="PMingLiU" w:cs="Arial"/>
                <w:b/>
                <w:bCs/>
                <w:color w:val="FFFFFF"/>
                <w:sz w:val="19"/>
                <w:szCs w:val="19"/>
                <w:lang w:val="en-US" w:eastAsia="zh-CN"/>
                <w:rPrChange w:id="62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627"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2D3DE631" w14:textId="77777777" w:rsidR="00C75E31" w:rsidRPr="00E835D4" w:rsidRDefault="00000000">
            <w:pPr>
              <w:spacing w:before="0"/>
              <w:jc w:val="center"/>
              <w:rPr>
                <w:rFonts w:eastAsia="PMingLiU" w:cs="Arial"/>
                <w:b/>
                <w:bCs/>
                <w:color w:val="FFFFFF"/>
                <w:sz w:val="19"/>
                <w:szCs w:val="19"/>
                <w:lang w:val="en-US" w:eastAsia="zh-CN"/>
                <w:rPrChange w:id="628"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629"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3AB4B7C6" w14:textId="77777777" w:rsidR="00C75E31" w:rsidRPr="00E835D4" w:rsidRDefault="00000000">
            <w:pPr>
              <w:spacing w:before="0"/>
              <w:jc w:val="center"/>
              <w:rPr>
                <w:rFonts w:eastAsia="PMingLiU" w:cs="Arial"/>
                <w:b/>
                <w:bCs/>
                <w:color w:val="FFFFFF"/>
                <w:sz w:val="19"/>
                <w:szCs w:val="19"/>
                <w:lang w:val="en-US" w:eastAsia="zh-CN"/>
                <w:rPrChange w:id="63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631"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632"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41FAF5D4" w14:textId="77777777" w:rsidR="00C75E31" w:rsidRPr="00E835D4" w:rsidRDefault="00000000">
            <w:pPr>
              <w:spacing w:before="0"/>
              <w:jc w:val="center"/>
              <w:rPr>
                <w:rFonts w:eastAsia="PMingLiU" w:cs="Arial"/>
                <w:b/>
                <w:bCs/>
                <w:color w:val="FFFFFF"/>
                <w:sz w:val="19"/>
                <w:szCs w:val="19"/>
                <w:lang w:val="en-US" w:eastAsia="zh-CN"/>
                <w:rPrChange w:id="633"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634"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635"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53B5AA1E"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636"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637"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3340662A"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358769D8" w14:textId="77777777" w:rsidR="00C75E31" w:rsidRPr="00E835D4" w:rsidRDefault="00C75E31">
            <w:pPr>
              <w:spacing w:before="0"/>
              <w:rPr>
                <w:rFonts w:ascii="宋体" w:eastAsia="宋体" w:hAnsi="宋体" w:cs="宋体" w:hint="eastAsia"/>
                <w:b/>
                <w:bCs/>
                <w:color w:val="FFFFFF"/>
                <w:sz w:val="19"/>
                <w:szCs w:val="19"/>
                <w:lang w:val="en-US" w:eastAsia="zh-CN"/>
                <w:rPrChange w:id="638"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26F45ECF" w14:textId="77777777" w:rsidR="00C75E31" w:rsidRPr="00E835D4" w:rsidRDefault="00000000">
            <w:pPr>
              <w:spacing w:before="0"/>
              <w:jc w:val="center"/>
              <w:rPr>
                <w:rFonts w:ascii="宋体" w:eastAsia="宋体" w:hAnsi="宋体" w:cs="宋体" w:hint="eastAsia"/>
                <w:b/>
                <w:bCs/>
                <w:sz w:val="19"/>
                <w:szCs w:val="19"/>
                <w:lang w:val="en-US" w:eastAsia="zh-CN"/>
                <w:rPrChange w:id="639"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640"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single" w:sz="4" w:space="0" w:color="auto"/>
              <w:right w:val="single" w:sz="4" w:space="0" w:color="auto"/>
            </w:tcBorders>
            <w:shd w:val="clear" w:color="000000" w:fill="C0C0C0"/>
            <w:noWrap/>
            <w:vAlign w:val="center"/>
          </w:tcPr>
          <w:p w14:paraId="07E5EECA" w14:textId="77777777" w:rsidR="00C75E31" w:rsidRPr="00E835D4" w:rsidRDefault="00000000">
            <w:pPr>
              <w:spacing w:before="0"/>
              <w:jc w:val="center"/>
              <w:rPr>
                <w:rFonts w:eastAsia="PMingLiU" w:cs="Arial"/>
                <w:b/>
                <w:bCs/>
                <w:sz w:val="19"/>
                <w:szCs w:val="19"/>
                <w:lang w:val="en-US" w:eastAsia="zh-CN"/>
                <w:rPrChange w:id="64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42" w:author="扬 邱" w:date="2025-07-09T17:15:00Z" w16du:dateUtc="2025-07-09T09:15:00Z">
                  <w:rPr>
                    <w:rFonts w:eastAsia="PMingLiU" w:cs="Arial"/>
                    <w:b/>
                    <w:bCs/>
                    <w:sz w:val="13"/>
                    <w:szCs w:val="13"/>
                    <w:lang w:val="en-US" w:eastAsia="zh-CN"/>
                  </w:rPr>
                </w:rPrChange>
              </w:rPr>
              <w:t xml:space="preserve">362,284.74 </w:t>
            </w:r>
          </w:p>
        </w:tc>
        <w:tc>
          <w:tcPr>
            <w:tcW w:w="403" w:type="pct"/>
            <w:tcBorders>
              <w:top w:val="nil"/>
              <w:left w:val="nil"/>
              <w:bottom w:val="nil"/>
              <w:right w:val="single" w:sz="4" w:space="0" w:color="auto"/>
            </w:tcBorders>
            <w:shd w:val="clear" w:color="000000" w:fill="C0C0C0"/>
            <w:noWrap/>
            <w:vAlign w:val="center"/>
          </w:tcPr>
          <w:p w14:paraId="1B0668B8" w14:textId="77777777" w:rsidR="00C75E31" w:rsidRPr="00E835D4" w:rsidRDefault="00000000">
            <w:pPr>
              <w:spacing w:before="0"/>
              <w:jc w:val="center"/>
              <w:rPr>
                <w:rFonts w:eastAsia="PMingLiU" w:cs="Arial"/>
                <w:b/>
                <w:bCs/>
                <w:sz w:val="19"/>
                <w:szCs w:val="19"/>
                <w:lang w:val="en-US" w:eastAsia="zh-CN"/>
                <w:rPrChange w:id="64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44"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5FEC0A32" w14:textId="77777777" w:rsidR="00C75E31" w:rsidRPr="00E835D4" w:rsidRDefault="00000000">
            <w:pPr>
              <w:spacing w:before="0"/>
              <w:jc w:val="center"/>
              <w:rPr>
                <w:rFonts w:eastAsia="PMingLiU" w:cs="Arial"/>
                <w:b/>
                <w:bCs/>
                <w:sz w:val="19"/>
                <w:szCs w:val="19"/>
                <w:lang w:val="en-US" w:eastAsia="zh-CN"/>
                <w:rPrChange w:id="64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46"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7D501892" w14:textId="77777777" w:rsidR="00C75E31" w:rsidRPr="00E835D4" w:rsidRDefault="00000000">
            <w:pPr>
              <w:spacing w:before="0"/>
              <w:jc w:val="center"/>
              <w:rPr>
                <w:rFonts w:eastAsia="PMingLiU" w:cs="Arial"/>
                <w:b/>
                <w:bCs/>
                <w:sz w:val="19"/>
                <w:szCs w:val="19"/>
                <w:lang w:val="en-US" w:eastAsia="zh-CN"/>
                <w:rPrChange w:id="64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48"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04CB9546" w14:textId="77777777" w:rsidR="00C75E31" w:rsidRPr="00E835D4" w:rsidRDefault="00000000">
            <w:pPr>
              <w:spacing w:before="0"/>
              <w:jc w:val="center"/>
              <w:rPr>
                <w:rFonts w:eastAsia="PMingLiU" w:cs="Arial"/>
                <w:b/>
                <w:bCs/>
                <w:sz w:val="19"/>
                <w:szCs w:val="19"/>
                <w:lang w:val="en-US" w:eastAsia="zh-CN"/>
                <w:rPrChange w:id="64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50"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112A5834" w14:textId="77777777" w:rsidR="00C75E31" w:rsidRPr="00E835D4" w:rsidRDefault="00000000">
            <w:pPr>
              <w:spacing w:before="0"/>
              <w:jc w:val="center"/>
              <w:rPr>
                <w:rFonts w:eastAsia="PMingLiU" w:cs="Arial"/>
                <w:b/>
                <w:bCs/>
                <w:sz w:val="19"/>
                <w:szCs w:val="19"/>
                <w:lang w:val="en-US" w:eastAsia="zh-CN"/>
                <w:rPrChange w:id="65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52"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20867818" w14:textId="77777777" w:rsidR="00C75E31" w:rsidRPr="00E835D4" w:rsidRDefault="00000000">
            <w:pPr>
              <w:spacing w:before="0"/>
              <w:jc w:val="center"/>
              <w:rPr>
                <w:rFonts w:eastAsia="PMingLiU" w:cs="Arial"/>
                <w:b/>
                <w:bCs/>
                <w:sz w:val="19"/>
                <w:szCs w:val="19"/>
                <w:lang w:val="en-US" w:eastAsia="zh-CN"/>
                <w:rPrChange w:id="65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54"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61B9E2D8" w14:textId="77777777" w:rsidR="00C75E31" w:rsidRPr="00E835D4" w:rsidRDefault="00000000">
            <w:pPr>
              <w:spacing w:before="0"/>
              <w:jc w:val="center"/>
              <w:rPr>
                <w:rFonts w:eastAsia="PMingLiU" w:cs="Arial"/>
                <w:b/>
                <w:bCs/>
                <w:sz w:val="19"/>
                <w:szCs w:val="19"/>
                <w:lang w:val="en-US" w:eastAsia="zh-CN"/>
                <w:rPrChange w:id="65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56" w:author="扬 邱" w:date="2025-07-09T17:15:00Z" w16du:dateUtc="2025-07-09T09:15:00Z">
                  <w:rPr>
                    <w:rFonts w:eastAsia="PMingLiU" w:cs="Arial"/>
                    <w:b/>
                    <w:bCs/>
                    <w:sz w:val="13"/>
                    <w:szCs w:val="13"/>
                    <w:lang w:val="en-US" w:eastAsia="zh-CN"/>
                  </w:rPr>
                </w:rPrChange>
              </w:rPr>
              <w:t xml:space="preserve">362,284.74 </w:t>
            </w:r>
          </w:p>
        </w:tc>
      </w:tr>
      <w:tr w:rsidR="00C75E31" w:rsidRPr="00E835D4" w14:paraId="0BD894E1"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vAlign w:val="center"/>
          </w:tcPr>
          <w:p w14:paraId="489C3019"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657"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658" w:author="扬 邱" w:date="2025-07-09T17:15:00Z" w16du:dateUtc="2025-07-09T09:15:00Z">
                  <w:rPr>
                    <w:rFonts w:ascii="宋体" w:eastAsia="宋体" w:hAnsi="宋体" w:cs="宋体" w:hint="eastAsia"/>
                    <w:b/>
                    <w:bCs/>
                    <w:color w:val="FFFFFF"/>
                    <w:sz w:val="13"/>
                    <w:szCs w:val="13"/>
                    <w:lang w:val="en-US" w:eastAsia="zh-CN"/>
                  </w:rPr>
                </w:rPrChange>
              </w:rPr>
              <w:t>范围三类别5</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2AEE1CEE"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659"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660" w:author="扬 邱" w:date="2025-07-09T17:15:00Z" w16du:dateUtc="2025-07-09T09:15:00Z">
                  <w:rPr>
                    <w:rFonts w:ascii="宋体" w:eastAsia="宋体" w:hAnsi="宋体" w:cs="宋体" w:hint="eastAsia"/>
                    <w:b/>
                    <w:bCs/>
                    <w:color w:val="FFFFFF"/>
                    <w:sz w:val="13"/>
                    <w:szCs w:val="13"/>
                    <w:lang w:val="en-US" w:eastAsia="zh-CN"/>
                  </w:rPr>
                </w:rPrChange>
              </w:rPr>
              <w:t>运营产生的废物产生的排放</w:t>
            </w:r>
          </w:p>
        </w:tc>
      </w:tr>
      <w:tr w:rsidR="00C75E31" w:rsidRPr="00E835D4" w14:paraId="54C0CD34"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0ED43AFB" w14:textId="77777777" w:rsidR="00C75E31" w:rsidRPr="00E835D4" w:rsidRDefault="00C75E31">
            <w:pPr>
              <w:spacing w:before="0"/>
              <w:rPr>
                <w:rFonts w:ascii="宋体" w:eastAsia="宋体" w:hAnsi="宋体" w:cs="宋体" w:hint="eastAsia"/>
                <w:b/>
                <w:bCs/>
                <w:color w:val="FFFFFF"/>
                <w:sz w:val="19"/>
                <w:szCs w:val="19"/>
                <w:lang w:val="en-US" w:eastAsia="zh-CN"/>
                <w:rPrChange w:id="661"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7EE76E58"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662"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663"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0F812AE5" w14:textId="77777777" w:rsidR="00C75E31" w:rsidRPr="00E835D4" w:rsidRDefault="00000000">
            <w:pPr>
              <w:spacing w:before="0"/>
              <w:jc w:val="center"/>
              <w:rPr>
                <w:rFonts w:eastAsia="PMingLiU" w:cs="Arial"/>
                <w:b/>
                <w:bCs/>
                <w:color w:val="FFFFFF"/>
                <w:sz w:val="19"/>
                <w:szCs w:val="19"/>
                <w:lang w:val="en-US" w:eastAsia="zh-CN"/>
                <w:rPrChange w:id="664"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665"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666"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69574FA8" w14:textId="77777777" w:rsidR="00C75E31" w:rsidRPr="00E835D4" w:rsidRDefault="00000000">
            <w:pPr>
              <w:spacing w:before="0"/>
              <w:jc w:val="center"/>
              <w:rPr>
                <w:rFonts w:eastAsia="PMingLiU" w:cs="Arial"/>
                <w:b/>
                <w:bCs/>
                <w:color w:val="FFFFFF"/>
                <w:sz w:val="19"/>
                <w:szCs w:val="19"/>
                <w:lang w:val="en-US" w:eastAsia="zh-CN"/>
                <w:rPrChange w:id="667"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668"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669"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5597D046" w14:textId="77777777" w:rsidR="00C75E31" w:rsidRPr="00E835D4" w:rsidRDefault="00000000">
            <w:pPr>
              <w:spacing w:before="0"/>
              <w:jc w:val="center"/>
              <w:rPr>
                <w:rFonts w:eastAsia="PMingLiU" w:cs="Arial"/>
                <w:b/>
                <w:bCs/>
                <w:color w:val="FFFFFF"/>
                <w:sz w:val="19"/>
                <w:szCs w:val="19"/>
                <w:lang w:val="en-US" w:eastAsia="zh-CN"/>
                <w:rPrChange w:id="67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671"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672"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673"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3C1DEB04" w14:textId="77777777" w:rsidR="00C75E31" w:rsidRPr="00E835D4" w:rsidRDefault="00000000">
            <w:pPr>
              <w:spacing w:before="0"/>
              <w:jc w:val="center"/>
              <w:rPr>
                <w:rFonts w:eastAsia="PMingLiU" w:cs="Arial"/>
                <w:b/>
                <w:bCs/>
                <w:color w:val="FFFFFF"/>
                <w:sz w:val="19"/>
                <w:szCs w:val="19"/>
                <w:lang w:val="en-US" w:eastAsia="zh-CN"/>
                <w:rPrChange w:id="674"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675"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62CDCD45" w14:textId="77777777" w:rsidR="00C75E31" w:rsidRPr="00E835D4" w:rsidRDefault="00000000">
            <w:pPr>
              <w:spacing w:before="0"/>
              <w:jc w:val="center"/>
              <w:rPr>
                <w:rFonts w:eastAsia="PMingLiU" w:cs="Arial"/>
                <w:b/>
                <w:bCs/>
                <w:color w:val="FFFFFF"/>
                <w:sz w:val="19"/>
                <w:szCs w:val="19"/>
                <w:lang w:val="en-US" w:eastAsia="zh-CN"/>
                <w:rPrChange w:id="67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677"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0C48C196" w14:textId="77777777" w:rsidR="00C75E31" w:rsidRPr="00E835D4" w:rsidRDefault="00000000">
            <w:pPr>
              <w:spacing w:before="0"/>
              <w:jc w:val="center"/>
              <w:rPr>
                <w:rFonts w:eastAsia="PMingLiU" w:cs="Arial"/>
                <w:b/>
                <w:bCs/>
                <w:color w:val="FFFFFF"/>
                <w:sz w:val="19"/>
                <w:szCs w:val="19"/>
                <w:lang w:val="en-US" w:eastAsia="zh-CN"/>
                <w:rPrChange w:id="678"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679"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680"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5E375216" w14:textId="77777777" w:rsidR="00C75E31" w:rsidRPr="00E835D4" w:rsidRDefault="00000000">
            <w:pPr>
              <w:spacing w:before="0"/>
              <w:jc w:val="center"/>
              <w:rPr>
                <w:rFonts w:eastAsia="PMingLiU" w:cs="Arial"/>
                <w:b/>
                <w:bCs/>
                <w:color w:val="FFFFFF"/>
                <w:sz w:val="19"/>
                <w:szCs w:val="19"/>
                <w:lang w:val="en-US" w:eastAsia="zh-CN"/>
                <w:rPrChange w:id="681"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682"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683"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0B54F17C"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684"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685"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0A86F999"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038D35B6" w14:textId="77777777" w:rsidR="00C75E31" w:rsidRPr="00E835D4" w:rsidRDefault="00C75E31">
            <w:pPr>
              <w:spacing w:before="0"/>
              <w:rPr>
                <w:rFonts w:ascii="宋体" w:eastAsia="宋体" w:hAnsi="宋体" w:cs="宋体" w:hint="eastAsia"/>
                <w:b/>
                <w:bCs/>
                <w:color w:val="FFFFFF"/>
                <w:sz w:val="19"/>
                <w:szCs w:val="19"/>
                <w:lang w:val="en-US" w:eastAsia="zh-CN"/>
                <w:rPrChange w:id="686"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5B523738" w14:textId="77777777" w:rsidR="00C75E31" w:rsidRPr="00E835D4" w:rsidRDefault="00000000">
            <w:pPr>
              <w:spacing w:before="0"/>
              <w:jc w:val="center"/>
              <w:rPr>
                <w:rFonts w:ascii="宋体" w:eastAsia="宋体" w:hAnsi="宋体" w:cs="宋体" w:hint="eastAsia"/>
                <w:b/>
                <w:bCs/>
                <w:sz w:val="19"/>
                <w:szCs w:val="19"/>
                <w:lang w:val="en-US" w:eastAsia="zh-CN"/>
                <w:rPrChange w:id="687"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688"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single" w:sz="4" w:space="0" w:color="auto"/>
              <w:right w:val="single" w:sz="4" w:space="0" w:color="auto"/>
            </w:tcBorders>
            <w:shd w:val="clear" w:color="000000" w:fill="C0C0C0"/>
            <w:noWrap/>
            <w:vAlign w:val="center"/>
          </w:tcPr>
          <w:p w14:paraId="7C1D50B5" w14:textId="77777777" w:rsidR="00C75E31" w:rsidRPr="00E835D4" w:rsidRDefault="00000000">
            <w:pPr>
              <w:spacing w:before="0"/>
              <w:jc w:val="center"/>
              <w:rPr>
                <w:rFonts w:eastAsia="PMingLiU" w:cs="Arial"/>
                <w:b/>
                <w:bCs/>
                <w:sz w:val="19"/>
                <w:szCs w:val="19"/>
                <w:lang w:val="en-US" w:eastAsia="zh-CN"/>
                <w:rPrChange w:id="68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90" w:author="扬 邱" w:date="2025-07-09T17:15:00Z" w16du:dateUtc="2025-07-09T09:15:00Z">
                  <w:rPr>
                    <w:rFonts w:eastAsia="PMingLiU" w:cs="Arial"/>
                    <w:b/>
                    <w:bCs/>
                    <w:sz w:val="13"/>
                    <w:szCs w:val="13"/>
                    <w:lang w:val="en-US" w:eastAsia="zh-CN"/>
                  </w:rPr>
                </w:rPrChange>
              </w:rPr>
              <w:t xml:space="preserve">146,989.35 </w:t>
            </w:r>
          </w:p>
        </w:tc>
        <w:tc>
          <w:tcPr>
            <w:tcW w:w="403" w:type="pct"/>
            <w:tcBorders>
              <w:top w:val="nil"/>
              <w:left w:val="nil"/>
              <w:bottom w:val="nil"/>
              <w:right w:val="single" w:sz="4" w:space="0" w:color="auto"/>
            </w:tcBorders>
            <w:shd w:val="clear" w:color="000000" w:fill="C0C0C0"/>
            <w:noWrap/>
            <w:vAlign w:val="center"/>
          </w:tcPr>
          <w:p w14:paraId="0BAE2924" w14:textId="77777777" w:rsidR="00C75E31" w:rsidRPr="00E835D4" w:rsidRDefault="00000000">
            <w:pPr>
              <w:spacing w:before="0"/>
              <w:jc w:val="center"/>
              <w:rPr>
                <w:rFonts w:eastAsia="PMingLiU" w:cs="Arial"/>
                <w:b/>
                <w:bCs/>
                <w:sz w:val="19"/>
                <w:szCs w:val="19"/>
                <w:lang w:val="en-US" w:eastAsia="zh-CN"/>
                <w:rPrChange w:id="69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92"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336D0772" w14:textId="77777777" w:rsidR="00C75E31" w:rsidRPr="00E835D4" w:rsidRDefault="00000000">
            <w:pPr>
              <w:spacing w:before="0"/>
              <w:jc w:val="center"/>
              <w:rPr>
                <w:rFonts w:eastAsia="PMingLiU" w:cs="Arial"/>
                <w:b/>
                <w:bCs/>
                <w:sz w:val="19"/>
                <w:szCs w:val="19"/>
                <w:lang w:val="en-US" w:eastAsia="zh-CN"/>
                <w:rPrChange w:id="69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94"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78C3712F" w14:textId="77777777" w:rsidR="00C75E31" w:rsidRPr="00E835D4" w:rsidRDefault="00000000">
            <w:pPr>
              <w:spacing w:before="0"/>
              <w:jc w:val="center"/>
              <w:rPr>
                <w:rFonts w:eastAsia="PMingLiU" w:cs="Arial"/>
                <w:b/>
                <w:bCs/>
                <w:sz w:val="19"/>
                <w:szCs w:val="19"/>
                <w:lang w:val="en-US" w:eastAsia="zh-CN"/>
                <w:rPrChange w:id="69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96"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7CDA10EE" w14:textId="77777777" w:rsidR="00C75E31" w:rsidRPr="00E835D4" w:rsidRDefault="00000000">
            <w:pPr>
              <w:spacing w:before="0"/>
              <w:jc w:val="center"/>
              <w:rPr>
                <w:rFonts w:eastAsia="PMingLiU" w:cs="Arial"/>
                <w:b/>
                <w:bCs/>
                <w:sz w:val="19"/>
                <w:szCs w:val="19"/>
                <w:lang w:val="en-US" w:eastAsia="zh-CN"/>
                <w:rPrChange w:id="69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698"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54C87A36" w14:textId="77777777" w:rsidR="00C75E31" w:rsidRPr="00E835D4" w:rsidRDefault="00000000">
            <w:pPr>
              <w:spacing w:before="0"/>
              <w:jc w:val="center"/>
              <w:rPr>
                <w:rFonts w:eastAsia="PMingLiU" w:cs="Arial"/>
                <w:b/>
                <w:bCs/>
                <w:sz w:val="19"/>
                <w:szCs w:val="19"/>
                <w:lang w:val="en-US" w:eastAsia="zh-CN"/>
                <w:rPrChange w:id="69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00"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2A055E48" w14:textId="77777777" w:rsidR="00C75E31" w:rsidRPr="00E835D4" w:rsidRDefault="00000000">
            <w:pPr>
              <w:spacing w:before="0"/>
              <w:jc w:val="center"/>
              <w:rPr>
                <w:rFonts w:eastAsia="PMingLiU" w:cs="Arial"/>
                <w:b/>
                <w:bCs/>
                <w:sz w:val="19"/>
                <w:szCs w:val="19"/>
                <w:lang w:val="en-US" w:eastAsia="zh-CN"/>
                <w:rPrChange w:id="70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02"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2AFEC2E1" w14:textId="77777777" w:rsidR="00C75E31" w:rsidRPr="00E835D4" w:rsidRDefault="00000000">
            <w:pPr>
              <w:spacing w:before="0"/>
              <w:jc w:val="center"/>
              <w:rPr>
                <w:rFonts w:eastAsia="PMingLiU" w:cs="Arial"/>
                <w:b/>
                <w:bCs/>
                <w:sz w:val="19"/>
                <w:szCs w:val="19"/>
                <w:lang w:val="en-US" w:eastAsia="zh-CN"/>
                <w:rPrChange w:id="70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04" w:author="扬 邱" w:date="2025-07-09T17:15:00Z" w16du:dateUtc="2025-07-09T09:15:00Z">
                  <w:rPr>
                    <w:rFonts w:eastAsia="PMingLiU" w:cs="Arial"/>
                    <w:b/>
                    <w:bCs/>
                    <w:sz w:val="13"/>
                    <w:szCs w:val="13"/>
                    <w:lang w:val="en-US" w:eastAsia="zh-CN"/>
                  </w:rPr>
                </w:rPrChange>
              </w:rPr>
              <w:t xml:space="preserve">146,989.35 </w:t>
            </w:r>
          </w:p>
        </w:tc>
      </w:tr>
      <w:tr w:rsidR="00C75E31" w:rsidRPr="00E835D4" w14:paraId="6F4CE4E6"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vAlign w:val="center"/>
          </w:tcPr>
          <w:p w14:paraId="77221D79"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705"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706" w:author="扬 邱" w:date="2025-07-09T17:15:00Z" w16du:dateUtc="2025-07-09T09:15:00Z">
                  <w:rPr>
                    <w:rFonts w:ascii="宋体" w:eastAsia="宋体" w:hAnsi="宋体" w:cs="宋体" w:hint="eastAsia"/>
                    <w:b/>
                    <w:bCs/>
                    <w:color w:val="FFFFFF"/>
                    <w:sz w:val="13"/>
                    <w:szCs w:val="13"/>
                    <w:lang w:val="en-US" w:eastAsia="zh-CN"/>
                  </w:rPr>
                </w:rPrChange>
              </w:rPr>
              <w:t>范围三类别6</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72D1A251"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707"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708" w:author="扬 邱" w:date="2025-07-09T17:15:00Z" w16du:dateUtc="2025-07-09T09:15:00Z">
                  <w:rPr>
                    <w:rFonts w:ascii="宋体" w:eastAsia="宋体" w:hAnsi="宋体" w:cs="宋体" w:hint="eastAsia"/>
                    <w:b/>
                    <w:bCs/>
                    <w:color w:val="FFFFFF"/>
                    <w:sz w:val="13"/>
                    <w:szCs w:val="13"/>
                    <w:lang w:val="en-US" w:eastAsia="zh-CN"/>
                  </w:rPr>
                </w:rPrChange>
              </w:rPr>
              <w:t>商务旅行产生的排放</w:t>
            </w:r>
          </w:p>
        </w:tc>
      </w:tr>
      <w:tr w:rsidR="00C75E31" w:rsidRPr="00E835D4" w14:paraId="72BB5A1B"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73F645E9" w14:textId="77777777" w:rsidR="00C75E31" w:rsidRPr="00E835D4" w:rsidRDefault="00C75E31">
            <w:pPr>
              <w:spacing w:before="0"/>
              <w:rPr>
                <w:rFonts w:ascii="宋体" w:eastAsia="宋体" w:hAnsi="宋体" w:cs="宋体" w:hint="eastAsia"/>
                <w:b/>
                <w:bCs/>
                <w:color w:val="FFFFFF"/>
                <w:sz w:val="19"/>
                <w:szCs w:val="19"/>
                <w:lang w:val="en-US" w:eastAsia="zh-CN"/>
                <w:rPrChange w:id="709"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49E4ED4F"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710"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711"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6E70DEAA" w14:textId="77777777" w:rsidR="00C75E31" w:rsidRPr="00E835D4" w:rsidRDefault="00000000">
            <w:pPr>
              <w:spacing w:before="0"/>
              <w:jc w:val="center"/>
              <w:rPr>
                <w:rFonts w:eastAsia="PMingLiU" w:cs="Arial"/>
                <w:b/>
                <w:bCs/>
                <w:color w:val="FFFFFF"/>
                <w:sz w:val="19"/>
                <w:szCs w:val="19"/>
                <w:lang w:val="en-US" w:eastAsia="zh-CN"/>
                <w:rPrChange w:id="71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713"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714"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7B1B2055" w14:textId="77777777" w:rsidR="00C75E31" w:rsidRPr="00E835D4" w:rsidRDefault="00000000">
            <w:pPr>
              <w:spacing w:before="0"/>
              <w:jc w:val="center"/>
              <w:rPr>
                <w:rFonts w:eastAsia="PMingLiU" w:cs="Arial"/>
                <w:b/>
                <w:bCs/>
                <w:color w:val="FFFFFF"/>
                <w:sz w:val="19"/>
                <w:szCs w:val="19"/>
                <w:lang w:val="en-US" w:eastAsia="zh-CN"/>
                <w:rPrChange w:id="715"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716"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717"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5AB45164" w14:textId="77777777" w:rsidR="00C75E31" w:rsidRPr="00E835D4" w:rsidRDefault="00000000">
            <w:pPr>
              <w:spacing w:before="0"/>
              <w:jc w:val="center"/>
              <w:rPr>
                <w:rFonts w:eastAsia="PMingLiU" w:cs="Arial"/>
                <w:b/>
                <w:bCs/>
                <w:color w:val="FFFFFF"/>
                <w:sz w:val="19"/>
                <w:szCs w:val="19"/>
                <w:lang w:val="en-US" w:eastAsia="zh-CN"/>
                <w:rPrChange w:id="718"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719"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720"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721"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52A3548D" w14:textId="77777777" w:rsidR="00C75E31" w:rsidRPr="00E835D4" w:rsidRDefault="00000000">
            <w:pPr>
              <w:spacing w:before="0"/>
              <w:jc w:val="center"/>
              <w:rPr>
                <w:rFonts w:eastAsia="PMingLiU" w:cs="Arial"/>
                <w:b/>
                <w:bCs/>
                <w:color w:val="FFFFFF"/>
                <w:sz w:val="19"/>
                <w:szCs w:val="19"/>
                <w:lang w:val="en-US" w:eastAsia="zh-CN"/>
                <w:rPrChange w:id="72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723"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5EEF7C4A" w14:textId="77777777" w:rsidR="00C75E31" w:rsidRPr="00E835D4" w:rsidRDefault="00000000">
            <w:pPr>
              <w:spacing w:before="0"/>
              <w:jc w:val="center"/>
              <w:rPr>
                <w:rFonts w:eastAsia="PMingLiU" w:cs="Arial"/>
                <w:b/>
                <w:bCs/>
                <w:color w:val="FFFFFF"/>
                <w:sz w:val="19"/>
                <w:szCs w:val="19"/>
                <w:lang w:val="en-US" w:eastAsia="zh-CN"/>
                <w:rPrChange w:id="724"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725"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247FFF45" w14:textId="77777777" w:rsidR="00C75E31" w:rsidRPr="00E835D4" w:rsidRDefault="00000000">
            <w:pPr>
              <w:spacing w:before="0"/>
              <w:jc w:val="center"/>
              <w:rPr>
                <w:rFonts w:eastAsia="PMingLiU" w:cs="Arial"/>
                <w:b/>
                <w:bCs/>
                <w:color w:val="FFFFFF"/>
                <w:sz w:val="19"/>
                <w:szCs w:val="19"/>
                <w:lang w:val="en-US" w:eastAsia="zh-CN"/>
                <w:rPrChange w:id="72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727"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728"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5D70D27B" w14:textId="77777777" w:rsidR="00C75E31" w:rsidRPr="00E835D4" w:rsidRDefault="00000000">
            <w:pPr>
              <w:spacing w:before="0"/>
              <w:jc w:val="center"/>
              <w:rPr>
                <w:rFonts w:eastAsia="PMingLiU" w:cs="Arial"/>
                <w:b/>
                <w:bCs/>
                <w:color w:val="FFFFFF"/>
                <w:sz w:val="19"/>
                <w:szCs w:val="19"/>
                <w:lang w:val="en-US" w:eastAsia="zh-CN"/>
                <w:rPrChange w:id="729"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730"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731"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4C479F69"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732"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733"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3C8E435F"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187CAB48" w14:textId="77777777" w:rsidR="00C75E31" w:rsidRPr="00E835D4" w:rsidRDefault="00C75E31">
            <w:pPr>
              <w:spacing w:before="0"/>
              <w:rPr>
                <w:rFonts w:ascii="宋体" w:eastAsia="宋体" w:hAnsi="宋体" w:cs="宋体" w:hint="eastAsia"/>
                <w:b/>
                <w:bCs/>
                <w:color w:val="FFFFFF"/>
                <w:sz w:val="19"/>
                <w:szCs w:val="19"/>
                <w:lang w:val="en-US" w:eastAsia="zh-CN"/>
                <w:rPrChange w:id="734"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01C3AB2C" w14:textId="77777777" w:rsidR="00C75E31" w:rsidRPr="00E835D4" w:rsidRDefault="00000000">
            <w:pPr>
              <w:spacing w:before="0"/>
              <w:jc w:val="center"/>
              <w:rPr>
                <w:rFonts w:ascii="宋体" w:eastAsia="宋体" w:hAnsi="宋体" w:cs="宋体" w:hint="eastAsia"/>
                <w:b/>
                <w:bCs/>
                <w:sz w:val="19"/>
                <w:szCs w:val="19"/>
                <w:lang w:val="en-US" w:eastAsia="zh-CN"/>
                <w:rPrChange w:id="735"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736"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single" w:sz="4" w:space="0" w:color="auto"/>
              <w:right w:val="single" w:sz="4" w:space="0" w:color="auto"/>
            </w:tcBorders>
            <w:shd w:val="clear" w:color="000000" w:fill="C0C0C0"/>
            <w:noWrap/>
            <w:vAlign w:val="center"/>
          </w:tcPr>
          <w:p w14:paraId="4A8A6B6F" w14:textId="77777777" w:rsidR="00C75E31" w:rsidRPr="00E835D4" w:rsidRDefault="00000000">
            <w:pPr>
              <w:spacing w:before="0"/>
              <w:jc w:val="center"/>
              <w:rPr>
                <w:rFonts w:eastAsia="PMingLiU" w:cs="Arial"/>
                <w:b/>
                <w:bCs/>
                <w:sz w:val="19"/>
                <w:szCs w:val="19"/>
                <w:lang w:val="en-US" w:eastAsia="zh-CN"/>
                <w:rPrChange w:id="73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38" w:author="扬 邱" w:date="2025-07-09T17:15:00Z" w16du:dateUtc="2025-07-09T09:15:00Z">
                  <w:rPr>
                    <w:rFonts w:eastAsia="PMingLiU" w:cs="Arial"/>
                    <w:b/>
                    <w:bCs/>
                    <w:sz w:val="13"/>
                    <w:szCs w:val="13"/>
                    <w:lang w:val="en-US" w:eastAsia="zh-CN"/>
                  </w:rPr>
                </w:rPrChange>
              </w:rPr>
              <w:t xml:space="preserve">1,670.17 </w:t>
            </w:r>
          </w:p>
        </w:tc>
        <w:tc>
          <w:tcPr>
            <w:tcW w:w="403" w:type="pct"/>
            <w:tcBorders>
              <w:top w:val="nil"/>
              <w:left w:val="nil"/>
              <w:bottom w:val="nil"/>
              <w:right w:val="single" w:sz="4" w:space="0" w:color="auto"/>
            </w:tcBorders>
            <w:shd w:val="clear" w:color="000000" w:fill="C0C0C0"/>
            <w:noWrap/>
            <w:vAlign w:val="center"/>
          </w:tcPr>
          <w:p w14:paraId="3B4860DC" w14:textId="77777777" w:rsidR="00C75E31" w:rsidRPr="00E835D4" w:rsidRDefault="00000000">
            <w:pPr>
              <w:spacing w:before="0"/>
              <w:jc w:val="center"/>
              <w:rPr>
                <w:rFonts w:eastAsia="PMingLiU" w:cs="Arial"/>
                <w:b/>
                <w:bCs/>
                <w:sz w:val="19"/>
                <w:szCs w:val="19"/>
                <w:lang w:val="en-US" w:eastAsia="zh-CN"/>
                <w:rPrChange w:id="73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40"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62B8B91A" w14:textId="77777777" w:rsidR="00C75E31" w:rsidRPr="00E835D4" w:rsidRDefault="00000000">
            <w:pPr>
              <w:spacing w:before="0"/>
              <w:jc w:val="center"/>
              <w:rPr>
                <w:rFonts w:eastAsia="PMingLiU" w:cs="Arial"/>
                <w:b/>
                <w:bCs/>
                <w:sz w:val="19"/>
                <w:szCs w:val="19"/>
                <w:lang w:val="en-US" w:eastAsia="zh-CN"/>
                <w:rPrChange w:id="74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42"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63A20AD6" w14:textId="77777777" w:rsidR="00C75E31" w:rsidRPr="00E835D4" w:rsidRDefault="00000000">
            <w:pPr>
              <w:spacing w:before="0"/>
              <w:jc w:val="center"/>
              <w:rPr>
                <w:rFonts w:eastAsia="PMingLiU" w:cs="Arial"/>
                <w:b/>
                <w:bCs/>
                <w:sz w:val="19"/>
                <w:szCs w:val="19"/>
                <w:lang w:val="en-US" w:eastAsia="zh-CN"/>
                <w:rPrChange w:id="74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44"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5A869F43" w14:textId="77777777" w:rsidR="00C75E31" w:rsidRPr="00E835D4" w:rsidRDefault="00000000">
            <w:pPr>
              <w:spacing w:before="0"/>
              <w:jc w:val="center"/>
              <w:rPr>
                <w:rFonts w:eastAsia="PMingLiU" w:cs="Arial"/>
                <w:b/>
                <w:bCs/>
                <w:sz w:val="19"/>
                <w:szCs w:val="19"/>
                <w:lang w:val="en-US" w:eastAsia="zh-CN"/>
                <w:rPrChange w:id="74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46"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7998C047" w14:textId="77777777" w:rsidR="00C75E31" w:rsidRPr="00E835D4" w:rsidRDefault="00000000">
            <w:pPr>
              <w:spacing w:before="0"/>
              <w:jc w:val="center"/>
              <w:rPr>
                <w:rFonts w:eastAsia="PMingLiU" w:cs="Arial"/>
                <w:b/>
                <w:bCs/>
                <w:sz w:val="19"/>
                <w:szCs w:val="19"/>
                <w:lang w:val="en-US" w:eastAsia="zh-CN"/>
                <w:rPrChange w:id="74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48"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7415560E" w14:textId="77777777" w:rsidR="00C75E31" w:rsidRPr="00E835D4" w:rsidRDefault="00000000">
            <w:pPr>
              <w:spacing w:before="0"/>
              <w:jc w:val="center"/>
              <w:rPr>
                <w:rFonts w:eastAsia="PMingLiU" w:cs="Arial"/>
                <w:b/>
                <w:bCs/>
                <w:sz w:val="19"/>
                <w:szCs w:val="19"/>
                <w:lang w:val="en-US" w:eastAsia="zh-CN"/>
                <w:rPrChange w:id="74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50"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7193576F" w14:textId="77777777" w:rsidR="00C75E31" w:rsidRPr="00E835D4" w:rsidRDefault="00000000">
            <w:pPr>
              <w:spacing w:before="0"/>
              <w:jc w:val="center"/>
              <w:rPr>
                <w:rFonts w:eastAsia="PMingLiU" w:cs="Arial"/>
                <w:b/>
                <w:bCs/>
                <w:sz w:val="19"/>
                <w:szCs w:val="19"/>
                <w:lang w:val="en-US" w:eastAsia="zh-CN"/>
                <w:rPrChange w:id="75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52" w:author="扬 邱" w:date="2025-07-09T17:15:00Z" w16du:dateUtc="2025-07-09T09:15:00Z">
                  <w:rPr>
                    <w:rFonts w:eastAsia="PMingLiU" w:cs="Arial"/>
                    <w:b/>
                    <w:bCs/>
                    <w:sz w:val="13"/>
                    <w:szCs w:val="13"/>
                    <w:lang w:val="en-US" w:eastAsia="zh-CN"/>
                  </w:rPr>
                </w:rPrChange>
              </w:rPr>
              <w:t xml:space="preserve">1,670.17 </w:t>
            </w:r>
          </w:p>
        </w:tc>
      </w:tr>
      <w:tr w:rsidR="00C75E31" w:rsidRPr="00E835D4" w14:paraId="1ED1C0F2"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vAlign w:val="center"/>
          </w:tcPr>
          <w:p w14:paraId="38BB6BB4"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753"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754" w:author="扬 邱" w:date="2025-07-09T17:15:00Z" w16du:dateUtc="2025-07-09T09:15:00Z">
                  <w:rPr>
                    <w:rFonts w:ascii="宋体" w:eastAsia="宋体" w:hAnsi="宋体" w:cs="宋体" w:hint="eastAsia"/>
                    <w:b/>
                    <w:bCs/>
                    <w:color w:val="FFFFFF"/>
                    <w:sz w:val="13"/>
                    <w:szCs w:val="13"/>
                    <w:lang w:val="en-US" w:eastAsia="zh-CN"/>
                  </w:rPr>
                </w:rPrChange>
              </w:rPr>
              <w:t>范围三类别7</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091FAA37"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755"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756" w:author="扬 邱" w:date="2025-07-09T17:15:00Z" w16du:dateUtc="2025-07-09T09:15:00Z">
                  <w:rPr>
                    <w:rFonts w:ascii="宋体" w:eastAsia="宋体" w:hAnsi="宋体" w:cs="宋体" w:hint="eastAsia"/>
                    <w:b/>
                    <w:bCs/>
                    <w:color w:val="FFFFFF"/>
                    <w:sz w:val="13"/>
                    <w:szCs w:val="13"/>
                    <w:lang w:val="en-US" w:eastAsia="zh-CN"/>
                  </w:rPr>
                </w:rPrChange>
              </w:rPr>
              <w:t>员工通勤产生的排放</w:t>
            </w:r>
          </w:p>
        </w:tc>
      </w:tr>
      <w:tr w:rsidR="00C75E31" w:rsidRPr="00E835D4" w14:paraId="7ACB7812"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6FE3C9E5" w14:textId="77777777" w:rsidR="00C75E31" w:rsidRPr="00E835D4" w:rsidRDefault="00C75E31">
            <w:pPr>
              <w:spacing w:before="0"/>
              <w:rPr>
                <w:rFonts w:ascii="宋体" w:eastAsia="宋体" w:hAnsi="宋体" w:cs="宋体" w:hint="eastAsia"/>
                <w:b/>
                <w:bCs/>
                <w:color w:val="FFFFFF"/>
                <w:sz w:val="19"/>
                <w:szCs w:val="19"/>
                <w:lang w:val="en-US" w:eastAsia="zh-CN"/>
                <w:rPrChange w:id="757"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10C5490F"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758"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759"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7B908974" w14:textId="77777777" w:rsidR="00C75E31" w:rsidRPr="00E835D4" w:rsidRDefault="00000000">
            <w:pPr>
              <w:spacing w:before="0"/>
              <w:jc w:val="center"/>
              <w:rPr>
                <w:rFonts w:eastAsia="PMingLiU" w:cs="Arial"/>
                <w:b/>
                <w:bCs/>
                <w:color w:val="FFFFFF"/>
                <w:sz w:val="19"/>
                <w:szCs w:val="19"/>
                <w:lang w:val="en-US" w:eastAsia="zh-CN"/>
                <w:rPrChange w:id="76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761"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762"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72F63281" w14:textId="77777777" w:rsidR="00C75E31" w:rsidRPr="00E835D4" w:rsidRDefault="00000000">
            <w:pPr>
              <w:spacing w:before="0"/>
              <w:jc w:val="center"/>
              <w:rPr>
                <w:rFonts w:eastAsia="PMingLiU" w:cs="Arial"/>
                <w:b/>
                <w:bCs/>
                <w:color w:val="FFFFFF"/>
                <w:sz w:val="19"/>
                <w:szCs w:val="19"/>
                <w:lang w:val="en-US" w:eastAsia="zh-CN"/>
                <w:rPrChange w:id="763"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764"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765"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69FC795E" w14:textId="77777777" w:rsidR="00C75E31" w:rsidRPr="00E835D4" w:rsidRDefault="00000000">
            <w:pPr>
              <w:spacing w:before="0"/>
              <w:jc w:val="center"/>
              <w:rPr>
                <w:rFonts w:eastAsia="PMingLiU" w:cs="Arial"/>
                <w:b/>
                <w:bCs/>
                <w:color w:val="FFFFFF"/>
                <w:sz w:val="19"/>
                <w:szCs w:val="19"/>
                <w:lang w:val="en-US" w:eastAsia="zh-CN"/>
                <w:rPrChange w:id="76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767"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768"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769"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15C90AC1" w14:textId="77777777" w:rsidR="00C75E31" w:rsidRPr="00E835D4" w:rsidRDefault="00000000">
            <w:pPr>
              <w:spacing w:before="0"/>
              <w:jc w:val="center"/>
              <w:rPr>
                <w:rFonts w:eastAsia="PMingLiU" w:cs="Arial"/>
                <w:b/>
                <w:bCs/>
                <w:color w:val="FFFFFF"/>
                <w:sz w:val="19"/>
                <w:szCs w:val="19"/>
                <w:lang w:val="en-US" w:eastAsia="zh-CN"/>
                <w:rPrChange w:id="77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771"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5CAE4E66" w14:textId="77777777" w:rsidR="00C75E31" w:rsidRPr="00E835D4" w:rsidRDefault="00000000">
            <w:pPr>
              <w:spacing w:before="0"/>
              <w:jc w:val="center"/>
              <w:rPr>
                <w:rFonts w:eastAsia="PMingLiU" w:cs="Arial"/>
                <w:b/>
                <w:bCs/>
                <w:color w:val="FFFFFF"/>
                <w:sz w:val="19"/>
                <w:szCs w:val="19"/>
                <w:lang w:val="en-US" w:eastAsia="zh-CN"/>
                <w:rPrChange w:id="77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773"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2602996A" w14:textId="77777777" w:rsidR="00C75E31" w:rsidRPr="00E835D4" w:rsidRDefault="00000000">
            <w:pPr>
              <w:spacing w:before="0"/>
              <w:jc w:val="center"/>
              <w:rPr>
                <w:rFonts w:eastAsia="PMingLiU" w:cs="Arial"/>
                <w:b/>
                <w:bCs/>
                <w:color w:val="FFFFFF"/>
                <w:sz w:val="19"/>
                <w:szCs w:val="19"/>
                <w:lang w:val="en-US" w:eastAsia="zh-CN"/>
                <w:rPrChange w:id="774"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775"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776"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4CC442BC" w14:textId="77777777" w:rsidR="00C75E31" w:rsidRPr="00E835D4" w:rsidRDefault="00000000">
            <w:pPr>
              <w:spacing w:before="0"/>
              <w:jc w:val="center"/>
              <w:rPr>
                <w:rFonts w:eastAsia="PMingLiU" w:cs="Arial"/>
                <w:b/>
                <w:bCs/>
                <w:color w:val="FFFFFF"/>
                <w:sz w:val="19"/>
                <w:szCs w:val="19"/>
                <w:lang w:val="en-US" w:eastAsia="zh-CN"/>
                <w:rPrChange w:id="777"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778"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779"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20410E3A"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780"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781"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3404A8AE"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6ACA42CC" w14:textId="77777777" w:rsidR="00C75E31" w:rsidRPr="00E835D4" w:rsidRDefault="00C75E31">
            <w:pPr>
              <w:spacing w:before="0"/>
              <w:rPr>
                <w:rFonts w:ascii="宋体" w:eastAsia="宋体" w:hAnsi="宋体" w:cs="宋体" w:hint="eastAsia"/>
                <w:b/>
                <w:bCs/>
                <w:color w:val="FFFFFF"/>
                <w:sz w:val="19"/>
                <w:szCs w:val="19"/>
                <w:lang w:val="en-US" w:eastAsia="zh-CN"/>
                <w:rPrChange w:id="782"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6C717A7A" w14:textId="77777777" w:rsidR="00C75E31" w:rsidRPr="00E835D4" w:rsidRDefault="00000000">
            <w:pPr>
              <w:spacing w:before="0"/>
              <w:jc w:val="center"/>
              <w:rPr>
                <w:rFonts w:ascii="宋体" w:eastAsia="宋体" w:hAnsi="宋体" w:cs="宋体" w:hint="eastAsia"/>
                <w:b/>
                <w:bCs/>
                <w:sz w:val="19"/>
                <w:szCs w:val="19"/>
                <w:lang w:val="en-US" w:eastAsia="zh-CN"/>
                <w:rPrChange w:id="783"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784"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single" w:sz="4" w:space="0" w:color="auto"/>
              <w:right w:val="single" w:sz="4" w:space="0" w:color="auto"/>
            </w:tcBorders>
            <w:shd w:val="clear" w:color="000000" w:fill="C0C0C0"/>
            <w:noWrap/>
            <w:vAlign w:val="center"/>
          </w:tcPr>
          <w:p w14:paraId="58748996" w14:textId="77777777" w:rsidR="00C75E31" w:rsidRPr="00E835D4" w:rsidRDefault="00000000">
            <w:pPr>
              <w:spacing w:before="0"/>
              <w:jc w:val="center"/>
              <w:rPr>
                <w:rFonts w:eastAsia="PMingLiU" w:cs="Arial"/>
                <w:b/>
                <w:bCs/>
                <w:sz w:val="19"/>
                <w:szCs w:val="19"/>
                <w:lang w:val="en-US" w:eastAsia="zh-CN"/>
                <w:rPrChange w:id="78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86" w:author="扬 邱" w:date="2025-07-09T17:15:00Z" w16du:dateUtc="2025-07-09T09:15:00Z">
                  <w:rPr>
                    <w:rFonts w:eastAsia="PMingLiU" w:cs="Arial"/>
                    <w:b/>
                    <w:bCs/>
                    <w:sz w:val="13"/>
                    <w:szCs w:val="13"/>
                    <w:lang w:val="en-US" w:eastAsia="zh-CN"/>
                  </w:rPr>
                </w:rPrChange>
              </w:rPr>
              <w:t xml:space="preserve">13,322.58 </w:t>
            </w:r>
          </w:p>
        </w:tc>
        <w:tc>
          <w:tcPr>
            <w:tcW w:w="403" w:type="pct"/>
            <w:tcBorders>
              <w:top w:val="nil"/>
              <w:left w:val="nil"/>
              <w:bottom w:val="nil"/>
              <w:right w:val="single" w:sz="4" w:space="0" w:color="auto"/>
            </w:tcBorders>
            <w:shd w:val="clear" w:color="000000" w:fill="C0C0C0"/>
            <w:noWrap/>
            <w:vAlign w:val="center"/>
          </w:tcPr>
          <w:p w14:paraId="09CF35A8" w14:textId="77777777" w:rsidR="00C75E31" w:rsidRPr="00E835D4" w:rsidRDefault="00000000">
            <w:pPr>
              <w:spacing w:before="0"/>
              <w:jc w:val="center"/>
              <w:rPr>
                <w:rFonts w:eastAsia="PMingLiU" w:cs="Arial"/>
                <w:b/>
                <w:bCs/>
                <w:sz w:val="19"/>
                <w:szCs w:val="19"/>
                <w:lang w:val="en-US" w:eastAsia="zh-CN"/>
                <w:rPrChange w:id="78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88"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6D4A32AA" w14:textId="77777777" w:rsidR="00C75E31" w:rsidRPr="00E835D4" w:rsidRDefault="00000000">
            <w:pPr>
              <w:spacing w:before="0"/>
              <w:jc w:val="center"/>
              <w:rPr>
                <w:rFonts w:eastAsia="PMingLiU" w:cs="Arial"/>
                <w:b/>
                <w:bCs/>
                <w:sz w:val="19"/>
                <w:szCs w:val="19"/>
                <w:lang w:val="en-US" w:eastAsia="zh-CN"/>
                <w:rPrChange w:id="78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90"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52868C48" w14:textId="77777777" w:rsidR="00C75E31" w:rsidRPr="00E835D4" w:rsidRDefault="00000000">
            <w:pPr>
              <w:spacing w:before="0"/>
              <w:jc w:val="center"/>
              <w:rPr>
                <w:rFonts w:eastAsia="PMingLiU" w:cs="Arial"/>
                <w:b/>
                <w:bCs/>
                <w:sz w:val="19"/>
                <w:szCs w:val="19"/>
                <w:lang w:val="en-US" w:eastAsia="zh-CN"/>
                <w:rPrChange w:id="79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92"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0EC08EFC" w14:textId="77777777" w:rsidR="00C75E31" w:rsidRPr="00E835D4" w:rsidRDefault="00000000">
            <w:pPr>
              <w:spacing w:before="0"/>
              <w:jc w:val="center"/>
              <w:rPr>
                <w:rFonts w:eastAsia="PMingLiU" w:cs="Arial"/>
                <w:b/>
                <w:bCs/>
                <w:sz w:val="19"/>
                <w:szCs w:val="19"/>
                <w:lang w:val="en-US" w:eastAsia="zh-CN"/>
                <w:rPrChange w:id="79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94"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0C3A1172" w14:textId="77777777" w:rsidR="00C75E31" w:rsidRPr="00E835D4" w:rsidRDefault="00000000">
            <w:pPr>
              <w:spacing w:before="0"/>
              <w:jc w:val="center"/>
              <w:rPr>
                <w:rFonts w:eastAsia="PMingLiU" w:cs="Arial"/>
                <w:b/>
                <w:bCs/>
                <w:sz w:val="19"/>
                <w:szCs w:val="19"/>
                <w:lang w:val="en-US" w:eastAsia="zh-CN"/>
                <w:rPrChange w:id="79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96"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2ABC0939" w14:textId="77777777" w:rsidR="00C75E31" w:rsidRPr="00E835D4" w:rsidRDefault="00000000">
            <w:pPr>
              <w:spacing w:before="0"/>
              <w:jc w:val="center"/>
              <w:rPr>
                <w:rFonts w:eastAsia="PMingLiU" w:cs="Arial"/>
                <w:b/>
                <w:bCs/>
                <w:sz w:val="19"/>
                <w:szCs w:val="19"/>
                <w:lang w:val="en-US" w:eastAsia="zh-CN"/>
                <w:rPrChange w:id="79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798"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0ABA9C23" w14:textId="77777777" w:rsidR="00C75E31" w:rsidRPr="00E835D4" w:rsidRDefault="00000000">
            <w:pPr>
              <w:spacing w:before="0"/>
              <w:jc w:val="center"/>
              <w:rPr>
                <w:rFonts w:eastAsia="PMingLiU" w:cs="Arial"/>
                <w:b/>
                <w:bCs/>
                <w:sz w:val="19"/>
                <w:szCs w:val="19"/>
                <w:lang w:val="en-US" w:eastAsia="zh-CN"/>
                <w:rPrChange w:id="79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00" w:author="扬 邱" w:date="2025-07-09T17:15:00Z" w16du:dateUtc="2025-07-09T09:15:00Z">
                  <w:rPr>
                    <w:rFonts w:eastAsia="PMingLiU" w:cs="Arial"/>
                    <w:b/>
                    <w:bCs/>
                    <w:sz w:val="13"/>
                    <w:szCs w:val="13"/>
                    <w:lang w:val="en-US" w:eastAsia="zh-CN"/>
                  </w:rPr>
                </w:rPrChange>
              </w:rPr>
              <w:t xml:space="preserve">13,322.58 </w:t>
            </w:r>
          </w:p>
        </w:tc>
      </w:tr>
      <w:tr w:rsidR="00C75E31" w:rsidRPr="00E835D4" w14:paraId="71F976F1"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vAlign w:val="center"/>
          </w:tcPr>
          <w:p w14:paraId="31C7FD5E"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801"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802" w:author="扬 邱" w:date="2025-07-09T17:15:00Z" w16du:dateUtc="2025-07-09T09:15:00Z">
                  <w:rPr>
                    <w:rFonts w:ascii="宋体" w:eastAsia="宋体" w:hAnsi="宋体" w:cs="宋体" w:hint="eastAsia"/>
                    <w:b/>
                    <w:bCs/>
                    <w:color w:val="FFFFFF"/>
                    <w:sz w:val="13"/>
                    <w:szCs w:val="13"/>
                    <w:lang w:val="en-US" w:eastAsia="zh-CN"/>
                  </w:rPr>
                </w:rPrChange>
              </w:rPr>
              <w:t>范围三类别8</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604FD70A"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803"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804" w:author="扬 邱" w:date="2025-07-09T17:15:00Z" w16du:dateUtc="2025-07-09T09:15:00Z">
                  <w:rPr>
                    <w:rFonts w:ascii="宋体" w:eastAsia="宋体" w:hAnsi="宋体" w:cs="宋体" w:hint="eastAsia"/>
                    <w:b/>
                    <w:bCs/>
                    <w:color w:val="FFFFFF"/>
                    <w:sz w:val="13"/>
                    <w:szCs w:val="13"/>
                    <w:lang w:val="en-US" w:eastAsia="zh-CN"/>
                  </w:rPr>
                </w:rPrChange>
              </w:rPr>
              <w:t>上游租赁资产产生的排放</w:t>
            </w:r>
          </w:p>
        </w:tc>
      </w:tr>
      <w:tr w:rsidR="00C75E31" w:rsidRPr="00E835D4" w14:paraId="5A5F7B71"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0A54F35D" w14:textId="77777777" w:rsidR="00C75E31" w:rsidRPr="00E835D4" w:rsidRDefault="00C75E31">
            <w:pPr>
              <w:spacing w:before="0"/>
              <w:rPr>
                <w:rFonts w:ascii="宋体" w:eastAsia="宋体" w:hAnsi="宋体" w:cs="宋体" w:hint="eastAsia"/>
                <w:b/>
                <w:bCs/>
                <w:color w:val="FFFFFF"/>
                <w:sz w:val="19"/>
                <w:szCs w:val="19"/>
                <w:lang w:val="en-US" w:eastAsia="zh-CN"/>
                <w:rPrChange w:id="805"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7808FB57"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806"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807"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0B9F4087" w14:textId="77777777" w:rsidR="00C75E31" w:rsidRPr="00E835D4" w:rsidRDefault="00000000">
            <w:pPr>
              <w:spacing w:before="0"/>
              <w:jc w:val="center"/>
              <w:rPr>
                <w:rFonts w:eastAsia="PMingLiU" w:cs="Arial"/>
                <w:b/>
                <w:bCs/>
                <w:color w:val="FFFFFF"/>
                <w:sz w:val="19"/>
                <w:szCs w:val="19"/>
                <w:lang w:val="en-US" w:eastAsia="zh-CN"/>
                <w:rPrChange w:id="808"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809"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810"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777B41B3" w14:textId="77777777" w:rsidR="00C75E31" w:rsidRPr="00E835D4" w:rsidRDefault="00000000">
            <w:pPr>
              <w:spacing w:before="0"/>
              <w:jc w:val="center"/>
              <w:rPr>
                <w:rFonts w:eastAsia="PMingLiU" w:cs="Arial"/>
                <w:b/>
                <w:bCs/>
                <w:color w:val="FFFFFF"/>
                <w:sz w:val="19"/>
                <w:szCs w:val="19"/>
                <w:lang w:val="en-US" w:eastAsia="zh-CN"/>
                <w:rPrChange w:id="811"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812"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813"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4E9454E1" w14:textId="77777777" w:rsidR="00C75E31" w:rsidRPr="00E835D4" w:rsidRDefault="00000000">
            <w:pPr>
              <w:spacing w:before="0"/>
              <w:jc w:val="center"/>
              <w:rPr>
                <w:rFonts w:eastAsia="PMingLiU" w:cs="Arial"/>
                <w:b/>
                <w:bCs/>
                <w:color w:val="FFFFFF"/>
                <w:sz w:val="19"/>
                <w:szCs w:val="19"/>
                <w:lang w:val="en-US" w:eastAsia="zh-CN"/>
                <w:rPrChange w:id="814"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815"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816"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817"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2B892876" w14:textId="77777777" w:rsidR="00C75E31" w:rsidRPr="00E835D4" w:rsidRDefault="00000000">
            <w:pPr>
              <w:spacing w:before="0"/>
              <w:jc w:val="center"/>
              <w:rPr>
                <w:rFonts w:eastAsia="PMingLiU" w:cs="Arial"/>
                <w:b/>
                <w:bCs/>
                <w:color w:val="FFFFFF"/>
                <w:sz w:val="19"/>
                <w:szCs w:val="19"/>
                <w:lang w:val="en-US" w:eastAsia="zh-CN"/>
                <w:rPrChange w:id="818"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819"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47E1FFD9" w14:textId="77777777" w:rsidR="00C75E31" w:rsidRPr="00E835D4" w:rsidRDefault="00000000">
            <w:pPr>
              <w:spacing w:before="0"/>
              <w:jc w:val="center"/>
              <w:rPr>
                <w:rFonts w:eastAsia="PMingLiU" w:cs="Arial"/>
                <w:b/>
                <w:bCs/>
                <w:color w:val="FFFFFF"/>
                <w:sz w:val="19"/>
                <w:szCs w:val="19"/>
                <w:lang w:val="en-US" w:eastAsia="zh-CN"/>
                <w:rPrChange w:id="82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821"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4420FE86" w14:textId="77777777" w:rsidR="00C75E31" w:rsidRPr="00E835D4" w:rsidRDefault="00000000">
            <w:pPr>
              <w:spacing w:before="0"/>
              <w:jc w:val="center"/>
              <w:rPr>
                <w:rFonts w:eastAsia="PMingLiU" w:cs="Arial"/>
                <w:b/>
                <w:bCs/>
                <w:color w:val="FFFFFF"/>
                <w:sz w:val="19"/>
                <w:szCs w:val="19"/>
                <w:lang w:val="en-US" w:eastAsia="zh-CN"/>
                <w:rPrChange w:id="82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823"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824"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40D13A97" w14:textId="77777777" w:rsidR="00C75E31" w:rsidRPr="00E835D4" w:rsidRDefault="00000000">
            <w:pPr>
              <w:spacing w:before="0"/>
              <w:jc w:val="center"/>
              <w:rPr>
                <w:rFonts w:eastAsia="PMingLiU" w:cs="Arial"/>
                <w:b/>
                <w:bCs/>
                <w:color w:val="FFFFFF"/>
                <w:sz w:val="19"/>
                <w:szCs w:val="19"/>
                <w:lang w:val="en-US" w:eastAsia="zh-CN"/>
                <w:rPrChange w:id="825"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826"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827"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35C17984"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828"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829"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014DCEE4"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1C0F8AA0" w14:textId="77777777" w:rsidR="00C75E31" w:rsidRPr="00E835D4" w:rsidRDefault="00C75E31">
            <w:pPr>
              <w:spacing w:before="0"/>
              <w:rPr>
                <w:rFonts w:ascii="宋体" w:eastAsia="宋体" w:hAnsi="宋体" w:cs="宋体" w:hint="eastAsia"/>
                <w:b/>
                <w:bCs/>
                <w:color w:val="FFFFFF"/>
                <w:sz w:val="19"/>
                <w:szCs w:val="19"/>
                <w:lang w:val="en-US" w:eastAsia="zh-CN"/>
                <w:rPrChange w:id="830"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1B45D72C" w14:textId="77777777" w:rsidR="00C75E31" w:rsidRPr="00E835D4" w:rsidRDefault="00000000">
            <w:pPr>
              <w:spacing w:before="0"/>
              <w:jc w:val="center"/>
              <w:rPr>
                <w:rFonts w:ascii="宋体" w:eastAsia="宋体" w:hAnsi="宋体" w:cs="宋体" w:hint="eastAsia"/>
                <w:b/>
                <w:bCs/>
                <w:sz w:val="19"/>
                <w:szCs w:val="19"/>
                <w:lang w:val="en-US" w:eastAsia="zh-CN"/>
                <w:rPrChange w:id="831"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832"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single" w:sz="4" w:space="0" w:color="auto"/>
              <w:right w:val="single" w:sz="4" w:space="0" w:color="auto"/>
            </w:tcBorders>
            <w:shd w:val="clear" w:color="000000" w:fill="C0C0C0"/>
            <w:noWrap/>
            <w:vAlign w:val="center"/>
          </w:tcPr>
          <w:p w14:paraId="615C6B8E" w14:textId="77777777" w:rsidR="00C75E31" w:rsidRPr="00E835D4" w:rsidRDefault="00000000">
            <w:pPr>
              <w:spacing w:before="0"/>
              <w:jc w:val="center"/>
              <w:rPr>
                <w:rFonts w:eastAsia="PMingLiU" w:cs="Arial"/>
                <w:b/>
                <w:bCs/>
                <w:sz w:val="19"/>
                <w:szCs w:val="19"/>
                <w:lang w:val="en-US" w:eastAsia="zh-CN"/>
                <w:rPrChange w:id="83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34" w:author="扬 邱" w:date="2025-07-09T17:15:00Z" w16du:dateUtc="2025-07-09T09:15:00Z">
                  <w:rPr>
                    <w:rFonts w:eastAsia="PMingLiU" w:cs="Arial"/>
                    <w:b/>
                    <w:bCs/>
                    <w:sz w:val="13"/>
                    <w:szCs w:val="13"/>
                    <w:lang w:val="en-US" w:eastAsia="zh-CN"/>
                  </w:rPr>
                </w:rPrChange>
              </w:rPr>
              <w:t xml:space="preserve">0.00 </w:t>
            </w:r>
          </w:p>
        </w:tc>
        <w:tc>
          <w:tcPr>
            <w:tcW w:w="403" w:type="pct"/>
            <w:tcBorders>
              <w:top w:val="nil"/>
              <w:left w:val="nil"/>
              <w:bottom w:val="nil"/>
              <w:right w:val="single" w:sz="4" w:space="0" w:color="auto"/>
            </w:tcBorders>
            <w:shd w:val="clear" w:color="000000" w:fill="C0C0C0"/>
            <w:noWrap/>
            <w:vAlign w:val="center"/>
          </w:tcPr>
          <w:p w14:paraId="319705BF" w14:textId="77777777" w:rsidR="00C75E31" w:rsidRPr="00E835D4" w:rsidRDefault="00000000">
            <w:pPr>
              <w:spacing w:before="0"/>
              <w:jc w:val="center"/>
              <w:rPr>
                <w:rFonts w:eastAsia="PMingLiU" w:cs="Arial"/>
                <w:b/>
                <w:bCs/>
                <w:sz w:val="19"/>
                <w:szCs w:val="19"/>
                <w:lang w:val="en-US" w:eastAsia="zh-CN"/>
                <w:rPrChange w:id="83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36"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09C43E17" w14:textId="77777777" w:rsidR="00C75E31" w:rsidRPr="00E835D4" w:rsidRDefault="00000000">
            <w:pPr>
              <w:spacing w:before="0"/>
              <w:jc w:val="center"/>
              <w:rPr>
                <w:rFonts w:eastAsia="PMingLiU" w:cs="Arial"/>
                <w:b/>
                <w:bCs/>
                <w:sz w:val="19"/>
                <w:szCs w:val="19"/>
                <w:lang w:val="en-US" w:eastAsia="zh-CN"/>
                <w:rPrChange w:id="83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38"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488EB9B1" w14:textId="77777777" w:rsidR="00C75E31" w:rsidRPr="00E835D4" w:rsidRDefault="00000000">
            <w:pPr>
              <w:spacing w:before="0"/>
              <w:jc w:val="center"/>
              <w:rPr>
                <w:rFonts w:eastAsia="PMingLiU" w:cs="Arial"/>
                <w:b/>
                <w:bCs/>
                <w:sz w:val="19"/>
                <w:szCs w:val="19"/>
                <w:lang w:val="en-US" w:eastAsia="zh-CN"/>
                <w:rPrChange w:id="83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40"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2676A421" w14:textId="77777777" w:rsidR="00C75E31" w:rsidRPr="00E835D4" w:rsidRDefault="00000000">
            <w:pPr>
              <w:spacing w:before="0"/>
              <w:jc w:val="center"/>
              <w:rPr>
                <w:rFonts w:eastAsia="PMingLiU" w:cs="Arial"/>
                <w:b/>
                <w:bCs/>
                <w:sz w:val="19"/>
                <w:szCs w:val="19"/>
                <w:lang w:val="en-US" w:eastAsia="zh-CN"/>
                <w:rPrChange w:id="84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42"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30833DE3" w14:textId="77777777" w:rsidR="00C75E31" w:rsidRPr="00E835D4" w:rsidRDefault="00000000">
            <w:pPr>
              <w:spacing w:before="0"/>
              <w:jc w:val="center"/>
              <w:rPr>
                <w:rFonts w:eastAsia="PMingLiU" w:cs="Arial"/>
                <w:b/>
                <w:bCs/>
                <w:sz w:val="19"/>
                <w:szCs w:val="19"/>
                <w:lang w:val="en-US" w:eastAsia="zh-CN"/>
                <w:rPrChange w:id="84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44"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35E9F446" w14:textId="77777777" w:rsidR="00C75E31" w:rsidRPr="00E835D4" w:rsidRDefault="00000000">
            <w:pPr>
              <w:spacing w:before="0"/>
              <w:jc w:val="center"/>
              <w:rPr>
                <w:rFonts w:eastAsia="PMingLiU" w:cs="Arial"/>
                <w:b/>
                <w:bCs/>
                <w:sz w:val="19"/>
                <w:szCs w:val="19"/>
                <w:lang w:val="en-US" w:eastAsia="zh-CN"/>
                <w:rPrChange w:id="84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46"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6B4CEDDB" w14:textId="77777777" w:rsidR="00C75E31" w:rsidRPr="00E835D4" w:rsidRDefault="00000000">
            <w:pPr>
              <w:spacing w:before="0"/>
              <w:jc w:val="center"/>
              <w:rPr>
                <w:rFonts w:eastAsia="PMingLiU" w:cs="Arial"/>
                <w:b/>
                <w:bCs/>
                <w:sz w:val="19"/>
                <w:szCs w:val="19"/>
                <w:lang w:val="en-US" w:eastAsia="zh-CN"/>
                <w:rPrChange w:id="84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48" w:author="扬 邱" w:date="2025-07-09T17:15:00Z" w16du:dateUtc="2025-07-09T09:15:00Z">
                  <w:rPr>
                    <w:rFonts w:eastAsia="PMingLiU" w:cs="Arial"/>
                    <w:b/>
                    <w:bCs/>
                    <w:sz w:val="13"/>
                    <w:szCs w:val="13"/>
                    <w:lang w:val="en-US" w:eastAsia="zh-CN"/>
                  </w:rPr>
                </w:rPrChange>
              </w:rPr>
              <w:t xml:space="preserve">0.00 </w:t>
            </w:r>
          </w:p>
        </w:tc>
      </w:tr>
      <w:tr w:rsidR="00C75E31" w:rsidRPr="00E835D4" w14:paraId="02361360"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vAlign w:val="center"/>
          </w:tcPr>
          <w:p w14:paraId="2106BCB3"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849"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850" w:author="扬 邱" w:date="2025-07-09T17:15:00Z" w16du:dateUtc="2025-07-09T09:15:00Z">
                  <w:rPr>
                    <w:rFonts w:ascii="宋体" w:eastAsia="宋体" w:hAnsi="宋体" w:cs="宋体" w:hint="eastAsia"/>
                    <w:b/>
                    <w:bCs/>
                    <w:color w:val="FFFFFF"/>
                    <w:sz w:val="13"/>
                    <w:szCs w:val="13"/>
                    <w:lang w:val="en-US" w:eastAsia="zh-CN"/>
                  </w:rPr>
                </w:rPrChange>
              </w:rPr>
              <w:lastRenderedPageBreak/>
              <w:t>范围三类别9</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1A81D787"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851"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852" w:author="扬 邱" w:date="2025-07-09T17:15:00Z" w16du:dateUtc="2025-07-09T09:15:00Z">
                  <w:rPr>
                    <w:rFonts w:ascii="宋体" w:eastAsia="宋体" w:hAnsi="宋体" w:cs="宋体" w:hint="eastAsia"/>
                    <w:b/>
                    <w:bCs/>
                    <w:color w:val="FFFFFF"/>
                    <w:sz w:val="13"/>
                    <w:szCs w:val="13"/>
                    <w:lang w:val="en-US" w:eastAsia="zh-CN"/>
                  </w:rPr>
                </w:rPrChange>
              </w:rPr>
              <w:t>下游运输配送产生的排放</w:t>
            </w:r>
          </w:p>
        </w:tc>
      </w:tr>
      <w:tr w:rsidR="00C75E31" w:rsidRPr="00E835D4" w14:paraId="40CA0C47"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6F9203FB" w14:textId="77777777" w:rsidR="00C75E31" w:rsidRPr="00E835D4" w:rsidRDefault="00C75E31">
            <w:pPr>
              <w:spacing w:before="0"/>
              <w:rPr>
                <w:rFonts w:ascii="宋体" w:eastAsia="宋体" w:hAnsi="宋体" w:cs="宋体" w:hint="eastAsia"/>
                <w:b/>
                <w:bCs/>
                <w:color w:val="FFFFFF"/>
                <w:sz w:val="19"/>
                <w:szCs w:val="19"/>
                <w:lang w:val="en-US" w:eastAsia="zh-CN"/>
                <w:rPrChange w:id="853"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4FAF9BEC"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854"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855"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1EFD9CE8" w14:textId="77777777" w:rsidR="00C75E31" w:rsidRPr="00E835D4" w:rsidRDefault="00000000">
            <w:pPr>
              <w:spacing w:before="0"/>
              <w:jc w:val="center"/>
              <w:rPr>
                <w:rFonts w:eastAsia="PMingLiU" w:cs="Arial"/>
                <w:b/>
                <w:bCs/>
                <w:color w:val="FFFFFF"/>
                <w:sz w:val="19"/>
                <w:szCs w:val="19"/>
                <w:lang w:val="en-US" w:eastAsia="zh-CN"/>
                <w:rPrChange w:id="85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857"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858"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0279208A" w14:textId="77777777" w:rsidR="00C75E31" w:rsidRPr="00E835D4" w:rsidRDefault="00000000">
            <w:pPr>
              <w:spacing w:before="0"/>
              <w:jc w:val="center"/>
              <w:rPr>
                <w:rFonts w:eastAsia="PMingLiU" w:cs="Arial"/>
                <w:b/>
                <w:bCs/>
                <w:color w:val="FFFFFF"/>
                <w:sz w:val="19"/>
                <w:szCs w:val="19"/>
                <w:lang w:val="en-US" w:eastAsia="zh-CN"/>
                <w:rPrChange w:id="859"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860"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861"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7BE200B5" w14:textId="77777777" w:rsidR="00C75E31" w:rsidRPr="00E835D4" w:rsidRDefault="00000000">
            <w:pPr>
              <w:spacing w:before="0"/>
              <w:jc w:val="center"/>
              <w:rPr>
                <w:rFonts w:eastAsia="PMingLiU" w:cs="Arial"/>
                <w:b/>
                <w:bCs/>
                <w:color w:val="FFFFFF"/>
                <w:sz w:val="19"/>
                <w:szCs w:val="19"/>
                <w:lang w:val="en-US" w:eastAsia="zh-CN"/>
                <w:rPrChange w:id="86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863"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864"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865"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284210E6" w14:textId="77777777" w:rsidR="00C75E31" w:rsidRPr="00E835D4" w:rsidRDefault="00000000">
            <w:pPr>
              <w:spacing w:before="0"/>
              <w:jc w:val="center"/>
              <w:rPr>
                <w:rFonts w:eastAsia="PMingLiU" w:cs="Arial"/>
                <w:b/>
                <w:bCs/>
                <w:color w:val="FFFFFF"/>
                <w:sz w:val="19"/>
                <w:szCs w:val="19"/>
                <w:lang w:val="en-US" w:eastAsia="zh-CN"/>
                <w:rPrChange w:id="86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867"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098F1CC0" w14:textId="77777777" w:rsidR="00C75E31" w:rsidRPr="00E835D4" w:rsidRDefault="00000000">
            <w:pPr>
              <w:spacing w:before="0"/>
              <w:jc w:val="center"/>
              <w:rPr>
                <w:rFonts w:eastAsia="PMingLiU" w:cs="Arial"/>
                <w:b/>
                <w:bCs/>
                <w:color w:val="FFFFFF"/>
                <w:sz w:val="19"/>
                <w:szCs w:val="19"/>
                <w:lang w:val="en-US" w:eastAsia="zh-CN"/>
                <w:rPrChange w:id="868"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869"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524EB961" w14:textId="77777777" w:rsidR="00C75E31" w:rsidRPr="00E835D4" w:rsidRDefault="00000000">
            <w:pPr>
              <w:spacing w:before="0"/>
              <w:jc w:val="center"/>
              <w:rPr>
                <w:rFonts w:eastAsia="PMingLiU" w:cs="Arial"/>
                <w:b/>
                <w:bCs/>
                <w:color w:val="FFFFFF"/>
                <w:sz w:val="19"/>
                <w:szCs w:val="19"/>
                <w:lang w:val="en-US" w:eastAsia="zh-CN"/>
                <w:rPrChange w:id="87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871"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872"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312AB0F4" w14:textId="77777777" w:rsidR="00C75E31" w:rsidRPr="00E835D4" w:rsidRDefault="00000000">
            <w:pPr>
              <w:spacing w:before="0"/>
              <w:jc w:val="center"/>
              <w:rPr>
                <w:rFonts w:eastAsia="PMingLiU" w:cs="Arial"/>
                <w:b/>
                <w:bCs/>
                <w:color w:val="FFFFFF"/>
                <w:sz w:val="19"/>
                <w:szCs w:val="19"/>
                <w:lang w:val="en-US" w:eastAsia="zh-CN"/>
                <w:rPrChange w:id="873"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874"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875"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4DD35E00"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876"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877"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110D86F7"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2245D750" w14:textId="77777777" w:rsidR="00C75E31" w:rsidRPr="00E835D4" w:rsidRDefault="00C75E31">
            <w:pPr>
              <w:spacing w:before="0"/>
              <w:rPr>
                <w:rFonts w:ascii="宋体" w:eastAsia="宋体" w:hAnsi="宋体" w:cs="宋体" w:hint="eastAsia"/>
                <w:b/>
                <w:bCs/>
                <w:color w:val="FFFFFF"/>
                <w:sz w:val="19"/>
                <w:szCs w:val="19"/>
                <w:lang w:val="en-US" w:eastAsia="zh-CN"/>
                <w:rPrChange w:id="878"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6C61D188" w14:textId="77777777" w:rsidR="00C75E31" w:rsidRPr="00E835D4" w:rsidRDefault="00000000">
            <w:pPr>
              <w:spacing w:before="0"/>
              <w:jc w:val="center"/>
              <w:rPr>
                <w:rFonts w:ascii="宋体" w:eastAsia="宋体" w:hAnsi="宋体" w:cs="宋体" w:hint="eastAsia"/>
                <w:b/>
                <w:bCs/>
                <w:sz w:val="19"/>
                <w:szCs w:val="19"/>
                <w:lang w:val="en-US" w:eastAsia="zh-CN"/>
                <w:rPrChange w:id="879"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880"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single" w:sz="4" w:space="0" w:color="auto"/>
              <w:right w:val="single" w:sz="4" w:space="0" w:color="auto"/>
            </w:tcBorders>
            <w:shd w:val="clear" w:color="000000" w:fill="C0C0C0"/>
            <w:noWrap/>
            <w:vAlign w:val="center"/>
          </w:tcPr>
          <w:p w14:paraId="7FB03474" w14:textId="77777777" w:rsidR="00C75E31" w:rsidRPr="00E835D4" w:rsidRDefault="00000000">
            <w:pPr>
              <w:spacing w:before="0"/>
              <w:jc w:val="center"/>
              <w:rPr>
                <w:rFonts w:eastAsia="PMingLiU" w:cs="Arial"/>
                <w:b/>
                <w:bCs/>
                <w:sz w:val="19"/>
                <w:szCs w:val="19"/>
                <w:lang w:val="en-US" w:eastAsia="zh-CN"/>
                <w:rPrChange w:id="88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82" w:author="扬 邱" w:date="2025-07-09T17:15:00Z" w16du:dateUtc="2025-07-09T09:15:00Z">
                  <w:rPr>
                    <w:rFonts w:eastAsia="PMingLiU" w:cs="Arial"/>
                    <w:b/>
                    <w:bCs/>
                    <w:sz w:val="13"/>
                    <w:szCs w:val="13"/>
                    <w:lang w:val="en-US" w:eastAsia="zh-CN"/>
                  </w:rPr>
                </w:rPrChange>
              </w:rPr>
              <w:t xml:space="preserve">274,585.61 </w:t>
            </w:r>
          </w:p>
        </w:tc>
        <w:tc>
          <w:tcPr>
            <w:tcW w:w="403" w:type="pct"/>
            <w:tcBorders>
              <w:top w:val="nil"/>
              <w:left w:val="nil"/>
              <w:bottom w:val="nil"/>
              <w:right w:val="single" w:sz="4" w:space="0" w:color="auto"/>
            </w:tcBorders>
            <w:shd w:val="clear" w:color="000000" w:fill="C0C0C0"/>
            <w:noWrap/>
            <w:vAlign w:val="center"/>
          </w:tcPr>
          <w:p w14:paraId="25D955A1" w14:textId="77777777" w:rsidR="00C75E31" w:rsidRPr="00E835D4" w:rsidRDefault="00000000">
            <w:pPr>
              <w:spacing w:before="0"/>
              <w:jc w:val="center"/>
              <w:rPr>
                <w:rFonts w:eastAsia="PMingLiU" w:cs="Arial"/>
                <w:b/>
                <w:bCs/>
                <w:sz w:val="19"/>
                <w:szCs w:val="19"/>
                <w:lang w:val="en-US" w:eastAsia="zh-CN"/>
                <w:rPrChange w:id="88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84"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1DB6D556" w14:textId="77777777" w:rsidR="00C75E31" w:rsidRPr="00E835D4" w:rsidRDefault="00000000">
            <w:pPr>
              <w:spacing w:before="0"/>
              <w:jc w:val="center"/>
              <w:rPr>
                <w:rFonts w:eastAsia="PMingLiU" w:cs="Arial"/>
                <w:b/>
                <w:bCs/>
                <w:sz w:val="19"/>
                <w:szCs w:val="19"/>
                <w:lang w:val="en-US" w:eastAsia="zh-CN"/>
                <w:rPrChange w:id="88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86"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0A23018A" w14:textId="77777777" w:rsidR="00C75E31" w:rsidRPr="00E835D4" w:rsidRDefault="00000000">
            <w:pPr>
              <w:spacing w:before="0"/>
              <w:jc w:val="center"/>
              <w:rPr>
                <w:rFonts w:eastAsia="PMingLiU" w:cs="Arial"/>
                <w:b/>
                <w:bCs/>
                <w:sz w:val="19"/>
                <w:szCs w:val="19"/>
                <w:lang w:val="en-US" w:eastAsia="zh-CN"/>
                <w:rPrChange w:id="88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88"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7BFEAE92" w14:textId="77777777" w:rsidR="00C75E31" w:rsidRPr="00E835D4" w:rsidRDefault="00000000">
            <w:pPr>
              <w:spacing w:before="0"/>
              <w:jc w:val="center"/>
              <w:rPr>
                <w:rFonts w:eastAsia="PMingLiU" w:cs="Arial"/>
                <w:b/>
                <w:bCs/>
                <w:sz w:val="19"/>
                <w:szCs w:val="19"/>
                <w:lang w:val="en-US" w:eastAsia="zh-CN"/>
                <w:rPrChange w:id="88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90"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747C1404" w14:textId="77777777" w:rsidR="00C75E31" w:rsidRPr="00E835D4" w:rsidRDefault="00000000">
            <w:pPr>
              <w:spacing w:before="0"/>
              <w:jc w:val="center"/>
              <w:rPr>
                <w:rFonts w:eastAsia="PMingLiU" w:cs="Arial"/>
                <w:b/>
                <w:bCs/>
                <w:sz w:val="19"/>
                <w:szCs w:val="19"/>
                <w:lang w:val="en-US" w:eastAsia="zh-CN"/>
                <w:rPrChange w:id="89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92"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5718DCC1" w14:textId="77777777" w:rsidR="00C75E31" w:rsidRPr="00E835D4" w:rsidRDefault="00000000">
            <w:pPr>
              <w:spacing w:before="0"/>
              <w:jc w:val="center"/>
              <w:rPr>
                <w:rFonts w:eastAsia="PMingLiU" w:cs="Arial"/>
                <w:b/>
                <w:bCs/>
                <w:sz w:val="19"/>
                <w:szCs w:val="19"/>
                <w:lang w:val="en-US" w:eastAsia="zh-CN"/>
                <w:rPrChange w:id="89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94"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6FD9C954" w14:textId="77777777" w:rsidR="00C75E31" w:rsidRPr="00E835D4" w:rsidRDefault="00000000">
            <w:pPr>
              <w:spacing w:before="0"/>
              <w:jc w:val="center"/>
              <w:rPr>
                <w:rFonts w:eastAsia="PMingLiU" w:cs="Arial"/>
                <w:b/>
                <w:bCs/>
                <w:sz w:val="19"/>
                <w:szCs w:val="19"/>
                <w:lang w:val="en-US" w:eastAsia="zh-CN"/>
                <w:rPrChange w:id="89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896" w:author="扬 邱" w:date="2025-07-09T17:15:00Z" w16du:dateUtc="2025-07-09T09:15:00Z">
                  <w:rPr>
                    <w:rFonts w:eastAsia="PMingLiU" w:cs="Arial"/>
                    <w:b/>
                    <w:bCs/>
                    <w:sz w:val="13"/>
                    <w:szCs w:val="13"/>
                    <w:lang w:val="en-US" w:eastAsia="zh-CN"/>
                  </w:rPr>
                </w:rPrChange>
              </w:rPr>
              <w:t xml:space="preserve">274,585.61 </w:t>
            </w:r>
          </w:p>
        </w:tc>
      </w:tr>
      <w:tr w:rsidR="00C75E31" w:rsidRPr="00E835D4" w14:paraId="10BB11D0"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vAlign w:val="center"/>
          </w:tcPr>
          <w:p w14:paraId="4EFF777D"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897"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898" w:author="扬 邱" w:date="2025-07-09T17:15:00Z" w16du:dateUtc="2025-07-09T09:15:00Z">
                  <w:rPr>
                    <w:rFonts w:ascii="宋体" w:eastAsia="宋体" w:hAnsi="宋体" w:cs="宋体" w:hint="eastAsia"/>
                    <w:b/>
                    <w:bCs/>
                    <w:color w:val="FFFFFF"/>
                    <w:sz w:val="13"/>
                    <w:szCs w:val="13"/>
                    <w:lang w:val="en-US" w:eastAsia="zh-CN"/>
                  </w:rPr>
                </w:rPrChange>
              </w:rPr>
              <w:t>范围三类别10</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3997D45F"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899"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900" w:author="扬 邱" w:date="2025-07-09T17:15:00Z" w16du:dateUtc="2025-07-09T09:15:00Z">
                  <w:rPr>
                    <w:rFonts w:ascii="宋体" w:eastAsia="宋体" w:hAnsi="宋体" w:cs="宋体" w:hint="eastAsia"/>
                    <w:b/>
                    <w:bCs/>
                    <w:color w:val="FFFFFF"/>
                    <w:sz w:val="13"/>
                    <w:szCs w:val="13"/>
                    <w:lang w:val="en-US" w:eastAsia="zh-CN"/>
                  </w:rPr>
                </w:rPrChange>
              </w:rPr>
              <w:t>外销产品加工产生的排放</w:t>
            </w:r>
          </w:p>
        </w:tc>
      </w:tr>
      <w:tr w:rsidR="00C75E31" w:rsidRPr="00E835D4" w14:paraId="532A8CE9"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73A70F1C" w14:textId="77777777" w:rsidR="00C75E31" w:rsidRPr="00E835D4" w:rsidRDefault="00C75E31">
            <w:pPr>
              <w:spacing w:before="0"/>
              <w:rPr>
                <w:rFonts w:ascii="宋体" w:eastAsia="宋体" w:hAnsi="宋体" w:cs="宋体" w:hint="eastAsia"/>
                <w:b/>
                <w:bCs/>
                <w:color w:val="FFFFFF"/>
                <w:sz w:val="19"/>
                <w:szCs w:val="19"/>
                <w:lang w:val="en-US" w:eastAsia="zh-CN"/>
                <w:rPrChange w:id="901"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6AFB8800"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902"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903"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4E9D5851" w14:textId="77777777" w:rsidR="00C75E31" w:rsidRPr="00E835D4" w:rsidRDefault="00000000">
            <w:pPr>
              <w:spacing w:before="0"/>
              <w:jc w:val="center"/>
              <w:rPr>
                <w:rFonts w:eastAsia="PMingLiU" w:cs="Arial"/>
                <w:b/>
                <w:bCs/>
                <w:color w:val="FFFFFF"/>
                <w:sz w:val="19"/>
                <w:szCs w:val="19"/>
                <w:lang w:val="en-US" w:eastAsia="zh-CN"/>
                <w:rPrChange w:id="904"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905"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906"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0552000F" w14:textId="77777777" w:rsidR="00C75E31" w:rsidRPr="00E835D4" w:rsidRDefault="00000000">
            <w:pPr>
              <w:spacing w:before="0"/>
              <w:jc w:val="center"/>
              <w:rPr>
                <w:rFonts w:eastAsia="PMingLiU" w:cs="Arial"/>
                <w:b/>
                <w:bCs/>
                <w:color w:val="FFFFFF"/>
                <w:sz w:val="19"/>
                <w:szCs w:val="19"/>
                <w:lang w:val="en-US" w:eastAsia="zh-CN"/>
                <w:rPrChange w:id="907"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908"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909"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35D8F0C1" w14:textId="77777777" w:rsidR="00C75E31" w:rsidRPr="00E835D4" w:rsidRDefault="00000000">
            <w:pPr>
              <w:spacing w:before="0"/>
              <w:jc w:val="center"/>
              <w:rPr>
                <w:rFonts w:eastAsia="PMingLiU" w:cs="Arial"/>
                <w:b/>
                <w:bCs/>
                <w:color w:val="FFFFFF"/>
                <w:sz w:val="19"/>
                <w:szCs w:val="19"/>
                <w:lang w:val="en-US" w:eastAsia="zh-CN"/>
                <w:rPrChange w:id="91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911"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912"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913"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5E98E385" w14:textId="77777777" w:rsidR="00C75E31" w:rsidRPr="00E835D4" w:rsidRDefault="00000000">
            <w:pPr>
              <w:spacing w:before="0"/>
              <w:jc w:val="center"/>
              <w:rPr>
                <w:rFonts w:eastAsia="PMingLiU" w:cs="Arial"/>
                <w:b/>
                <w:bCs/>
                <w:color w:val="FFFFFF"/>
                <w:sz w:val="19"/>
                <w:szCs w:val="19"/>
                <w:lang w:val="en-US" w:eastAsia="zh-CN"/>
                <w:rPrChange w:id="914"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915"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2A5D4321" w14:textId="77777777" w:rsidR="00C75E31" w:rsidRPr="00E835D4" w:rsidRDefault="00000000">
            <w:pPr>
              <w:spacing w:before="0"/>
              <w:jc w:val="center"/>
              <w:rPr>
                <w:rFonts w:eastAsia="PMingLiU" w:cs="Arial"/>
                <w:b/>
                <w:bCs/>
                <w:color w:val="FFFFFF"/>
                <w:sz w:val="19"/>
                <w:szCs w:val="19"/>
                <w:lang w:val="en-US" w:eastAsia="zh-CN"/>
                <w:rPrChange w:id="91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917"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56E50C59" w14:textId="77777777" w:rsidR="00C75E31" w:rsidRPr="00E835D4" w:rsidRDefault="00000000">
            <w:pPr>
              <w:spacing w:before="0"/>
              <w:jc w:val="center"/>
              <w:rPr>
                <w:rFonts w:eastAsia="PMingLiU" w:cs="Arial"/>
                <w:b/>
                <w:bCs/>
                <w:color w:val="FFFFFF"/>
                <w:sz w:val="19"/>
                <w:szCs w:val="19"/>
                <w:lang w:val="en-US" w:eastAsia="zh-CN"/>
                <w:rPrChange w:id="918"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919"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920"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2C17977D" w14:textId="77777777" w:rsidR="00C75E31" w:rsidRPr="00E835D4" w:rsidRDefault="00000000">
            <w:pPr>
              <w:spacing w:before="0"/>
              <w:jc w:val="center"/>
              <w:rPr>
                <w:rFonts w:eastAsia="PMingLiU" w:cs="Arial"/>
                <w:b/>
                <w:bCs/>
                <w:color w:val="FFFFFF"/>
                <w:sz w:val="19"/>
                <w:szCs w:val="19"/>
                <w:lang w:val="en-US" w:eastAsia="zh-CN"/>
                <w:rPrChange w:id="921"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922"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923"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201B5221"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924"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925"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0219BA85"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226CA714" w14:textId="77777777" w:rsidR="00C75E31" w:rsidRPr="00E835D4" w:rsidRDefault="00C75E31">
            <w:pPr>
              <w:spacing w:before="0"/>
              <w:rPr>
                <w:rFonts w:ascii="宋体" w:eastAsia="宋体" w:hAnsi="宋体" w:cs="宋体" w:hint="eastAsia"/>
                <w:b/>
                <w:bCs/>
                <w:color w:val="FFFFFF"/>
                <w:sz w:val="19"/>
                <w:szCs w:val="19"/>
                <w:lang w:val="en-US" w:eastAsia="zh-CN"/>
                <w:rPrChange w:id="926"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3D527B57" w14:textId="77777777" w:rsidR="00C75E31" w:rsidRPr="00E835D4" w:rsidRDefault="00000000">
            <w:pPr>
              <w:spacing w:before="0"/>
              <w:jc w:val="center"/>
              <w:rPr>
                <w:rFonts w:ascii="宋体" w:eastAsia="宋体" w:hAnsi="宋体" w:cs="宋体" w:hint="eastAsia"/>
                <w:b/>
                <w:bCs/>
                <w:sz w:val="19"/>
                <w:szCs w:val="19"/>
                <w:lang w:val="en-US" w:eastAsia="zh-CN"/>
                <w:rPrChange w:id="927"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928"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single" w:sz="4" w:space="0" w:color="auto"/>
              <w:right w:val="single" w:sz="4" w:space="0" w:color="auto"/>
            </w:tcBorders>
            <w:shd w:val="clear" w:color="000000" w:fill="C0C0C0"/>
            <w:noWrap/>
            <w:vAlign w:val="center"/>
          </w:tcPr>
          <w:p w14:paraId="2052809D" w14:textId="77777777" w:rsidR="00C75E31" w:rsidRPr="00E835D4" w:rsidRDefault="00000000">
            <w:pPr>
              <w:spacing w:before="0"/>
              <w:jc w:val="center"/>
              <w:rPr>
                <w:rFonts w:eastAsia="PMingLiU" w:cs="Arial"/>
                <w:b/>
                <w:bCs/>
                <w:sz w:val="19"/>
                <w:szCs w:val="19"/>
                <w:lang w:val="en-US" w:eastAsia="zh-CN"/>
                <w:rPrChange w:id="92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930" w:author="扬 邱" w:date="2025-07-09T17:15:00Z" w16du:dateUtc="2025-07-09T09:15:00Z">
                  <w:rPr>
                    <w:rFonts w:eastAsia="PMingLiU" w:cs="Arial"/>
                    <w:b/>
                    <w:bCs/>
                    <w:sz w:val="13"/>
                    <w:szCs w:val="13"/>
                    <w:lang w:val="en-US" w:eastAsia="zh-CN"/>
                  </w:rPr>
                </w:rPrChange>
              </w:rPr>
              <w:t xml:space="preserve">2,855,906.61 </w:t>
            </w:r>
          </w:p>
        </w:tc>
        <w:tc>
          <w:tcPr>
            <w:tcW w:w="403" w:type="pct"/>
            <w:tcBorders>
              <w:top w:val="nil"/>
              <w:left w:val="nil"/>
              <w:bottom w:val="nil"/>
              <w:right w:val="single" w:sz="4" w:space="0" w:color="auto"/>
            </w:tcBorders>
            <w:shd w:val="clear" w:color="000000" w:fill="C0C0C0"/>
            <w:noWrap/>
            <w:vAlign w:val="center"/>
          </w:tcPr>
          <w:p w14:paraId="181CCFDE" w14:textId="77777777" w:rsidR="00C75E31" w:rsidRPr="00E835D4" w:rsidRDefault="00000000">
            <w:pPr>
              <w:spacing w:before="0"/>
              <w:jc w:val="center"/>
              <w:rPr>
                <w:rFonts w:eastAsia="PMingLiU" w:cs="Arial"/>
                <w:b/>
                <w:bCs/>
                <w:sz w:val="19"/>
                <w:szCs w:val="19"/>
                <w:lang w:val="en-US" w:eastAsia="zh-CN"/>
                <w:rPrChange w:id="93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932"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245F4068" w14:textId="77777777" w:rsidR="00C75E31" w:rsidRPr="00E835D4" w:rsidRDefault="00000000">
            <w:pPr>
              <w:spacing w:before="0"/>
              <w:jc w:val="center"/>
              <w:rPr>
                <w:rFonts w:eastAsia="PMingLiU" w:cs="Arial"/>
                <w:b/>
                <w:bCs/>
                <w:sz w:val="19"/>
                <w:szCs w:val="19"/>
                <w:lang w:val="en-US" w:eastAsia="zh-CN"/>
                <w:rPrChange w:id="93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934"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75369791" w14:textId="77777777" w:rsidR="00C75E31" w:rsidRPr="00E835D4" w:rsidRDefault="00000000">
            <w:pPr>
              <w:spacing w:before="0"/>
              <w:jc w:val="center"/>
              <w:rPr>
                <w:rFonts w:eastAsia="PMingLiU" w:cs="Arial"/>
                <w:b/>
                <w:bCs/>
                <w:sz w:val="19"/>
                <w:szCs w:val="19"/>
                <w:lang w:val="en-US" w:eastAsia="zh-CN"/>
                <w:rPrChange w:id="93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936"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4A6181F2" w14:textId="77777777" w:rsidR="00C75E31" w:rsidRPr="00E835D4" w:rsidRDefault="00000000">
            <w:pPr>
              <w:spacing w:before="0"/>
              <w:jc w:val="center"/>
              <w:rPr>
                <w:rFonts w:eastAsia="PMingLiU" w:cs="Arial"/>
                <w:b/>
                <w:bCs/>
                <w:sz w:val="19"/>
                <w:szCs w:val="19"/>
                <w:lang w:val="en-US" w:eastAsia="zh-CN"/>
                <w:rPrChange w:id="93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938"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19C30CE3" w14:textId="77777777" w:rsidR="00C75E31" w:rsidRPr="00E835D4" w:rsidRDefault="00000000">
            <w:pPr>
              <w:spacing w:before="0"/>
              <w:jc w:val="center"/>
              <w:rPr>
                <w:rFonts w:eastAsia="PMingLiU" w:cs="Arial"/>
                <w:b/>
                <w:bCs/>
                <w:sz w:val="19"/>
                <w:szCs w:val="19"/>
                <w:lang w:val="en-US" w:eastAsia="zh-CN"/>
                <w:rPrChange w:id="93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940"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6AD2307C" w14:textId="77777777" w:rsidR="00C75E31" w:rsidRPr="00E835D4" w:rsidRDefault="00000000">
            <w:pPr>
              <w:spacing w:before="0"/>
              <w:jc w:val="center"/>
              <w:rPr>
                <w:rFonts w:eastAsia="PMingLiU" w:cs="Arial"/>
                <w:b/>
                <w:bCs/>
                <w:sz w:val="19"/>
                <w:szCs w:val="19"/>
                <w:lang w:val="en-US" w:eastAsia="zh-CN"/>
                <w:rPrChange w:id="94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942"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1C9B04F4" w14:textId="77777777" w:rsidR="00C75E31" w:rsidRPr="00E835D4" w:rsidRDefault="00000000">
            <w:pPr>
              <w:spacing w:before="0"/>
              <w:jc w:val="center"/>
              <w:rPr>
                <w:rFonts w:eastAsia="PMingLiU" w:cs="Arial"/>
                <w:b/>
                <w:bCs/>
                <w:sz w:val="19"/>
                <w:szCs w:val="19"/>
                <w:lang w:val="en-US" w:eastAsia="zh-CN"/>
                <w:rPrChange w:id="94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944" w:author="扬 邱" w:date="2025-07-09T17:15:00Z" w16du:dateUtc="2025-07-09T09:15:00Z">
                  <w:rPr>
                    <w:rFonts w:eastAsia="PMingLiU" w:cs="Arial"/>
                    <w:b/>
                    <w:bCs/>
                    <w:sz w:val="13"/>
                    <w:szCs w:val="13"/>
                    <w:lang w:val="en-US" w:eastAsia="zh-CN"/>
                  </w:rPr>
                </w:rPrChange>
              </w:rPr>
              <w:t xml:space="preserve">2,855,906.61 </w:t>
            </w:r>
          </w:p>
        </w:tc>
      </w:tr>
      <w:tr w:rsidR="00C75E31" w:rsidRPr="00E835D4" w14:paraId="0AC961AE"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vAlign w:val="center"/>
          </w:tcPr>
          <w:p w14:paraId="3015246F"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945"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946" w:author="扬 邱" w:date="2025-07-09T17:15:00Z" w16du:dateUtc="2025-07-09T09:15:00Z">
                  <w:rPr>
                    <w:rFonts w:ascii="宋体" w:eastAsia="宋体" w:hAnsi="宋体" w:cs="宋体" w:hint="eastAsia"/>
                    <w:b/>
                    <w:bCs/>
                    <w:color w:val="FFFFFF"/>
                    <w:sz w:val="13"/>
                    <w:szCs w:val="13"/>
                    <w:lang w:val="en-US" w:eastAsia="zh-CN"/>
                  </w:rPr>
                </w:rPrChange>
              </w:rPr>
              <w:t>范围三类别11</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36237EEF"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947"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948" w:author="扬 邱" w:date="2025-07-09T17:15:00Z" w16du:dateUtc="2025-07-09T09:15:00Z">
                  <w:rPr>
                    <w:rFonts w:ascii="宋体" w:eastAsia="宋体" w:hAnsi="宋体" w:cs="宋体" w:hint="eastAsia"/>
                    <w:b/>
                    <w:bCs/>
                    <w:color w:val="FFFFFF"/>
                    <w:sz w:val="13"/>
                    <w:szCs w:val="13"/>
                    <w:lang w:val="en-US" w:eastAsia="zh-CN"/>
                  </w:rPr>
                </w:rPrChange>
              </w:rPr>
              <w:t>外销产品使用产生的排放</w:t>
            </w:r>
          </w:p>
        </w:tc>
      </w:tr>
      <w:tr w:rsidR="00C75E31" w:rsidRPr="00E835D4" w14:paraId="76A569D5"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6AB5154B" w14:textId="77777777" w:rsidR="00C75E31" w:rsidRPr="00E835D4" w:rsidRDefault="00C75E31">
            <w:pPr>
              <w:spacing w:before="0"/>
              <w:rPr>
                <w:rFonts w:ascii="宋体" w:eastAsia="宋体" w:hAnsi="宋体" w:cs="宋体" w:hint="eastAsia"/>
                <w:b/>
                <w:bCs/>
                <w:color w:val="FFFFFF"/>
                <w:sz w:val="19"/>
                <w:szCs w:val="19"/>
                <w:lang w:val="en-US" w:eastAsia="zh-CN"/>
                <w:rPrChange w:id="949"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3FFECA38"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950"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951"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2CA0965E" w14:textId="77777777" w:rsidR="00C75E31" w:rsidRPr="00E835D4" w:rsidRDefault="00000000">
            <w:pPr>
              <w:spacing w:before="0"/>
              <w:jc w:val="center"/>
              <w:rPr>
                <w:rFonts w:eastAsia="PMingLiU" w:cs="Arial"/>
                <w:b/>
                <w:bCs/>
                <w:color w:val="FFFFFF"/>
                <w:sz w:val="19"/>
                <w:szCs w:val="19"/>
                <w:lang w:val="en-US" w:eastAsia="zh-CN"/>
                <w:rPrChange w:id="95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953"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954"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27B56DB1" w14:textId="77777777" w:rsidR="00C75E31" w:rsidRPr="00E835D4" w:rsidRDefault="00000000">
            <w:pPr>
              <w:spacing w:before="0"/>
              <w:jc w:val="center"/>
              <w:rPr>
                <w:rFonts w:eastAsia="PMingLiU" w:cs="Arial"/>
                <w:b/>
                <w:bCs/>
                <w:color w:val="FFFFFF"/>
                <w:sz w:val="19"/>
                <w:szCs w:val="19"/>
                <w:lang w:val="en-US" w:eastAsia="zh-CN"/>
                <w:rPrChange w:id="955"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956"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957"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763DD519" w14:textId="77777777" w:rsidR="00C75E31" w:rsidRPr="00E835D4" w:rsidRDefault="00000000">
            <w:pPr>
              <w:spacing w:before="0"/>
              <w:jc w:val="center"/>
              <w:rPr>
                <w:rFonts w:eastAsia="PMingLiU" w:cs="Arial"/>
                <w:b/>
                <w:bCs/>
                <w:color w:val="FFFFFF"/>
                <w:sz w:val="19"/>
                <w:szCs w:val="19"/>
                <w:lang w:val="en-US" w:eastAsia="zh-CN"/>
                <w:rPrChange w:id="958"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959"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960"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961"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3D2509F5" w14:textId="77777777" w:rsidR="00C75E31" w:rsidRPr="00E835D4" w:rsidRDefault="00000000">
            <w:pPr>
              <w:spacing w:before="0"/>
              <w:jc w:val="center"/>
              <w:rPr>
                <w:rFonts w:eastAsia="PMingLiU" w:cs="Arial"/>
                <w:b/>
                <w:bCs/>
                <w:color w:val="FFFFFF"/>
                <w:sz w:val="19"/>
                <w:szCs w:val="19"/>
                <w:lang w:val="en-US" w:eastAsia="zh-CN"/>
                <w:rPrChange w:id="96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963"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50FBC8CE" w14:textId="77777777" w:rsidR="00C75E31" w:rsidRPr="00E835D4" w:rsidRDefault="00000000">
            <w:pPr>
              <w:spacing w:before="0"/>
              <w:jc w:val="center"/>
              <w:rPr>
                <w:rFonts w:eastAsia="PMingLiU" w:cs="Arial"/>
                <w:b/>
                <w:bCs/>
                <w:color w:val="FFFFFF"/>
                <w:sz w:val="19"/>
                <w:szCs w:val="19"/>
                <w:lang w:val="en-US" w:eastAsia="zh-CN"/>
                <w:rPrChange w:id="964"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965"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665367A4" w14:textId="77777777" w:rsidR="00C75E31" w:rsidRPr="00E835D4" w:rsidRDefault="00000000">
            <w:pPr>
              <w:spacing w:before="0"/>
              <w:jc w:val="center"/>
              <w:rPr>
                <w:rFonts w:eastAsia="PMingLiU" w:cs="Arial"/>
                <w:b/>
                <w:bCs/>
                <w:color w:val="FFFFFF"/>
                <w:sz w:val="19"/>
                <w:szCs w:val="19"/>
                <w:lang w:val="en-US" w:eastAsia="zh-CN"/>
                <w:rPrChange w:id="96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967"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968"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28BBF27E" w14:textId="77777777" w:rsidR="00C75E31" w:rsidRPr="00E835D4" w:rsidRDefault="00000000">
            <w:pPr>
              <w:spacing w:before="0"/>
              <w:jc w:val="center"/>
              <w:rPr>
                <w:rFonts w:eastAsia="PMingLiU" w:cs="Arial"/>
                <w:b/>
                <w:bCs/>
                <w:color w:val="FFFFFF"/>
                <w:sz w:val="19"/>
                <w:szCs w:val="19"/>
                <w:lang w:val="en-US" w:eastAsia="zh-CN"/>
                <w:rPrChange w:id="969"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970"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971"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4D52A589"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972"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973"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221D9054"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42DA1441" w14:textId="77777777" w:rsidR="00C75E31" w:rsidRPr="00E835D4" w:rsidRDefault="00C75E31">
            <w:pPr>
              <w:spacing w:before="0"/>
              <w:rPr>
                <w:rFonts w:ascii="宋体" w:eastAsia="宋体" w:hAnsi="宋体" w:cs="宋体" w:hint="eastAsia"/>
                <w:b/>
                <w:bCs/>
                <w:color w:val="FFFFFF"/>
                <w:sz w:val="19"/>
                <w:szCs w:val="19"/>
                <w:lang w:val="en-US" w:eastAsia="zh-CN"/>
                <w:rPrChange w:id="974"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4347CF77" w14:textId="77777777" w:rsidR="00C75E31" w:rsidRPr="00E835D4" w:rsidRDefault="00000000">
            <w:pPr>
              <w:spacing w:before="0"/>
              <w:jc w:val="center"/>
              <w:rPr>
                <w:rFonts w:ascii="宋体" w:eastAsia="宋体" w:hAnsi="宋体" w:cs="宋体" w:hint="eastAsia"/>
                <w:b/>
                <w:bCs/>
                <w:sz w:val="19"/>
                <w:szCs w:val="19"/>
                <w:lang w:val="en-US" w:eastAsia="zh-CN"/>
                <w:rPrChange w:id="975"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976"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single" w:sz="4" w:space="0" w:color="auto"/>
              <w:right w:val="single" w:sz="4" w:space="0" w:color="auto"/>
            </w:tcBorders>
            <w:shd w:val="clear" w:color="000000" w:fill="C0C0C0"/>
            <w:noWrap/>
            <w:vAlign w:val="center"/>
          </w:tcPr>
          <w:p w14:paraId="34EED781" w14:textId="77777777" w:rsidR="00C75E31" w:rsidRPr="00E835D4" w:rsidRDefault="00000000">
            <w:pPr>
              <w:spacing w:before="0"/>
              <w:jc w:val="center"/>
              <w:rPr>
                <w:rFonts w:eastAsia="PMingLiU" w:cs="Arial"/>
                <w:b/>
                <w:bCs/>
                <w:sz w:val="19"/>
                <w:szCs w:val="19"/>
                <w:lang w:val="en-US" w:eastAsia="zh-CN"/>
                <w:rPrChange w:id="97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978" w:author="扬 邱" w:date="2025-07-09T17:15:00Z" w16du:dateUtc="2025-07-09T09:15:00Z">
                  <w:rPr>
                    <w:rFonts w:eastAsia="PMingLiU" w:cs="Arial"/>
                    <w:b/>
                    <w:bCs/>
                    <w:sz w:val="13"/>
                    <w:szCs w:val="13"/>
                    <w:lang w:val="en-US" w:eastAsia="zh-CN"/>
                  </w:rPr>
                </w:rPrChange>
              </w:rPr>
              <w:t xml:space="preserve">0.00 </w:t>
            </w:r>
          </w:p>
        </w:tc>
        <w:tc>
          <w:tcPr>
            <w:tcW w:w="403" w:type="pct"/>
            <w:tcBorders>
              <w:top w:val="nil"/>
              <w:left w:val="nil"/>
              <w:bottom w:val="nil"/>
              <w:right w:val="single" w:sz="4" w:space="0" w:color="auto"/>
            </w:tcBorders>
            <w:shd w:val="clear" w:color="000000" w:fill="C0C0C0"/>
            <w:noWrap/>
            <w:vAlign w:val="center"/>
          </w:tcPr>
          <w:p w14:paraId="49CE5072" w14:textId="77777777" w:rsidR="00C75E31" w:rsidRPr="00E835D4" w:rsidRDefault="00000000">
            <w:pPr>
              <w:spacing w:before="0"/>
              <w:jc w:val="center"/>
              <w:rPr>
                <w:rFonts w:eastAsia="PMingLiU" w:cs="Arial"/>
                <w:b/>
                <w:bCs/>
                <w:sz w:val="19"/>
                <w:szCs w:val="19"/>
                <w:lang w:val="en-US" w:eastAsia="zh-CN"/>
                <w:rPrChange w:id="97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980"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0AF1046D" w14:textId="77777777" w:rsidR="00C75E31" w:rsidRPr="00E835D4" w:rsidRDefault="00000000">
            <w:pPr>
              <w:spacing w:before="0"/>
              <w:jc w:val="center"/>
              <w:rPr>
                <w:rFonts w:eastAsia="PMingLiU" w:cs="Arial"/>
                <w:b/>
                <w:bCs/>
                <w:sz w:val="19"/>
                <w:szCs w:val="19"/>
                <w:lang w:val="en-US" w:eastAsia="zh-CN"/>
                <w:rPrChange w:id="98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982"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5B43895C" w14:textId="77777777" w:rsidR="00C75E31" w:rsidRPr="00E835D4" w:rsidRDefault="00000000">
            <w:pPr>
              <w:spacing w:before="0"/>
              <w:jc w:val="center"/>
              <w:rPr>
                <w:rFonts w:eastAsia="PMingLiU" w:cs="Arial"/>
                <w:b/>
                <w:bCs/>
                <w:sz w:val="19"/>
                <w:szCs w:val="19"/>
                <w:lang w:val="en-US" w:eastAsia="zh-CN"/>
                <w:rPrChange w:id="98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984"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48F97E5D" w14:textId="77777777" w:rsidR="00C75E31" w:rsidRPr="00E835D4" w:rsidRDefault="00000000">
            <w:pPr>
              <w:spacing w:before="0"/>
              <w:jc w:val="center"/>
              <w:rPr>
                <w:rFonts w:eastAsia="PMingLiU" w:cs="Arial"/>
                <w:b/>
                <w:bCs/>
                <w:sz w:val="19"/>
                <w:szCs w:val="19"/>
                <w:lang w:val="en-US" w:eastAsia="zh-CN"/>
                <w:rPrChange w:id="98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986"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26719DDD" w14:textId="77777777" w:rsidR="00C75E31" w:rsidRPr="00E835D4" w:rsidRDefault="00000000">
            <w:pPr>
              <w:spacing w:before="0"/>
              <w:jc w:val="center"/>
              <w:rPr>
                <w:rFonts w:eastAsia="PMingLiU" w:cs="Arial"/>
                <w:b/>
                <w:bCs/>
                <w:sz w:val="19"/>
                <w:szCs w:val="19"/>
                <w:lang w:val="en-US" w:eastAsia="zh-CN"/>
                <w:rPrChange w:id="98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988"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6FC1E639" w14:textId="77777777" w:rsidR="00C75E31" w:rsidRPr="00E835D4" w:rsidRDefault="00000000">
            <w:pPr>
              <w:spacing w:before="0"/>
              <w:jc w:val="center"/>
              <w:rPr>
                <w:rFonts w:eastAsia="PMingLiU" w:cs="Arial"/>
                <w:b/>
                <w:bCs/>
                <w:sz w:val="19"/>
                <w:szCs w:val="19"/>
                <w:lang w:val="en-US" w:eastAsia="zh-CN"/>
                <w:rPrChange w:id="98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990"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7CAA08B9" w14:textId="77777777" w:rsidR="00C75E31" w:rsidRPr="00E835D4" w:rsidRDefault="00000000">
            <w:pPr>
              <w:spacing w:before="0"/>
              <w:jc w:val="center"/>
              <w:rPr>
                <w:rFonts w:eastAsia="PMingLiU" w:cs="Arial"/>
                <w:b/>
                <w:bCs/>
                <w:sz w:val="19"/>
                <w:szCs w:val="19"/>
                <w:lang w:val="en-US" w:eastAsia="zh-CN"/>
                <w:rPrChange w:id="99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992" w:author="扬 邱" w:date="2025-07-09T17:15:00Z" w16du:dateUtc="2025-07-09T09:15:00Z">
                  <w:rPr>
                    <w:rFonts w:eastAsia="PMingLiU" w:cs="Arial"/>
                    <w:b/>
                    <w:bCs/>
                    <w:sz w:val="13"/>
                    <w:szCs w:val="13"/>
                    <w:lang w:val="en-US" w:eastAsia="zh-CN"/>
                  </w:rPr>
                </w:rPrChange>
              </w:rPr>
              <w:t xml:space="preserve">0.00 </w:t>
            </w:r>
          </w:p>
        </w:tc>
      </w:tr>
      <w:tr w:rsidR="00C75E31" w:rsidRPr="00E835D4" w14:paraId="1AB56650"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vAlign w:val="center"/>
          </w:tcPr>
          <w:p w14:paraId="6336A860"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993"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994" w:author="扬 邱" w:date="2025-07-09T17:15:00Z" w16du:dateUtc="2025-07-09T09:15:00Z">
                  <w:rPr>
                    <w:rFonts w:ascii="宋体" w:eastAsia="宋体" w:hAnsi="宋体" w:cs="宋体" w:hint="eastAsia"/>
                    <w:b/>
                    <w:bCs/>
                    <w:color w:val="FFFFFF"/>
                    <w:sz w:val="13"/>
                    <w:szCs w:val="13"/>
                    <w:lang w:val="en-US" w:eastAsia="zh-CN"/>
                  </w:rPr>
                </w:rPrChange>
              </w:rPr>
              <w:t>范围三类别12</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42E65E1D"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995"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996" w:author="扬 邱" w:date="2025-07-09T17:15:00Z" w16du:dateUtc="2025-07-09T09:15:00Z">
                  <w:rPr>
                    <w:rFonts w:ascii="宋体" w:eastAsia="宋体" w:hAnsi="宋体" w:cs="宋体" w:hint="eastAsia"/>
                    <w:b/>
                    <w:bCs/>
                    <w:color w:val="FFFFFF"/>
                    <w:sz w:val="13"/>
                    <w:szCs w:val="13"/>
                    <w:lang w:val="en-US" w:eastAsia="zh-CN"/>
                  </w:rPr>
                </w:rPrChange>
              </w:rPr>
              <w:t>外售产品报废产生的排放</w:t>
            </w:r>
          </w:p>
        </w:tc>
      </w:tr>
      <w:tr w:rsidR="00C75E31" w:rsidRPr="00E835D4" w14:paraId="2E0DEEA5"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3C22D47E" w14:textId="77777777" w:rsidR="00C75E31" w:rsidRPr="00E835D4" w:rsidRDefault="00C75E31">
            <w:pPr>
              <w:spacing w:before="0"/>
              <w:rPr>
                <w:rFonts w:ascii="宋体" w:eastAsia="宋体" w:hAnsi="宋体" w:cs="宋体" w:hint="eastAsia"/>
                <w:b/>
                <w:bCs/>
                <w:color w:val="FFFFFF"/>
                <w:sz w:val="19"/>
                <w:szCs w:val="19"/>
                <w:lang w:val="en-US" w:eastAsia="zh-CN"/>
                <w:rPrChange w:id="997"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1F3EBFEA"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998"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999"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45553B31" w14:textId="77777777" w:rsidR="00C75E31" w:rsidRPr="00E835D4" w:rsidRDefault="00000000">
            <w:pPr>
              <w:spacing w:before="0"/>
              <w:jc w:val="center"/>
              <w:rPr>
                <w:rFonts w:eastAsia="PMingLiU" w:cs="Arial"/>
                <w:b/>
                <w:bCs/>
                <w:color w:val="FFFFFF"/>
                <w:sz w:val="19"/>
                <w:szCs w:val="19"/>
                <w:lang w:val="en-US" w:eastAsia="zh-CN"/>
                <w:rPrChange w:id="100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001"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1002"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71CC8FB4" w14:textId="77777777" w:rsidR="00C75E31" w:rsidRPr="00E835D4" w:rsidRDefault="00000000">
            <w:pPr>
              <w:spacing w:before="0"/>
              <w:jc w:val="center"/>
              <w:rPr>
                <w:rFonts w:eastAsia="PMingLiU" w:cs="Arial"/>
                <w:b/>
                <w:bCs/>
                <w:color w:val="FFFFFF"/>
                <w:sz w:val="19"/>
                <w:szCs w:val="19"/>
                <w:lang w:val="en-US" w:eastAsia="zh-CN"/>
                <w:rPrChange w:id="1003"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004"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1005"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4FB1E27A" w14:textId="77777777" w:rsidR="00C75E31" w:rsidRPr="00E835D4" w:rsidRDefault="00000000">
            <w:pPr>
              <w:spacing w:before="0"/>
              <w:jc w:val="center"/>
              <w:rPr>
                <w:rFonts w:eastAsia="PMingLiU" w:cs="Arial"/>
                <w:b/>
                <w:bCs/>
                <w:color w:val="FFFFFF"/>
                <w:sz w:val="19"/>
                <w:szCs w:val="19"/>
                <w:lang w:val="en-US" w:eastAsia="zh-CN"/>
                <w:rPrChange w:id="100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007"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1008"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1009"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764A4659" w14:textId="77777777" w:rsidR="00C75E31" w:rsidRPr="00E835D4" w:rsidRDefault="00000000">
            <w:pPr>
              <w:spacing w:before="0"/>
              <w:jc w:val="center"/>
              <w:rPr>
                <w:rFonts w:eastAsia="PMingLiU" w:cs="Arial"/>
                <w:b/>
                <w:bCs/>
                <w:color w:val="FFFFFF"/>
                <w:sz w:val="19"/>
                <w:szCs w:val="19"/>
                <w:lang w:val="en-US" w:eastAsia="zh-CN"/>
                <w:rPrChange w:id="101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011"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1A79B0FB" w14:textId="77777777" w:rsidR="00C75E31" w:rsidRPr="00E835D4" w:rsidRDefault="00000000">
            <w:pPr>
              <w:spacing w:before="0"/>
              <w:jc w:val="center"/>
              <w:rPr>
                <w:rFonts w:eastAsia="PMingLiU" w:cs="Arial"/>
                <w:b/>
                <w:bCs/>
                <w:color w:val="FFFFFF"/>
                <w:sz w:val="19"/>
                <w:szCs w:val="19"/>
                <w:lang w:val="en-US" w:eastAsia="zh-CN"/>
                <w:rPrChange w:id="101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013"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49874F58" w14:textId="77777777" w:rsidR="00C75E31" w:rsidRPr="00E835D4" w:rsidRDefault="00000000">
            <w:pPr>
              <w:spacing w:before="0"/>
              <w:jc w:val="center"/>
              <w:rPr>
                <w:rFonts w:eastAsia="PMingLiU" w:cs="Arial"/>
                <w:b/>
                <w:bCs/>
                <w:color w:val="FFFFFF"/>
                <w:sz w:val="19"/>
                <w:szCs w:val="19"/>
                <w:lang w:val="en-US" w:eastAsia="zh-CN"/>
                <w:rPrChange w:id="1014"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015"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1016"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66FBCBB7" w14:textId="77777777" w:rsidR="00C75E31" w:rsidRPr="00E835D4" w:rsidRDefault="00000000">
            <w:pPr>
              <w:spacing w:before="0"/>
              <w:jc w:val="center"/>
              <w:rPr>
                <w:rFonts w:eastAsia="PMingLiU" w:cs="Arial"/>
                <w:b/>
                <w:bCs/>
                <w:color w:val="FFFFFF"/>
                <w:sz w:val="19"/>
                <w:szCs w:val="19"/>
                <w:lang w:val="en-US" w:eastAsia="zh-CN"/>
                <w:rPrChange w:id="1017"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018"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1019"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64C32922"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1020"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1021"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4A5F6FA5"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6788FBFE" w14:textId="77777777" w:rsidR="00C75E31" w:rsidRPr="00E835D4" w:rsidRDefault="00C75E31">
            <w:pPr>
              <w:spacing w:before="0"/>
              <w:rPr>
                <w:rFonts w:ascii="宋体" w:eastAsia="宋体" w:hAnsi="宋体" w:cs="宋体" w:hint="eastAsia"/>
                <w:b/>
                <w:bCs/>
                <w:color w:val="FFFFFF"/>
                <w:sz w:val="19"/>
                <w:szCs w:val="19"/>
                <w:lang w:val="en-US" w:eastAsia="zh-CN"/>
                <w:rPrChange w:id="1022"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0D382721" w14:textId="77777777" w:rsidR="00C75E31" w:rsidRPr="00E835D4" w:rsidRDefault="00000000">
            <w:pPr>
              <w:spacing w:before="0"/>
              <w:jc w:val="center"/>
              <w:rPr>
                <w:rFonts w:ascii="宋体" w:eastAsia="宋体" w:hAnsi="宋体" w:cs="宋体" w:hint="eastAsia"/>
                <w:b/>
                <w:bCs/>
                <w:sz w:val="19"/>
                <w:szCs w:val="19"/>
                <w:lang w:val="en-US" w:eastAsia="zh-CN"/>
                <w:rPrChange w:id="1023"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1024"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single" w:sz="4" w:space="0" w:color="auto"/>
              <w:right w:val="single" w:sz="4" w:space="0" w:color="auto"/>
            </w:tcBorders>
            <w:shd w:val="clear" w:color="000000" w:fill="C0C0C0"/>
            <w:noWrap/>
            <w:vAlign w:val="center"/>
          </w:tcPr>
          <w:p w14:paraId="3E41C706" w14:textId="77777777" w:rsidR="00C75E31" w:rsidRPr="00E835D4" w:rsidRDefault="00000000">
            <w:pPr>
              <w:spacing w:before="0"/>
              <w:jc w:val="center"/>
              <w:rPr>
                <w:rFonts w:eastAsia="PMingLiU" w:cs="Arial"/>
                <w:b/>
                <w:bCs/>
                <w:sz w:val="19"/>
                <w:szCs w:val="19"/>
                <w:lang w:val="en-US" w:eastAsia="zh-CN"/>
                <w:rPrChange w:id="102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026" w:author="扬 邱" w:date="2025-07-09T17:15:00Z" w16du:dateUtc="2025-07-09T09:15:00Z">
                  <w:rPr>
                    <w:rFonts w:eastAsia="PMingLiU" w:cs="Arial"/>
                    <w:b/>
                    <w:bCs/>
                    <w:sz w:val="13"/>
                    <w:szCs w:val="13"/>
                    <w:lang w:val="en-US" w:eastAsia="zh-CN"/>
                  </w:rPr>
                </w:rPrChange>
              </w:rPr>
              <w:t xml:space="preserve">3,747.35 </w:t>
            </w:r>
          </w:p>
        </w:tc>
        <w:tc>
          <w:tcPr>
            <w:tcW w:w="403" w:type="pct"/>
            <w:tcBorders>
              <w:top w:val="nil"/>
              <w:left w:val="nil"/>
              <w:bottom w:val="nil"/>
              <w:right w:val="single" w:sz="4" w:space="0" w:color="auto"/>
            </w:tcBorders>
            <w:shd w:val="clear" w:color="000000" w:fill="C0C0C0"/>
            <w:noWrap/>
            <w:vAlign w:val="center"/>
          </w:tcPr>
          <w:p w14:paraId="7C7D0732" w14:textId="77777777" w:rsidR="00C75E31" w:rsidRPr="00E835D4" w:rsidRDefault="00000000">
            <w:pPr>
              <w:spacing w:before="0"/>
              <w:jc w:val="center"/>
              <w:rPr>
                <w:rFonts w:eastAsia="PMingLiU" w:cs="Arial"/>
                <w:b/>
                <w:bCs/>
                <w:sz w:val="19"/>
                <w:szCs w:val="19"/>
                <w:lang w:val="en-US" w:eastAsia="zh-CN"/>
                <w:rPrChange w:id="102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028"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6389F715" w14:textId="77777777" w:rsidR="00C75E31" w:rsidRPr="00E835D4" w:rsidRDefault="00000000">
            <w:pPr>
              <w:spacing w:before="0"/>
              <w:jc w:val="center"/>
              <w:rPr>
                <w:rFonts w:eastAsia="PMingLiU" w:cs="Arial"/>
                <w:b/>
                <w:bCs/>
                <w:sz w:val="19"/>
                <w:szCs w:val="19"/>
                <w:lang w:val="en-US" w:eastAsia="zh-CN"/>
                <w:rPrChange w:id="102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030"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3ED8CC73" w14:textId="77777777" w:rsidR="00C75E31" w:rsidRPr="00E835D4" w:rsidRDefault="00000000">
            <w:pPr>
              <w:spacing w:before="0"/>
              <w:jc w:val="center"/>
              <w:rPr>
                <w:rFonts w:eastAsia="PMingLiU" w:cs="Arial"/>
                <w:b/>
                <w:bCs/>
                <w:sz w:val="19"/>
                <w:szCs w:val="19"/>
                <w:lang w:val="en-US" w:eastAsia="zh-CN"/>
                <w:rPrChange w:id="103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032"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1E28403B" w14:textId="77777777" w:rsidR="00C75E31" w:rsidRPr="00E835D4" w:rsidRDefault="00000000">
            <w:pPr>
              <w:spacing w:before="0"/>
              <w:jc w:val="center"/>
              <w:rPr>
                <w:rFonts w:eastAsia="PMingLiU" w:cs="Arial"/>
                <w:b/>
                <w:bCs/>
                <w:sz w:val="19"/>
                <w:szCs w:val="19"/>
                <w:lang w:val="en-US" w:eastAsia="zh-CN"/>
                <w:rPrChange w:id="103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034"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0934D2DB" w14:textId="77777777" w:rsidR="00C75E31" w:rsidRPr="00E835D4" w:rsidRDefault="00000000">
            <w:pPr>
              <w:spacing w:before="0"/>
              <w:jc w:val="center"/>
              <w:rPr>
                <w:rFonts w:eastAsia="PMingLiU" w:cs="Arial"/>
                <w:b/>
                <w:bCs/>
                <w:sz w:val="19"/>
                <w:szCs w:val="19"/>
                <w:lang w:val="en-US" w:eastAsia="zh-CN"/>
                <w:rPrChange w:id="103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036"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4A89D09C" w14:textId="77777777" w:rsidR="00C75E31" w:rsidRPr="00E835D4" w:rsidRDefault="00000000">
            <w:pPr>
              <w:spacing w:before="0"/>
              <w:jc w:val="center"/>
              <w:rPr>
                <w:rFonts w:eastAsia="PMingLiU" w:cs="Arial"/>
                <w:b/>
                <w:bCs/>
                <w:sz w:val="19"/>
                <w:szCs w:val="19"/>
                <w:lang w:val="en-US" w:eastAsia="zh-CN"/>
                <w:rPrChange w:id="103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038"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2414BB3A" w14:textId="77777777" w:rsidR="00C75E31" w:rsidRPr="00E835D4" w:rsidRDefault="00000000">
            <w:pPr>
              <w:spacing w:before="0"/>
              <w:jc w:val="center"/>
              <w:rPr>
                <w:rFonts w:eastAsia="PMingLiU" w:cs="Arial"/>
                <w:b/>
                <w:bCs/>
                <w:sz w:val="19"/>
                <w:szCs w:val="19"/>
                <w:lang w:val="en-US" w:eastAsia="zh-CN"/>
                <w:rPrChange w:id="103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040" w:author="扬 邱" w:date="2025-07-09T17:15:00Z" w16du:dateUtc="2025-07-09T09:15:00Z">
                  <w:rPr>
                    <w:rFonts w:eastAsia="PMingLiU" w:cs="Arial"/>
                    <w:b/>
                    <w:bCs/>
                    <w:sz w:val="13"/>
                    <w:szCs w:val="13"/>
                    <w:lang w:val="en-US" w:eastAsia="zh-CN"/>
                  </w:rPr>
                </w:rPrChange>
              </w:rPr>
              <w:t xml:space="preserve">3,747.35 </w:t>
            </w:r>
          </w:p>
        </w:tc>
      </w:tr>
      <w:tr w:rsidR="00C75E31" w:rsidRPr="00E835D4" w14:paraId="047CB960"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vAlign w:val="center"/>
          </w:tcPr>
          <w:p w14:paraId="4A4AE309"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1041"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1042" w:author="扬 邱" w:date="2025-07-09T17:15:00Z" w16du:dateUtc="2025-07-09T09:15:00Z">
                  <w:rPr>
                    <w:rFonts w:ascii="宋体" w:eastAsia="宋体" w:hAnsi="宋体" w:cs="宋体" w:hint="eastAsia"/>
                    <w:b/>
                    <w:bCs/>
                    <w:color w:val="FFFFFF"/>
                    <w:sz w:val="13"/>
                    <w:szCs w:val="13"/>
                    <w:lang w:val="en-US" w:eastAsia="zh-CN"/>
                  </w:rPr>
                </w:rPrChange>
              </w:rPr>
              <w:t>范围三类别13</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35F49ECC"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1043"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1044" w:author="扬 邱" w:date="2025-07-09T17:15:00Z" w16du:dateUtc="2025-07-09T09:15:00Z">
                  <w:rPr>
                    <w:rFonts w:ascii="宋体" w:eastAsia="宋体" w:hAnsi="宋体" w:cs="宋体" w:hint="eastAsia"/>
                    <w:b/>
                    <w:bCs/>
                    <w:color w:val="FFFFFF"/>
                    <w:sz w:val="13"/>
                    <w:szCs w:val="13"/>
                    <w:lang w:val="en-US" w:eastAsia="zh-CN"/>
                  </w:rPr>
                </w:rPrChange>
              </w:rPr>
              <w:t>下游租赁资产产生的排放</w:t>
            </w:r>
          </w:p>
        </w:tc>
      </w:tr>
      <w:tr w:rsidR="00C75E31" w:rsidRPr="00E835D4" w14:paraId="5B553E4C"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3FE0535E" w14:textId="77777777" w:rsidR="00C75E31" w:rsidRPr="00E835D4" w:rsidRDefault="00C75E31">
            <w:pPr>
              <w:spacing w:before="0"/>
              <w:rPr>
                <w:rFonts w:ascii="宋体" w:eastAsia="宋体" w:hAnsi="宋体" w:cs="宋体" w:hint="eastAsia"/>
                <w:b/>
                <w:bCs/>
                <w:color w:val="FFFFFF"/>
                <w:sz w:val="19"/>
                <w:szCs w:val="19"/>
                <w:lang w:val="en-US" w:eastAsia="zh-CN"/>
                <w:rPrChange w:id="1045"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1BEB1F88"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1046"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1047"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26256AD7" w14:textId="77777777" w:rsidR="00C75E31" w:rsidRPr="00E835D4" w:rsidRDefault="00000000">
            <w:pPr>
              <w:spacing w:before="0"/>
              <w:jc w:val="center"/>
              <w:rPr>
                <w:rFonts w:eastAsia="PMingLiU" w:cs="Arial"/>
                <w:b/>
                <w:bCs/>
                <w:color w:val="FFFFFF"/>
                <w:sz w:val="19"/>
                <w:szCs w:val="19"/>
                <w:lang w:val="en-US" w:eastAsia="zh-CN"/>
                <w:rPrChange w:id="1048"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049"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1050"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04808A0F" w14:textId="77777777" w:rsidR="00C75E31" w:rsidRPr="00E835D4" w:rsidRDefault="00000000">
            <w:pPr>
              <w:spacing w:before="0"/>
              <w:jc w:val="center"/>
              <w:rPr>
                <w:rFonts w:eastAsia="PMingLiU" w:cs="Arial"/>
                <w:b/>
                <w:bCs/>
                <w:color w:val="FFFFFF"/>
                <w:sz w:val="19"/>
                <w:szCs w:val="19"/>
                <w:lang w:val="en-US" w:eastAsia="zh-CN"/>
                <w:rPrChange w:id="1051"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052"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1053"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523D0DA8" w14:textId="77777777" w:rsidR="00C75E31" w:rsidRPr="00E835D4" w:rsidRDefault="00000000">
            <w:pPr>
              <w:spacing w:before="0"/>
              <w:jc w:val="center"/>
              <w:rPr>
                <w:rFonts w:eastAsia="PMingLiU" w:cs="Arial"/>
                <w:b/>
                <w:bCs/>
                <w:color w:val="FFFFFF"/>
                <w:sz w:val="19"/>
                <w:szCs w:val="19"/>
                <w:lang w:val="en-US" w:eastAsia="zh-CN"/>
                <w:rPrChange w:id="1054"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055"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1056"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1057"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0B41C651" w14:textId="77777777" w:rsidR="00C75E31" w:rsidRPr="00E835D4" w:rsidRDefault="00000000">
            <w:pPr>
              <w:spacing w:before="0"/>
              <w:jc w:val="center"/>
              <w:rPr>
                <w:rFonts w:eastAsia="PMingLiU" w:cs="Arial"/>
                <w:b/>
                <w:bCs/>
                <w:color w:val="FFFFFF"/>
                <w:sz w:val="19"/>
                <w:szCs w:val="19"/>
                <w:lang w:val="en-US" w:eastAsia="zh-CN"/>
                <w:rPrChange w:id="1058"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059"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7561D48F" w14:textId="77777777" w:rsidR="00C75E31" w:rsidRPr="00E835D4" w:rsidRDefault="00000000">
            <w:pPr>
              <w:spacing w:before="0"/>
              <w:jc w:val="center"/>
              <w:rPr>
                <w:rFonts w:eastAsia="PMingLiU" w:cs="Arial"/>
                <w:b/>
                <w:bCs/>
                <w:color w:val="FFFFFF"/>
                <w:sz w:val="19"/>
                <w:szCs w:val="19"/>
                <w:lang w:val="en-US" w:eastAsia="zh-CN"/>
                <w:rPrChange w:id="106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061"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45246890" w14:textId="77777777" w:rsidR="00C75E31" w:rsidRPr="00E835D4" w:rsidRDefault="00000000">
            <w:pPr>
              <w:spacing w:before="0"/>
              <w:jc w:val="center"/>
              <w:rPr>
                <w:rFonts w:eastAsia="PMingLiU" w:cs="Arial"/>
                <w:b/>
                <w:bCs/>
                <w:color w:val="FFFFFF"/>
                <w:sz w:val="19"/>
                <w:szCs w:val="19"/>
                <w:lang w:val="en-US" w:eastAsia="zh-CN"/>
                <w:rPrChange w:id="106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063"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1064"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20CC2478" w14:textId="77777777" w:rsidR="00C75E31" w:rsidRPr="00E835D4" w:rsidRDefault="00000000">
            <w:pPr>
              <w:spacing w:before="0"/>
              <w:jc w:val="center"/>
              <w:rPr>
                <w:rFonts w:eastAsia="PMingLiU" w:cs="Arial"/>
                <w:b/>
                <w:bCs/>
                <w:color w:val="FFFFFF"/>
                <w:sz w:val="19"/>
                <w:szCs w:val="19"/>
                <w:lang w:val="en-US" w:eastAsia="zh-CN"/>
                <w:rPrChange w:id="1065"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066"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1067"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529FE65C"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1068"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1069"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26FA1309"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7043D282" w14:textId="77777777" w:rsidR="00C75E31" w:rsidRPr="00E835D4" w:rsidRDefault="00C75E31">
            <w:pPr>
              <w:spacing w:before="0"/>
              <w:rPr>
                <w:rFonts w:ascii="宋体" w:eastAsia="宋体" w:hAnsi="宋体" w:cs="宋体" w:hint="eastAsia"/>
                <w:b/>
                <w:bCs/>
                <w:color w:val="FFFFFF"/>
                <w:sz w:val="19"/>
                <w:szCs w:val="19"/>
                <w:lang w:val="en-US" w:eastAsia="zh-CN"/>
                <w:rPrChange w:id="1070"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74EFAA74" w14:textId="77777777" w:rsidR="00C75E31" w:rsidRPr="00E835D4" w:rsidRDefault="00000000">
            <w:pPr>
              <w:spacing w:before="0"/>
              <w:jc w:val="center"/>
              <w:rPr>
                <w:rFonts w:ascii="宋体" w:eastAsia="宋体" w:hAnsi="宋体" w:cs="宋体" w:hint="eastAsia"/>
                <w:b/>
                <w:bCs/>
                <w:sz w:val="19"/>
                <w:szCs w:val="19"/>
                <w:lang w:val="en-US" w:eastAsia="zh-CN"/>
                <w:rPrChange w:id="1071"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1072"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single" w:sz="4" w:space="0" w:color="auto"/>
              <w:right w:val="single" w:sz="4" w:space="0" w:color="auto"/>
            </w:tcBorders>
            <w:shd w:val="clear" w:color="000000" w:fill="C0C0C0"/>
            <w:noWrap/>
            <w:vAlign w:val="center"/>
          </w:tcPr>
          <w:p w14:paraId="296B0D44" w14:textId="77777777" w:rsidR="00C75E31" w:rsidRPr="00E835D4" w:rsidRDefault="00000000">
            <w:pPr>
              <w:spacing w:before="0"/>
              <w:jc w:val="center"/>
              <w:rPr>
                <w:rFonts w:eastAsia="PMingLiU" w:cs="Arial"/>
                <w:b/>
                <w:bCs/>
                <w:sz w:val="19"/>
                <w:szCs w:val="19"/>
                <w:lang w:val="en-US" w:eastAsia="zh-CN"/>
                <w:rPrChange w:id="107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074" w:author="扬 邱" w:date="2025-07-09T17:15:00Z" w16du:dateUtc="2025-07-09T09:15:00Z">
                  <w:rPr>
                    <w:rFonts w:eastAsia="PMingLiU" w:cs="Arial"/>
                    <w:b/>
                    <w:bCs/>
                    <w:sz w:val="13"/>
                    <w:szCs w:val="13"/>
                    <w:lang w:val="en-US" w:eastAsia="zh-CN"/>
                  </w:rPr>
                </w:rPrChange>
              </w:rPr>
              <w:t xml:space="preserve">0.00 </w:t>
            </w:r>
          </w:p>
        </w:tc>
        <w:tc>
          <w:tcPr>
            <w:tcW w:w="403" w:type="pct"/>
            <w:tcBorders>
              <w:top w:val="nil"/>
              <w:left w:val="nil"/>
              <w:bottom w:val="nil"/>
              <w:right w:val="single" w:sz="4" w:space="0" w:color="auto"/>
            </w:tcBorders>
            <w:shd w:val="clear" w:color="000000" w:fill="C0C0C0"/>
            <w:noWrap/>
            <w:vAlign w:val="center"/>
          </w:tcPr>
          <w:p w14:paraId="0AE8BD8D" w14:textId="77777777" w:rsidR="00C75E31" w:rsidRPr="00E835D4" w:rsidRDefault="00000000">
            <w:pPr>
              <w:spacing w:before="0"/>
              <w:jc w:val="center"/>
              <w:rPr>
                <w:rFonts w:eastAsia="PMingLiU" w:cs="Arial"/>
                <w:b/>
                <w:bCs/>
                <w:sz w:val="19"/>
                <w:szCs w:val="19"/>
                <w:lang w:val="en-US" w:eastAsia="zh-CN"/>
                <w:rPrChange w:id="107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076"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1DBC8784" w14:textId="77777777" w:rsidR="00C75E31" w:rsidRPr="00E835D4" w:rsidRDefault="00000000">
            <w:pPr>
              <w:spacing w:before="0"/>
              <w:jc w:val="center"/>
              <w:rPr>
                <w:rFonts w:eastAsia="PMingLiU" w:cs="Arial"/>
                <w:b/>
                <w:bCs/>
                <w:sz w:val="19"/>
                <w:szCs w:val="19"/>
                <w:lang w:val="en-US" w:eastAsia="zh-CN"/>
                <w:rPrChange w:id="107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078"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64A79CC1" w14:textId="77777777" w:rsidR="00C75E31" w:rsidRPr="00E835D4" w:rsidRDefault="00000000">
            <w:pPr>
              <w:spacing w:before="0"/>
              <w:jc w:val="center"/>
              <w:rPr>
                <w:rFonts w:eastAsia="PMingLiU" w:cs="Arial"/>
                <w:b/>
                <w:bCs/>
                <w:sz w:val="19"/>
                <w:szCs w:val="19"/>
                <w:lang w:val="en-US" w:eastAsia="zh-CN"/>
                <w:rPrChange w:id="107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080"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0D359519" w14:textId="77777777" w:rsidR="00C75E31" w:rsidRPr="00E835D4" w:rsidRDefault="00000000">
            <w:pPr>
              <w:spacing w:before="0"/>
              <w:jc w:val="center"/>
              <w:rPr>
                <w:rFonts w:eastAsia="PMingLiU" w:cs="Arial"/>
                <w:b/>
                <w:bCs/>
                <w:sz w:val="19"/>
                <w:szCs w:val="19"/>
                <w:lang w:val="en-US" w:eastAsia="zh-CN"/>
                <w:rPrChange w:id="108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082"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5BA592A8" w14:textId="77777777" w:rsidR="00C75E31" w:rsidRPr="00E835D4" w:rsidRDefault="00000000">
            <w:pPr>
              <w:spacing w:before="0"/>
              <w:jc w:val="center"/>
              <w:rPr>
                <w:rFonts w:eastAsia="PMingLiU" w:cs="Arial"/>
                <w:b/>
                <w:bCs/>
                <w:sz w:val="19"/>
                <w:szCs w:val="19"/>
                <w:lang w:val="en-US" w:eastAsia="zh-CN"/>
                <w:rPrChange w:id="108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084"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79F8282B" w14:textId="77777777" w:rsidR="00C75E31" w:rsidRPr="00E835D4" w:rsidRDefault="00000000">
            <w:pPr>
              <w:spacing w:before="0"/>
              <w:jc w:val="center"/>
              <w:rPr>
                <w:rFonts w:eastAsia="PMingLiU" w:cs="Arial"/>
                <w:b/>
                <w:bCs/>
                <w:sz w:val="19"/>
                <w:szCs w:val="19"/>
                <w:lang w:val="en-US" w:eastAsia="zh-CN"/>
                <w:rPrChange w:id="108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086"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402A0477" w14:textId="77777777" w:rsidR="00C75E31" w:rsidRPr="00E835D4" w:rsidRDefault="00000000">
            <w:pPr>
              <w:spacing w:before="0"/>
              <w:jc w:val="center"/>
              <w:rPr>
                <w:rFonts w:eastAsia="PMingLiU" w:cs="Arial"/>
                <w:b/>
                <w:bCs/>
                <w:sz w:val="19"/>
                <w:szCs w:val="19"/>
                <w:lang w:val="en-US" w:eastAsia="zh-CN"/>
                <w:rPrChange w:id="108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088" w:author="扬 邱" w:date="2025-07-09T17:15:00Z" w16du:dateUtc="2025-07-09T09:15:00Z">
                  <w:rPr>
                    <w:rFonts w:eastAsia="PMingLiU" w:cs="Arial"/>
                    <w:b/>
                    <w:bCs/>
                    <w:sz w:val="13"/>
                    <w:szCs w:val="13"/>
                    <w:lang w:val="en-US" w:eastAsia="zh-CN"/>
                  </w:rPr>
                </w:rPrChange>
              </w:rPr>
              <w:t xml:space="preserve">0.00 </w:t>
            </w:r>
          </w:p>
        </w:tc>
      </w:tr>
      <w:tr w:rsidR="00C75E31" w:rsidRPr="00E835D4" w14:paraId="0280EF90"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vAlign w:val="center"/>
          </w:tcPr>
          <w:p w14:paraId="62B916E3"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1089"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1090" w:author="扬 邱" w:date="2025-07-09T17:15:00Z" w16du:dateUtc="2025-07-09T09:15:00Z">
                  <w:rPr>
                    <w:rFonts w:ascii="宋体" w:eastAsia="宋体" w:hAnsi="宋体" w:cs="宋体" w:hint="eastAsia"/>
                    <w:b/>
                    <w:bCs/>
                    <w:color w:val="FFFFFF"/>
                    <w:sz w:val="13"/>
                    <w:szCs w:val="13"/>
                    <w:lang w:val="en-US" w:eastAsia="zh-CN"/>
                  </w:rPr>
                </w:rPrChange>
              </w:rPr>
              <w:t>范围三类别14</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71AFDB67"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1091"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1092" w:author="扬 邱" w:date="2025-07-09T17:15:00Z" w16du:dateUtc="2025-07-09T09:15:00Z">
                  <w:rPr>
                    <w:rFonts w:ascii="宋体" w:eastAsia="宋体" w:hAnsi="宋体" w:cs="宋体" w:hint="eastAsia"/>
                    <w:b/>
                    <w:bCs/>
                    <w:color w:val="FFFFFF"/>
                    <w:sz w:val="13"/>
                    <w:szCs w:val="13"/>
                    <w:lang w:val="en-US" w:eastAsia="zh-CN"/>
                  </w:rPr>
                </w:rPrChange>
              </w:rPr>
              <w:t>特许经营产生的排放</w:t>
            </w:r>
          </w:p>
        </w:tc>
      </w:tr>
      <w:tr w:rsidR="00C75E31" w:rsidRPr="00E835D4" w14:paraId="704D3064"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27732594" w14:textId="77777777" w:rsidR="00C75E31" w:rsidRPr="00E835D4" w:rsidRDefault="00C75E31">
            <w:pPr>
              <w:spacing w:before="0"/>
              <w:rPr>
                <w:rFonts w:ascii="宋体" w:eastAsia="宋体" w:hAnsi="宋体" w:cs="宋体" w:hint="eastAsia"/>
                <w:b/>
                <w:bCs/>
                <w:color w:val="FFFFFF"/>
                <w:sz w:val="19"/>
                <w:szCs w:val="19"/>
                <w:lang w:val="en-US" w:eastAsia="zh-CN"/>
                <w:rPrChange w:id="1093"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07757670"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1094"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1095"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404D5EBC" w14:textId="77777777" w:rsidR="00C75E31" w:rsidRPr="00E835D4" w:rsidRDefault="00000000">
            <w:pPr>
              <w:spacing w:before="0"/>
              <w:jc w:val="center"/>
              <w:rPr>
                <w:rFonts w:eastAsia="PMingLiU" w:cs="Arial"/>
                <w:b/>
                <w:bCs/>
                <w:color w:val="FFFFFF"/>
                <w:sz w:val="19"/>
                <w:szCs w:val="19"/>
                <w:lang w:val="en-US" w:eastAsia="zh-CN"/>
                <w:rPrChange w:id="109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097"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1098"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7338270A" w14:textId="77777777" w:rsidR="00C75E31" w:rsidRPr="00E835D4" w:rsidRDefault="00000000">
            <w:pPr>
              <w:spacing w:before="0"/>
              <w:jc w:val="center"/>
              <w:rPr>
                <w:rFonts w:eastAsia="PMingLiU" w:cs="Arial"/>
                <w:b/>
                <w:bCs/>
                <w:color w:val="FFFFFF"/>
                <w:sz w:val="19"/>
                <w:szCs w:val="19"/>
                <w:lang w:val="en-US" w:eastAsia="zh-CN"/>
                <w:rPrChange w:id="1099"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100"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1101"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4C3E952E" w14:textId="77777777" w:rsidR="00C75E31" w:rsidRPr="00E835D4" w:rsidRDefault="00000000">
            <w:pPr>
              <w:spacing w:before="0"/>
              <w:jc w:val="center"/>
              <w:rPr>
                <w:rFonts w:eastAsia="PMingLiU" w:cs="Arial"/>
                <w:b/>
                <w:bCs/>
                <w:color w:val="FFFFFF"/>
                <w:sz w:val="19"/>
                <w:szCs w:val="19"/>
                <w:lang w:val="en-US" w:eastAsia="zh-CN"/>
                <w:rPrChange w:id="110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103"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1104"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1105"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17EDEAF1" w14:textId="77777777" w:rsidR="00C75E31" w:rsidRPr="00E835D4" w:rsidRDefault="00000000">
            <w:pPr>
              <w:spacing w:before="0"/>
              <w:jc w:val="center"/>
              <w:rPr>
                <w:rFonts w:eastAsia="PMingLiU" w:cs="Arial"/>
                <w:b/>
                <w:bCs/>
                <w:color w:val="FFFFFF"/>
                <w:sz w:val="19"/>
                <w:szCs w:val="19"/>
                <w:lang w:val="en-US" w:eastAsia="zh-CN"/>
                <w:rPrChange w:id="110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107"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1D5AE23D" w14:textId="77777777" w:rsidR="00C75E31" w:rsidRPr="00E835D4" w:rsidRDefault="00000000">
            <w:pPr>
              <w:spacing w:before="0"/>
              <w:jc w:val="center"/>
              <w:rPr>
                <w:rFonts w:eastAsia="PMingLiU" w:cs="Arial"/>
                <w:b/>
                <w:bCs/>
                <w:color w:val="FFFFFF"/>
                <w:sz w:val="19"/>
                <w:szCs w:val="19"/>
                <w:lang w:val="en-US" w:eastAsia="zh-CN"/>
                <w:rPrChange w:id="1108"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109"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42A60AF6" w14:textId="77777777" w:rsidR="00C75E31" w:rsidRPr="00E835D4" w:rsidRDefault="00000000">
            <w:pPr>
              <w:spacing w:before="0"/>
              <w:jc w:val="center"/>
              <w:rPr>
                <w:rFonts w:eastAsia="PMingLiU" w:cs="Arial"/>
                <w:b/>
                <w:bCs/>
                <w:color w:val="FFFFFF"/>
                <w:sz w:val="19"/>
                <w:szCs w:val="19"/>
                <w:lang w:val="en-US" w:eastAsia="zh-CN"/>
                <w:rPrChange w:id="111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111"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1112"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76FF602C" w14:textId="77777777" w:rsidR="00C75E31" w:rsidRPr="00E835D4" w:rsidRDefault="00000000">
            <w:pPr>
              <w:spacing w:before="0"/>
              <w:jc w:val="center"/>
              <w:rPr>
                <w:rFonts w:eastAsia="PMingLiU" w:cs="Arial"/>
                <w:b/>
                <w:bCs/>
                <w:color w:val="FFFFFF"/>
                <w:sz w:val="19"/>
                <w:szCs w:val="19"/>
                <w:lang w:val="en-US" w:eastAsia="zh-CN"/>
                <w:rPrChange w:id="1113"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114"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1115"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3E196BE6"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1116"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1117"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11A09CF7"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5C46645D" w14:textId="77777777" w:rsidR="00C75E31" w:rsidRPr="00E835D4" w:rsidRDefault="00C75E31">
            <w:pPr>
              <w:spacing w:before="0"/>
              <w:rPr>
                <w:rFonts w:ascii="宋体" w:eastAsia="宋体" w:hAnsi="宋体" w:cs="宋体" w:hint="eastAsia"/>
                <w:b/>
                <w:bCs/>
                <w:color w:val="FFFFFF"/>
                <w:sz w:val="19"/>
                <w:szCs w:val="19"/>
                <w:lang w:val="en-US" w:eastAsia="zh-CN"/>
                <w:rPrChange w:id="1118"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13851D54" w14:textId="77777777" w:rsidR="00C75E31" w:rsidRPr="00E835D4" w:rsidRDefault="00000000">
            <w:pPr>
              <w:spacing w:before="0"/>
              <w:jc w:val="center"/>
              <w:rPr>
                <w:rFonts w:ascii="宋体" w:eastAsia="宋体" w:hAnsi="宋体" w:cs="宋体" w:hint="eastAsia"/>
                <w:b/>
                <w:bCs/>
                <w:sz w:val="19"/>
                <w:szCs w:val="19"/>
                <w:lang w:val="en-US" w:eastAsia="zh-CN"/>
                <w:rPrChange w:id="1119"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1120"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single" w:sz="4" w:space="0" w:color="auto"/>
              <w:right w:val="single" w:sz="4" w:space="0" w:color="auto"/>
            </w:tcBorders>
            <w:shd w:val="clear" w:color="000000" w:fill="C0C0C0"/>
            <w:noWrap/>
            <w:vAlign w:val="center"/>
          </w:tcPr>
          <w:p w14:paraId="74C2D550" w14:textId="77777777" w:rsidR="00C75E31" w:rsidRPr="00E835D4" w:rsidRDefault="00000000">
            <w:pPr>
              <w:spacing w:before="0"/>
              <w:jc w:val="center"/>
              <w:rPr>
                <w:rFonts w:eastAsia="PMingLiU" w:cs="Arial"/>
                <w:b/>
                <w:bCs/>
                <w:sz w:val="19"/>
                <w:szCs w:val="19"/>
                <w:lang w:val="en-US" w:eastAsia="zh-CN"/>
                <w:rPrChange w:id="112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122" w:author="扬 邱" w:date="2025-07-09T17:15:00Z" w16du:dateUtc="2025-07-09T09:15:00Z">
                  <w:rPr>
                    <w:rFonts w:eastAsia="PMingLiU" w:cs="Arial"/>
                    <w:b/>
                    <w:bCs/>
                    <w:sz w:val="13"/>
                    <w:szCs w:val="13"/>
                    <w:lang w:val="en-US" w:eastAsia="zh-CN"/>
                  </w:rPr>
                </w:rPrChange>
              </w:rPr>
              <w:t xml:space="preserve">0.00 </w:t>
            </w:r>
          </w:p>
        </w:tc>
        <w:tc>
          <w:tcPr>
            <w:tcW w:w="403" w:type="pct"/>
            <w:tcBorders>
              <w:top w:val="nil"/>
              <w:left w:val="nil"/>
              <w:bottom w:val="nil"/>
              <w:right w:val="single" w:sz="4" w:space="0" w:color="auto"/>
            </w:tcBorders>
            <w:shd w:val="clear" w:color="000000" w:fill="C0C0C0"/>
            <w:noWrap/>
            <w:vAlign w:val="center"/>
          </w:tcPr>
          <w:p w14:paraId="717E47EF" w14:textId="77777777" w:rsidR="00C75E31" w:rsidRPr="00E835D4" w:rsidRDefault="00000000">
            <w:pPr>
              <w:spacing w:before="0"/>
              <w:jc w:val="center"/>
              <w:rPr>
                <w:rFonts w:eastAsia="PMingLiU" w:cs="Arial"/>
                <w:b/>
                <w:bCs/>
                <w:sz w:val="19"/>
                <w:szCs w:val="19"/>
                <w:lang w:val="en-US" w:eastAsia="zh-CN"/>
                <w:rPrChange w:id="112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124"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149A8EFE" w14:textId="77777777" w:rsidR="00C75E31" w:rsidRPr="00E835D4" w:rsidRDefault="00000000">
            <w:pPr>
              <w:spacing w:before="0"/>
              <w:jc w:val="center"/>
              <w:rPr>
                <w:rFonts w:eastAsia="PMingLiU" w:cs="Arial"/>
                <w:b/>
                <w:bCs/>
                <w:sz w:val="19"/>
                <w:szCs w:val="19"/>
                <w:lang w:val="en-US" w:eastAsia="zh-CN"/>
                <w:rPrChange w:id="112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126"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086C60CC" w14:textId="77777777" w:rsidR="00C75E31" w:rsidRPr="00E835D4" w:rsidRDefault="00000000">
            <w:pPr>
              <w:spacing w:before="0"/>
              <w:jc w:val="center"/>
              <w:rPr>
                <w:rFonts w:eastAsia="PMingLiU" w:cs="Arial"/>
                <w:b/>
                <w:bCs/>
                <w:sz w:val="19"/>
                <w:szCs w:val="19"/>
                <w:lang w:val="en-US" w:eastAsia="zh-CN"/>
                <w:rPrChange w:id="112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128"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40CA2044" w14:textId="77777777" w:rsidR="00C75E31" w:rsidRPr="00E835D4" w:rsidRDefault="00000000">
            <w:pPr>
              <w:spacing w:before="0"/>
              <w:jc w:val="center"/>
              <w:rPr>
                <w:rFonts w:eastAsia="PMingLiU" w:cs="Arial"/>
                <w:b/>
                <w:bCs/>
                <w:sz w:val="19"/>
                <w:szCs w:val="19"/>
                <w:lang w:val="en-US" w:eastAsia="zh-CN"/>
                <w:rPrChange w:id="112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130"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2544A659" w14:textId="77777777" w:rsidR="00C75E31" w:rsidRPr="00E835D4" w:rsidRDefault="00000000">
            <w:pPr>
              <w:spacing w:before="0"/>
              <w:jc w:val="center"/>
              <w:rPr>
                <w:rFonts w:eastAsia="PMingLiU" w:cs="Arial"/>
                <w:b/>
                <w:bCs/>
                <w:sz w:val="19"/>
                <w:szCs w:val="19"/>
                <w:lang w:val="en-US" w:eastAsia="zh-CN"/>
                <w:rPrChange w:id="113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132"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55AE6F69" w14:textId="77777777" w:rsidR="00C75E31" w:rsidRPr="00E835D4" w:rsidRDefault="00000000">
            <w:pPr>
              <w:spacing w:before="0"/>
              <w:jc w:val="center"/>
              <w:rPr>
                <w:rFonts w:eastAsia="PMingLiU" w:cs="Arial"/>
                <w:b/>
                <w:bCs/>
                <w:sz w:val="19"/>
                <w:szCs w:val="19"/>
                <w:lang w:val="en-US" w:eastAsia="zh-CN"/>
                <w:rPrChange w:id="113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134"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1FF4E923" w14:textId="77777777" w:rsidR="00C75E31" w:rsidRPr="00E835D4" w:rsidRDefault="00000000">
            <w:pPr>
              <w:spacing w:before="0"/>
              <w:jc w:val="center"/>
              <w:rPr>
                <w:rFonts w:eastAsia="PMingLiU" w:cs="Arial"/>
                <w:b/>
                <w:bCs/>
                <w:sz w:val="19"/>
                <w:szCs w:val="19"/>
                <w:lang w:val="en-US" w:eastAsia="zh-CN"/>
                <w:rPrChange w:id="113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136" w:author="扬 邱" w:date="2025-07-09T17:15:00Z" w16du:dateUtc="2025-07-09T09:15:00Z">
                  <w:rPr>
                    <w:rFonts w:eastAsia="PMingLiU" w:cs="Arial"/>
                    <w:b/>
                    <w:bCs/>
                    <w:sz w:val="13"/>
                    <w:szCs w:val="13"/>
                    <w:lang w:val="en-US" w:eastAsia="zh-CN"/>
                  </w:rPr>
                </w:rPrChange>
              </w:rPr>
              <w:t xml:space="preserve">0.00 </w:t>
            </w:r>
          </w:p>
        </w:tc>
      </w:tr>
      <w:tr w:rsidR="00C75E31" w:rsidRPr="00E835D4" w14:paraId="0BC5972C"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vAlign w:val="center"/>
          </w:tcPr>
          <w:p w14:paraId="59B25A83"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1137"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1138" w:author="扬 邱" w:date="2025-07-09T17:15:00Z" w16du:dateUtc="2025-07-09T09:15:00Z">
                  <w:rPr>
                    <w:rFonts w:ascii="宋体" w:eastAsia="宋体" w:hAnsi="宋体" w:cs="宋体" w:hint="eastAsia"/>
                    <w:b/>
                    <w:bCs/>
                    <w:color w:val="FFFFFF"/>
                    <w:sz w:val="13"/>
                    <w:szCs w:val="13"/>
                    <w:lang w:val="en-US" w:eastAsia="zh-CN"/>
                  </w:rPr>
                </w:rPrChange>
              </w:rPr>
              <w:t>范围三类别15</w:t>
            </w:r>
          </w:p>
        </w:tc>
        <w:tc>
          <w:tcPr>
            <w:tcW w:w="4383" w:type="pct"/>
            <w:gridSpan w:val="9"/>
            <w:tcBorders>
              <w:top w:val="single" w:sz="4" w:space="0" w:color="auto"/>
              <w:left w:val="nil"/>
              <w:bottom w:val="single" w:sz="4" w:space="0" w:color="auto"/>
              <w:right w:val="single" w:sz="4" w:space="0" w:color="auto"/>
            </w:tcBorders>
            <w:shd w:val="clear" w:color="000000" w:fill="FF6600"/>
            <w:noWrap/>
            <w:vAlign w:val="center"/>
          </w:tcPr>
          <w:p w14:paraId="2A4748EE"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1139"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1140" w:author="扬 邱" w:date="2025-07-09T17:15:00Z" w16du:dateUtc="2025-07-09T09:15:00Z">
                  <w:rPr>
                    <w:rFonts w:ascii="宋体" w:eastAsia="宋体" w:hAnsi="宋体" w:cs="宋体" w:hint="eastAsia"/>
                    <w:b/>
                    <w:bCs/>
                    <w:color w:val="FFFFFF"/>
                    <w:sz w:val="13"/>
                    <w:szCs w:val="13"/>
                    <w:lang w:val="en-US" w:eastAsia="zh-CN"/>
                  </w:rPr>
                </w:rPrChange>
              </w:rPr>
              <w:t>投资产生的排放</w:t>
            </w:r>
          </w:p>
        </w:tc>
      </w:tr>
      <w:tr w:rsidR="00C75E31" w:rsidRPr="00E835D4" w14:paraId="2E9E4E2A"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36453C1E" w14:textId="77777777" w:rsidR="00C75E31" w:rsidRPr="00E835D4" w:rsidRDefault="00C75E31">
            <w:pPr>
              <w:spacing w:before="0"/>
              <w:rPr>
                <w:rFonts w:ascii="宋体" w:eastAsia="宋体" w:hAnsi="宋体" w:cs="宋体" w:hint="eastAsia"/>
                <w:b/>
                <w:bCs/>
                <w:color w:val="FFFFFF"/>
                <w:sz w:val="19"/>
                <w:szCs w:val="19"/>
                <w:lang w:val="en-US" w:eastAsia="zh-CN"/>
                <w:rPrChange w:id="1141"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FF6600"/>
            <w:noWrap/>
            <w:vAlign w:val="center"/>
          </w:tcPr>
          <w:p w14:paraId="1920092B"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1142"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1143"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7D0C67EC" w14:textId="77777777" w:rsidR="00C75E31" w:rsidRPr="00E835D4" w:rsidRDefault="00000000">
            <w:pPr>
              <w:spacing w:before="0"/>
              <w:jc w:val="center"/>
              <w:rPr>
                <w:rFonts w:eastAsia="PMingLiU" w:cs="Arial"/>
                <w:b/>
                <w:bCs/>
                <w:color w:val="FFFFFF"/>
                <w:sz w:val="19"/>
                <w:szCs w:val="19"/>
                <w:lang w:val="en-US" w:eastAsia="zh-CN"/>
                <w:rPrChange w:id="1144"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145"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1146"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nil"/>
              <w:left w:val="nil"/>
              <w:bottom w:val="single" w:sz="4" w:space="0" w:color="auto"/>
              <w:right w:val="single" w:sz="4" w:space="0" w:color="auto"/>
            </w:tcBorders>
            <w:shd w:val="clear" w:color="000000" w:fill="FF6600"/>
            <w:noWrap/>
            <w:vAlign w:val="center"/>
          </w:tcPr>
          <w:p w14:paraId="5FFBB681" w14:textId="77777777" w:rsidR="00C75E31" w:rsidRPr="00E835D4" w:rsidRDefault="00000000">
            <w:pPr>
              <w:spacing w:before="0"/>
              <w:jc w:val="center"/>
              <w:rPr>
                <w:rFonts w:eastAsia="PMingLiU" w:cs="Arial"/>
                <w:b/>
                <w:bCs/>
                <w:color w:val="FFFFFF"/>
                <w:sz w:val="19"/>
                <w:szCs w:val="19"/>
                <w:lang w:val="en-US" w:eastAsia="zh-CN"/>
                <w:rPrChange w:id="1147"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148"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1149"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nil"/>
              <w:left w:val="nil"/>
              <w:bottom w:val="single" w:sz="4" w:space="0" w:color="auto"/>
              <w:right w:val="single" w:sz="4" w:space="0" w:color="auto"/>
            </w:tcBorders>
            <w:shd w:val="clear" w:color="000000" w:fill="FF6600"/>
            <w:noWrap/>
            <w:vAlign w:val="center"/>
          </w:tcPr>
          <w:p w14:paraId="569550BF" w14:textId="77777777" w:rsidR="00C75E31" w:rsidRPr="00E835D4" w:rsidRDefault="00000000">
            <w:pPr>
              <w:spacing w:before="0"/>
              <w:jc w:val="center"/>
              <w:rPr>
                <w:rFonts w:eastAsia="PMingLiU" w:cs="Arial"/>
                <w:b/>
                <w:bCs/>
                <w:color w:val="FFFFFF"/>
                <w:sz w:val="19"/>
                <w:szCs w:val="19"/>
                <w:lang w:val="en-US" w:eastAsia="zh-CN"/>
                <w:rPrChange w:id="1150"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151"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1152"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1153" w:author="扬 邱" w:date="2025-07-09T17:15:00Z" w16du:dateUtc="2025-07-09T09:15:00Z">
                  <w:rPr>
                    <w:rFonts w:eastAsia="PMingLiU" w:cs="Arial"/>
                    <w:b/>
                    <w:bCs/>
                    <w:color w:val="FFFFFF"/>
                    <w:sz w:val="13"/>
                    <w:szCs w:val="13"/>
                    <w:lang w:val="en-US" w:eastAsia="zh-CN"/>
                  </w:rPr>
                </w:rPrChange>
              </w:rPr>
              <w:t>O</w:t>
            </w:r>
          </w:p>
        </w:tc>
        <w:tc>
          <w:tcPr>
            <w:tcW w:w="365" w:type="pct"/>
            <w:tcBorders>
              <w:top w:val="nil"/>
              <w:left w:val="nil"/>
              <w:bottom w:val="single" w:sz="4" w:space="0" w:color="auto"/>
              <w:right w:val="single" w:sz="4" w:space="0" w:color="auto"/>
            </w:tcBorders>
            <w:shd w:val="clear" w:color="000000" w:fill="FF6600"/>
            <w:noWrap/>
            <w:vAlign w:val="center"/>
          </w:tcPr>
          <w:p w14:paraId="3947A014" w14:textId="77777777" w:rsidR="00C75E31" w:rsidRPr="00E835D4" w:rsidRDefault="00000000">
            <w:pPr>
              <w:spacing w:before="0"/>
              <w:jc w:val="center"/>
              <w:rPr>
                <w:rFonts w:eastAsia="PMingLiU" w:cs="Arial"/>
                <w:b/>
                <w:bCs/>
                <w:color w:val="FFFFFF"/>
                <w:sz w:val="19"/>
                <w:szCs w:val="19"/>
                <w:lang w:val="en-US" w:eastAsia="zh-CN"/>
                <w:rPrChange w:id="1154"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155" w:author="扬 邱" w:date="2025-07-09T17:15:00Z" w16du:dateUtc="2025-07-09T09:15:00Z">
                  <w:rPr>
                    <w:rFonts w:eastAsia="PMingLiU" w:cs="Arial"/>
                    <w:b/>
                    <w:bCs/>
                    <w:color w:val="FFFFFF"/>
                    <w:sz w:val="13"/>
                    <w:szCs w:val="13"/>
                    <w:lang w:val="en-US" w:eastAsia="zh-CN"/>
                  </w:rPr>
                </w:rPrChange>
              </w:rPr>
              <w:t>HFCs</w:t>
            </w:r>
          </w:p>
        </w:tc>
        <w:tc>
          <w:tcPr>
            <w:tcW w:w="360" w:type="pct"/>
            <w:tcBorders>
              <w:top w:val="nil"/>
              <w:left w:val="nil"/>
              <w:bottom w:val="single" w:sz="4" w:space="0" w:color="auto"/>
              <w:right w:val="single" w:sz="4" w:space="0" w:color="auto"/>
            </w:tcBorders>
            <w:shd w:val="clear" w:color="000000" w:fill="FF6600"/>
            <w:noWrap/>
            <w:vAlign w:val="center"/>
          </w:tcPr>
          <w:p w14:paraId="0BD5004D" w14:textId="77777777" w:rsidR="00C75E31" w:rsidRPr="00E835D4" w:rsidRDefault="00000000">
            <w:pPr>
              <w:spacing w:before="0"/>
              <w:jc w:val="center"/>
              <w:rPr>
                <w:rFonts w:eastAsia="PMingLiU" w:cs="Arial"/>
                <w:b/>
                <w:bCs/>
                <w:color w:val="FFFFFF"/>
                <w:sz w:val="19"/>
                <w:szCs w:val="19"/>
                <w:lang w:val="en-US" w:eastAsia="zh-CN"/>
                <w:rPrChange w:id="115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157" w:author="扬 邱" w:date="2025-07-09T17:15:00Z" w16du:dateUtc="2025-07-09T09:15:00Z">
                  <w:rPr>
                    <w:rFonts w:eastAsia="PMingLiU" w:cs="Arial"/>
                    <w:b/>
                    <w:bCs/>
                    <w:color w:val="FFFFFF"/>
                    <w:sz w:val="13"/>
                    <w:szCs w:val="13"/>
                    <w:lang w:val="en-US" w:eastAsia="zh-CN"/>
                  </w:rPr>
                </w:rPrChange>
              </w:rPr>
              <w:t>PFCs</w:t>
            </w:r>
          </w:p>
        </w:tc>
        <w:tc>
          <w:tcPr>
            <w:tcW w:w="474" w:type="pct"/>
            <w:tcBorders>
              <w:top w:val="nil"/>
              <w:left w:val="nil"/>
              <w:bottom w:val="single" w:sz="4" w:space="0" w:color="auto"/>
              <w:right w:val="single" w:sz="4" w:space="0" w:color="auto"/>
            </w:tcBorders>
            <w:shd w:val="clear" w:color="000000" w:fill="FF6600"/>
            <w:noWrap/>
            <w:vAlign w:val="center"/>
          </w:tcPr>
          <w:p w14:paraId="05794612" w14:textId="77777777" w:rsidR="00C75E31" w:rsidRPr="00E835D4" w:rsidRDefault="00000000">
            <w:pPr>
              <w:spacing w:before="0"/>
              <w:jc w:val="center"/>
              <w:rPr>
                <w:rFonts w:eastAsia="PMingLiU" w:cs="Arial"/>
                <w:b/>
                <w:bCs/>
                <w:color w:val="FFFFFF"/>
                <w:sz w:val="19"/>
                <w:szCs w:val="19"/>
                <w:lang w:val="en-US" w:eastAsia="zh-CN"/>
                <w:rPrChange w:id="1158"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159"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1160"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nil"/>
              <w:left w:val="nil"/>
              <w:bottom w:val="single" w:sz="4" w:space="0" w:color="auto"/>
              <w:right w:val="single" w:sz="4" w:space="0" w:color="auto"/>
            </w:tcBorders>
            <w:shd w:val="clear" w:color="000000" w:fill="FF6600"/>
            <w:noWrap/>
            <w:vAlign w:val="center"/>
          </w:tcPr>
          <w:p w14:paraId="1881C794" w14:textId="77777777" w:rsidR="00C75E31" w:rsidRPr="00E835D4" w:rsidRDefault="00000000">
            <w:pPr>
              <w:spacing w:before="0"/>
              <w:jc w:val="center"/>
              <w:rPr>
                <w:rFonts w:eastAsia="PMingLiU" w:cs="Arial"/>
                <w:b/>
                <w:bCs/>
                <w:color w:val="FFFFFF"/>
                <w:sz w:val="19"/>
                <w:szCs w:val="19"/>
                <w:lang w:val="en-US" w:eastAsia="zh-CN"/>
                <w:rPrChange w:id="1161"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162"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1163"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nil"/>
              <w:left w:val="nil"/>
              <w:bottom w:val="single" w:sz="4" w:space="0" w:color="auto"/>
              <w:right w:val="single" w:sz="4" w:space="0" w:color="auto"/>
            </w:tcBorders>
            <w:shd w:val="clear" w:color="000000" w:fill="FF6600"/>
            <w:noWrap/>
            <w:vAlign w:val="center"/>
          </w:tcPr>
          <w:p w14:paraId="45D24498"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1164"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1165"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44735C17"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0A297E06" w14:textId="77777777" w:rsidR="00C75E31" w:rsidRPr="00E835D4" w:rsidRDefault="00C75E31">
            <w:pPr>
              <w:spacing w:before="0"/>
              <w:rPr>
                <w:rFonts w:ascii="宋体" w:eastAsia="宋体" w:hAnsi="宋体" w:cs="宋体" w:hint="eastAsia"/>
                <w:b/>
                <w:bCs/>
                <w:color w:val="FFFFFF"/>
                <w:sz w:val="19"/>
                <w:szCs w:val="19"/>
                <w:lang w:val="en-US" w:eastAsia="zh-CN"/>
                <w:rPrChange w:id="1166"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74D45AB5" w14:textId="77777777" w:rsidR="00C75E31" w:rsidRPr="00E835D4" w:rsidRDefault="00000000">
            <w:pPr>
              <w:spacing w:before="0"/>
              <w:jc w:val="center"/>
              <w:rPr>
                <w:rFonts w:ascii="宋体" w:eastAsia="宋体" w:hAnsi="宋体" w:cs="宋体" w:hint="eastAsia"/>
                <w:b/>
                <w:bCs/>
                <w:sz w:val="19"/>
                <w:szCs w:val="19"/>
                <w:lang w:val="en-US" w:eastAsia="zh-CN"/>
                <w:rPrChange w:id="1167"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1168" w:author="扬 邱" w:date="2025-07-09T17:15:00Z" w16du:dateUtc="2025-07-09T09:15:00Z">
                  <w:rPr>
                    <w:rFonts w:ascii="宋体" w:eastAsia="宋体" w:hAnsi="宋体" w:cs="宋体" w:hint="eastAsia"/>
                    <w:b/>
                    <w:bCs/>
                    <w:sz w:val="13"/>
                    <w:szCs w:val="13"/>
                    <w:lang w:val="en-US" w:eastAsia="zh-CN"/>
                  </w:rPr>
                </w:rPrChange>
              </w:rPr>
              <w:t>汇总</w:t>
            </w:r>
          </w:p>
        </w:tc>
        <w:tc>
          <w:tcPr>
            <w:tcW w:w="702" w:type="pct"/>
            <w:tcBorders>
              <w:top w:val="nil"/>
              <w:left w:val="nil"/>
              <w:bottom w:val="single" w:sz="4" w:space="0" w:color="auto"/>
              <w:right w:val="single" w:sz="4" w:space="0" w:color="auto"/>
            </w:tcBorders>
            <w:shd w:val="clear" w:color="000000" w:fill="C0C0C0"/>
            <w:noWrap/>
            <w:vAlign w:val="center"/>
          </w:tcPr>
          <w:p w14:paraId="11A8CA3E" w14:textId="77777777" w:rsidR="00C75E31" w:rsidRPr="00E835D4" w:rsidRDefault="00000000">
            <w:pPr>
              <w:spacing w:before="0"/>
              <w:jc w:val="center"/>
              <w:rPr>
                <w:rFonts w:eastAsia="PMingLiU" w:cs="Arial"/>
                <w:b/>
                <w:bCs/>
                <w:sz w:val="19"/>
                <w:szCs w:val="19"/>
                <w:lang w:val="en-US" w:eastAsia="zh-CN"/>
                <w:rPrChange w:id="116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170" w:author="扬 邱" w:date="2025-07-09T17:15:00Z" w16du:dateUtc="2025-07-09T09:15:00Z">
                  <w:rPr>
                    <w:rFonts w:eastAsia="PMingLiU" w:cs="Arial"/>
                    <w:b/>
                    <w:bCs/>
                    <w:sz w:val="13"/>
                    <w:szCs w:val="13"/>
                    <w:lang w:val="en-US" w:eastAsia="zh-CN"/>
                  </w:rPr>
                </w:rPrChange>
              </w:rPr>
              <w:t xml:space="preserve">0.00 </w:t>
            </w:r>
          </w:p>
        </w:tc>
        <w:tc>
          <w:tcPr>
            <w:tcW w:w="403" w:type="pct"/>
            <w:tcBorders>
              <w:top w:val="nil"/>
              <w:left w:val="nil"/>
              <w:bottom w:val="nil"/>
              <w:right w:val="single" w:sz="4" w:space="0" w:color="auto"/>
            </w:tcBorders>
            <w:shd w:val="clear" w:color="000000" w:fill="C0C0C0"/>
            <w:noWrap/>
            <w:vAlign w:val="center"/>
          </w:tcPr>
          <w:p w14:paraId="13636300" w14:textId="77777777" w:rsidR="00C75E31" w:rsidRPr="00E835D4" w:rsidRDefault="00000000">
            <w:pPr>
              <w:spacing w:before="0"/>
              <w:jc w:val="center"/>
              <w:rPr>
                <w:rFonts w:eastAsia="PMingLiU" w:cs="Arial"/>
                <w:b/>
                <w:bCs/>
                <w:sz w:val="19"/>
                <w:szCs w:val="19"/>
                <w:lang w:val="en-US" w:eastAsia="zh-CN"/>
                <w:rPrChange w:id="117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172"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nil"/>
              <w:right w:val="single" w:sz="4" w:space="0" w:color="auto"/>
            </w:tcBorders>
            <w:shd w:val="clear" w:color="000000" w:fill="C0C0C0"/>
            <w:noWrap/>
            <w:vAlign w:val="center"/>
          </w:tcPr>
          <w:p w14:paraId="66D9AC7F" w14:textId="77777777" w:rsidR="00C75E31" w:rsidRPr="00E835D4" w:rsidRDefault="00000000">
            <w:pPr>
              <w:spacing w:before="0"/>
              <w:jc w:val="center"/>
              <w:rPr>
                <w:rFonts w:eastAsia="PMingLiU" w:cs="Arial"/>
                <w:b/>
                <w:bCs/>
                <w:sz w:val="19"/>
                <w:szCs w:val="19"/>
                <w:lang w:val="en-US" w:eastAsia="zh-CN"/>
                <w:rPrChange w:id="117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174"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nil"/>
              <w:right w:val="single" w:sz="4" w:space="0" w:color="auto"/>
            </w:tcBorders>
            <w:shd w:val="clear" w:color="000000" w:fill="C0C0C0"/>
            <w:noWrap/>
            <w:vAlign w:val="center"/>
          </w:tcPr>
          <w:p w14:paraId="47BB7880" w14:textId="77777777" w:rsidR="00C75E31" w:rsidRPr="00E835D4" w:rsidRDefault="00000000">
            <w:pPr>
              <w:spacing w:before="0"/>
              <w:jc w:val="center"/>
              <w:rPr>
                <w:rFonts w:eastAsia="PMingLiU" w:cs="Arial"/>
                <w:b/>
                <w:bCs/>
                <w:sz w:val="19"/>
                <w:szCs w:val="19"/>
                <w:lang w:val="en-US" w:eastAsia="zh-CN"/>
                <w:rPrChange w:id="117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176"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nil"/>
              <w:right w:val="single" w:sz="4" w:space="0" w:color="auto"/>
            </w:tcBorders>
            <w:shd w:val="clear" w:color="000000" w:fill="C0C0C0"/>
            <w:noWrap/>
            <w:vAlign w:val="center"/>
          </w:tcPr>
          <w:p w14:paraId="7E0AA3B5" w14:textId="77777777" w:rsidR="00C75E31" w:rsidRPr="00E835D4" w:rsidRDefault="00000000">
            <w:pPr>
              <w:spacing w:before="0"/>
              <w:jc w:val="center"/>
              <w:rPr>
                <w:rFonts w:eastAsia="PMingLiU" w:cs="Arial"/>
                <w:b/>
                <w:bCs/>
                <w:sz w:val="19"/>
                <w:szCs w:val="19"/>
                <w:lang w:val="en-US" w:eastAsia="zh-CN"/>
                <w:rPrChange w:id="117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178"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nil"/>
              <w:right w:val="single" w:sz="4" w:space="0" w:color="auto"/>
            </w:tcBorders>
            <w:shd w:val="clear" w:color="000000" w:fill="C0C0C0"/>
            <w:noWrap/>
            <w:vAlign w:val="center"/>
          </w:tcPr>
          <w:p w14:paraId="79375574" w14:textId="77777777" w:rsidR="00C75E31" w:rsidRPr="00E835D4" w:rsidRDefault="00000000">
            <w:pPr>
              <w:spacing w:before="0"/>
              <w:jc w:val="center"/>
              <w:rPr>
                <w:rFonts w:eastAsia="PMingLiU" w:cs="Arial"/>
                <w:b/>
                <w:bCs/>
                <w:sz w:val="19"/>
                <w:szCs w:val="19"/>
                <w:lang w:val="en-US" w:eastAsia="zh-CN"/>
                <w:rPrChange w:id="117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180"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nil"/>
              <w:right w:val="single" w:sz="4" w:space="0" w:color="auto"/>
            </w:tcBorders>
            <w:shd w:val="clear" w:color="000000" w:fill="C0C0C0"/>
            <w:noWrap/>
            <w:vAlign w:val="center"/>
          </w:tcPr>
          <w:p w14:paraId="5AD64956" w14:textId="77777777" w:rsidR="00C75E31" w:rsidRPr="00E835D4" w:rsidRDefault="00000000">
            <w:pPr>
              <w:spacing w:before="0"/>
              <w:jc w:val="center"/>
              <w:rPr>
                <w:rFonts w:eastAsia="PMingLiU" w:cs="Arial"/>
                <w:b/>
                <w:bCs/>
                <w:sz w:val="19"/>
                <w:szCs w:val="19"/>
                <w:lang w:val="en-US" w:eastAsia="zh-CN"/>
                <w:rPrChange w:id="118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182"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nil"/>
              <w:right w:val="single" w:sz="4" w:space="0" w:color="auto"/>
            </w:tcBorders>
            <w:shd w:val="clear" w:color="000000" w:fill="C0C0C0"/>
            <w:noWrap/>
            <w:vAlign w:val="center"/>
          </w:tcPr>
          <w:p w14:paraId="69C84E5E" w14:textId="77777777" w:rsidR="00C75E31" w:rsidRPr="00E835D4" w:rsidRDefault="00000000">
            <w:pPr>
              <w:spacing w:before="0"/>
              <w:jc w:val="center"/>
              <w:rPr>
                <w:rFonts w:eastAsia="PMingLiU" w:cs="Arial"/>
                <w:b/>
                <w:bCs/>
                <w:sz w:val="19"/>
                <w:szCs w:val="19"/>
                <w:lang w:val="en-US" w:eastAsia="zh-CN"/>
                <w:rPrChange w:id="118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184" w:author="扬 邱" w:date="2025-07-09T17:15:00Z" w16du:dateUtc="2025-07-09T09:15:00Z">
                  <w:rPr>
                    <w:rFonts w:eastAsia="PMingLiU" w:cs="Arial"/>
                    <w:b/>
                    <w:bCs/>
                    <w:sz w:val="13"/>
                    <w:szCs w:val="13"/>
                    <w:lang w:val="en-US" w:eastAsia="zh-CN"/>
                  </w:rPr>
                </w:rPrChange>
              </w:rPr>
              <w:t xml:space="preserve">0.00 </w:t>
            </w:r>
          </w:p>
        </w:tc>
      </w:tr>
      <w:tr w:rsidR="00C75E31" w:rsidRPr="00E835D4" w14:paraId="150E8F41" w14:textId="77777777">
        <w:trPr>
          <w:trHeight w:val="300"/>
        </w:trPr>
        <w:tc>
          <w:tcPr>
            <w:tcW w:w="617" w:type="pct"/>
            <w:vMerge w:val="restart"/>
            <w:tcBorders>
              <w:top w:val="nil"/>
              <w:left w:val="single" w:sz="4" w:space="0" w:color="auto"/>
              <w:bottom w:val="single" w:sz="4" w:space="0" w:color="000000"/>
              <w:right w:val="single" w:sz="4" w:space="0" w:color="auto"/>
            </w:tcBorders>
            <w:shd w:val="clear" w:color="000000" w:fill="FF6600"/>
            <w:vAlign w:val="center"/>
          </w:tcPr>
          <w:p w14:paraId="18A0C66F"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1185"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1186" w:author="扬 邱" w:date="2025-07-09T17:15:00Z" w16du:dateUtc="2025-07-09T09:15:00Z">
                  <w:rPr>
                    <w:rFonts w:ascii="宋体" w:eastAsia="宋体" w:hAnsi="宋体" w:cs="宋体" w:hint="eastAsia"/>
                    <w:b/>
                    <w:bCs/>
                    <w:color w:val="FFFFFF"/>
                    <w:sz w:val="13"/>
                    <w:szCs w:val="13"/>
                    <w:lang w:val="en-US" w:eastAsia="zh-CN"/>
                  </w:rPr>
                </w:rPrChange>
              </w:rPr>
              <w:t>合计</w:t>
            </w:r>
          </w:p>
        </w:tc>
        <w:tc>
          <w:tcPr>
            <w:tcW w:w="690" w:type="pct"/>
            <w:tcBorders>
              <w:top w:val="nil"/>
              <w:left w:val="nil"/>
              <w:bottom w:val="single" w:sz="4" w:space="0" w:color="auto"/>
              <w:right w:val="single" w:sz="4" w:space="0" w:color="auto"/>
            </w:tcBorders>
            <w:shd w:val="clear" w:color="000000" w:fill="FF6600"/>
            <w:noWrap/>
            <w:vAlign w:val="center"/>
          </w:tcPr>
          <w:p w14:paraId="6AE94F43"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1187"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1188" w:author="扬 邱" w:date="2025-07-09T17:15:00Z" w16du:dateUtc="2025-07-09T09:15:00Z">
                  <w:rPr>
                    <w:rFonts w:ascii="宋体" w:eastAsia="宋体" w:hAnsi="宋体" w:cs="宋体" w:hint="eastAsia"/>
                    <w:b/>
                    <w:bCs/>
                    <w:color w:val="FFFFFF"/>
                    <w:sz w:val="13"/>
                    <w:szCs w:val="13"/>
                    <w:lang w:val="en-US" w:eastAsia="zh-CN"/>
                  </w:rPr>
                </w:rPrChange>
              </w:rPr>
              <w:t>温室气体</w:t>
            </w:r>
          </w:p>
        </w:tc>
        <w:tc>
          <w:tcPr>
            <w:tcW w:w="702" w:type="pct"/>
            <w:tcBorders>
              <w:top w:val="nil"/>
              <w:left w:val="nil"/>
              <w:bottom w:val="single" w:sz="4" w:space="0" w:color="auto"/>
              <w:right w:val="single" w:sz="4" w:space="0" w:color="auto"/>
            </w:tcBorders>
            <w:shd w:val="clear" w:color="000000" w:fill="FF6600"/>
            <w:noWrap/>
            <w:vAlign w:val="center"/>
          </w:tcPr>
          <w:p w14:paraId="1392AD5C" w14:textId="77777777" w:rsidR="00C75E31" w:rsidRPr="00E835D4" w:rsidRDefault="00000000">
            <w:pPr>
              <w:spacing w:before="0"/>
              <w:jc w:val="center"/>
              <w:rPr>
                <w:rFonts w:eastAsia="PMingLiU" w:cs="Arial"/>
                <w:b/>
                <w:bCs/>
                <w:color w:val="FFFFFF"/>
                <w:sz w:val="19"/>
                <w:szCs w:val="19"/>
                <w:lang w:val="en-US" w:eastAsia="zh-CN"/>
                <w:rPrChange w:id="1189"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190" w:author="扬 邱" w:date="2025-07-09T17:15:00Z" w16du:dateUtc="2025-07-09T09:15:00Z">
                  <w:rPr>
                    <w:rFonts w:eastAsia="PMingLiU" w:cs="Arial"/>
                    <w:b/>
                    <w:bCs/>
                    <w:color w:val="FFFFFF"/>
                    <w:sz w:val="13"/>
                    <w:szCs w:val="13"/>
                    <w:lang w:val="en-US" w:eastAsia="zh-CN"/>
                  </w:rPr>
                </w:rPrChange>
              </w:rPr>
              <w:t>CO</w:t>
            </w:r>
            <w:r w:rsidRPr="00E835D4">
              <w:rPr>
                <w:rFonts w:eastAsia="PMingLiU" w:cs="Arial"/>
                <w:b/>
                <w:bCs/>
                <w:color w:val="FFFFFF"/>
                <w:sz w:val="19"/>
                <w:szCs w:val="19"/>
                <w:vertAlign w:val="subscript"/>
                <w:lang w:val="en-US" w:eastAsia="zh-CN"/>
                <w:rPrChange w:id="1191" w:author="扬 邱" w:date="2025-07-09T17:15:00Z" w16du:dateUtc="2025-07-09T09:15:00Z">
                  <w:rPr>
                    <w:rFonts w:eastAsia="PMingLiU" w:cs="Arial"/>
                    <w:b/>
                    <w:bCs/>
                    <w:color w:val="FFFFFF"/>
                    <w:sz w:val="13"/>
                    <w:szCs w:val="13"/>
                    <w:vertAlign w:val="subscript"/>
                    <w:lang w:val="en-US" w:eastAsia="zh-CN"/>
                  </w:rPr>
                </w:rPrChange>
              </w:rPr>
              <w:t>2</w:t>
            </w:r>
          </w:p>
        </w:tc>
        <w:tc>
          <w:tcPr>
            <w:tcW w:w="403" w:type="pct"/>
            <w:tcBorders>
              <w:top w:val="single" w:sz="4" w:space="0" w:color="auto"/>
              <w:left w:val="nil"/>
              <w:bottom w:val="single" w:sz="4" w:space="0" w:color="auto"/>
              <w:right w:val="single" w:sz="4" w:space="0" w:color="auto"/>
            </w:tcBorders>
            <w:shd w:val="clear" w:color="000000" w:fill="FF6600"/>
            <w:noWrap/>
            <w:vAlign w:val="center"/>
          </w:tcPr>
          <w:p w14:paraId="7D116B2D" w14:textId="77777777" w:rsidR="00C75E31" w:rsidRPr="00E835D4" w:rsidRDefault="00000000">
            <w:pPr>
              <w:spacing w:before="0"/>
              <w:jc w:val="center"/>
              <w:rPr>
                <w:rFonts w:eastAsia="PMingLiU" w:cs="Arial"/>
                <w:b/>
                <w:bCs/>
                <w:color w:val="FFFFFF"/>
                <w:sz w:val="19"/>
                <w:szCs w:val="19"/>
                <w:lang w:val="en-US" w:eastAsia="zh-CN"/>
                <w:rPrChange w:id="1192"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193" w:author="扬 邱" w:date="2025-07-09T17:15:00Z" w16du:dateUtc="2025-07-09T09:15:00Z">
                  <w:rPr>
                    <w:rFonts w:eastAsia="PMingLiU" w:cs="Arial"/>
                    <w:b/>
                    <w:bCs/>
                    <w:color w:val="FFFFFF"/>
                    <w:sz w:val="13"/>
                    <w:szCs w:val="13"/>
                    <w:lang w:val="en-US" w:eastAsia="zh-CN"/>
                  </w:rPr>
                </w:rPrChange>
              </w:rPr>
              <w:t>CH</w:t>
            </w:r>
            <w:r w:rsidRPr="00E835D4">
              <w:rPr>
                <w:rFonts w:eastAsia="PMingLiU" w:cs="Arial"/>
                <w:b/>
                <w:bCs/>
                <w:color w:val="FFFFFF"/>
                <w:sz w:val="19"/>
                <w:szCs w:val="19"/>
                <w:vertAlign w:val="subscript"/>
                <w:lang w:val="en-US" w:eastAsia="zh-CN"/>
                <w:rPrChange w:id="1194" w:author="扬 邱" w:date="2025-07-09T17:15:00Z" w16du:dateUtc="2025-07-09T09:15:00Z">
                  <w:rPr>
                    <w:rFonts w:eastAsia="PMingLiU" w:cs="Arial"/>
                    <w:b/>
                    <w:bCs/>
                    <w:color w:val="FFFFFF"/>
                    <w:sz w:val="13"/>
                    <w:szCs w:val="13"/>
                    <w:vertAlign w:val="subscript"/>
                    <w:lang w:val="en-US" w:eastAsia="zh-CN"/>
                  </w:rPr>
                </w:rPrChange>
              </w:rPr>
              <w:t>4</w:t>
            </w:r>
          </w:p>
        </w:tc>
        <w:tc>
          <w:tcPr>
            <w:tcW w:w="379" w:type="pct"/>
            <w:tcBorders>
              <w:top w:val="single" w:sz="4" w:space="0" w:color="auto"/>
              <w:left w:val="nil"/>
              <w:bottom w:val="single" w:sz="4" w:space="0" w:color="auto"/>
              <w:right w:val="single" w:sz="4" w:space="0" w:color="auto"/>
            </w:tcBorders>
            <w:shd w:val="clear" w:color="000000" w:fill="FF6600"/>
            <w:noWrap/>
            <w:vAlign w:val="center"/>
          </w:tcPr>
          <w:p w14:paraId="20498580" w14:textId="77777777" w:rsidR="00C75E31" w:rsidRPr="00E835D4" w:rsidRDefault="00000000">
            <w:pPr>
              <w:spacing w:before="0"/>
              <w:jc w:val="center"/>
              <w:rPr>
                <w:rFonts w:eastAsia="PMingLiU" w:cs="Arial"/>
                <w:b/>
                <w:bCs/>
                <w:color w:val="FFFFFF"/>
                <w:sz w:val="19"/>
                <w:szCs w:val="19"/>
                <w:lang w:val="en-US" w:eastAsia="zh-CN"/>
                <w:rPrChange w:id="1195"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196" w:author="扬 邱" w:date="2025-07-09T17:15:00Z" w16du:dateUtc="2025-07-09T09:15:00Z">
                  <w:rPr>
                    <w:rFonts w:eastAsia="PMingLiU" w:cs="Arial"/>
                    <w:b/>
                    <w:bCs/>
                    <w:color w:val="FFFFFF"/>
                    <w:sz w:val="13"/>
                    <w:szCs w:val="13"/>
                    <w:lang w:val="en-US" w:eastAsia="zh-CN"/>
                  </w:rPr>
                </w:rPrChange>
              </w:rPr>
              <w:t>N</w:t>
            </w:r>
            <w:r w:rsidRPr="00E835D4">
              <w:rPr>
                <w:rFonts w:eastAsia="PMingLiU" w:cs="Arial"/>
                <w:b/>
                <w:bCs/>
                <w:color w:val="FFFFFF"/>
                <w:sz w:val="19"/>
                <w:szCs w:val="19"/>
                <w:vertAlign w:val="subscript"/>
                <w:lang w:val="en-US" w:eastAsia="zh-CN"/>
                <w:rPrChange w:id="1197" w:author="扬 邱" w:date="2025-07-09T17:15:00Z" w16du:dateUtc="2025-07-09T09:15:00Z">
                  <w:rPr>
                    <w:rFonts w:eastAsia="PMingLiU" w:cs="Arial"/>
                    <w:b/>
                    <w:bCs/>
                    <w:color w:val="FFFFFF"/>
                    <w:sz w:val="13"/>
                    <w:szCs w:val="13"/>
                    <w:vertAlign w:val="subscript"/>
                    <w:lang w:val="en-US" w:eastAsia="zh-CN"/>
                  </w:rPr>
                </w:rPrChange>
              </w:rPr>
              <w:t>2</w:t>
            </w:r>
            <w:r w:rsidRPr="00E835D4">
              <w:rPr>
                <w:rFonts w:eastAsia="PMingLiU" w:cs="Arial"/>
                <w:b/>
                <w:bCs/>
                <w:color w:val="FFFFFF"/>
                <w:sz w:val="19"/>
                <w:szCs w:val="19"/>
                <w:lang w:val="en-US" w:eastAsia="zh-CN"/>
                <w:rPrChange w:id="1198" w:author="扬 邱" w:date="2025-07-09T17:15:00Z" w16du:dateUtc="2025-07-09T09:15:00Z">
                  <w:rPr>
                    <w:rFonts w:eastAsia="PMingLiU" w:cs="Arial"/>
                    <w:b/>
                    <w:bCs/>
                    <w:color w:val="FFFFFF"/>
                    <w:sz w:val="13"/>
                    <w:szCs w:val="13"/>
                    <w:lang w:val="en-US" w:eastAsia="zh-CN"/>
                  </w:rPr>
                </w:rPrChange>
              </w:rPr>
              <w:t>O</w:t>
            </w:r>
          </w:p>
        </w:tc>
        <w:tc>
          <w:tcPr>
            <w:tcW w:w="365" w:type="pct"/>
            <w:tcBorders>
              <w:top w:val="single" w:sz="4" w:space="0" w:color="auto"/>
              <w:left w:val="nil"/>
              <w:bottom w:val="single" w:sz="4" w:space="0" w:color="auto"/>
              <w:right w:val="single" w:sz="4" w:space="0" w:color="auto"/>
            </w:tcBorders>
            <w:shd w:val="clear" w:color="000000" w:fill="FF6600"/>
            <w:noWrap/>
            <w:vAlign w:val="center"/>
          </w:tcPr>
          <w:p w14:paraId="3F93458F" w14:textId="77777777" w:rsidR="00C75E31" w:rsidRPr="00E835D4" w:rsidRDefault="00000000">
            <w:pPr>
              <w:spacing w:before="0"/>
              <w:jc w:val="center"/>
              <w:rPr>
                <w:rFonts w:eastAsia="PMingLiU" w:cs="Arial"/>
                <w:b/>
                <w:bCs/>
                <w:color w:val="FFFFFF"/>
                <w:sz w:val="19"/>
                <w:szCs w:val="19"/>
                <w:lang w:val="en-US" w:eastAsia="zh-CN"/>
                <w:rPrChange w:id="1199"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200" w:author="扬 邱" w:date="2025-07-09T17:15:00Z" w16du:dateUtc="2025-07-09T09:15:00Z">
                  <w:rPr>
                    <w:rFonts w:eastAsia="PMingLiU" w:cs="Arial"/>
                    <w:b/>
                    <w:bCs/>
                    <w:color w:val="FFFFFF"/>
                    <w:sz w:val="13"/>
                    <w:szCs w:val="13"/>
                    <w:lang w:val="en-US" w:eastAsia="zh-CN"/>
                  </w:rPr>
                </w:rPrChange>
              </w:rPr>
              <w:t>HFCs</w:t>
            </w:r>
          </w:p>
        </w:tc>
        <w:tc>
          <w:tcPr>
            <w:tcW w:w="360" w:type="pct"/>
            <w:tcBorders>
              <w:top w:val="single" w:sz="4" w:space="0" w:color="auto"/>
              <w:left w:val="nil"/>
              <w:bottom w:val="single" w:sz="4" w:space="0" w:color="auto"/>
              <w:right w:val="single" w:sz="4" w:space="0" w:color="auto"/>
            </w:tcBorders>
            <w:shd w:val="clear" w:color="000000" w:fill="FF6600"/>
            <w:noWrap/>
            <w:vAlign w:val="center"/>
          </w:tcPr>
          <w:p w14:paraId="0FE0526C" w14:textId="77777777" w:rsidR="00C75E31" w:rsidRPr="00E835D4" w:rsidRDefault="00000000">
            <w:pPr>
              <w:spacing w:before="0"/>
              <w:jc w:val="center"/>
              <w:rPr>
                <w:rFonts w:eastAsia="PMingLiU" w:cs="Arial"/>
                <w:b/>
                <w:bCs/>
                <w:color w:val="FFFFFF"/>
                <w:sz w:val="19"/>
                <w:szCs w:val="19"/>
                <w:lang w:val="en-US" w:eastAsia="zh-CN"/>
                <w:rPrChange w:id="1201"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202" w:author="扬 邱" w:date="2025-07-09T17:15:00Z" w16du:dateUtc="2025-07-09T09:15:00Z">
                  <w:rPr>
                    <w:rFonts w:eastAsia="PMingLiU" w:cs="Arial"/>
                    <w:b/>
                    <w:bCs/>
                    <w:color w:val="FFFFFF"/>
                    <w:sz w:val="13"/>
                    <w:szCs w:val="13"/>
                    <w:lang w:val="en-US" w:eastAsia="zh-CN"/>
                  </w:rPr>
                </w:rPrChange>
              </w:rPr>
              <w:t>PFCs</w:t>
            </w:r>
          </w:p>
        </w:tc>
        <w:tc>
          <w:tcPr>
            <w:tcW w:w="474" w:type="pct"/>
            <w:tcBorders>
              <w:top w:val="single" w:sz="4" w:space="0" w:color="auto"/>
              <w:left w:val="nil"/>
              <w:bottom w:val="single" w:sz="4" w:space="0" w:color="auto"/>
              <w:right w:val="single" w:sz="4" w:space="0" w:color="auto"/>
            </w:tcBorders>
            <w:shd w:val="clear" w:color="000000" w:fill="FF6600"/>
            <w:noWrap/>
            <w:vAlign w:val="center"/>
          </w:tcPr>
          <w:p w14:paraId="2BC6BA0D" w14:textId="77777777" w:rsidR="00C75E31" w:rsidRPr="00E835D4" w:rsidRDefault="00000000">
            <w:pPr>
              <w:spacing w:before="0"/>
              <w:jc w:val="center"/>
              <w:rPr>
                <w:rFonts w:eastAsia="PMingLiU" w:cs="Arial"/>
                <w:b/>
                <w:bCs/>
                <w:color w:val="FFFFFF"/>
                <w:sz w:val="19"/>
                <w:szCs w:val="19"/>
                <w:lang w:val="en-US" w:eastAsia="zh-CN"/>
                <w:rPrChange w:id="1203"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204" w:author="扬 邱" w:date="2025-07-09T17:15:00Z" w16du:dateUtc="2025-07-09T09:15:00Z">
                  <w:rPr>
                    <w:rFonts w:eastAsia="PMingLiU" w:cs="Arial"/>
                    <w:b/>
                    <w:bCs/>
                    <w:color w:val="FFFFFF"/>
                    <w:sz w:val="13"/>
                    <w:szCs w:val="13"/>
                    <w:lang w:val="en-US" w:eastAsia="zh-CN"/>
                  </w:rPr>
                </w:rPrChange>
              </w:rPr>
              <w:t>SF</w:t>
            </w:r>
            <w:r w:rsidRPr="00E835D4">
              <w:rPr>
                <w:rFonts w:eastAsia="PMingLiU" w:cs="Arial"/>
                <w:b/>
                <w:bCs/>
                <w:color w:val="FFFFFF"/>
                <w:sz w:val="19"/>
                <w:szCs w:val="19"/>
                <w:vertAlign w:val="subscript"/>
                <w:lang w:val="en-US" w:eastAsia="zh-CN"/>
                <w:rPrChange w:id="1205" w:author="扬 邱" w:date="2025-07-09T17:15:00Z" w16du:dateUtc="2025-07-09T09:15:00Z">
                  <w:rPr>
                    <w:rFonts w:eastAsia="PMingLiU" w:cs="Arial"/>
                    <w:b/>
                    <w:bCs/>
                    <w:color w:val="FFFFFF"/>
                    <w:sz w:val="13"/>
                    <w:szCs w:val="13"/>
                    <w:vertAlign w:val="subscript"/>
                    <w:lang w:val="en-US" w:eastAsia="zh-CN"/>
                  </w:rPr>
                </w:rPrChange>
              </w:rPr>
              <w:t>6</w:t>
            </w:r>
          </w:p>
        </w:tc>
        <w:tc>
          <w:tcPr>
            <w:tcW w:w="308" w:type="pct"/>
            <w:tcBorders>
              <w:top w:val="single" w:sz="4" w:space="0" w:color="auto"/>
              <w:left w:val="nil"/>
              <w:bottom w:val="single" w:sz="4" w:space="0" w:color="auto"/>
              <w:right w:val="single" w:sz="4" w:space="0" w:color="auto"/>
            </w:tcBorders>
            <w:shd w:val="clear" w:color="000000" w:fill="FF6600"/>
            <w:noWrap/>
            <w:vAlign w:val="center"/>
          </w:tcPr>
          <w:p w14:paraId="01DC3CC6" w14:textId="77777777" w:rsidR="00C75E31" w:rsidRPr="00E835D4" w:rsidRDefault="00000000">
            <w:pPr>
              <w:spacing w:before="0"/>
              <w:jc w:val="center"/>
              <w:rPr>
                <w:rFonts w:eastAsia="PMingLiU" w:cs="Arial"/>
                <w:b/>
                <w:bCs/>
                <w:color w:val="FFFFFF"/>
                <w:sz w:val="19"/>
                <w:szCs w:val="19"/>
                <w:lang w:val="en-US" w:eastAsia="zh-CN"/>
                <w:rPrChange w:id="1206" w:author="扬 邱" w:date="2025-07-09T17:15:00Z" w16du:dateUtc="2025-07-09T09:15:00Z">
                  <w:rPr>
                    <w:rFonts w:eastAsia="PMingLiU" w:cs="Arial"/>
                    <w:b/>
                    <w:bCs/>
                    <w:color w:val="FFFFFF"/>
                    <w:sz w:val="13"/>
                    <w:szCs w:val="13"/>
                    <w:lang w:val="en-US" w:eastAsia="zh-CN"/>
                  </w:rPr>
                </w:rPrChange>
              </w:rPr>
            </w:pPr>
            <w:r w:rsidRPr="00E835D4">
              <w:rPr>
                <w:rFonts w:eastAsia="PMingLiU" w:cs="Arial"/>
                <w:b/>
                <w:bCs/>
                <w:color w:val="FFFFFF"/>
                <w:sz w:val="19"/>
                <w:szCs w:val="19"/>
                <w:lang w:val="en-US" w:eastAsia="zh-CN"/>
                <w:rPrChange w:id="1207" w:author="扬 邱" w:date="2025-07-09T17:15:00Z" w16du:dateUtc="2025-07-09T09:15:00Z">
                  <w:rPr>
                    <w:rFonts w:eastAsia="PMingLiU" w:cs="Arial"/>
                    <w:b/>
                    <w:bCs/>
                    <w:color w:val="FFFFFF"/>
                    <w:sz w:val="13"/>
                    <w:szCs w:val="13"/>
                    <w:lang w:val="en-US" w:eastAsia="zh-CN"/>
                  </w:rPr>
                </w:rPrChange>
              </w:rPr>
              <w:t>NF</w:t>
            </w:r>
            <w:r w:rsidRPr="00E835D4">
              <w:rPr>
                <w:rFonts w:eastAsia="PMingLiU" w:cs="Arial"/>
                <w:b/>
                <w:bCs/>
                <w:color w:val="FFFFFF"/>
                <w:sz w:val="19"/>
                <w:szCs w:val="19"/>
                <w:vertAlign w:val="subscript"/>
                <w:lang w:val="en-US" w:eastAsia="zh-CN"/>
                <w:rPrChange w:id="1208" w:author="扬 邱" w:date="2025-07-09T17:15:00Z" w16du:dateUtc="2025-07-09T09:15:00Z">
                  <w:rPr>
                    <w:rFonts w:eastAsia="PMingLiU" w:cs="Arial"/>
                    <w:b/>
                    <w:bCs/>
                    <w:color w:val="FFFFFF"/>
                    <w:sz w:val="13"/>
                    <w:szCs w:val="13"/>
                    <w:vertAlign w:val="subscript"/>
                    <w:lang w:val="en-US" w:eastAsia="zh-CN"/>
                  </w:rPr>
                </w:rPrChange>
              </w:rPr>
              <w:t>3</w:t>
            </w:r>
          </w:p>
        </w:tc>
        <w:tc>
          <w:tcPr>
            <w:tcW w:w="702" w:type="pct"/>
            <w:tcBorders>
              <w:top w:val="single" w:sz="4" w:space="0" w:color="auto"/>
              <w:left w:val="nil"/>
              <w:bottom w:val="single" w:sz="4" w:space="0" w:color="auto"/>
              <w:right w:val="single" w:sz="4" w:space="0" w:color="auto"/>
            </w:tcBorders>
            <w:shd w:val="clear" w:color="000000" w:fill="FF6600"/>
            <w:noWrap/>
            <w:vAlign w:val="center"/>
          </w:tcPr>
          <w:p w14:paraId="7914264F" w14:textId="77777777" w:rsidR="00C75E31" w:rsidRPr="00E835D4" w:rsidRDefault="00000000">
            <w:pPr>
              <w:spacing w:before="0"/>
              <w:jc w:val="center"/>
              <w:rPr>
                <w:rFonts w:ascii="宋体" w:eastAsia="宋体" w:hAnsi="宋体" w:cs="宋体" w:hint="eastAsia"/>
                <w:b/>
                <w:bCs/>
                <w:color w:val="FFFFFF"/>
                <w:sz w:val="19"/>
                <w:szCs w:val="19"/>
                <w:lang w:val="en-US" w:eastAsia="zh-CN"/>
                <w:rPrChange w:id="1209" w:author="扬 邱" w:date="2025-07-09T17:15:00Z" w16du:dateUtc="2025-07-09T09:15:00Z">
                  <w:rPr>
                    <w:rFonts w:ascii="宋体" w:eastAsia="宋体" w:hAnsi="宋体" w:cs="宋体" w:hint="eastAsia"/>
                    <w:b/>
                    <w:bCs/>
                    <w:color w:val="FFFFFF"/>
                    <w:sz w:val="13"/>
                    <w:szCs w:val="13"/>
                    <w:lang w:val="en-US" w:eastAsia="zh-CN"/>
                  </w:rPr>
                </w:rPrChange>
              </w:rPr>
            </w:pPr>
            <w:r w:rsidRPr="00E835D4">
              <w:rPr>
                <w:rFonts w:ascii="宋体" w:eastAsia="宋体" w:hAnsi="宋体" w:cs="宋体" w:hint="eastAsia"/>
                <w:b/>
                <w:bCs/>
                <w:color w:val="FFFFFF"/>
                <w:sz w:val="19"/>
                <w:szCs w:val="19"/>
                <w:lang w:val="en-US" w:eastAsia="zh-CN"/>
                <w:rPrChange w:id="1210" w:author="扬 邱" w:date="2025-07-09T17:15:00Z" w16du:dateUtc="2025-07-09T09:15:00Z">
                  <w:rPr>
                    <w:rFonts w:ascii="宋体" w:eastAsia="宋体" w:hAnsi="宋体" w:cs="宋体" w:hint="eastAsia"/>
                    <w:b/>
                    <w:bCs/>
                    <w:color w:val="FFFFFF"/>
                    <w:sz w:val="13"/>
                    <w:szCs w:val="13"/>
                    <w:lang w:val="en-US" w:eastAsia="zh-CN"/>
                  </w:rPr>
                </w:rPrChange>
              </w:rPr>
              <w:t>总排放量</w:t>
            </w:r>
          </w:p>
        </w:tc>
      </w:tr>
      <w:tr w:rsidR="00C75E31" w:rsidRPr="00E835D4" w14:paraId="3CCB66F0"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6A9A600A" w14:textId="77777777" w:rsidR="00C75E31" w:rsidRPr="00E835D4" w:rsidRDefault="00C75E31">
            <w:pPr>
              <w:spacing w:before="0"/>
              <w:rPr>
                <w:rFonts w:ascii="宋体" w:eastAsia="宋体" w:hAnsi="宋体" w:cs="宋体" w:hint="eastAsia"/>
                <w:b/>
                <w:bCs/>
                <w:color w:val="FFFFFF"/>
                <w:sz w:val="19"/>
                <w:szCs w:val="19"/>
                <w:lang w:val="en-US" w:eastAsia="zh-CN"/>
                <w:rPrChange w:id="1211"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3F635F03" w14:textId="77777777" w:rsidR="00C75E31" w:rsidRPr="00E835D4" w:rsidRDefault="00000000">
            <w:pPr>
              <w:spacing w:before="0"/>
              <w:jc w:val="center"/>
              <w:rPr>
                <w:rFonts w:ascii="宋体" w:eastAsia="宋体" w:hAnsi="宋体" w:cs="宋体" w:hint="eastAsia"/>
                <w:b/>
                <w:bCs/>
                <w:sz w:val="19"/>
                <w:szCs w:val="19"/>
                <w:lang w:val="en-US" w:eastAsia="zh-CN"/>
                <w:rPrChange w:id="1212"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1213" w:author="扬 邱" w:date="2025-07-09T17:15:00Z" w16du:dateUtc="2025-07-09T09:15:00Z">
                  <w:rPr>
                    <w:rFonts w:ascii="宋体" w:eastAsia="宋体" w:hAnsi="宋体" w:cs="宋体" w:hint="eastAsia"/>
                    <w:b/>
                    <w:bCs/>
                    <w:sz w:val="13"/>
                    <w:szCs w:val="13"/>
                    <w:lang w:val="en-US" w:eastAsia="zh-CN"/>
                  </w:rPr>
                </w:rPrChange>
              </w:rPr>
              <w:t>范围一</w:t>
            </w:r>
          </w:p>
        </w:tc>
        <w:tc>
          <w:tcPr>
            <w:tcW w:w="702" w:type="pct"/>
            <w:tcBorders>
              <w:top w:val="nil"/>
              <w:left w:val="nil"/>
              <w:bottom w:val="single" w:sz="4" w:space="0" w:color="auto"/>
              <w:right w:val="single" w:sz="4" w:space="0" w:color="auto"/>
            </w:tcBorders>
            <w:shd w:val="clear" w:color="000000" w:fill="C0C0C0"/>
            <w:noWrap/>
            <w:vAlign w:val="center"/>
          </w:tcPr>
          <w:p w14:paraId="6240C7D6" w14:textId="77777777" w:rsidR="00C75E31" w:rsidRPr="00E835D4" w:rsidRDefault="00000000">
            <w:pPr>
              <w:spacing w:before="0"/>
              <w:jc w:val="center"/>
              <w:rPr>
                <w:rFonts w:eastAsia="PMingLiU" w:cs="Arial"/>
                <w:b/>
                <w:bCs/>
                <w:sz w:val="19"/>
                <w:szCs w:val="19"/>
                <w:lang w:val="en-US" w:eastAsia="zh-CN"/>
                <w:rPrChange w:id="1214"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15" w:author="扬 邱" w:date="2025-07-09T17:15:00Z" w16du:dateUtc="2025-07-09T09:15:00Z">
                  <w:rPr>
                    <w:rFonts w:eastAsia="PMingLiU" w:cs="Arial"/>
                    <w:b/>
                    <w:bCs/>
                    <w:sz w:val="13"/>
                    <w:szCs w:val="13"/>
                    <w:lang w:val="en-US" w:eastAsia="zh-CN"/>
                  </w:rPr>
                </w:rPrChange>
              </w:rPr>
              <w:t xml:space="preserve">7,204,174.44 </w:t>
            </w:r>
          </w:p>
        </w:tc>
        <w:tc>
          <w:tcPr>
            <w:tcW w:w="403" w:type="pct"/>
            <w:tcBorders>
              <w:top w:val="nil"/>
              <w:left w:val="nil"/>
              <w:bottom w:val="single" w:sz="4" w:space="0" w:color="auto"/>
              <w:right w:val="single" w:sz="4" w:space="0" w:color="auto"/>
            </w:tcBorders>
            <w:shd w:val="clear" w:color="000000" w:fill="C0C0C0"/>
            <w:noWrap/>
            <w:vAlign w:val="center"/>
          </w:tcPr>
          <w:p w14:paraId="6A3F3D19" w14:textId="77777777" w:rsidR="00C75E31" w:rsidRPr="00E835D4" w:rsidRDefault="00000000">
            <w:pPr>
              <w:spacing w:before="0"/>
              <w:jc w:val="center"/>
              <w:rPr>
                <w:rFonts w:eastAsia="PMingLiU" w:cs="Arial"/>
                <w:b/>
                <w:bCs/>
                <w:sz w:val="19"/>
                <w:szCs w:val="19"/>
                <w:lang w:val="en-US" w:eastAsia="zh-CN"/>
                <w:rPrChange w:id="1216"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17" w:author="扬 邱" w:date="2025-07-09T17:15:00Z" w16du:dateUtc="2025-07-09T09:15:00Z">
                  <w:rPr>
                    <w:rFonts w:eastAsia="PMingLiU" w:cs="Arial"/>
                    <w:b/>
                    <w:bCs/>
                    <w:sz w:val="13"/>
                    <w:szCs w:val="13"/>
                    <w:lang w:val="en-US" w:eastAsia="zh-CN"/>
                  </w:rPr>
                </w:rPrChange>
              </w:rPr>
              <w:t xml:space="preserve">167.29 </w:t>
            </w:r>
          </w:p>
        </w:tc>
        <w:tc>
          <w:tcPr>
            <w:tcW w:w="379" w:type="pct"/>
            <w:tcBorders>
              <w:top w:val="nil"/>
              <w:left w:val="nil"/>
              <w:bottom w:val="single" w:sz="4" w:space="0" w:color="auto"/>
              <w:right w:val="single" w:sz="4" w:space="0" w:color="auto"/>
            </w:tcBorders>
            <w:shd w:val="clear" w:color="000000" w:fill="C0C0C0"/>
            <w:noWrap/>
            <w:vAlign w:val="center"/>
          </w:tcPr>
          <w:p w14:paraId="1717D88D" w14:textId="77777777" w:rsidR="00C75E31" w:rsidRPr="00E835D4" w:rsidRDefault="00000000">
            <w:pPr>
              <w:spacing w:before="0"/>
              <w:jc w:val="center"/>
              <w:rPr>
                <w:rFonts w:cs="Arial"/>
                <w:b/>
                <w:bCs/>
                <w:sz w:val="19"/>
                <w:szCs w:val="19"/>
                <w:lang w:val="en-US" w:eastAsia="zh-CN"/>
                <w:rPrChange w:id="1218" w:author="扬 邱" w:date="2025-07-09T17:15:00Z" w16du:dateUtc="2025-07-09T09:15:00Z">
                  <w:rPr>
                    <w:rFonts w:cs="Arial"/>
                    <w:b/>
                    <w:bCs/>
                    <w:sz w:val="13"/>
                    <w:szCs w:val="13"/>
                    <w:lang w:val="en-US" w:eastAsia="zh-CN"/>
                  </w:rPr>
                </w:rPrChange>
              </w:rPr>
            </w:pPr>
            <w:r w:rsidRPr="00E835D4">
              <w:rPr>
                <w:rFonts w:cs="Arial"/>
                <w:b/>
                <w:bCs/>
                <w:sz w:val="19"/>
                <w:szCs w:val="19"/>
                <w:lang w:val="en-US" w:eastAsia="zh-CN"/>
                <w:rPrChange w:id="1219" w:author="扬 邱" w:date="2025-07-09T17:15:00Z" w16du:dateUtc="2025-07-09T09:15:00Z">
                  <w:rPr>
                    <w:rFonts w:cs="Arial"/>
                    <w:b/>
                    <w:bCs/>
                    <w:sz w:val="13"/>
                    <w:szCs w:val="13"/>
                    <w:lang w:val="en-US" w:eastAsia="zh-CN"/>
                  </w:rPr>
                </w:rPrChange>
              </w:rPr>
              <w:t>68.45</w:t>
            </w:r>
          </w:p>
        </w:tc>
        <w:tc>
          <w:tcPr>
            <w:tcW w:w="365" w:type="pct"/>
            <w:tcBorders>
              <w:top w:val="nil"/>
              <w:left w:val="nil"/>
              <w:bottom w:val="single" w:sz="4" w:space="0" w:color="auto"/>
              <w:right w:val="single" w:sz="4" w:space="0" w:color="auto"/>
            </w:tcBorders>
            <w:shd w:val="clear" w:color="000000" w:fill="C0C0C0"/>
            <w:noWrap/>
            <w:vAlign w:val="center"/>
          </w:tcPr>
          <w:p w14:paraId="08DB655A" w14:textId="77777777" w:rsidR="00C75E31" w:rsidRPr="00E835D4" w:rsidRDefault="00000000">
            <w:pPr>
              <w:spacing w:before="0"/>
              <w:jc w:val="center"/>
              <w:rPr>
                <w:rFonts w:eastAsia="PMingLiU" w:cs="Arial"/>
                <w:b/>
                <w:bCs/>
                <w:sz w:val="19"/>
                <w:szCs w:val="19"/>
                <w:lang w:val="en-US" w:eastAsia="zh-CN"/>
                <w:rPrChange w:id="1220"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21" w:author="扬 邱" w:date="2025-07-09T17:15:00Z" w16du:dateUtc="2025-07-09T09:15:00Z">
                  <w:rPr>
                    <w:rFonts w:eastAsia="PMingLiU" w:cs="Arial"/>
                    <w:b/>
                    <w:bCs/>
                    <w:sz w:val="13"/>
                    <w:szCs w:val="13"/>
                    <w:lang w:val="en-US" w:eastAsia="zh-CN"/>
                  </w:rPr>
                </w:rPrChange>
              </w:rPr>
              <w:t xml:space="preserve">39.44 </w:t>
            </w:r>
          </w:p>
        </w:tc>
        <w:tc>
          <w:tcPr>
            <w:tcW w:w="360" w:type="pct"/>
            <w:tcBorders>
              <w:top w:val="nil"/>
              <w:left w:val="nil"/>
              <w:bottom w:val="single" w:sz="4" w:space="0" w:color="auto"/>
              <w:right w:val="single" w:sz="4" w:space="0" w:color="auto"/>
            </w:tcBorders>
            <w:shd w:val="clear" w:color="000000" w:fill="C0C0C0"/>
            <w:noWrap/>
            <w:vAlign w:val="center"/>
          </w:tcPr>
          <w:p w14:paraId="63CBF626" w14:textId="77777777" w:rsidR="00C75E31" w:rsidRPr="00E835D4" w:rsidRDefault="00000000">
            <w:pPr>
              <w:spacing w:before="0"/>
              <w:jc w:val="center"/>
              <w:rPr>
                <w:rFonts w:eastAsia="PMingLiU" w:cs="Arial"/>
                <w:b/>
                <w:bCs/>
                <w:sz w:val="19"/>
                <w:szCs w:val="19"/>
                <w:lang w:val="en-US" w:eastAsia="zh-CN"/>
                <w:rPrChange w:id="1222"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23"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single" w:sz="4" w:space="0" w:color="auto"/>
              <w:right w:val="single" w:sz="4" w:space="0" w:color="auto"/>
            </w:tcBorders>
            <w:shd w:val="clear" w:color="000000" w:fill="C0C0C0"/>
            <w:noWrap/>
            <w:vAlign w:val="center"/>
          </w:tcPr>
          <w:p w14:paraId="22AF0272" w14:textId="77777777" w:rsidR="00C75E31" w:rsidRPr="00E835D4" w:rsidRDefault="00000000">
            <w:pPr>
              <w:spacing w:before="0"/>
              <w:jc w:val="center"/>
              <w:rPr>
                <w:rFonts w:eastAsia="PMingLiU" w:cs="Arial"/>
                <w:b/>
                <w:bCs/>
                <w:sz w:val="19"/>
                <w:szCs w:val="19"/>
                <w:lang w:val="en-US" w:eastAsia="zh-CN"/>
                <w:rPrChange w:id="1224"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25" w:author="扬 邱" w:date="2025-07-09T17:15:00Z" w16du:dateUtc="2025-07-09T09:15:00Z">
                  <w:rPr>
                    <w:rFonts w:eastAsia="PMingLiU" w:cs="Arial"/>
                    <w:b/>
                    <w:bCs/>
                    <w:sz w:val="13"/>
                    <w:szCs w:val="13"/>
                    <w:lang w:val="en-US" w:eastAsia="zh-CN"/>
                  </w:rPr>
                </w:rPrChange>
              </w:rPr>
              <w:t xml:space="preserve">2,459.16 </w:t>
            </w:r>
          </w:p>
        </w:tc>
        <w:tc>
          <w:tcPr>
            <w:tcW w:w="308" w:type="pct"/>
            <w:tcBorders>
              <w:top w:val="nil"/>
              <w:left w:val="nil"/>
              <w:bottom w:val="single" w:sz="4" w:space="0" w:color="auto"/>
              <w:right w:val="single" w:sz="4" w:space="0" w:color="auto"/>
            </w:tcBorders>
            <w:shd w:val="clear" w:color="000000" w:fill="C0C0C0"/>
            <w:noWrap/>
            <w:vAlign w:val="center"/>
          </w:tcPr>
          <w:p w14:paraId="2EFDA5CF" w14:textId="77777777" w:rsidR="00C75E31" w:rsidRPr="00E835D4" w:rsidRDefault="00000000">
            <w:pPr>
              <w:spacing w:before="0"/>
              <w:jc w:val="center"/>
              <w:rPr>
                <w:rFonts w:eastAsia="PMingLiU" w:cs="Arial"/>
                <w:b/>
                <w:bCs/>
                <w:sz w:val="19"/>
                <w:szCs w:val="19"/>
                <w:lang w:val="en-US" w:eastAsia="zh-CN"/>
                <w:rPrChange w:id="1226"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27"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single" w:sz="4" w:space="0" w:color="auto"/>
              <w:right w:val="single" w:sz="4" w:space="0" w:color="auto"/>
            </w:tcBorders>
            <w:shd w:val="clear" w:color="000000" w:fill="C0C0C0"/>
            <w:noWrap/>
            <w:vAlign w:val="center"/>
          </w:tcPr>
          <w:p w14:paraId="53CEBA3C" w14:textId="77777777" w:rsidR="00C75E31" w:rsidRPr="00E835D4" w:rsidRDefault="00000000">
            <w:pPr>
              <w:spacing w:before="0"/>
              <w:jc w:val="center"/>
              <w:rPr>
                <w:rFonts w:eastAsia="PMingLiU" w:cs="Arial"/>
                <w:b/>
                <w:bCs/>
                <w:sz w:val="19"/>
                <w:szCs w:val="19"/>
                <w:lang w:val="en-US" w:eastAsia="zh-CN"/>
                <w:rPrChange w:id="1228"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29" w:author="扬 邱" w:date="2025-07-09T17:15:00Z" w16du:dateUtc="2025-07-09T09:15:00Z">
                  <w:rPr>
                    <w:rFonts w:eastAsia="PMingLiU" w:cs="Arial"/>
                    <w:b/>
                    <w:bCs/>
                    <w:sz w:val="13"/>
                    <w:szCs w:val="13"/>
                    <w:lang w:val="en-US" w:eastAsia="zh-CN"/>
                  </w:rPr>
                </w:rPrChange>
              </w:rPr>
              <w:t xml:space="preserve">7,206,908.77 </w:t>
            </w:r>
          </w:p>
        </w:tc>
      </w:tr>
      <w:tr w:rsidR="00C75E31" w:rsidRPr="00E835D4" w14:paraId="005E8132" w14:textId="77777777">
        <w:trPr>
          <w:trHeight w:val="390"/>
        </w:trPr>
        <w:tc>
          <w:tcPr>
            <w:tcW w:w="617" w:type="pct"/>
            <w:vMerge/>
            <w:tcBorders>
              <w:top w:val="nil"/>
              <w:left w:val="single" w:sz="4" w:space="0" w:color="auto"/>
              <w:bottom w:val="single" w:sz="4" w:space="0" w:color="000000"/>
              <w:right w:val="single" w:sz="4" w:space="0" w:color="auto"/>
            </w:tcBorders>
            <w:vAlign w:val="center"/>
          </w:tcPr>
          <w:p w14:paraId="6238E88A" w14:textId="77777777" w:rsidR="00C75E31" w:rsidRPr="00E835D4" w:rsidRDefault="00C75E31">
            <w:pPr>
              <w:spacing w:before="0"/>
              <w:rPr>
                <w:rFonts w:ascii="宋体" w:eastAsia="宋体" w:hAnsi="宋体" w:cs="宋体" w:hint="eastAsia"/>
                <w:b/>
                <w:bCs/>
                <w:color w:val="FFFFFF"/>
                <w:sz w:val="19"/>
                <w:szCs w:val="19"/>
                <w:lang w:val="en-US" w:eastAsia="zh-CN"/>
                <w:rPrChange w:id="1230"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vAlign w:val="center"/>
          </w:tcPr>
          <w:p w14:paraId="3C3DF0CA" w14:textId="77777777" w:rsidR="00C75E31" w:rsidRPr="00E835D4" w:rsidRDefault="00000000">
            <w:pPr>
              <w:spacing w:before="0"/>
              <w:jc w:val="center"/>
              <w:rPr>
                <w:rFonts w:ascii="宋体" w:eastAsia="宋体" w:hAnsi="宋体" w:cs="宋体" w:hint="eastAsia"/>
                <w:b/>
                <w:bCs/>
                <w:sz w:val="19"/>
                <w:szCs w:val="19"/>
                <w:lang w:val="en-US" w:eastAsia="zh-CN"/>
                <w:rPrChange w:id="1231"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1232" w:author="扬 邱" w:date="2025-07-09T17:15:00Z" w16du:dateUtc="2025-07-09T09:15:00Z">
                  <w:rPr>
                    <w:rFonts w:ascii="宋体" w:eastAsia="宋体" w:hAnsi="宋体" w:cs="宋体" w:hint="eastAsia"/>
                    <w:b/>
                    <w:bCs/>
                    <w:sz w:val="13"/>
                    <w:szCs w:val="13"/>
                    <w:lang w:val="en-US" w:eastAsia="zh-CN"/>
                  </w:rPr>
                </w:rPrChange>
              </w:rPr>
              <w:t>范围二</w:t>
            </w:r>
            <w:r w:rsidRPr="00E835D4">
              <w:rPr>
                <w:rFonts w:eastAsia="宋体" w:cs="Arial"/>
                <w:b/>
                <w:bCs/>
                <w:sz w:val="19"/>
                <w:szCs w:val="19"/>
                <w:lang w:val="en-US" w:eastAsia="zh-CN"/>
                <w:rPrChange w:id="1233" w:author="扬 邱" w:date="2025-07-09T17:15:00Z" w16du:dateUtc="2025-07-09T09:15:00Z">
                  <w:rPr>
                    <w:rFonts w:eastAsia="宋体" w:cs="Arial"/>
                    <w:b/>
                    <w:bCs/>
                    <w:sz w:val="13"/>
                    <w:szCs w:val="13"/>
                    <w:lang w:val="en-US" w:eastAsia="zh-CN"/>
                  </w:rPr>
                </w:rPrChange>
              </w:rPr>
              <w:br/>
            </w:r>
            <w:r w:rsidRPr="00E835D4">
              <w:rPr>
                <w:rFonts w:ascii="宋体" w:eastAsia="宋体" w:hAnsi="宋体" w:cs="宋体" w:hint="eastAsia"/>
                <w:b/>
                <w:bCs/>
                <w:sz w:val="19"/>
                <w:szCs w:val="19"/>
                <w:lang w:val="en-US" w:eastAsia="zh-CN"/>
                <w:rPrChange w:id="1234" w:author="扬 邱" w:date="2025-07-09T17:15:00Z" w16du:dateUtc="2025-07-09T09:15:00Z">
                  <w:rPr>
                    <w:rFonts w:ascii="宋体" w:eastAsia="宋体" w:hAnsi="宋体" w:cs="宋体" w:hint="eastAsia"/>
                    <w:b/>
                    <w:bCs/>
                    <w:sz w:val="13"/>
                    <w:szCs w:val="13"/>
                    <w:lang w:val="en-US" w:eastAsia="zh-CN"/>
                  </w:rPr>
                </w:rPrChange>
              </w:rPr>
              <w:t>（基于位置）</w:t>
            </w:r>
          </w:p>
        </w:tc>
        <w:tc>
          <w:tcPr>
            <w:tcW w:w="702" w:type="pct"/>
            <w:tcBorders>
              <w:top w:val="nil"/>
              <w:left w:val="nil"/>
              <w:bottom w:val="single" w:sz="4" w:space="0" w:color="auto"/>
              <w:right w:val="single" w:sz="4" w:space="0" w:color="auto"/>
            </w:tcBorders>
            <w:shd w:val="clear" w:color="000000" w:fill="C0C0C0"/>
            <w:noWrap/>
            <w:vAlign w:val="center"/>
          </w:tcPr>
          <w:p w14:paraId="2F4B5C7C" w14:textId="77777777" w:rsidR="00C75E31" w:rsidRPr="00E835D4" w:rsidRDefault="00000000">
            <w:pPr>
              <w:spacing w:before="0"/>
              <w:jc w:val="center"/>
              <w:rPr>
                <w:rFonts w:eastAsia="PMingLiU" w:cs="Arial"/>
                <w:b/>
                <w:bCs/>
                <w:sz w:val="19"/>
                <w:szCs w:val="19"/>
                <w:lang w:val="en-US" w:eastAsia="zh-CN"/>
                <w:rPrChange w:id="123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36" w:author="扬 邱" w:date="2025-07-09T17:15:00Z" w16du:dateUtc="2025-07-09T09:15:00Z">
                  <w:rPr>
                    <w:rFonts w:eastAsia="PMingLiU" w:cs="Arial"/>
                    <w:b/>
                    <w:bCs/>
                    <w:sz w:val="13"/>
                    <w:szCs w:val="13"/>
                    <w:lang w:val="en-US" w:eastAsia="zh-CN"/>
                  </w:rPr>
                </w:rPrChange>
              </w:rPr>
              <w:t xml:space="preserve">873,514.88 </w:t>
            </w:r>
          </w:p>
        </w:tc>
        <w:tc>
          <w:tcPr>
            <w:tcW w:w="403" w:type="pct"/>
            <w:tcBorders>
              <w:top w:val="nil"/>
              <w:left w:val="nil"/>
              <w:bottom w:val="single" w:sz="4" w:space="0" w:color="auto"/>
              <w:right w:val="single" w:sz="4" w:space="0" w:color="auto"/>
            </w:tcBorders>
            <w:shd w:val="clear" w:color="000000" w:fill="C0C0C0"/>
            <w:noWrap/>
            <w:vAlign w:val="center"/>
          </w:tcPr>
          <w:p w14:paraId="7927D87C" w14:textId="77777777" w:rsidR="00C75E31" w:rsidRPr="00E835D4" w:rsidRDefault="00000000">
            <w:pPr>
              <w:spacing w:before="0"/>
              <w:jc w:val="center"/>
              <w:rPr>
                <w:rFonts w:eastAsia="PMingLiU" w:cs="Arial"/>
                <w:b/>
                <w:bCs/>
                <w:sz w:val="19"/>
                <w:szCs w:val="19"/>
                <w:lang w:val="en-US" w:eastAsia="zh-CN"/>
                <w:rPrChange w:id="123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38"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single" w:sz="4" w:space="0" w:color="auto"/>
              <w:right w:val="single" w:sz="4" w:space="0" w:color="auto"/>
            </w:tcBorders>
            <w:shd w:val="clear" w:color="000000" w:fill="C0C0C0"/>
            <w:noWrap/>
            <w:vAlign w:val="center"/>
          </w:tcPr>
          <w:p w14:paraId="08A90C47" w14:textId="77777777" w:rsidR="00C75E31" w:rsidRPr="00E835D4" w:rsidRDefault="00000000">
            <w:pPr>
              <w:spacing w:before="0"/>
              <w:jc w:val="center"/>
              <w:rPr>
                <w:rFonts w:eastAsia="PMingLiU" w:cs="Arial"/>
                <w:b/>
                <w:bCs/>
                <w:sz w:val="19"/>
                <w:szCs w:val="19"/>
                <w:lang w:val="en-US" w:eastAsia="zh-CN"/>
                <w:rPrChange w:id="123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40"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single" w:sz="4" w:space="0" w:color="auto"/>
              <w:right w:val="single" w:sz="4" w:space="0" w:color="auto"/>
            </w:tcBorders>
            <w:shd w:val="clear" w:color="000000" w:fill="C0C0C0"/>
            <w:noWrap/>
            <w:vAlign w:val="center"/>
          </w:tcPr>
          <w:p w14:paraId="5848C3C0" w14:textId="77777777" w:rsidR="00C75E31" w:rsidRPr="00E835D4" w:rsidRDefault="00000000">
            <w:pPr>
              <w:spacing w:before="0"/>
              <w:jc w:val="center"/>
              <w:rPr>
                <w:rFonts w:eastAsia="PMingLiU" w:cs="Arial"/>
                <w:b/>
                <w:bCs/>
                <w:sz w:val="19"/>
                <w:szCs w:val="19"/>
                <w:lang w:val="en-US" w:eastAsia="zh-CN"/>
                <w:rPrChange w:id="124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42"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single" w:sz="4" w:space="0" w:color="auto"/>
              <w:right w:val="single" w:sz="4" w:space="0" w:color="auto"/>
            </w:tcBorders>
            <w:shd w:val="clear" w:color="000000" w:fill="C0C0C0"/>
            <w:noWrap/>
            <w:vAlign w:val="center"/>
          </w:tcPr>
          <w:p w14:paraId="7A8A9349" w14:textId="77777777" w:rsidR="00C75E31" w:rsidRPr="00E835D4" w:rsidRDefault="00000000">
            <w:pPr>
              <w:spacing w:before="0"/>
              <w:jc w:val="center"/>
              <w:rPr>
                <w:rFonts w:eastAsia="PMingLiU" w:cs="Arial"/>
                <w:b/>
                <w:bCs/>
                <w:sz w:val="19"/>
                <w:szCs w:val="19"/>
                <w:lang w:val="en-US" w:eastAsia="zh-CN"/>
                <w:rPrChange w:id="124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44"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single" w:sz="4" w:space="0" w:color="auto"/>
              <w:right w:val="single" w:sz="4" w:space="0" w:color="auto"/>
            </w:tcBorders>
            <w:shd w:val="clear" w:color="000000" w:fill="C0C0C0"/>
            <w:noWrap/>
            <w:vAlign w:val="center"/>
          </w:tcPr>
          <w:p w14:paraId="31413EFF" w14:textId="77777777" w:rsidR="00C75E31" w:rsidRPr="00E835D4" w:rsidRDefault="00000000">
            <w:pPr>
              <w:spacing w:before="0"/>
              <w:jc w:val="center"/>
              <w:rPr>
                <w:rFonts w:eastAsia="PMingLiU" w:cs="Arial"/>
                <w:b/>
                <w:bCs/>
                <w:sz w:val="19"/>
                <w:szCs w:val="19"/>
                <w:lang w:val="en-US" w:eastAsia="zh-CN"/>
                <w:rPrChange w:id="124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46"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single" w:sz="4" w:space="0" w:color="auto"/>
              <w:right w:val="single" w:sz="4" w:space="0" w:color="auto"/>
            </w:tcBorders>
            <w:shd w:val="clear" w:color="000000" w:fill="C0C0C0"/>
            <w:noWrap/>
            <w:vAlign w:val="center"/>
          </w:tcPr>
          <w:p w14:paraId="2F1A90A2" w14:textId="77777777" w:rsidR="00C75E31" w:rsidRPr="00E835D4" w:rsidRDefault="00000000">
            <w:pPr>
              <w:spacing w:before="0"/>
              <w:jc w:val="center"/>
              <w:rPr>
                <w:rFonts w:eastAsia="PMingLiU" w:cs="Arial"/>
                <w:b/>
                <w:bCs/>
                <w:sz w:val="19"/>
                <w:szCs w:val="19"/>
                <w:lang w:val="en-US" w:eastAsia="zh-CN"/>
                <w:rPrChange w:id="124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48"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single" w:sz="4" w:space="0" w:color="auto"/>
              <w:right w:val="single" w:sz="4" w:space="0" w:color="auto"/>
            </w:tcBorders>
            <w:shd w:val="clear" w:color="000000" w:fill="C0C0C0"/>
            <w:noWrap/>
            <w:vAlign w:val="center"/>
          </w:tcPr>
          <w:p w14:paraId="292B6215" w14:textId="77777777" w:rsidR="00C75E31" w:rsidRPr="00E835D4" w:rsidRDefault="00000000">
            <w:pPr>
              <w:spacing w:before="0"/>
              <w:jc w:val="center"/>
              <w:rPr>
                <w:rFonts w:eastAsia="PMingLiU" w:cs="Arial"/>
                <w:b/>
                <w:bCs/>
                <w:sz w:val="19"/>
                <w:szCs w:val="19"/>
                <w:lang w:val="en-US" w:eastAsia="zh-CN"/>
                <w:rPrChange w:id="124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50" w:author="扬 邱" w:date="2025-07-09T17:15:00Z" w16du:dateUtc="2025-07-09T09:15:00Z">
                  <w:rPr>
                    <w:rFonts w:eastAsia="PMingLiU" w:cs="Arial"/>
                    <w:b/>
                    <w:bCs/>
                    <w:sz w:val="13"/>
                    <w:szCs w:val="13"/>
                    <w:lang w:val="en-US" w:eastAsia="zh-CN"/>
                  </w:rPr>
                </w:rPrChange>
              </w:rPr>
              <w:t xml:space="preserve">873,514.88 </w:t>
            </w:r>
          </w:p>
        </w:tc>
      </w:tr>
      <w:tr w:rsidR="00C75E31" w:rsidRPr="00E835D4" w14:paraId="59EA41F9" w14:textId="77777777">
        <w:trPr>
          <w:trHeight w:val="390"/>
        </w:trPr>
        <w:tc>
          <w:tcPr>
            <w:tcW w:w="617" w:type="pct"/>
            <w:vMerge/>
            <w:tcBorders>
              <w:top w:val="nil"/>
              <w:left w:val="single" w:sz="4" w:space="0" w:color="auto"/>
              <w:bottom w:val="single" w:sz="4" w:space="0" w:color="000000"/>
              <w:right w:val="single" w:sz="4" w:space="0" w:color="auto"/>
            </w:tcBorders>
            <w:vAlign w:val="center"/>
          </w:tcPr>
          <w:p w14:paraId="448F0C2B" w14:textId="77777777" w:rsidR="00C75E31" w:rsidRPr="00E835D4" w:rsidRDefault="00C75E31">
            <w:pPr>
              <w:spacing w:before="0"/>
              <w:rPr>
                <w:rFonts w:ascii="宋体" w:eastAsia="宋体" w:hAnsi="宋体" w:cs="宋体" w:hint="eastAsia"/>
                <w:b/>
                <w:bCs/>
                <w:color w:val="FFFFFF"/>
                <w:sz w:val="19"/>
                <w:szCs w:val="19"/>
                <w:lang w:val="en-US" w:eastAsia="zh-CN"/>
                <w:rPrChange w:id="1251"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vAlign w:val="center"/>
          </w:tcPr>
          <w:p w14:paraId="3ED29F85" w14:textId="77777777" w:rsidR="00C75E31" w:rsidRPr="00E835D4" w:rsidRDefault="00000000">
            <w:pPr>
              <w:spacing w:before="0"/>
              <w:jc w:val="center"/>
              <w:rPr>
                <w:rFonts w:ascii="宋体" w:eastAsia="宋体" w:hAnsi="宋体" w:cs="宋体" w:hint="eastAsia"/>
                <w:b/>
                <w:bCs/>
                <w:sz w:val="19"/>
                <w:szCs w:val="19"/>
                <w:lang w:val="en-US" w:eastAsia="zh-CN"/>
                <w:rPrChange w:id="1252"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1253" w:author="扬 邱" w:date="2025-07-09T17:15:00Z" w16du:dateUtc="2025-07-09T09:15:00Z">
                  <w:rPr>
                    <w:rFonts w:ascii="宋体" w:eastAsia="宋体" w:hAnsi="宋体" w:cs="宋体" w:hint="eastAsia"/>
                    <w:b/>
                    <w:bCs/>
                    <w:sz w:val="13"/>
                    <w:szCs w:val="13"/>
                    <w:lang w:val="en-US" w:eastAsia="zh-CN"/>
                  </w:rPr>
                </w:rPrChange>
              </w:rPr>
              <w:t>范围二</w:t>
            </w:r>
            <w:r w:rsidRPr="00E835D4">
              <w:rPr>
                <w:rFonts w:eastAsia="宋体" w:cs="Arial"/>
                <w:b/>
                <w:bCs/>
                <w:sz w:val="19"/>
                <w:szCs w:val="19"/>
                <w:lang w:val="en-US" w:eastAsia="zh-CN"/>
                <w:rPrChange w:id="1254" w:author="扬 邱" w:date="2025-07-09T17:15:00Z" w16du:dateUtc="2025-07-09T09:15:00Z">
                  <w:rPr>
                    <w:rFonts w:eastAsia="宋体" w:cs="Arial"/>
                    <w:b/>
                    <w:bCs/>
                    <w:sz w:val="13"/>
                    <w:szCs w:val="13"/>
                    <w:lang w:val="en-US" w:eastAsia="zh-CN"/>
                  </w:rPr>
                </w:rPrChange>
              </w:rPr>
              <w:br/>
            </w:r>
            <w:r w:rsidRPr="00E835D4">
              <w:rPr>
                <w:rFonts w:ascii="宋体" w:eastAsia="宋体" w:hAnsi="宋体" w:cs="宋体" w:hint="eastAsia"/>
                <w:b/>
                <w:bCs/>
                <w:sz w:val="19"/>
                <w:szCs w:val="19"/>
                <w:lang w:val="en-US" w:eastAsia="zh-CN"/>
                <w:rPrChange w:id="1255" w:author="扬 邱" w:date="2025-07-09T17:15:00Z" w16du:dateUtc="2025-07-09T09:15:00Z">
                  <w:rPr>
                    <w:rFonts w:ascii="宋体" w:eastAsia="宋体" w:hAnsi="宋体" w:cs="宋体" w:hint="eastAsia"/>
                    <w:b/>
                    <w:bCs/>
                    <w:sz w:val="13"/>
                    <w:szCs w:val="13"/>
                    <w:lang w:val="en-US" w:eastAsia="zh-CN"/>
                  </w:rPr>
                </w:rPrChange>
              </w:rPr>
              <w:t>（基于市场）</w:t>
            </w:r>
          </w:p>
        </w:tc>
        <w:tc>
          <w:tcPr>
            <w:tcW w:w="702" w:type="pct"/>
            <w:tcBorders>
              <w:top w:val="nil"/>
              <w:left w:val="nil"/>
              <w:bottom w:val="single" w:sz="4" w:space="0" w:color="auto"/>
              <w:right w:val="single" w:sz="4" w:space="0" w:color="auto"/>
            </w:tcBorders>
            <w:shd w:val="clear" w:color="000000" w:fill="C0C0C0"/>
            <w:noWrap/>
            <w:vAlign w:val="center"/>
          </w:tcPr>
          <w:p w14:paraId="313E87A3" w14:textId="77777777" w:rsidR="00C75E31" w:rsidRPr="00E835D4" w:rsidRDefault="00000000">
            <w:pPr>
              <w:spacing w:before="0"/>
              <w:jc w:val="center"/>
              <w:rPr>
                <w:rFonts w:eastAsia="PMingLiU" w:cs="Arial"/>
                <w:b/>
                <w:bCs/>
                <w:sz w:val="19"/>
                <w:szCs w:val="19"/>
                <w:lang w:val="en-US" w:eastAsia="zh-CN"/>
                <w:rPrChange w:id="1256"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57" w:author="扬 邱" w:date="2025-07-09T17:15:00Z" w16du:dateUtc="2025-07-09T09:15:00Z">
                  <w:rPr>
                    <w:rFonts w:eastAsia="PMingLiU" w:cs="Arial"/>
                    <w:b/>
                    <w:bCs/>
                    <w:sz w:val="13"/>
                    <w:szCs w:val="13"/>
                    <w:lang w:val="en-US" w:eastAsia="zh-CN"/>
                  </w:rPr>
                </w:rPrChange>
              </w:rPr>
              <w:t xml:space="preserve">1,167,029.81 </w:t>
            </w:r>
          </w:p>
        </w:tc>
        <w:tc>
          <w:tcPr>
            <w:tcW w:w="403" w:type="pct"/>
            <w:tcBorders>
              <w:top w:val="nil"/>
              <w:left w:val="nil"/>
              <w:bottom w:val="single" w:sz="4" w:space="0" w:color="auto"/>
              <w:right w:val="single" w:sz="4" w:space="0" w:color="auto"/>
            </w:tcBorders>
            <w:shd w:val="clear" w:color="000000" w:fill="C0C0C0"/>
            <w:noWrap/>
            <w:vAlign w:val="center"/>
          </w:tcPr>
          <w:p w14:paraId="46E63548" w14:textId="77777777" w:rsidR="00C75E31" w:rsidRPr="00E835D4" w:rsidRDefault="00000000">
            <w:pPr>
              <w:spacing w:before="0"/>
              <w:jc w:val="center"/>
              <w:rPr>
                <w:rFonts w:eastAsia="PMingLiU" w:cs="Arial"/>
                <w:b/>
                <w:bCs/>
                <w:sz w:val="19"/>
                <w:szCs w:val="19"/>
                <w:lang w:val="en-US" w:eastAsia="zh-CN"/>
                <w:rPrChange w:id="1258"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59"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single" w:sz="4" w:space="0" w:color="auto"/>
              <w:right w:val="single" w:sz="4" w:space="0" w:color="auto"/>
            </w:tcBorders>
            <w:shd w:val="clear" w:color="000000" w:fill="C0C0C0"/>
            <w:noWrap/>
            <w:vAlign w:val="center"/>
          </w:tcPr>
          <w:p w14:paraId="0896E66C" w14:textId="77777777" w:rsidR="00C75E31" w:rsidRPr="00E835D4" w:rsidRDefault="00000000">
            <w:pPr>
              <w:spacing w:before="0"/>
              <w:jc w:val="center"/>
              <w:rPr>
                <w:rFonts w:eastAsia="PMingLiU" w:cs="Arial"/>
                <w:b/>
                <w:bCs/>
                <w:sz w:val="19"/>
                <w:szCs w:val="19"/>
                <w:lang w:val="en-US" w:eastAsia="zh-CN"/>
                <w:rPrChange w:id="1260"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61"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single" w:sz="4" w:space="0" w:color="auto"/>
              <w:right w:val="single" w:sz="4" w:space="0" w:color="auto"/>
            </w:tcBorders>
            <w:shd w:val="clear" w:color="000000" w:fill="C0C0C0"/>
            <w:noWrap/>
            <w:vAlign w:val="center"/>
          </w:tcPr>
          <w:p w14:paraId="201279DB" w14:textId="77777777" w:rsidR="00C75E31" w:rsidRPr="00E835D4" w:rsidRDefault="00000000">
            <w:pPr>
              <w:spacing w:before="0"/>
              <w:jc w:val="center"/>
              <w:rPr>
                <w:rFonts w:eastAsia="PMingLiU" w:cs="Arial"/>
                <w:b/>
                <w:bCs/>
                <w:sz w:val="19"/>
                <w:szCs w:val="19"/>
                <w:lang w:val="en-US" w:eastAsia="zh-CN"/>
                <w:rPrChange w:id="1262"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63"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single" w:sz="4" w:space="0" w:color="auto"/>
              <w:right w:val="single" w:sz="4" w:space="0" w:color="auto"/>
            </w:tcBorders>
            <w:shd w:val="clear" w:color="000000" w:fill="C0C0C0"/>
            <w:noWrap/>
            <w:vAlign w:val="center"/>
          </w:tcPr>
          <w:p w14:paraId="7FD97802" w14:textId="77777777" w:rsidR="00C75E31" w:rsidRPr="00E835D4" w:rsidRDefault="00000000">
            <w:pPr>
              <w:spacing w:before="0"/>
              <w:jc w:val="center"/>
              <w:rPr>
                <w:rFonts w:eastAsia="PMingLiU" w:cs="Arial"/>
                <w:b/>
                <w:bCs/>
                <w:sz w:val="19"/>
                <w:szCs w:val="19"/>
                <w:lang w:val="en-US" w:eastAsia="zh-CN"/>
                <w:rPrChange w:id="1264"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65"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single" w:sz="4" w:space="0" w:color="auto"/>
              <w:right w:val="single" w:sz="4" w:space="0" w:color="auto"/>
            </w:tcBorders>
            <w:shd w:val="clear" w:color="000000" w:fill="C0C0C0"/>
            <w:noWrap/>
            <w:vAlign w:val="center"/>
          </w:tcPr>
          <w:p w14:paraId="54DDE06F" w14:textId="77777777" w:rsidR="00C75E31" w:rsidRPr="00E835D4" w:rsidRDefault="00000000">
            <w:pPr>
              <w:spacing w:before="0"/>
              <w:jc w:val="center"/>
              <w:rPr>
                <w:rFonts w:eastAsia="PMingLiU" w:cs="Arial"/>
                <w:b/>
                <w:bCs/>
                <w:sz w:val="19"/>
                <w:szCs w:val="19"/>
                <w:lang w:val="en-US" w:eastAsia="zh-CN"/>
                <w:rPrChange w:id="1266"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67"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single" w:sz="4" w:space="0" w:color="auto"/>
              <w:right w:val="single" w:sz="4" w:space="0" w:color="auto"/>
            </w:tcBorders>
            <w:shd w:val="clear" w:color="000000" w:fill="C0C0C0"/>
            <w:noWrap/>
            <w:vAlign w:val="center"/>
          </w:tcPr>
          <w:p w14:paraId="5EF7D7F7" w14:textId="77777777" w:rsidR="00C75E31" w:rsidRPr="00E835D4" w:rsidRDefault="00000000">
            <w:pPr>
              <w:spacing w:before="0"/>
              <w:jc w:val="center"/>
              <w:rPr>
                <w:rFonts w:eastAsia="PMingLiU" w:cs="Arial"/>
                <w:b/>
                <w:bCs/>
                <w:sz w:val="19"/>
                <w:szCs w:val="19"/>
                <w:lang w:val="en-US" w:eastAsia="zh-CN"/>
                <w:rPrChange w:id="1268"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69"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single" w:sz="4" w:space="0" w:color="auto"/>
              <w:right w:val="single" w:sz="4" w:space="0" w:color="auto"/>
            </w:tcBorders>
            <w:shd w:val="clear" w:color="000000" w:fill="C0C0C0"/>
            <w:noWrap/>
            <w:vAlign w:val="center"/>
          </w:tcPr>
          <w:p w14:paraId="6525102C" w14:textId="77777777" w:rsidR="00C75E31" w:rsidRPr="00E835D4" w:rsidRDefault="00000000">
            <w:pPr>
              <w:spacing w:before="0"/>
              <w:jc w:val="center"/>
              <w:rPr>
                <w:rFonts w:eastAsia="PMingLiU" w:cs="Arial"/>
                <w:b/>
                <w:bCs/>
                <w:sz w:val="19"/>
                <w:szCs w:val="19"/>
                <w:lang w:val="en-US" w:eastAsia="zh-CN"/>
                <w:rPrChange w:id="1270"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71" w:author="扬 邱" w:date="2025-07-09T17:15:00Z" w16du:dateUtc="2025-07-09T09:15:00Z">
                  <w:rPr>
                    <w:rFonts w:eastAsia="PMingLiU" w:cs="Arial"/>
                    <w:b/>
                    <w:bCs/>
                    <w:sz w:val="13"/>
                    <w:szCs w:val="13"/>
                    <w:lang w:val="en-US" w:eastAsia="zh-CN"/>
                  </w:rPr>
                </w:rPrChange>
              </w:rPr>
              <w:t xml:space="preserve">1,167,029.81 </w:t>
            </w:r>
          </w:p>
        </w:tc>
      </w:tr>
      <w:tr w:rsidR="00C75E31" w:rsidRPr="00E835D4" w14:paraId="63AC4C53" w14:textId="77777777">
        <w:trPr>
          <w:trHeight w:val="300"/>
        </w:trPr>
        <w:tc>
          <w:tcPr>
            <w:tcW w:w="617" w:type="pct"/>
            <w:vMerge/>
            <w:tcBorders>
              <w:top w:val="nil"/>
              <w:left w:val="single" w:sz="4" w:space="0" w:color="auto"/>
              <w:bottom w:val="single" w:sz="4" w:space="0" w:color="000000"/>
              <w:right w:val="single" w:sz="4" w:space="0" w:color="auto"/>
            </w:tcBorders>
            <w:vAlign w:val="center"/>
          </w:tcPr>
          <w:p w14:paraId="0AF1CD12" w14:textId="77777777" w:rsidR="00C75E31" w:rsidRPr="00E835D4" w:rsidRDefault="00C75E31">
            <w:pPr>
              <w:spacing w:before="0"/>
              <w:rPr>
                <w:rFonts w:ascii="宋体" w:eastAsia="宋体" w:hAnsi="宋体" w:cs="宋体" w:hint="eastAsia"/>
                <w:b/>
                <w:bCs/>
                <w:color w:val="FFFFFF"/>
                <w:sz w:val="19"/>
                <w:szCs w:val="19"/>
                <w:lang w:val="en-US" w:eastAsia="zh-CN"/>
                <w:rPrChange w:id="1272" w:author="扬 邱" w:date="2025-07-09T17:15:00Z" w16du:dateUtc="2025-07-09T09:15:00Z">
                  <w:rPr>
                    <w:rFonts w:ascii="宋体" w:eastAsia="宋体" w:hAnsi="宋体" w:cs="宋体" w:hint="eastAsia"/>
                    <w:b/>
                    <w:bCs/>
                    <w:color w:val="FFFFFF"/>
                    <w:sz w:val="13"/>
                    <w:szCs w:val="13"/>
                    <w:lang w:val="en-US" w:eastAsia="zh-CN"/>
                  </w:rPr>
                </w:rPrChange>
              </w:rPr>
            </w:pPr>
          </w:p>
        </w:tc>
        <w:tc>
          <w:tcPr>
            <w:tcW w:w="690" w:type="pct"/>
            <w:tcBorders>
              <w:top w:val="nil"/>
              <w:left w:val="nil"/>
              <w:bottom w:val="single" w:sz="4" w:space="0" w:color="auto"/>
              <w:right w:val="single" w:sz="4" w:space="0" w:color="auto"/>
            </w:tcBorders>
            <w:shd w:val="clear" w:color="000000" w:fill="C0C0C0"/>
            <w:noWrap/>
            <w:vAlign w:val="center"/>
          </w:tcPr>
          <w:p w14:paraId="7954D652" w14:textId="77777777" w:rsidR="00C75E31" w:rsidRPr="00E835D4" w:rsidRDefault="00000000">
            <w:pPr>
              <w:spacing w:before="0"/>
              <w:jc w:val="center"/>
              <w:rPr>
                <w:rFonts w:ascii="宋体" w:eastAsia="宋体" w:hAnsi="宋体" w:cs="宋体" w:hint="eastAsia"/>
                <w:b/>
                <w:bCs/>
                <w:sz w:val="19"/>
                <w:szCs w:val="19"/>
                <w:lang w:val="en-US" w:eastAsia="zh-CN"/>
                <w:rPrChange w:id="1273" w:author="扬 邱" w:date="2025-07-09T17:15:00Z" w16du:dateUtc="2025-07-09T09:15:00Z">
                  <w:rPr>
                    <w:rFonts w:ascii="宋体" w:eastAsia="宋体" w:hAnsi="宋体" w:cs="宋体" w:hint="eastAsia"/>
                    <w:b/>
                    <w:bCs/>
                    <w:sz w:val="13"/>
                    <w:szCs w:val="13"/>
                    <w:lang w:val="en-US" w:eastAsia="zh-CN"/>
                  </w:rPr>
                </w:rPrChange>
              </w:rPr>
            </w:pPr>
            <w:r w:rsidRPr="00E835D4">
              <w:rPr>
                <w:rFonts w:ascii="宋体" w:eastAsia="宋体" w:hAnsi="宋体" w:cs="宋体" w:hint="eastAsia"/>
                <w:b/>
                <w:bCs/>
                <w:sz w:val="19"/>
                <w:szCs w:val="19"/>
                <w:lang w:val="en-US" w:eastAsia="zh-CN"/>
                <w:rPrChange w:id="1274" w:author="扬 邱" w:date="2025-07-09T17:15:00Z" w16du:dateUtc="2025-07-09T09:15:00Z">
                  <w:rPr>
                    <w:rFonts w:ascii="宋体" w:eastAsia="宋体" w:hAnsi="宋体" w:cs="宋体" w:hint="eastAsia"/>
                    <w:b/>
                    <w:bCs/>
                    <w:sz w:val="13"/>
                    <w:szCs w:val="13"/>
                    <w:lang w:val="en-US" w:eastAsia="zh-CN"/>
                  </w:rPr>
                </w:rPrChange>
              </w:rPr>
              <w:t>范围三</w:t>
            </w:r>
          </w:p>
        </w:tc>
        <w:tc>
          <w:tcPr>
            <w:tcW w:w="702" w:type="pct"/>
            <w:tcBorders>
              <w:top w:val="nil"/>
              <w:left w:val="nil"/>
              <w:bottom w:val="single" w:sz="4" w:space="0" w:color="auto"/>
              <w:right w:val="single" w:sz="4" w:space="0" w:color="auto"/>
            </w:tcBorders>
            <w:shd w:val="clear" w:color="000000" w:fill="C0C0C0"/>
            <w:noWrap/>
            <w:vAlign w:val="center"/>
          </w:tcPr>
          <w:p w14:paraId="46AEFD20" w14:textId="77777777" w:rsidR="00C75E31" w:rsidRPr="00E835D4" w:rsidRDefault="00000000">
            <w:pPr>
              <w:spacing w:before="0"/>
              <w:jc w:val="center"/>
              <w:rPr>
                <w:rFonts w:eastAsia="PMingLiU" w:cs="Arial"/>
                <w:b/>
                <w:bCs/>
                <w:sz w:val="19"/>
                <w:szCs w:val="19"/>
                <w:lang w:val="en-US" w:eastAsia="zh-CN"/>
                <w:rPrChange w:id="127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76" w:author="扬 邱" w:date="2025-07-09T17:15:00Z" w16du:dateUtc="2025-07-09T09:15:00Z">
                  <w:rPr>
                    <w:rFonts w:eastAsia="PMingLiU" w:cs="Arial"/>
                    <w:b/>
                    <w:bCs/>
                    <w:sz w:val="13"/>
                    <w:szCs w:val="13"/>
                    <w:lang w:val="en-US" w:eastAsia="zh-CN"/>
                  </w:rPr>
                </w:rPrChange>
              </w:rPr>
              <w:t xml:space="preserve">8,361,489.60 </w:t>
            </w:r>
          </w:p>
        </w:tc>
        <w:tc>
          <w:tcPr>
            <w:tcW w:w="403" w:type="pct"/>
            <w:tcBorders>
              <w:top w:val="nil"/>
              <w:left w:val="nil"/>
              <w:bottom w:val="single" w:sz="4" w:space="0" w:color="auto"/>
              <w:right w:val="single" w:sz="4" w:space="0" w:color="auto"/>
            </w:tcBorders>
            <w:shd w:val="clear" w:color="000000" w:fill="C0C0C0"/>
            <w:noWrap/>
            <w:vAlign w:val="center"/>
          </w:tcPr>
          <w:p w14:paraId="42319FD9" w14:textId="77777777" w:rsidR="00C75E31" w:rsidRPr="00E835D4" w:rsidRDefault="00000000">
            <w:pPr>
              <w:spacing w:before="0"/>
              <w:jc w:val="center"/>
              <w:rPr>
                <w:rFonts w:eastAsia="PMingLiU" w:cs="Arial"/>
                <w:b/>
                <w:bCs/>
                <w:sz w:val="19"/>
                <w:szCs w:val="19"/>
                <w:lang w:val="en-US" w:eastAsia="zh-CN"/>
                <w:rPrChange w:id="127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78" w:author="扬 邱" w:date="2025-07-09T17:15:00Z" w16du:dateUtc="2025-07-09T09:15:00Z">
                  <w:rPr>
                    <w:rFonts w:eastAsia="PMingLiU" w:cs="Arial"/>
                    <w:b/>
                    <w:bCs/>
                    <w:sz w:val="13"/>
                    <w:szCs w:val="13"/>
                    <w:lang w:val="en-US" w:eastAsia="zh-CN"/>
                  </w:rPr>
                </w:rPrChange>
              </w:rPr>
              <w:t xml:space="preserve">0.00 </w:t>
            </w:r>
          </w:p>
        </w:tc>
        <w:tc>
          <w:tcPr>
            <w:tcW w:w="379" w:type="pct"/>
            <w:tcBorders>
              <w:top w:val="nil"/>
              <w:left w:val="nil"/>
              <w:bottom w:val="single" w:sz="4" w:space="0" w:color="auto"/>
              <w:right w:val="single" w:sz="4" w:space="0" w:color="auto"/>
            </w:tcBorders>
            <w:shd w:val="clear" w:color="000000" w:fill="C0C0C0"/>
            <w:noWrap/>
            <w:vAlign w:val="center"/>
          </w:tcPr>
          <w:p w14:paraId="04CE1EE7" w14:textId="77777777" w:rsidR="00C75E31" w:rsidRPr="00E835D4" w:rsidRDefault="00000000">
            <w:pPr>
              <w:spacing w:before="0"/>
              <w:jc w:val="center"/>
              <w:rPr>
                <w:rFonts w:eastAsia="PMingLiU" w:cs="Arial"/>
                <w:b/>
                <w:bCs/>
                <w:sz w:val="19"/>
                <w:szCs w:val="19"/>
                <w:lang w:val="en-US" w:eastAsia="zh-CN"/>
                <w:rPrChange w:id="127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80" w:author="扬 邱" w:date="2025-07-09T17:15:00Z" w16du:dateUtc="2025-07-09T09:15:00Z">
                  <w:rPr>
                    <w:rFonts w:eastAsia="PMingLiU" w:cs="Arial"/>
                    <w:b/>
                    <w:bCs/>
                    <w:sz w:val="13"/>
                    <w:szCs w:val="13"/>
                    <w:lang w:val="en-US" w:eastAsia="zh-CN"/>
                  </w:rPr>
                </w:rPrChange>
              </w:rPr>
              <w:t xml:space="preserve">0.00 </w:t>
            </w:r>
          </w:p>
        </w:tc>
        <w:tc>
          <w:tcPr>
            <w:tcW w:w="365" w:type="pct"/>
            <w:tcBorders>
              <w:top w:val="nil"/>
              <w:left w:val="nil"/>
              <w:bottom w:val="single" w:sz="4" w:space="0" w:color="auto"/>
              <w:right w:val="single" w:sz="4" w:space="0" w:color="auto"/>
            </w:tcBorders>
            <w:shd w:val="clear" w:color="000000" w:fill="C0C0C0"/>
            <w:noWrap/>
            <w:vAlign w:val="center"/>
          </w:tcPr>
          <w:p w14:paraId="728439F0" w14:textId="77777777" w:rsidR="00C75E31" w:rsidRPr="00E835D4" w:rsidRDefault="00000000">
            <w:pPr>
              <w:spacing w:before="0"/>
              <w:jc w:val="center"/>
              <w:rPr>
                <w:rFonts w:eastAsia="PMingLiU" w:cs="Arial"/>
                <w:b/>
                <w:bCs/>
                <w:sz w:val="19"/>
                <w:szCs w:val="19"/>
                <w:lang w:val="en-US" w:eastAsia="zh-CN"/>
                <w:rPrChange w:id="1281"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82" w:author="扬 邱" w:date="2025-07-09T17:15:00Z" w16du:dateUtc="2025-07-09T09:15:00Z">
                  <w:rPr>
                    <w:rFonts w:eastAsia="PMingLiU" w:cs="Arial"/>
                    <w:b/>
                    <w:bCs/>
                    <w:sz w:val="13"/>
                    <w:szCs w:val="13"/>
                    <w:lang w:val="en-US" w:eastAsia="zh-CN"/>
                  </w:rPr>
                </w:rPrChange>
              </w:rPr>
              <w:t xml:space="preserve">0.00 </w:t>
            </w:r>
          </w:p>
        </w:tc>
        <w:tc>
          <w:tcPr>
            <w:tcW w:w="360" w:type="pct"/>
            <w:tcBorders>
              <w:top w:val="nil"/>
              <w:left w:val="nil"/>
              <w:bottom w:val="single" w:sz="4" w:space="0" w:color="auto"/>
              <w:right w:val="single" w:sz="4" w:space="0" w:color="auto"/>
            </w:tcBorders>
            <w:shd w:val="clear" w:color="000000" w:fill="C0C0C0"/>
            <w:noWrap/>
            <w:vAlign w:val="center"/>
          </w:tcPr>
          <w:p w14:paraId="55AFAAF7" w14:textId="77777777" w:rsidR="00C75E31" w:rsidRPr="00E835D4" w:rsidRDefault="00000000">
            <w:pPr>
              <w:spacing w:before="0"/>
              <w:jc w:val="center"/>
              <w:rPr>
                <w:rFonts w:eastAsia="PMingLiU" w:cs="Arial"/>
                <w:b/>
                <w:bCs/>
                <w:sz w:val="19"/>
                <w:szCs w:val="19"/>
                <w:lang w:val="en-US" w:eastAsia="zh-CN"/>
                <w:rPrChange w:id="1283"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84" w:author="扬 邱" w:date="2025-07-09T17:15:00Z" w16du:dateUtc="2025-07-09T09:15:00Z">
                  <w:rPr>
                    <w:rFonts w:eastAsia="PMingLiU" w:cs="Arial"/>
                    <w:b/>
                    <w:bCs/>
                    <w:sz w:val="13"/>
                    <w:szCs w:val="13"/>
                    <w:lang w:val="en-US" w:eastAsia="zh-CN"/>
                  </w:rPr>
                </w:rPrChange>
              </w:rPr>
              <w:t xml:space="preserve">0.00 </w:t>
            </w:r>
          </w:p>
        </w:tc>
        <w:tc>
          <w:tcPr>
            <w:tcW w:w="474" w:type="pct"/>
            <w:tcBorders>
              <w:top w:val="nil"/>
              <w:left w:val="nil"/>
              <w:bottom w:val="single" w:sz="4" w:space="0" w:color="auto"/>
              <w:right w:val="single" w:sz="4" w:space="0" w:color="auto"/>
            </w:tcBorders>
            <w:shd w:val="clear" w:color="000000" w:fill="C0C0C0"/>
            <w:noWrap/>
            <w:vAlign w:val="center"/>
          </w:tcPr>
          <w:p w14:paraId="4F3EAC75" w14:textId="77777777" w:rsidR="00C75E31" w:rsidRPr="00E835D4" w:rsidRDefault="00000000">
            <w:pPr>
              <w:spacing w:before="0"/>
              <w:jc w:val="center"/>
              <w:rPr>
                <w:rFonts w:eastAsia="PMingLiU" w:cs="Arial"/>
                <w:b/>
                <w:bCs/>
                <w:sz w:val="19"/>
                <w:szCs w:val="19"/>
                <w:lang w:val="en-US" w:eastAsia="zh-CN"/>
                <w:rPrChange w:id="1285"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86" w:author="扬 邱" w:date="2025-07-09T17:15:00Z" w16du:dateUtc="2025-07-09T09:15:00Z">
                  <w:rPr>
                    <w:rFonts w:eastAsia="PMingLiU" w:cs="Arial"/>
                    <w:b/>
                    <w:bCs/>
                    <w:sz w:val="13"/>
                    <w:szCs w:val="13"/>
                    <w:lang w:val="en-US" w:eastAsia="zh-CN"/>
                  </w:rPr>
                </w:rPrChange>
              </w:rPr>
              <w:t xml:space="preserve">0.00 </w:t>
            </w:r>
          </w:p>
        </w:tc>
        <w:tc>
          <w:tcPr>
            <w:tcW w:w="308" w:type="pct"/>
            <w:tcBorders>
              <w:top w:val="nil"/>
              <w:left w:val="nil"/>
              <w:bottom w:val="single" w:sz="4" w:space="0" w:color="auto"/>
              <w:right w:val="single" w:sz="4" w:space="0" w:color="auto"/>
            </w:tcBorders>
            <w:shd w:val="clear" w:color="000000" w:fill="C0C0C0"/>
            <w:noWrap/>
            <w:vAlign w:val="center"/>
          </w:tcPr>
          <w:p w14:paraId="326ADF78" w14:textId="77777777" w:rsidR="00C75E31" w:rsidRPr="00E835D4" w:rsidRDefault="00000000">
            <w:pPr>
              <w:spacing w:before="0"/>
              <w:jc w:val="center"/>
              <w:rPr>
                <w:rFonts w:eastAsia="PMingLiU" w:cs="Arial"/>
                <w:b/>
                <w:bCs/>
                <w:sz w:val="19"/>
                <w:szCs w:val="19"/>
                <w:lang w:val="en-US" w:eastAsia="zh-CN"/>
                <w:rPrChange w:id="1287"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88" w:author="扬 邱" w:date="2025-07-09T17:15:00Z" w16du:dateUtc="2025-07-09T09:15:00Z">
                  <w:rPr>
                    <w:rFonts w:eastAsia="PMingLiU" w:cs="Arial"/>
                    <w:b/>
                    <w:bCs/>
                    <w:sz w:val="13"/>
                    <w:szCs w:val="13"/>
                    <w:lang w:val="en-US" w:eastAsia="zh-CN"/>
                  </w:rPr>
                </w:rPrChange>
              </w:rPr>
              <w:t xml:space="preserve">0.00 </w:t>
            </w:r>
          </w:p>
        </w:tc>
        <w:tc>
          <w:tcPr>
            <w:tcW w:w="702" w:type="pct"/>
            <w:tcBorders>
              <w:top w:val="nil"/>
              <w:left w:val="nil"/>
              <w:bottom w:val="single" w:sz="4" w:space="0" w:color="auto"/>
              <w:right w:val="single" w:sz="4" w:space="0" w:color="auto"/>
            </w:tcBorders>
            <w:shd w:val="clear" w:color="000000" w:fill="C0C0C0"/>
            <w:noWrap/>
            <w:vAlign w:val="center"/>
          </w:tcPr>
          <w:p w14:paraId="490BC5B3" w14:textId="77777777" w:rsidR="00C75E31" w:rsidRPr="00E835D4" w:rsidRDefault="00000000">
            <w:pPr>
              <w:spacing w:before="0"/>
              <w:jc w:val="center"/>
              <w:rPr>
                <w:rFonts w:eastAsia="PMingLiU" w:cs="Arial"/>
                <w:b/>
                <w:bCs/>
                <w:sz w:val="19"/>
                <w:szCs w:val="19"/>
                <w:lang w:val="en-US" w:eastAsia="zh-CN"/>
                <w:rPrChange w:id="1289" w:author="扬 邱" w:date="2025-07-09T17:15:00Z" w16du:dateUtc="2025-07-09T09:15:00Z">
                  <w:rPr>
                    <w:rFonts w:eastAsia="PMingLiU" w:cs="Arial"/>
                    <w:b/>
                    <w:bCs/>
                    <w:sz w:val="13"/>
                    <w:szCs w:val="13"/>
                    <w:lang w:val="en-US" w:eastAsia="zh-CN"/>
                  </w:rPr>
                </w:rPrChange>
              </w:rPr>
            </w:pPr>
            <w:r w:rsidRPr="00E835D4">
              <w:rPr>
                <w:rFonts w:eastAsia="PMingLiU" w:cs="Arial"/>
                <w:b/>
                <w:bCs/>
                <w:sz w:val="19"/>
                <w:szCs w:val="19"/>
                <w:lang w:val="en-US" w:eastAsia="zh-CN"/>
                <w:rPrChange w:id="1290" w:author="扬 邱" w:date="2025-07-09T17:15:00Z" w16du:dateUtc="2025-07-09T09:15:00Z">
                  <w:rPr>
                    <w:rFonts w:eastAsia="PMingLiU" w:cs="Arial"/>
                    <w:b/>
                    <w:bCs/>
                    <w:sz w:val="13"/>
                    <w:szCs w:val="13"/>
                    <w:lang w:val="en-US" w:eastAsia="zh-CN"/>
                  </w:rPr>
                </w:rPrChange>
              </w:rPr>
              <w:t xml:space="preserve">8,361,489.60 </w:t>
            </w:r>
          </w:p>
        </w:tc>
      </w:tr>
    </w:tbl>
    <w:p w14:paraId="4673B8F0" w14:textId="77777777" w:rsidR="00C75E31" w:rsidRDefault="00C75E31">
      <w:pPr>
        <w:spacing w:before="0" w:line="360" w:lineRule="auto"/>
        <w:ind w:right="1200"/>
        <w:rPr>
          <w:rFonts w:eastAsia="宋体" w:cs="Arial"/>
          <w:iCs/>
          <w:sz w:val="24"/>
          <w:lang w:eastAsia="zh-CN"/>
        </w:rPr>
      </w:pPr>
    </w:p>
    <w:p w14:paraId="3743387B" w14:textId="77777777" w:rsidR="00C75E31" w:rsidRDefault="00000000">
      <w:pPr>
        <w:pStyle w:val="Style2"/>
        <w:numPr>
          <w:ilvl w:val="2"/>
          <w:numId w:val="14"/>
        </w:numPr>
        <w:spacing w:line="360" w:lineRule="auto"/>
      </w:pPr>
      <w:bookmarkStart w:id="1291" w:name="_Toc202806023"/>
      <w:r>
        <w:rPr>
          <w:rFonts w:hint="eastAsia"/>
          <w:lang w:val="en-US"/>
        </w:rPr>
        <w:t>各排放源明细</w:t>
      </w:r>
      <w:bookmarkEnd w:id="1291"/>
    </w:p>
    <w:tbl>
      <w:tblPr>
        <w:tblW w:w="5000" w:type="pct"/>
        <w:tblLayout w:type="fixed"/>
        <w:tblLook w:val="04A0" w:firstRow="1" w:lastRow="0" w:firstColumn="1" w:lastColumn="0" w:noHBand="0" w:noVBand="1"/>
        <w:tblPrChange w:id="1292" w:author="扬 邱" w:date="2025-07-09T17:16:00Z" w16du:dateUtc="2025-07-09T09:16:00Z">
          <w:tblPr>
            <w:tblW w:w="5000" w:type="pct"/>
            <w:tblLook w:val="04A0" w:firstRow="1" w:lastRow="0" w:firstColumn="1" w:lastColumn="0" w:noHBand="0" w:noVBand="1"/>
          </w:tblPr>
        </w:tblPrChange>
      </w:tblPr>
      <w:tblGrid>
        <w:gridCol w:w="443"/>
        <w:gridCol w:w="652"/>
        <w:gridCol w:w="330"/>
        <w:gridCol w:w="1093"/>
        <w:gridCol w:w="738"/>
        <w:gridCol w:w="1187"/>
        <w:gridCol w:w="640"/>
        <w:gridCol w:w="14"/>
        <w:gridCol w:w="569"/>
        <w:gridCol w:w="569"/>
        <w:gridCol w:w="567"/>
        <w:gridCol w:w="567"/>
        <w:gridCol w:w="567"/>
        <w:gridCol w:w="1126"/>
        <w:tblGridChange w:id="1293">
          <w:tblGrid>
            <w:gridCol w:w="443"/>
            <w:gridCol w:w="649"/>
            <w:gridCol w:w="3"/>
            <w:gridCol w:w="327"/>
            <w:gridCol w:w="3"/>
            <w:gridCol w:w="1091"/>
            <w:gridCol w:w="2"/>
            <w:gridCol w:w="738"/>
            <w:gridCol w:w="246"/>
            <w:gridCol w:w="2"/>
            <w:gridCol w:w="2"/>
            <w:gridCol w:w="937"/>
            <w:gridCol w:w="420"/>
            <w:gridCol w:w="219"/>
            <w:gridCol w:w="498"/>
            <w:gridCol w:w="86"/>
            <w:gridCol w:w="568"/>
            <w:gridCol w:w="1"/>
            <w:gridCol w:w="566"/>
            <w:gridCol w:w="1"/>
            <w:gridCol w:w="566"/>
            <w:gridCol w:w="1"/>
            <w:gridCol w:w="566"/>
            <w:gridCol w:w="1"/>
            <w:gridCol w:w="1126"/>
          </w:tblGrid>
        </w:tblGridChange>
      </w:tblGrid>
      <w:tr w:rsidR="00E835D4" w:rsidRPr="00E835D4" w14:paraId="037562FC" w14:textId="77777777" w:rsidTr="00E835D4">
        <w:trPr>
          <w:trHeight w:val="330"/>
          <w:trPrChange w:id="1294" w:author="扬 邱" w:date="2025-07-09T17:16:00Z" w16du:dateUtc="2025-07-09T09:16:00Z">
            <w:trPr>
              <w:trHeight w:val="330"/>
            </w:trPr>
          </w:trPrChange>
        </w:trPr>
        <w:tc>
          <w:tcPr>
            <w:tcW w:w="244"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Change w:id="1295" w:author="扬 邱" w:date="2025-07-09T17:16:00Z" w16du:dateUtc="2025-07-09T09:16:00Z">
              <w:tcPr>
                <w:tcW w:w="244"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tcPrChange>
          </w:tcPr>
          <w:p w14:paraId="01F1AD01" w14:textId="77777777" w:rsidR="00C75E31" w:rsidRPr="00E835D4" w:rsidRDefault="00000000">
            <w:pPr>
              <w:spacing w:before="0"/>
              <w:jc w:val="center"/>
              <w:rPr>
                <w:rFonts w:eastAsia="PMingLiU" w:cs="Arial"/>
                <w:b/>
                <w:bCs/>
                <w:sz w:val="16"/>
                <w:szCs w:val="16"/>
                <w:lang w:val="en-US" w:eastAsia="zh-CN"/>
                <w:rPrChange w:id="1296" w:author="扬 邱" w:date="2025-07-09T17:16:00Z" w16du:dateUtc="2025-07-09T09:16:00Z">
                  <w:rPr>
                    <w:rFonts w:eastAsia="PMingLiU" w:cs="Arial"/>
                    <w:b/>
                    <w:bCs/>
                    <w:sz w:val="12"/>
                    <w:szCs w:val="12"/>
                    <w:lang w:val="en-US" w:eastAsia="zh-CN"/>
                  </w:rPr>
                </w:rPrChange>
              </w:rPr>
            </w:pPr>
            <w:r w:rsidRPr="00E835D4">
              <w:rPr>
                <w:rFonts w:ascii="宋体" w:eastAsia="宋体" w:hAnsi="宋体" w:cs="Arial" w:hint="eastAsia"/>
                <w:b/>
                <w:bCs/>
                <w:sz w:val="16"/>
                <w:szCs w:val="16"/>
                <w:lang w:val="en-US" w:eastAsia="zh-CN"/>
                <w:rPrChange w:id="1297" w:author="扬 邱" w:date="2025-07-09T17:16:00Z" w16du:dateUtc="2025-07-09T09:16:00Z">
                  <w:rPr>
                    <w:rFonts w:ascii="宋体" w:eastAsia="宋体" w:hAnsi="宋体" w:cs="Arial" w:hint="eastAsia"/>
                    <w:b/>
                    <w:bCs/>
                    <w:sz w:val="12"/>
                    <w:szCs w:val="12"/>
                    <w:lang w:val="en-US" w:eastAsia="zh-CN"/>
                  </w:rPr>
                </w:rPrChange>
              </w:rPr>
              <w:t>编号</w:t>
            </w:r>
          </w:p>
        </w:tc>
        <w:tc>
          <w:tcPr>
            <w:tcW w:w="360" w:type="pct"/>
            <w:vMerge w:val="restart"/>
            <w:tcBorders>
              <w:top w:val="single" w:sz="4" w:space="0" w:color="auto"/>
              <w:left w:val="single" w:sz="4" w:space="0" w:color="auto"/>
              <w:bottom w:val="single" w:sz="4" w:space="0" w:color="auto"/>
              <w:right w:val="single" w:sz="4" w:space="0" w:color="auto"/>
            </w:tcBorders>
            <w:shd w:val="clear" w:color="000000" w:fill="FF6600"/>
            <w:vAlign w:val="center"/>
            <w:tcPrChange w:id="1298" w:author="扬 邱" w:date="2025-07-09T17:16:00Z" w16du:dateUtc="2025-07-09T09:16:00Z">
              <w:tcPr>
                <w:tcW w:w="358" w:type="pct"/>
                <w:vMerge w:val="restart"/>
                <w:tcBorders>
                  <w:top w:val="single" w:sz="4" w:space="0" w:color="auto"/>
                  <w:left w:val="single" w:sz="4" w:space="0" w:color="auto"/>
                  <w:bottom w:val="single" w:sz="4" w:space="0" w:color="auto"/>
                  <w:right w:val="single" w:sz="4" w:space="0" w:color="auto"/>
                </w:tcBorders>
                <w:shd w:val="clear" w:color="000000" w:fill="FF6600"/>
                <w:vAlign w:val="center"/>
              </w:tcPr>
            </w:tcPrChange>
          </w:tcPr>
          <w:p w14:paraId="2F869F36" w14:textId="77777777" w:rsidR="00C75E31" w:rsidRPr="00E835D4" w:rsidRDefault="00000000">
            <w:pPr>
              <w:spacing w:before="0"/>
              <w:jc w:val="center"/>
              <w:rPr>
                <w:rFonts w:eastAsia="PMingLiU" w:cs="Arial"/>
                <w:b/>
                <w:bCs/>
                <w:sz w:val="16"/>
                <w:szCs w:val="16"/>
                <w:lang w:val="en-US" w:eastAsia="zh-CN"/>
                <w:rPrChange w:id="1299" w:author="扬 邱" w:date="2025-07-09T17:16:00Z" w16du:dateUtc="2025-07-09T09:16:00Z">
                  <w:rPr>
                    <w:rFonts w:eastAsia="PMingLiU" w:cs="Arial"/>
                    <w:b/>
                    <w:bCs/>
                    <w:sz w:val="12"/>
                    <w:szCs w:val="12"/>
                    <w:lang w:val="en-US" w:eastAsia="zh-CN"/>
                  </w:rPr>
                </w:rPrChange>
              </w:rPr>
            </w:pPr>
            <w:r w:rsidRPr="00E835D4">
              <w:rPr>
                <w:rFonts w:ascii="宋体" w:eastAsia="宋体" w:hAnsi="宋体" w:cs="Arial" w:hint="eastAsia"/>
                <w:b/>
                <w:bCs/>
                <w:sz w:val="16"/>
                <w:szCs w:val="16"/>
                <w:lang w:val="en-US" w:eastAsia="zh-CN"/>
                <w:rPrChange w:id="1300" w:author="扬 邱" w:date="2025-07-09T17:16:00Z" w16du:dateUtc="2025-07-09T09:16:00Z">
                  <w:rPr>
                    <w:rFonts w:ascii="宋体" w:eastAsia="宋体" w:hAnsi="宋体" w:cs="Arial" w:hint="eastAsia"/>
                    <w:b/>
                    <w:bCs/>
                    <w:sz w:val="12"/>
                    <w:szCs w:val="12"/>
                    <w:lang w:val="en-US" w:eastAsia="zh-CN"/>
                  </w:rPr>
                </w:rPrChange>
              </w:rPr>
              <w:t>排放源</w:t>
            </w:r>
          </w:p>
        </w:tc>
        <w:tc>
          <w:tcPr>
            <w:tcW w:w="182" w:type="pct"/>
            <w:vMerge w:val="restart"/>
            <w:tcBorders>
              <w:top w:val="single" w:sz="4" w:space="0" w:color="auto"/>
              <w:left w:val="single" w:sz="4" w:space="0" w:color="auto"/>
              <w:bottom w:val="single" w:sz="4" w:space="0" w:color="auto"/>
              <w:right w:val="single" w:sz="4" w:space="0" w:color="auto"/>
            </w:tcBorders>
            <w:shd w:val="clear" w:color="000000" w:fill="FF6600"/>
            <w:vAlign w:val="center"/>
            <w:tcPrChange w:id="1301" w:author="扬 邱" w:date="2025-07-09T17:16:00Z" w16du:dateUtc="2025-07-09T09:16:00Z">
              <w:tcPr>
                <w:tcW w:w="182" w:type="pct"/>
                <w:gridSpan w:val="2"/>
                <w:vMerge w:val="restart"/>
                <w:tcBorders>
                  <w:top w:val="single" w:sz="4" w:space="0" w:color="auto"/>
                  <w:left w:val="single" w:sz="4" w:space="0" w:color="auto"/>
                  <w:bottom w:val="single" w:sz="4" w:space="0" w:color="auto"/>
                  <w:right w:val="single" w:sz="4" w:space="0" w:color="auto"/>
                </w:tcBorders>
                <w:shd w:val="clear" w:color="000000" w:fill="FF6600"/>
                <w:vAlign w:val="center"/>
              </w:tcPr>
            </w:tcPrChange>
          </w:tcPr>
          <w:p w14:paraId="5A9695A9" w14:textId="77777777" w:rsidR="00C75E31" w:rsidRPr="00E835D4" w:rsidRDefault="00000000">
            <w:pPr>
              <w:spacing w:before="0"/>
              <w:jc w:val="center"/>
              <w:rPr>
                <w:rFonts w:eastAsia="PMingLiU" w:cs="Arial"/>
                <w:b/>
                <w:bCs/>
                <w:sz w:val="16"/>
                <w:szCs w:val="16"/>
                <w:lang w:val="en-US" w:eastAsia="zh-CN"/>
                <w:rPrChange w:id="1302" w:author="扬 邱" w:date="2025-07-09T17:16:00Z" w16du:dateUtc="2025-07-09T09:16:00Z">
                  <w:rPr>
                    <w:rFonts w:eastAsia="PMingLiU" w:cs="Arial"/>
                    <w:b/>
                    <w:bCs/>
                    <w:sz w:val="12"/>
                    <w:szCs w:val="12"/>
                    <w:lang w:val="en-US" w:eastAsia="zh-CN"/>
                  </w:rPr>
                </w:rPrChange>
              </w:rPr>
            </w:pPr>
            <w:r w:rsidRPr="00E835D4">
              <w:rPr>
                <w:rFonts w:ascii="宋体" w:eastAsia="宋体" w:hAnsi="宋体" w:cs="Arial" w:hint="eastAsia"/>
                <w:b/>
                <w:bCs/>
                <w:sz w:val="16"/>
                <w:szCs w:val="16"/>
                <w:lang w:val="en-US" w:eastAsia="zh-CN"/>
                <w:rPrChange w:id="1303" w:author="扬 邱" w:date="2025-07-09T17:16:00Z" w16du:dateUtc="2025-07-09T09:16:00Z">
                  <w:rPr>
                    <w:rFonts w:ascii="宋体" w:eastAsia="宋体" w:hAnsi="宋体" w:cs="Arial" w:hint="eastAsia"/>
                    <w:b/>
                    <w:bCs/>
                    <w:sz w:val="12"/>
                    <w:szCs w:val="12"/>
                    <w:lang w:val="en-US" w:eastAsia="zh-CN"/>
                  </w:rPr>
                </w:rPrChange>
              </w:rPr>
              <w:t>报告边界</w:t>
            </w:r>
          </w:p>
        </w:tc>
        <w:tc>
          <w:tcPr>
            <w:tcW w:w="1010" w:type="pct"/>
            <w:gridSpan w:val="2"/>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Change w:id="1304" w:author="扬 邱" w:date="2025-07-09T17:16:00Z" w16du:dateUtc="2025-07-09T09:16:00Z">
              <w:tcPr>
                <w:tcW w:w="1149" w:type="pct"/>
                <w:gridSpan w:val="5"/>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tcPrChange>
          </w:tcPr>
          <w:p w14:paraId="5DF86A55" w14:textId="77777777" w:rsidR="00C75E31" w:rsidRPr="00E835D4" w:rsidRDefault="00000000">
            <w:pPr>
              <w:spacing w:before="0"/>
              <w:jc w:val="center"/>
              <w:rPr>
                <w:rFonts w:eastAsia="PMingLiU" w:cs="Arial"/>
                <w:b/>
                <w:bCs/>
                <w:sz w:val="16"/>
                <w:szCs w:val="16"/>
                <w:lang w:val="en-US" w:eastAsia="zh-CN"/>
                <w:rPrChange w:id="1305" w:author="扬 邱" w:date="2025-07-09T17:16:00Z" w16du:dateUtc="2025-07-09T09:16:00Z">
                  <w:rPr>
                    <w:rFonts w:eastAsia="PMingLiU" w:cs="Arial"/>
                    <w:b/>
                    <w:bCs/>
                    <w:sz w:val="12"/>
                    <w:szCs w:val="12"/>
                    <w:lang w:val="en-US" w:eastAsia="zh-CN"/>
                  </w:rPr>
                </w:rPrChange>
              </w:rPr>
            </w:pPr>
            <w:r w:rsidRPr="00E835D4">
              <w:rPr>
                <w:rFonts w:ascii="宋体" w:eastAsia="宋体" w:hAnsi="宋体" w:cs="Arial" w:hint="eastAsia"/>
                <w:b/>
                <w:bCs/>
                <w:sz w:val="16"/>
                <w:szCs w:val="16"/>
                <w:lang w:val="en-US" w:eastAsia="zh-CN"/>
                <w:rPrChange w:id="1306" w:author="扬 邱" w:date="2025-07-09T17:16:00Z" w16du:dateUtc="2025-07-09T09:16:00Z">
                  <w:rPr>
                    <w:rFonts w:ascii="宋体" w:eastAsia="宋体" w:hAnsi="宋体" w:cs="Arial" w:hint="eastAsia"/>
                    <w:b/>
                    <w:bCs/>
                    <w:sz w:val="12"/>
                    <w:szCs w:val="12"/>
                    <w:lang w:val="en-US" w:eastAsia="zh-CN"/>
                  </w:rPr>
                </w:rPrChange>
              </w:rPr>
              <w:t>活动数据</w:t>
            </w:r>
          </w:p>
        </w:tc>
        <w:tc>
          <w:tcPr>
            <w:tcW w:w="3203" w:type="pct"/>
            <w:gridSpan w:val="9"/>
            <w:tcBorders>
              <w:top w:val="single" w:sz="4" w:space="0" w:color="auto"/>
              <w:left w:val="nil"/>
              <w:bottom w:val="single" w:sz="4" w:space="0" w:color="auto"/>
              <w:right w:val="single" w:sz="4" w:space="0" w:color="auto"/>
            </w:tcBorders>
            <w:shd w:val="clear" w:color="000000" w:fill="FF6600"/>
            <w:noWrap/>
            <w:vAlign w:val="center"/>
            <w:tcPrChange w:id="1307" w:author="扬 邱" w:date="2025-07-09T17:16:00Z" w16du:dateUtc="2025-07-09T09:16:00Z">
              <w:tcPr>
                <w:tcW w:w="3067" w:type="pct"/>
                <w:gridSpan w:val="16"/>
                <w:tcBorders>
                  <w:top w:val="single" w:sz="4" w:space="0" w:color="auto"/>
                  <w:left w:val="nil"/>
                  <w:bottom w:val="single" w:sz="4" w:space="0" w:color="auto"/>
                  <w:right w:val="single" w:sz="4" w:space="0" w:color="auto"/>
                </w:tcBorders>
                <w:shd w:val="clear" w:color="000000" w:fill="FF6600"/>
                <w:noWrap/>
                <w:vAlign w:val="center"/>
              </w:tcPr>
            </w:tcPrChange>
          </w:tcPr>
          <w:p w14:paraId="1E1414F9" w14:textId="77777777" w:rsidR="00C75E31" w:rsidRPr="00E835D4" w:rsidRDefault="00000000">
            <w:pPr>
              <w:spacing w:before="0"/>
              <w:jc w:val="center"/>
              <w:rPr>
                <w:rFonts w:eastAsia="PMingLiU" w:cs="Arial"/>
                <w:b/>
                <w:bCs/>
                <w:sz w:val="16"/>
                <w:szCs w:val="16"/>
                <w:lang w:val="en-US" w:eastAsia="zh-CN"/>
                <w:rPrChange w:id="1308" w:author="扬 邱" w:date="2025-07-09T17:16:00Z" w16du:dateUtc="2025-07-09T09:16:00Z">
                  <w:rPr>
                    <w:rFonts w:eastAsia="PMingLiU" w:cs="Arial"/>
                    <w:b/>
                    <w:bCs/>
                    <w:sz w:val="12"/>
                    <w:szCs w:val="12"/>
                    <w:lang w:val="en-US" w:eastAsia="zh-CN"/>
                  </w:rPr>
                </w:rPrChange>
              </w:rPr>
            </w:pPr>
            <w:r w:rsidRPr="00E835D4">
              <w:rPr>
                <w:rFonts w:ascii="宋体" w:eastAsia="宋体" w:hAnsi="宋体" w:cs="Arial" w:hint="eastAsia"/>
                <w:b/>
                <w:bCs/>
                <w:sz w:val="16"/>
                <w:szCs w:val="16"/>
                <w:lang w:val="en-US" w:eastAsia="zh-CN"/>
                <w:rPrChange w:id="1309" w:author="扬 邱" w:date="2025-07-09T17:16:00Z" w16du:dateUtc="2025-07-09T09:16:00Z">
                  <w:rPr>
                    <w:rFonts w:ascii="宋体" w:eastAsia="宋体" w:hAnsi="宋体" w:cs="Arial" w:hint="eastAsia"/>
                    <w:b/>
                    <w:bCs/>
                    <w:sz w:val="12"/>
                    <w:szCs w:val="12"/>
                    <w:lang w:val="en-US" w:eastAsia="zh-CN"/>
                  </w:rPr>
                </w:rPrChange>
              </w:rPr>
              <w:t>排放量</w:t>
            </w:r>
          </w:p>
        </w:tc>
      </w:tr>
      <w:tr w:rsidR="00E835D4" w:rsidRPr="00E835D4" w14:paraId="163AAC76" w14:textId="77777777" w:rsidTr="00E835D4">
        <w:tblPrEx>
          <w:tblPrExChange w:id="1310" w:author="扬 邱" w:date="2025-07-09T17:16:00Z" w16du:dateUtc="2025-07-09T09:16:00Z">
            <w:tblPrEx>
              <w:tblLayout w:type="fixed"/>
            </w:tblPrEx>
          </w:tblPrExChange>
        </w:tblPrEx>
        <w:trPr>
          <w:trHeight w:val="315"/>
          <w:trPrChange w:id="1311" w:author="扬 邱" w:date="2025-07-09T17:16:00Z" w16du:dateUtc="2025-07-09T09:16:00Z">
            <w:trPr>
              <w:trHeight w:val="315"/>
            </w:trPr>
          </w:trPrChange>
        </w:trPr>
        <w:tc>
          <w:tcPr>
            <w:tcW w:w="244" w:type="pct"/>
            <w:vMerge/>
            <w:tcBorders>
              <w:top w:val="single" w:sz="4" w:space="0" w:color="auto"/>
              <w:left w:val="single" w:sz="4" w:space="0" w:color="auto"/>
              <w:bottom w:val="single" w:sz="4" w:space="0" w:color="auto"/>
              <w:right w:val="single" w:sz="4" w:space="0" w:color="auto"/>
            </w:tcBorders>
            <w:vAlign w:val="center"/>
            <w:tcPrChange w:id="1312" w:author="扬 邱" w:date="2025-07-09T17:16:00Z" w16du:dateUtc="2025-07-09T09:16:00Z">
              <w:tcPr>
                <w:tcW w:w="244" w:type="pct"/>
                <w:vMerge/>
                <w:tcBorders>
                  <w:top w:val="single" w:sz="4" w:space="0" w:color="auto"/>
                  <w:left w:val="single" w:sz="4" w:space="0" w:color="auto"/>
                  <w:bottom w:val="single" w:sz="4" w:space="0" w:color="auto"/>
                  <w:right w:val="single" w:sz="4" w:space="0" w:color="auto"/>
                </w:tcBorders>
                <w:vAlign w:val="center"/>
              </w:tcPr>
            </w:tcPrChange>
          </w:tcPr>
          <w:p w14:paraId="49631ECF" w14:textId="77777777" w:rsidR="00C75E31" w:rsidRPr="00E835D4" w:rsidRDefault="00C75E31">
            <w:pPr>
              <w:spacing w:before="0"/>
              <w:rPr>
                <w:rFonts w:eastAsia="PMingLiU" w:cs="Arial"/>
                <w:b/>
                <w:bCs/>
                <w:sz w:val="16"/>
                <w:szCs w:val="16"/>
                <w:lang w:val="en-US" w:eastAsia="zh-CN"/>
                <w:rPrChange w:id="1313" w:author="扬 邱" w:date="2025-07-09T17:16:00Z" w16du:dateUtc="2025-07-09T09:16:00Z">
                  <w:rPr>
                    <w:rFonts w:eastAsia="PMingLiU" w:cs="Arial"/>
                    <w:b/>
                    <w:bCs/>
                    <w:sz w:val="12"/>
                    <w:szCs w:val="12"/>
                    <w:lang w:val="en-US" w:eastAsia="zh-CN"/>
                  </w:rPr>
                </w:rPrChange>
              </w:rPr>
            </w:pPr>
          </w:p>
        </w:tc>
        <w:tc>
          <w:tcPr>
            <w:tcW w:w="360" w:type="pct"/>
            <w:vMerge/>
            <w:tcBorders>
              <w:top w:val="single" w:sz="4" w:space="0" w:color="auto"/>
              <w:left w:val="single" w:sz="4" w:space="0" w:color="auto"/>
              <w:bottom w:val="single" w:sz="4" w:space="0" w:color="auto"/>
              <w:right w:val="single" w:sz="4" w:space="0" w:color="auto"/>
            </w:tcBorders>
            <w:vAlign w:val="center"/>
            <w:tcPrChange w:id="1314" w:author="扬 邱" w:date="2025-07-09T17:16:00Z" w16du:dateUtc="2025-07-09T09:16:00Z">
              <w:tcPr>
                <w:tcW w:w="360" w:type="pct"/>
                <w:gridSpan w:val="2"/>
                <w:vMerge/>
                <w:tcBorders>
                  <w:top w:val="single" w:sz="4" w:space="0" w:color="auto"/>
                  <w:left w:val="single" w:sz="4" w:space="0" w:color="auto"/>
                  <w:bottom w:val="single" w:sz="4" w:space="0" w:color="auto"/>
                  <w:right w:val="single" w:sz="4" w:space="0" w:color="auto"/>
                </w:tcBorders>
                <w:vAlign w:val="center"/>
              </w:tcPr>
            </w:tcPrChange>
          </w:tcPr>
          <w:p w14:paraId="7AA1CD0D" w14:textId="77777777" w:rsidR="00C75E31" w:rsidRPr="00E835D4" w:rsidRDefault="00C75E31">
            <w:pPr>
              <w:spacing w:before="0"/>
              <w:rPr>
                <w:rFonts w:eastAsia="PMingLiU" w:cs="Arial"/>
                <w:b/>
                <w:bCs/>
                <w:sz w:val="16"/>
                <w:szCs w:val="16"/>
                <w:lang w:val="en-US" w:eastAsia="zh-CN"/>
                <w:rPrChange w:id="1315" w:author="扬 邱" w:date="2025-07-09T17:16:00Z" w16du:dateUtc="2025-07-09T09:16:00Z">
                  <w:rPr>
                    <w:rFonts w:eastAsia="PMingLiU" w:cs="Arial"/>
                    <w:b/>
                    <w:bCs/>
                    <w:sz w:val="12"/>
                    <w:szCs w:val="12"/>
                    <w:lang w:val="en-US" w:eastAsia="zh-CN"/>
                  </w:rPr>
                </w:rPrChange>
              </w:rPr>
            </w:pPr>
          </w:p>
        </w:tc>
        <w:tc>
          <w:tcPr>
            <w:tcW w:w="182" w:type="pct"/>
            <w:vMerge/>
            <w:tcBorders>
              <w:top w:val="single" w:sz="4" w:space="0" w:color="auto"/>
              <w:left w:val="single" w:sz="4" w:space="0" w:color="auto"/>
              <w:bottom w:val="single" w:sz="4" w:space="0" w:color="auto"/>
              <w:right w:val="single" w:sz="4" w:space="0" w:color="auto"/>
            </w:tcBorders>
            <w:vAlign w:val="center"/>
            <w:tcPrChange w:id="1316" w:author="扬 邱" w:date="2025-07-09T17:16:00Z" w16du:dateUtc="2025-07-09T09:16:00Z">
              <w:tcPr>
                <w:tcW w:w="182" w:type="pct"/>
                <w:gridSpan w:val="2"/>
                <w:vMerge/>
                <w:tcBorders>
                  <w:top w:val="single" w:sz="4" w:space="0" w:color="auto"/>
                  <w:left w:val="single" w:sz="4" w:space="0" w:color="auto"/>
                  <w:bottom w:val="single" w:sz="4" w:space="0" w:color="auto"/>
                  <w:right w:val="single" w:sz="4" w:space="0" w:color="auto"/>
                </w:tcBorders>
                <w:vAlign w:val="center"/>
              </w:tcPr>
            </w:tcPrChange>
          </w:tcPr>
          <w:p w14:paraId="2C447478" w14:textId="77777777" w:rsidR="00C75E31" w:rsidRPr="00E835D4" w:rsidRDefault="00C75E31">
            <w:pPr>
              <w:spacing w:before="0"/>
              <w:rPr>
                <w:rFonts w:eastAsia="PMingLiU" w:cs="Arial"/>
                <w:b/>
                <w:bCs/>
                <w:sz w:val="16"/>
                <w:szCs w:val="16"/>
                <w:lang w:val="en-US" w:eastAsia="zh-CN"/>
                <w:rPrChange w:id="1317" w:author="扬 邱" w:date="2025-07-09T17:16:00Z" w16du:dateUtc="2025-07-09T09:16:00Z">
                  <w:rPr>
                    <w:rFonts w:eastAsia="PMingLiU" w:cs="Arial"/>
                    <w:b/>
                    <w:bCs/>
                    <w:sz w:val="12"/>
                    <w:szCs w:val="12"/>
                    <w:lang w:val="en-US" w:eastAsia="zh-CN"/>
                  </w:rPr>
                </w:rPrChange>
              </w:rPr>
            </w:pPr>
          </w:p>
        </w:tc>
        <w:tc>
          <w:tcPr>
            <w:tcW w:w="1010" w:type="pct"/>
            <w:gridSpan w:val="2"/>
            <w:vMerge/>
            <w:tcBorders>
              <w:top w:val="single" w:sz="4" w:space="0" w:color="auto"/>
              <w:left w:val="single" w:sz="4" w:space="0" w:color="auto"/>
              <w:bottom w:val="single" w:sz="4" w:space="0" w:color="auto"/>
              <w:right w:val="single" w:sz="4" w:space="0" w:color="auto"/>
            </w:tcBorders>
            <w:vAlign w:val="center"/>
            <w:tcPrChange w:id="1318" w:author="扬 邱" w:date="2025-07-09T17:16:00Z" w16du:dateUtc="2025-07-09T09:16:00Z">
              <w:tcPr>
                <w:tcW w:w="1148" w:type="pct"/>
                <w:gridSpan w:val="6"/>
                <w:vMerge/>
                <w:tcBorders>
                  <w:top w:val="single" w:sz="4" w:space="0" w:color="auto"/>
                  <w:left w:val="single" w:sz="4" w:space="0" w:color="auto"/>
                  <w:bottom w:val="single" w:sz="4" w:space="0" w:color="auto"/>
                  <w:right w:val="single" w:sz="4" w:space="0" w:color="auto"/>
                </w:tcBorders>
                <w:vAlign w:val="center"/>
              </w:tcPr>
            </w:tcPrChange>
          </w:tcPr>
          <w:p w14:paraId="5934E61A" w14:textId="77777777" w:rsidR="00C75E31" w:rsidRPr="00E835D4" w:rsidRDefault="00C75E31">
            <w:pPr>
              <w:spacing w:before="0"/>
              <w:rPr>
                <w:rFonts w:eastAsia="PMingLiU" w:cs="Arial"/>
                <w:b/>
                <w:bCs/>
                <w:sz w:val="16"/>
                <w:szCs w:val="16"/>
                <w:lang w:val="en-US" w:eastAsia="zh-CN"/>
                <w:rPrChange w:id="1319" w:author="扬 邱" w:date="2025-07-09T17:16:00Z" w16du:dateUtc="2025-07-09T09:16:00Z">
                  <w:rPr>
                    <w:rFonts w:eastAsia="PMingLiU" w:cs="Arial"/>
                    <w:b/>
                    <w:bCs/>
                    <w:sz w:val="12"/>
                    <w:szCs w:val="12"/>
                    <w:lang w:val="en-US" w:eastAsia="zh-CN"/>
                  </w:rPr>
                </w:rPrChange>
              </w:rPr>
            </w:pPr>
          </w:p>
        </w:tc>
        <w:tc>
          <w:tcPr>
            <w:tcW w:w="655" w:type="pct"/>
            <w:tcBorders>
              <w:top w:val="nil"/>
              <w:left w:val="nil"/>
              <w:bottom w:val="single" w:sz="4" w:space="0" w:color="auto"/>
              <w:right w:val="single" w:sz="4" w:space="0" w:color="auto"/>
            </w:tcBorders>
            <w:shd w:val="clear" w:color="000000" w:fill="FF6600"/>
            <w:noWrap/>
            <w:vAlign w:val="center"/>
            <w:tcPrChange w:id="1320" w:author="扬 邱" w:date="2025-07-09T17:16:00Z" w16du:dateUtc="2025-07-09T09:16:00Z">
              <w:tcPr>
                <w:tcW w:w="517" w:type="pct"/>
                <w:tcBorders>
                  <w:top w:val="nil"/>
                  <w:left w:val="nil"/>
                  <w:bottom w:val="single" w:sz="4" w:space="0" w:color="auto"/>
                  <w:right w:val="single" w:sz="4" w:space="0" w:color="auto"/>
                </w:tcBorders>
                <w:shd w:val="clear" w:color="000000" w:fill="FF6600"/>
                <w:noWrap/>
                <w:vAlign w:val="center"/>
              </w:tcPr>
            </w:tcPrChange>
          </w:tcPr>
          <w:p w14:paraId="5D6C4A5C" w14:textId="77777777" w:rsidR="00C75E31" w:rsidRPr="00E835D4" w:rsidRDefault="00000000">
            <w:pPr>
              <w:spacing w:before="0"/>
              <w:jc w:val="center"/>
              <w:rPr>
                <w:rFonts w:eastAsia="PMingLiU" w:cs="Arial"/>
                <w:b/>
                <w:bCs/>
                <w:sz w:val="16"/>
                <w:szCs w:val="16"/>
                <w:lang w:val="en-US" w:eastAsia="zh-CN"/>
                <w:rPrChange w:id="132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322" w:author="扬 邱" w:date="2025-07-09T17:16:00Z" w16du:dateUtc="2025-07-09T09:16:00Z">
                  <w:rPr>
                    <w:rFonts w:eastAsia="PMingLiU" w:cs="Arial"/>
                    <w:b/>
                    <w:bCs/>
                    <w:sz w:val="12"/>
                    <w:szCs w:val="12"/>
                    <w:lang w:val="en-US" w:eastAsia="zh-CN"/>
                  </w:rPr>
                </w:rPrChange>
              </w:rPr>
              <w:t>CO</w:t>
            </w:r>
            <w:r w:rsidRPr="00E835D4">
              <w:rPr>
                <w:rFonts w:eastAsia="PMingLiU" w:cs="Arial"/>
                <w:b/>
                <w:bCs/>
                <w:sz w:val="16"/>
                <w:szCs w:val="16"/>
                <w:vertAlign w:val="subscript"/>
                <w:lang w:val="en-US" w:eastAsia="zh-CN"/>
                <w:rPrChange w:id="1323" w:author="扬 邱" w:date="2025-07-09T17:16:00Z" w16du:dateUtc="2025-07-09T09:16:00Z">
                  <w:rPr>
                    <w:rFonts w:eastAsia="PMingLiU" w:cs="Arial"/>
                    <w:b/>
                    <w:bCs/>
                    <w:sz w:val="12"/>
                    <w:szCs w:val="12"/>
                    <w:vertAlign w:val="subscript"/>
                    <w:lang w:val="en-US" w:eastAsia="zh-CN"/>
                  </w:rPr>
                </w:rPrChange>
              </w:rPr>
              <w:t>2</w:t>
            </w:r>
          </w:p>
        </w:tc>
        <w:tc>
          <w:tcPr>
            <w:tcW w:w="361" w:type="pct"/>
            <w:gridSpan w:val="2"/>
            <w:tcBorders>
              <w:top w:val="nil"/>
              <w:left w:val="nil"/>
              <w:bottom w:val="single" w:sz="4" w:space="0" w:color="auto"/>
              <w:right w:val="single" w:sz="4" w:space="0" w:color="auto"/>
            </w:tcBorders>
            <w:shd w:val="clear" w:color="000000" w:fill="FF6600"/>
            <w:noWrap/>
            <w:vAlign w:val="center"/>
            <w:tcPrChange w:id="1324" w:author="扬 邱" w:date="2025-07-09T17:16:00Z" w16du:dateUtc="2025-07-09T09:16:00Z">
              <w:tcPr>
                <w:tcW w:w="232" w:type="pct"/>
                <w:tcBorders>
                  <w:top w:val="nil"/>
                  <w:left w:val="nil"/>
                  <w:bottom w:val="single" w:sz="4" w:space="0" w:color="auto"/>
                  <w:right w:val="single" w:sz="4" w:space="0" w:color="auto"/>
                </w:tcBorders>
                <w:shd w:val="clear" w:color="000000" w:fill="FF6600"/>
                <w:noWrap/>
                <w:vAlign w:val="center"/>
              </w:tcPr>
            </w:tcPrChange>
          </w:tcPr>
          <w:p w14:paraId="1E6DA03D" w14:textId="77777777" w:rsidR="00C75E31" w:rsidRPr="00E835D4" w:rsidRDefault="00000000">
            <w:pPr>
              <w:spacing w:before="0"/>
              <w:jc w:val="center"/>
              <w:rPr>
                <w:rFonts w:eastAsia="PMingLiU" w:cs="Arial"/>
                <w:b/>
                <w:bCs/>
                <w:sz w:val="16"/>
                <w:szCs w:val="16"/>
                <w:lang w:val="en-US" w:eastAsia="zh-CN"/>
                <w:rPrChange w:id="132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326" w:author="扬 邱" w:date="2025-07-09T17:16:00Z" w16du:dateUtc="2025-07-09T09:16:00Z">
                  <w:rPr>
                    <w:rFonts w:eastAsia="PMingLiU" w:cs="Arial"/>
                    <w:b/>
                    <w:bCs/>
                    <w:sz w:val="12"/>
                    <w:szCs w:val="12"/>
                    <w:lang w:val="en-US" w:eastAsia="zh-CN"/>
                  </w:rPr>
                </w:rPrChange>
              </w:rPr>
              <w:t>CH</w:t>
            </w:r>
            <w:r w:rsidRPr="00E835D4">
              <w:rPr>
                <w:rFonts w:eastAsia="PMingLiU" w:cs="Arial"/>
                <w:b/>
                <w:bCs/>
                <w:sz w:val="16"/>
                <w:szCs w:val="16"/>
                <w:vertAlign w:val="subscript"/>
                <w:lang w:val="en-US" w:eastAsia="zh-CN"/>
                <w:rPrChange w:id="1327" w:author="扬 邱" w:date="2025-07-09T17:16:00Z" w16du:dateUtc="2025-07-09T09:16:00Z">
                  <w:rPr>
                    <w:rFonts w:eastAsia="PMingLiU" w:cs="Arial"/>
                    <w:b/>
                    <w:bCs/>
                    <w:sz w:val="12"/>
                    <w:szCs w:val="12"/>
                    <w:vertAlign w:val="subscript"/>
                    <w:lang w:val="en-US" w:eastAsia="zh-CN"/>
                  </w:rPr>
                </w:rPrChange>
              </w:rPr>
              <w:t>4</w:t>
            </w:r>
          </w:p>
        </w:tc>
        <w:tc>
          <w:tcPr>
            <w:tcW w:w="314" w:type="pct"/>
            <w:tcBorders>
              <w:top w:val="nil"/>
              <w:left w:val="nil"/>
              <w:bottom w:val="single" w:sz="4" w:space="0" w:color="auto"/>
              <w:right w:val="single" w:sz="4" w:space="0" w:color="auto"/>
            </w:tcBorders>
            <w:shd w:val="clear" w:color="000000" w:fill="FF6600"/>
            <w:noWrap/>
            <w:vAlign w:val="center"/>
            <w:tcPrChange w:id="1328" w:author="扬 邱" w:date="2025-07-09T17:16:00Z" w16du:dateUtc="2025-07-09T09:16:00Z">
              <w:tcPr>
                <w:tcW w:w="443" w:type="pct"/>
                <w:gridSpan w:val="3"/>
                <w:tcBorders>
                  <w:top w:val="nil"/>
                  <w:left w:val="nil"/>
                  <w:bottom w:val="single" w:sz="4" w:space="0" w:color="auto"/>
                  <w:right w:val="single" w:sz="4" w:space="0" w:color="auto"/>
                </w:tcBorders>
                <w:shd w:val="clear" w:color="000000" w:fill="FF6600"/>
                <w:noWrap/>
                <w:vAlign w:val="center"/>
              </w:tcPr>
            </w:tcPrChange>
          </w:tcPr>
          <w:p w14:paraId="6EA8FE74" w14:textId="77777777" w:rsidR="00C75E31" w:rsidRPr="00E835D4" w:rsidRDefault="00000000">
            <w:pPr>
              <w:spacing w:before="0"/>
              <w:jc w:val="center"/>
              <w:rPr>
                <w:rFonts w:eastAsia="PMingLiU" w:cs="Arial"/>
                <w:b/>
                <w:bCs/>
                <w:sz w:val="16"/>
                <w:szCs w:val="16"/>
                <w:lang w:val="en-US" w:eastAsia="zh-CN"/>
                <w:rPrChange w:id="132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330" w:author="扬 邱" w:date="2025-07-09T17:16:00Z" w16du:dateUtc="2025-07-09T09:16:00Z">
                  <w:rPr>
                    <w:rFonts w:eastAsia="PMingLiU" w:cs="Arial"/>
                    <w:b/>
                    <w:bCs/>
                    <w:sz w:val="12"/>
                    <w:szCs w:val="12"/>
                    <w:lang w:val="en-US" w:eastAsia="zh-CN"/>
                  </w:rPr>
                </w:rPrChange>
              </w:rPr>
              <w:t>N</w:t>
            </w:r>
            <w:r w:rsidRPr="00E835D4">
              <w:rPr>
                <w:rFonts w:eastAsia="PMingLiU" w:cs="Arial"/>
                <w:b/>
                <w:bCs/>
                <w:sz w:val="16"/>
                <w:szCs w:val="16"/>
                <w:vertAlign w:val="subscript"/>
                <w:lang w:val="en-US" w:eastAsia="zh-CN"/>
                <w:rPrChange w:id="1331" w:author="扬 邱" w:date="2025-07-09T17:16:00Z" w16du:dateUtc="2025-07-09T09:16:00Z">
                  <w:rPr>
                    <w:rFonts w:eastAsia="PMingLiU" w:cs="Arial"/>
                    <w:b/>
                    <w:bCs/>
                    <w:sz w:val="12"/>
                    <w:szCs w:val="12"/>
                    <w:vertAlign w:val="subscript"/>
                    <w:lang w:val="en-US" w:eastAsia="zh-CN"/>
                  </w:rPr>
                </w:rPrChange>
              </w:rPr>
              <w:t>2</w:t>
            </w:r>
            <w:r w:rsidRPr="00E835D4">
              <w:rPr>
                <w:rFonts w:eastAsia="PMingLiU" w:cs="Arial"/>
                <w:b/>
                <w:bCs/>
                <w:sz w:val="16"/>
                <w:szCs w:val="16"/>
                <w:lang w:val="en-US" w:eastAsia="zh-CN"/>
                <w:rPrChange w:id="1332" w:author="扬 邱" w:date="2025-07-09T17:16:00Z" w16du:dateUtc="2025-07-09T09:16:00Z">
                  <w:rPr>
                    <w:rFonts w:eastAsia="PMingLiU" w:cs="Arial"/>
                    <w:b/>
                    <w:bCs/>
                    <w:sz w:val="12"/>
                    <w:szCs w:val="12"/>
                    <w:lang w:val="en-US" w:eastAsia="zh-CN"/>
                  </w:rPr>
                </w:rPrChange>
              </w:rPr>
              <w:t>O</w:t>
            </w:r>
          </w:p>
        </w:tc>
        <w:tc>
          <w:tcPr>
            <w:tcW w:w="314" w:type="pct"/>
            <w:tcBorders>
              <w:top w:val="nil"/>
              <w:left w:val="nil"/>
              <w:bottom w:val="single" w:sz="4" w:space="0" w:color="auto"/>
              <w:right w:val="single" w:sz="4" w:space="0" w:color="auto"/>
            </w:tcBorders>
            <w:shd w:val="clear" w:color="000000" w:fill="FF6600"/>
            <w:noWrap/>
            <w:vAlign w:val="center"/>
            <w:tcPrChange w:id="1333" w:author="扬 邱" w:date="2025-07-09T17:16:00Z" w16du:dateUtc="2025-07-09T09:16:00Z">
              <w:tcPr>
                <w:tcW w:w="314" w:type="pct"/>
                <w:gridSpan w:val="2"/>
                <w:tcBorders>
                  <w:top w:val="nil"/>
                  <w:left w:val="nil"/>
                  <w:bottom w:val="single" w:sz="4" w:space="0" w:color="auto"/>
                  <w:right w:val="single" w:sz="4" w:space="0" w:color="auto"/>
                </w:tcBorders>
                <w:shd w:val="clear" w:color="000000" w:fill="FF6600"/>
                <w:noWrap/>
                <w:vAlign w:val="center"/>
              </w:tcPr>
            </w:tcPrChange>
          </w:tcPr>
          <w:p w14:paraId="64368E1E" w14:textId="77777777" w:rsidR="00C75E31" w:rsidRPr="00E835D4" w:rsidRDefault="00000000">
            <w:pPr>
              <w:spacing w:before="0"/>
              <w:jc w:val="center"/>
              <w:rPr>
                <w:rFonts w:eastAsia="PMingLiU" w:cs="Arial"/>
                <w:b/>
                <w:bCs/>
                <w:sz w:val="16"/>
                <w:szCs w:val="16"/>
                <w:lang w:val="en-US" w:eastAsia="zh-CN"/>
                <w:rPrChange w:id="133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335" w:author="扬 邱" w:date="2025-07-09T17:16:00Z" w16du:dateUtc="2025-07-09T09:16:00Z">
                  <w:rPr>
                    <w:rFonts w:eastAsia="PMingLiU" w:cs="Arial"/>
                    <w:b/>
                    <w:bCs/>
                    <w:sz w:val="12"/>
                    <w:szCs w:val="12"/>
                    <w:lang w:val="en-US" w:eastAsia="zh-CN"/>
                  </w:rPr>
                </w:rPrChange>
              </w:rPr>
              <w:t>HFCs</w:t>
            </w:r>
          </w:p>
        </w:tc>
        <w:tc>
          <w:tcPr>
            <w:tcW w:w="313" w:type="pct"/>
            <w:tcBorders>
              <w:top w:val="nil"/>
              <w:left w:val="nil"/>
              <w:bottom w:val="single" w:sz="4" w:space="0" w:color="auto"/>
              <w:right w:val="single" w:sz="4" w:space="0" w:color="auto"/>
            </w:tcBorders>
            <w:shd w:val="clear" w:color="000000" w:fill="FF6600"/>
            <w:noWrap/>
            <w:vAlign w:val="center"/>
            <w:tcPrChange w:id="1336" w:author="扬 邱" w:date="2025-07-09T17:16:00Z" w16du:dateUtc="2025-07-09T09:16:00Z">
              <w:tcPr>
                <w:tcW w:w="313" w:type="pct"/>
                <w:gridSpan w:val="2"/>
                <w:tcBorders>
                  <w:top w:val="nil"/>
                  <w:left w:val="nil"/>
                  <w:bottom w:val="single" w:sz="4" w:space="0" w:color="auto"/>
                  <w:right w:val="single" w:sz="4" w:space="0" w:color="auto"/>
                </w:tcBorders>
                <w:shd w:val="clear" w:color="000000" w:fill="FF6600"/>
                <w:noWrap/>
                <w:vAlign w:val="center"/>
              </w:tcPr>
            </w:tcPrChange>
          </w:tcPr>
          <w:p w14:paraId="1BF6F6FB" w14:textId="77777777" w:rsidR="00C75E31" w:rsidRPr="00E835D4" w:rsidRDefault="00000000">
            <w:pPr>
              <w:spacing w:before="0"/>
              <w:jc w:val="center"/>
              <w:rPr>
                <w:rFonts w:eastAsia="PMingLiU" w:cs="Arial"/>
                <w:b/>
                <w:bCs/>
                <w:sz w:val="16"/>
                <w:szCs w:val="16"/>
                <w:lang w:val="en-US" w:eastAsia="zh-CN"/>
                <w:rPrChange w:id="133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338" w:author="扬 邱" w:date="2025-07-09T17:16:00Z" w16du:dateUtc="2025-07-09T09:16:00Z">
                  <w:rPr>
                    <w:rFonts w:eastAsia="PMingLiU" w:cs="Arial"/>
                    <w:b/>
                    <w:bCs/>
                    <w:sz w:val="12"/>
                    <w:szCs w:val="12"/>
                    <w:lang w:val="en-US" w:eastAsia="zh-CN"/>
                  </w:rPr>
                </w:rPrChange>
              </w:rPr>
              <w:t>PFCs</w:t>
            </w:r>
          </w:p>
        </w:tc>
        <w:tc>
          <w:tcPr>
            <w:tcW w:w="313" w:type="pct"/>
            <w:tcBorders>
              <w:top w:val="nil"/>
              <w:left w:val="nil"/>
              <w:bottom w:val="single" w:sz="4" w:space="0" w:color="auto"/>
              <w:right w:val="single" w:sz="4" w:space="0" w:color="auto"/>
            </w:tcBorders>
            <w:shd w:val="clear" w:color="000000" w:fill="FF6600"/>
            <w:noWrap/>
            <w:vAlign w:val="center"/>
            <w:tcPrChange w:id="1339" w:author="扬 邱" w:date="2025-07-09T17:16:00Z" w16du:dateUtc="2025-07-09T09:16:00Z">
              <w:tcPr>
                <w:tcW w:w="313" w:type="pct"/>
                <w:gridSpan w:val="2"/>
                <w:tcBorders>
                  <w:top w:val="nil"/>
                  <w:left w:val="nil"/>
                  <w:bottom w:val="single" w:sz="4" w:space="0" w:color="auto"/>
                  <w:right w:val="single" w:sz="4" w:space="0" w:color="auto"/>
                </w:tcBorders>
                <w:shd w:val="clear" w:color="000000" w:fill="FF6600"/>
                <w:noWrap/>
                <w:vAlign w:val="center"/>
              </w:tcPr>
            </w:tcPrChange>
          </w:tcPr>
          <w:p w14:paraId="6C6DCC1B" w14:textId="77777777" w:rsidR="00C75E31" w:rsidRPr="00E835D4" w:rsidRDefault="00000000">
            <w:pPr>
              <w:spacing w:before="0"/>
              <w:jc w:val="center"/>
              <w:rPr>
                <w:rFonts w:eastAsia="PMingLiU" w:cs="Arial"/>
                <w:b/>
                <w:bCs/>
                <w:sz w:val="16"/>
                <w:szCs w:val="16"/>
                <w:lang w:val="en-US" w:eastAsia="zh-CN"/>
                <w:rPrChange w:id="134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341" w:author="扬 邱" w:date="2025-07-09T17:16:00Z" w16du:dateUtc="2025-07-09T09:16:00Z">
                  <w:rPr>
                    <w:rFonts w:eastAsia="PMingLiU" w:cs="Arial"/>
                    <w:b/>
                    <w:bCs/>
                    <w:sz w:val="12"/>
                    <w:szCs w:val="12"/>
                    <w:lang w:val="en-US" w:eastAsia="zh-CN"/>
                  </w:rPr>
                </w:rPrChange>
              </w:rPr>
              <w:t>SF</w:t>
            </w:r>
            <w:r w:rsidRPr="00E835D4">
              <w:rPr>
                <w:rFonts w:eastAsia="PMingLiU" w:cs="Arial"/>
                <w:b/>
                <w:bCs/>
                <w:sz w:val="16"/>
                <w:szCs w:val="16"/>
                <w:vertAlign w:val="subscript"/>
                <w:lang w:val="en-US" w:eastAsia="zh-CN"/>
                <w:rPrChange w:id="1342" w:author="扬 邱" w:date="2025-07-09T17:16:00Z" w16du:dateUtc="2025-07-09T09:16:00Z">
                  <w:rPr>
                    <w:rFonts w:eastAsia="PMingLiU" w:cs="Arial"/>
                    <w:b/>
                    <w:bCs/>
                    <w:sz w:val="12"/>
                    <w:szCs w:val="12"/>
                    <w:vertAlign w:val="subscript"/>
                    <w:lang w:val="en-US" w:eastAsia="zh-CN"/>
                  </w:rPr>
                </w:rPrChange>
              </w:rPr>
              <w:t>6</w:t>
            </w:r>
          </w:p>
        </w:tc>
        <w:tc>
          <w:tcPr>
            <w:tcW w:w="313" w:type="pct"/>
            <w:tcBorders>
              <w:top w:val="nil"/>
              <w:left w:val="nil"/>
              <w:bottom w:val="single" w:sz="4" w:space="0" w:color="auto"/>
              <w:right w:val="single" w:sz="4" w:space="0" w:color="auto"/>
            </w:tcBorders>
            <w:shd w:val="clear" w:color="000000" w:fill="FF6600"/>
            <w:noWrap/>
            <w:vAlign w:val="center"/>
            <w:tcPrChange w:id="1343" w:author="扬 邱" w:date="2025-07-09T17:16:00Z" w16du:dateUtc="2025-07-09T09:16:00Z">
              <w:tcPr>
                <w:tcW w:w="313" w:type="pct"/>
                <w:gridSpan w:val="2"/>
                <w:tcBorders>
                  <w:top w:val="nil"/>
                  <w:left w:val="nil"/>
                  <w:bottom w:val="single" w:sz="4" w:space="0" w:color="auto"/>
                  <w:right w:val="single" w:sz="4" w:space="0" w:color="auto"/>
                </w:tcBorders>
                <w:shd w:val="clear" w:color="000000" w:fill="FF6600"/>
                <w:noWrap/>
                <w:vAlign w:val="center"/>
              </w:tcPr>
            </w:tcPrChange>
          </w:tcPr>
          <w:p w14:paraId="4B3C083E" w14:textId="77777777" w:rsidR="00C75E31" w:rsidRPr="00E835D4" w:rsidRDefault="00000000">
            <w:pPr>
              <w:spacing w:before="0"/>
              <w:jc w:val="center"/>
              <w:rPr>
                <w:rFonts w:eastAsia="PMingLiU" w:cs="Arial"/>
                <w:b/>
                <w:bCs/>
                <w:sz w:val="16"/>
                <w:szCs w:val="16"/>
                <w:lang w:val="en-US" w:eastAsia="zh-CN"/>
                <w:rPrChange w:id="134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345" w:author="扬 邱" w:date="2025-07-09T17:16:00Z" w16du:dateUtc="2025-07-09T09:16:00Z">
                  <w:rPr>
                    <w:rFonts w:eastAsia="PMingLiU" w:cs="Arial"/>
                    <w:b/>
                    <w:bCs/>
                    <w:sz w:val="12"/>
                    <w:szCs w:val="12"/>
                    <w:lang w:val="en-US" w:eastAsia="zh-CN"/>
                  </w:rPr>
                </w:rPrChange>
              </w:rPr>
              <w:t>NF</w:t>
            </w:r>
            <w:r w:rsidRPr="00E835D4">
              <w:rPr>
                <w:rFonts w:eastAsia="PMingLiU" w:cs="Arial"/>
                <w:b/>
                <w:bCs/>
                <w:sz w:val="16"/>
                <w:szCs w:val="16"/>
                <w:vertAlign w:val="subscript"/>
                <w:lang w:val="en-US" w:eastAsia="zh-CN"/>
                <w:rPrChange w:id="1346" w:author="扬 邱" w:date="2025-07-09T17:16:00Z" w16du:dateUtc="2025-07-09T09:16:00Z">
                  <w:rPr>
                    <w:rFonts w:eastAsia="PMingLiU" w:cs="Arial"/>
                    <w:b/>
                    <w:bCs/>
                    <w:sz w:val="12"/>
                    <w:szCs w:val="12"/>
                    <w:vertAlign w:val="subscript"/>
                    <w:lang w:val="en-US" w:eastAsia="zh-CN"/>
                  </w:rPr>
                </w:rPrChange>
              </w:rPr>
              <w:t>3</w:t>
            </w:r>
          </w:p>
        </w:tc>
        <w:tc>
          <w:tcPr>
            <w:tcW w:w="621" w:type="pct"/>
            <w:tcBorders>
              <w:top w:val="nil"/>
              <w:left w:val="nil"/>
              <w:bottom w:val="single" w:sz="4" w:space="0" w:color="auto"/>
              <w:right w:val="single" w:sz="4" w:space="0" w:color="auto"/>
            </w:tcBorders>
            <w:shd w:val="clear" w:color="000000" w:fill="FF6600"/>
            <w:noWrap/>
            <w:vAlign w:val="center"/>
            <w:tcPrChange w:id="1347" w:author="扬 邱" w:date="2025-07-09T17:16:00Z" w16du:dateUtc="2025-07-09T09:16:00Z">
              <w:tcPr>
                <w:tcW w:w="622" w:type="pct"/>
                <w:tcBorders>
                  <w:top w:val="nil"/>
                  <w:left w:val="nil"/>
                  <w:bottom w:val="single" w:sz="4" w:space="0" w:color="auto"/>
                  <w:right w:val="single" w:sz="4" w:space="0" w:color="auto"/>
                </w:tcBorders>
                <w:shd w:val="clear" w:color="000000" w:fill="FF6600"/>
                <w:noWrap/>
                <w:vAlign w:val="center"/>
              </w:tcPr>
            </w:tcPrChange>
          </w:tcPr>
          <w:p w14:paraId="591503AB" w14:textId="77777777" w:rsidR="00C75E31" w:rsidRPr="00E835D4" w:rsidRDefault="00000000">
            <w:pPr>
              <w:spacing w:before="0"/>
              <w:jc w:val="center"/>
              <w:rPr>
                <w:rFonts w:eastAsia="PMingLiU" w:cs="Arial"/>
                <w:b/>
                <w:bCs/>
                <w:sz w:val="16"/>
                <w:szCs w:val="16"/>
                <w:lang w:val="en-US" w:eastAsia="zh-CN"/>
                <w:rPrChange w:id="1348" w:author="扬 邱" w:date="2025-07-09T17:16:00Z" w16du:dateUtc="2025-07-09T09:16:00Z">
                  <w:rPr>
                    <w:rFonts w:eastAsia="PMingLiU" w:cs="Arial"/>
                    <w:b/>
                    <w:bCs/>
                    <w:sz w:val="12"/>
                    <w:szCs w:val="12"/>
                    <w:lang w:val="en-US" w:eastAsia="zh-CN"/>
                  </w:rPr>
                </w:rPrChange>
              </w:rPr>
            </w:pPr>
            <w:r w:rsidRPr="00E835D4">
              <w:rPr>
                <w:rFonts w:ascii="宋体" w:eastAsia="宋体" w:hAnsi="宋体" w:cs="Arial" w:hint="eastAsia"/>
                <w:b/>
                <w:bCs/>
                <w:sz w:val="16"/>
                <w:szCs w:val="16"/>
                <w:lang w:val="en-US" w:eastAsia="zh-CN"/>
                <w:rPrChange w:id="1349" w:author="扬 邱" w:date="2025-07-09T17:16:00Z" w16du:dateUtc="2025-07-09T09:16:00Z">
                  <w:rPr>
                    <w:rFonts w:ascii="宋体" w:eastAsia="宋体" w:hAnsi="宋体" w:cs="Arial" w:hint="eastAsia"/>
                    <w:b/>
                    <w:bCs/>
                    <w:sz w:val="12"/>
                    <w:szCs w:val="12"/>
                    <w:lang w:val="en-US" w:eastAsia="zh-CN"/>
                  </w:rPr>
                </w:rPrChange>
              </w:rPr>
              <w:t>总量</w:t>
            </w:r>
          </w:p>
        </w:tc>
      </w:tr>
      <w:tr w:rsidR="00E835D4" w:rsidRPr="00E835D4" w14:paraId="3BF2EDD4" w14:textId="77777777" w:rsidTr="00E835D4">
        <w:trPr>
          <w:trHeight w:val="315"/>
          <w:trPrChange w:id="1350" w:author="扬 邱" w:date="2025-07-09T17:16:00Z" w16du:dateUtc="2025-07-09T09:16:00Z">
            <w:trPr>
              <w:trHeight w:val="315"/>
            </w:trPr>
          </w:trPrChange>
        </w:trPr>
        <w:tc>
          <w:tcPr>
            <w:tcW w:w="244" w:type="pct"/>
            <w:vMerge/>
            <w:tcBorders>
              <w:top w:val="single" w:sz="4" w:space="0" w:color="auto"/>
              <w:left w:val="single" w:sz="4" w:space="0" w:color="auto"/>
              <w:bottom w:val="single" w:sz="4" w:space="0" w:color="auto"/>
              <w:right w:val="single" w:sz="4" w:space="0" w:color="auto"/>
            </w:tcBorders>
            <w:vAlign w:val="center"/>
            <w:tcPrChange w:id="1351" w:author="扬 邱" w:date="2025-07-09T17:16:00Z" w16du:dateUtc="2025-07-09T09:16:00Z">
              <w:tcPr>
                <w:tcW w:w="244" w:type="pct"/>
                <w:vMerge/>
                <w:tcBorders>
                  <w:top w:val="single" w:sz="4" w:space="0" w:color="auto"/>
                  <w:left w:val="single" w:sz="4" w:space="0" w:color="auto"/>
                  <w:bottom w:val="single" w:sz="4" w:space="0" w:color="auto"/>
                  <w:right w:val="single" w:sz="4" w:space="0" w:color="auto"/>
                </w:tcBorders>
                <w:vAlign w:val="center"/>
              </w:tcPr>
            </w:tcPrChange>
          </w:tcPr>
          <w:p w14:paraId="63F6EF93" w14:textId="77777777" w:rsidR="00C75E31" w:rsidRPr="00E835D4" w:rsidRDefault="00C75E31">
            <w:pPr>
              <w:spacing w:before="0"/>
              <w:rPr>
                <w:rFonts w:eastAsia="PMingLiU" w:cs="Arial"/>
                <w:b/>
                <w:bCs/>
                <w:sz w:val="16"/>
                <w:szCs w:val="16"/>
                <w:lang w:val="en-US" w:eastAsia="zh-CN"/>
                <w:rPrChange w:id="1352" w:author="扬 邱" w:date="2025-07-09T17:16:00Z" w16du:dateUtc="2025-07-09T09:16:00Z">
                  <w:rPr>
                    <w:rFonts w:eastAsia="PMingLiU" w:cs="Arial"/>
                    <w:b/>
                    <w:bCs/>
                    <w:sz w:val="12"/>
                    <w:szCs w:val="12"/>
                    <w:lang w:val="en-US" w:eastAsia="zh-CN"/>
                  </w:rPr>
                </w:rPrChange>
              </w:rPr>
            </w:pPr>
          </w:p>
        </w:tc>
        <w:tc>
          <w:tcPr>
            <w:tcW w:w="360" w:type="pct"/>
            <w:vMerge/>
            <w:tcBorders>
              <w:top w:val="single" w:sz="4" w:space="0" w:color="auto"/>
              <w:left w:val="single" w:sz="4" w:space="0" w:color="auto"/>
              <w:bottom w:val="single" w:sz="4" w:space="0" w:color="auto"/>
              <w:right w:val="single" w:sz="4" w:space="0" w:color="auto"/>
            </w:tcBorders>
            <w:vAlign w:val="center"/>
            <w:tcPrChange w:id="1353" w:author="扬 邱" w:date="2025-07-09T17:16:00Z" w16du:dateUtc="2025-07-09T09:16:00Z">
              <w:tcPr>
                <w:tcW w:w="359" w:type="pct"/>
                <w:vMerge/>
                <w:tcBorders>
                  <w:top w:val="single" w:sz="4" w:space="0" w:color="auto"/>
                  <w:left w:val="single" w:sz="4" w:space="0" w:color="auto"/>
                  <w:bottom w:val="single" w:sz="4" w:space="0" w:color="auto"/>
                  <w:right w:val="single" w:sz="4" w:space="0" w:color="auto"/>
                </w:tcBorders>
                <w:vAlign w:val="center"/>
              </w:tcPr>
            </w:tcPrChange>
          </w:tcPr>
          <w:p w14:paraId="1351C9E6" w14:textId="77777777" w:rsidR="00C75E31" w:rsidRPr="00E835D4" w:rsidRDefault="00C75E31">
            <w:pPr>
              <w:spacing w:before="0"/>
              <w:rPr>
                <w:rFonts w:eastAsia="PMingLiU" w:cs="Arial"/>
                <w:b/>
                <w:bCs/>
                <w:sz w:val="16"/>
                <w:szCs w:val="16"/>
                <w:lang w:val="en-US" w:eastAsia="zh-CN"/>
                <w:rPrChange w:id="1354" w:author="扬 邱" w:date="2025-07-09T17:16:00Z" w16du:dateUtc="2025-07-09T09:16:00Z">
                  <w:rPr>
                    <w:rFonts w:eastAsia="PMingLiU" w:cs="Arial"/>
                    <w:b/>
                    <w:bCs/>
                    <w:sz w:val="12"/>
                    <w:szCs w:val="12"/>
                    <w:lang w:val="en-US" w:eastAsia="zh-CN"/>
                  </w:rPr>
                </w:rPrChange>
              </w:rPr>
            </w:pPr>
          </w:p>
        </w:tc>
        <w:tc>
          <w:tcPr>
            <w:tcW w:w="182" w:type="pct"/>
            <w:vMerge/>
            <w:tcBorders>
              <w:top w:val="single" w:sz="4" w:space="0" w:color="auto"/>
              <w:left w:val="single" w:sz="4" w:space="0" w:color="auto"/>
              <w:bottom w:val="single" w:sz="4" w:space="0" w:color="auto"/>
              <w:right w:val="single" w:sz="4" w:space="0" w:color="auto"/>
            </w:tcBorders>
            <w:vAlign w:val="center"/>
            <w:tcPrChange w:id="1355" w:author="扬 邱" w:date="2025-07-09T17:16:00Z" w16du:dateUtc="2025-07-09T09:16:00Z">
              <w:tcPr>
                <w:tcW w:w="182" w:type="pct"/>
                <w:gridSpan w:val="2"/>
                <w:vMerge/>
                <w:tcBorders>
                  <w:top w:val="single" w:sz="4" w:space="0" w:color="auto"/>
                  <w:left w:val="single" w:sz="4" w:space="0" w:color="auto"/>
                  <w:bottom w:val="single" w:sz="4" w:space="0" w:color="auto"/>
                  <w:right w:val="single" w:sz="4" w:space="0" w:color="auto"/>
                </w:tcBorders>
                <w:vAlign w:val="center"/>
              </w:tcPr>
            </w:tcPrChange>
          </w:tcPr>
          <w:p w14:paraId="43BB3AD2" w14:textId="77777777" w:rsidR="00C75E31" w:rsidRPr="00E835D4" w:rsidRDefault="00C75E31">
            <w:pPr>
              <w:spacing w:before="0"/>
              <w:rPr>
                <w:rFonts w:eastAsia="PMingLiU" w:cs="Arial"/>
                <w:b/>
                <w:bCs/>
                <w:sz w:val="16"/>
                <w:szCs w:val="16"/>
                <w:lang w:val="en-US" w:eastAsia="zh-CN"/>
                <w:rPrChange w:id="1356" w:author="扬 邱" w:date="2025-07-09T17:16:00Z" w16du:dateUtc="2025-07-09T09:16:00Z">
                  <w:rPr>
                    <w:rFonts w:eastAsia="PMingLiU" w:cs="Arial"/>
                    <w:b/>
                    <w:bCs/>
                    <w:sz w:val="12"/>
                    <w:szCs w:val="12"/>
                    <w:lang w:val="en-US" w:eastAsia="zh-CN"/>
                  </w:rPr>
                </w:rPrChange>
              </w:rPr>
            </w:pPr>
          </w:p>
        </w:tc>
        <w:tc>
          <w:tcPr>
            <w:tcW w:w="603" w:type="pct"/>
            <w:tcBorders>
              <w:top w:val="nil"/>
              <w:left w:val="nil"/>
              <w:bottom w:val="single" w:sz="4" w:space="0" w:color="auto"/>
              <w:right w:val="single" w:sz="4" w:space="0" w:color="auto"/>
            </w:tcBorders>
            <w:shd w:val="clear" w:color="000000" w:fill="FF6600"/>
            <w:noWrap/>
            <w:vAlign w:val="center"/>
            <w:tcPrChange w:id="1357" w:author="扬 邱" w:date="2025-07-09T17:16:00Z" w16du:dateUtc="2025-07-09T09:16:00Z">
              <w:tcPr>
                <w:tcW w:w="604" w:type="pct"/>
                <w:gridSpan w:val="2"/>
                <w:tcBorders>
                  <w:top w:val="nil"/>
                  <w:left w:val="nil"/>
                  <w:bottom w:val="single" w:sz="4" w:space="0" w:color="auto"/>
                  <w:right w:val="single" w:sz="4" w:space="0" w:color="auto"/>
                </w:tcBorders>
                <w:shd w:val="clear" w:color="000000" w:fill="FF6600"/>
                <w:noWrap/>
                <w:vAlign w:val="center"/>
              </w:tcPr>
            </w:tcPrChange>
          </w:tcPr>
          <w:p w14:paraId="00CC61F6" w14:textId="77777777" w:rsidR="00C75E31" w:rsidRPr="00E835D4" w:rsidRDefault="00000000">
            <w:pPr>
              <w:spacing w:before="0"/>
              <w:jc w:val="center"/>
              <w:rPr>
                <w:rFonts w:eastAsia="PMingLiU" w:cs="Arial"/>
                <w:b/>
                <w:bCs/>
                <w:sz w:val="16"/>
                <w:szCs w:val="16"/>
                <w:lang w:val="en-US" w:eastAsia="zh-CN"/>
                <w:rPrChange w:id="1358" w:author="扬 邱" w:date="2025-07-09T17:16:00Z" w16du:dateUtc="2025-07-09T09:16:00Z">
                  <w:rPr>
                    <w:rFonts w:eastAsia="PMingLiU" w:cs="Arial"/>
                    <w:b/>
                    <w:bCs/>
                    <w:sz w:val="12"/>
                    <w:szCs w:val="12"/>
                    <w:lang w:val="en-US" w:eastAsia="zh-CN"/>
                  </w:rPr>
                </w:rPrChange>
              </w:rPr>
            </w:pPr>
            <w:r w:rsidRPr="00E835D4">
              <w:rPr>
                <w:rFonts w:ascii="宋体" w:eastAsia="宋体" w:hAnsi="宋体" w:cs="Arial" w:hint="eastAsia"/>
                <w:b/>
                <w:bCs/>
                <w:sz w:val="16"/>
                <w:szCs w:val="16"/>
                <w:lang w:val="en-US" w:eastAsia="zh-CN"/>
                <w:rPrChange w:id="1359" w:author="扬 邱" w:date="2025-07-09T17:16:00Z" w16du:dateUtc="2025-07-09T09:16:00Z">
                  <w:rPr>
                    <w:rFonts w:ascii="宋体" w:eastAsia="宋体" w:hAnsi="宋体" w:cs="Arial" w:hint="eastAsia"/>
                    <w:b/>
                    <w:bCs/>
                    <w:sz w:val="12"/>
                    <w:szCs w:val="12"/>
                    <w:lang w:val="en-US" w:eastAsia="zh-CN"/>
                  </w:rPr>
                </w:rPrChange>
              </w:rPr>
              <w:t>数值</w:t>
            </w:r>
          </w:p>
        </w:tc>
        <w:tc>
          <w:tcPr>
            <w:tcW w:w="407" w:type="pct"/>
            <w:tcBorders>
              <w:top w:val="nil"/>
              <w:left w:val="nil"/>
              <w:bottom w:val="single" w:sz="4" w:space="0" w:color="auto"/>
              <w:right w:val="single" w:sz="4" w:space="0" w:color="auto"/>
            </w:tcBorders>
            <w:shd w:val="clear" w:color="000000" w:fill="FF6600"/>
            <w:noWrap/>
            <w:vAlign w:val="center"/>
            <w:tcPrChange w:id="1360" w:author="扬 邱" w:date="2025-07-09T17:16:00Z" w16du:dateUtc="2025-07-09T09:16:00Z">
              <w:tcPr>
                <w:tcW w:w="545" w:type="pct"/>
                <w:gridSpan w:val="4"/>
                <w:tcBorders>
                  <w:top w:val="nil"/>
                  <w:left w:val="nil"/>
                  <w:bottom w:val="single" w:sz="4" w:space="0" w:color="auto"/>
                  <w:right w:val="single" w:sz="4" w:space="0" w:color="auto"/>
                </w:tcBorders>
                <w:shd w:val="clear" w:color="000000" w:fill="FF6600"/>
                <w:noWrap/>
                <w:vAlign w:val="center"/>
              </w:tcPr>
            </w:tcPrChange>
          </w:tcPr>
          <w:p w14:paraId="3BD6BB69" w14:textId="77777777" w:rsidR="00C75E31" w:rsidRPr="00E835D4" w:rsidRDefault="00000000">
            <w:pPr>
              <w:spacing w:before="0"/>
              <w:jc w:val="center"/>
              <w:rPr>
                <w:rFonts w:eastAsia="PMingLiU" w:cs="Arial"/>
                <w:b/>
                <w:bCs/>
                <w:sz w:val="16"/>
                <w:szCs w:val="16"/>
                <w:lang w:val="en-US" w:eastAsia="zh-CN"/>
                <w:rPrChange w:id="1361" w:author="扬 邱" w:date="2025-07-09T17:16:00Z" w16du:dateUtc="2025-07-09T09:16:00Z">
                  <w:rPr>
                    <w:rFonts w:eastAsia="PMingLiU" w:cs="Arial"/>
                    <w:b/>
                    <w:bCs/>
                    <w:sz w:val="12"/>
                    <w:szCs w:val="12"/>
                    <w:lang w:val="en-US" w:eastAsia="zh-CN"/>
                  </w:rPr>
                </w:rPrChange>
              </w:rPr>
            </w:pPr>
            <w:r w:rsidRPr="00E835D4">
              <w:rPr>
                <w:rFonts w:ascii="宋体" w:eastAsia="宋体" w:hAnsi="宋体" w:cs="Arial" w:hint="eastAsia"/>
                <w:b/>
                <w:bCs/>
                <w:sz w:val="16"/>
                <w:szCs w:val="16"/>
                <w:lang w:val="en-US" w:eastAsia="zh-CN"/>
                <w:rPrChange w:id="1362" w:author="扬 邱" w:date="2025-07-09T17:16:00Z" w16du:dateUtc="2025-07-09T09:16:00Z">
                  <w:rPr>
                    <w:rFonts w:ascii="宋体" w:eastAsia="宋体" w:hAnsi="宋体" w:cs="Arial" w:hint="eastAsia"/>
                    <w:b/>
                    <w:bCs/>
                    <w:sz w:val="12"/>
                    <w:szCs w:val="12"/>
                    <w:lang w:val="en-US" w:eastAsia="zh-CN"/>
                  </w:rPr>
                </w:rPrChange>
              </w:rPr>
              <w:t>计量单位</w:t>
            </w:r>
          </w:p>
        </w:tc>
        <w:tc>
          <w:tcPr>
            <w:tcW w:w="3203" w:type="pct"/>
            <w:gridSpan w:val="9"/>
            <w:tcBorders>
              <w:top w:val="single" w:sz="4" w:space="0" w:color="auto"/>
              <w:left w:val="nil"/>
              <w:bottom w:val="single" w:sz="4" w:space="0" w:color="auto"/>
              <w:right w:val="single" w:sz="4" w:space="0" w:color="auto"/>
            </w:tcBorders>
            <w:shd w:val="clear" w:color="000000" w:fill="FF6600"/>
            <w:noWrap/>
            <w:vAlign w:val="center"/>
            <w:tcPrChange w:id="1363" w:author="扬 邱" w:date="2025-07-09T17:16:00Z" w16du:dateUtc="2025-07-09T09:16:00Z">
              <w:tcPr>
                <w:tcW w:w="3066" w:type="pct"/>
                <w:gridSpan w:val="15"/>
                <w:tcBorders>
                  <w:top w:val="single" w:sz="4" w:space="0" w:color="auto"/>
                  <w:left w:val="nil"/>
                  <w:bottom w:val="single" w:sz="4" w:space="0" w:color="auto"/>
                  <w:right w:val="single" w:sz="4" w:space="0" w:color="auto"/>
                </w:tcBorders>
                <w:shd w:val="clear" w:color="000000" w:fill="FF6600"/>
                <w:noWrap/>
                <w:vAlign w:val="center"/>
              </w:tcPr>
            </w:tcPrChange>
          </w:tcPr>
          <w:p w14:paraId="37E088F5" w14:textId="77777777" w:rsidR="00C75E31" w:rsidRPr="00E835D4" w:rsidRDefault="00000000">
            <w:pPr>
              <w:spacing w:before="0"/>
              <w:jc w:val="center"/>
              <w:rPr>
                <w:rFonts w:eastAsia="PMingLiU" w:cs="Arial"/>
                <w:b/>
                <w:bCs/>
                <w:sz w:val="16"/>
                <w:szCs w:val="16"/>
                <w:lang w:val="en-US" w:eastAsia="zh-CN"/>
                <w:rPrChange w:id="136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365" w:author="扬 邱" w:date="2025-07-09T17:16:00Z" w16du:dateUtc="2025-07-09T09:16:00Z">
                  <w:rPr>
                    <w:rFonts w:eastAsia="PMingLiU" w:cs="Arial"/>
                    <w:b/>
                    <w:bCs/>
                    <w:sz w:val="12"/>
                    <w:szCs w:val="12"/>
                    <w:lang w:val="en-US" w:eastAsia="zh-CN"/>
                  </w:rPr>
                </w:rPrChange>
              </w:rPr>
              <w:t>tCO</w:t>
            </w:r>
            <w:r w:rsidRPr="00E835D4">
              <w:rPr>
                <w:rFonts w:eastAsia="PMingLiU" w:cs="Arial"/>
                <w:b/>
                <w:bCs/>
                <w:sz w:val="16"/>
                <w:szCs w:val="16"/>
                <w:vertAlign w:val="subscript"/>
                <w:lang w:val="en-US" w:eastAsia="zh-CN"/>
                <w:rPrChange w:id="1366" w:author="扬 邱" w:date="2025-07-09T17:16:00Z" w16du:dateUtc="2025-07-09T09:16:00Z">
                  <w:rPr>
                    <w:rFonts w:eastAsia="PMingLiU" w:cs="Arial"/>
                    <w:b/>
                    <w:bCs/>
                    <w:sz w:val="12"/>
                    <w:szCs w:val="12"/>
                    <w:vertAlign w:val="subscript"/>
                    <w:lang w:val="en-US" w:eastAsia="zh-CN"/>
                  </w:rPr>
                </w:rPrChange>
              </w:rPr>
              <w:t>2</w:t>
            </w:r>
            <w:r w:rsidRPr="00E835D4">
              <w:rPr>
                <w:rFonts w:eastAsia="PMingLiU" w:cs="Arial"/>
                <w:b/>
                <w:bCs/>
                <w:sz w:val="16"/>
                <w:szCs w:val="16"/>
                <w:lang w:val="en-US" w:eastAsia="zh-CN"/>
                <w:rPrChange w:id="1367" w:author="扬 邱" w:date="2025-07-09T17:16:00Z" w16du:dateUtc="2025-07-09T09:16:00Z">
                  <w:rPr>
                    <w:rFonts w:eastAsia="PMingLiU" w:cs="Arial"/>
                    <w:b/>
                    <w:bCs/>
                    <w:sz w:val="12"/>
                    <w:szCs w:val="12"/>
                    <w:lang w:val="en-US" w:eastAsia="zh-CN"/>
                  </w:rPr>
                </w:rPrChange>
              </w:rPr>
              <w:t>e</w:t>
            </w:r>
          </w:p>
        </w:tc>
      </w:tr>
      <w:tr w:rsidR="00E835D4" w:rsidRPr="00E835D4" w14:paraId="66138CCA" w14:textId="77777777" w:rsidTr="00E835D4">
        <w:tblPrEx>
          <w:tblPrExChange w:id="1368" w:author="扬 邱" w:date="2025-07-09T17:16:00Z" w16du:dateUtc="2025-07-09T09:16:00Z">
            <w:tblPrEx>
              <w:tblLayout w:type="fixed"/>
            </w:tblPrEx>
          </w:tblPrExChange>
        </w:tblPrEx>
        <w:trPr>
          <w:trHeight w:val="315"/>
          <w:trPrChange w:id="1369" w:author="扬 邱" w:date="2025-07-09T17:16:00Z" w16du:dateUtc="2025-07-09T09:16:00Z">
            <w:trPr>
              <w:trHeight w:val="31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1370"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719ABB26" w14:textId="77777777" w:rsidR="00C75E31" w:rsidRPr="00E835D4" w:rsidRDefault="00000000">
            <w:pPr>
              <w:spacing w:before="0"/>
              <w:jc w:val="center"/>
              <w:rPr>
                <w:rFonts w:eastAsia="PMingLiU" w:cs="Arial"/>
                <w:b/>
                <w:bCs/>
                <w:sz w:val="16"/>
                <w:szCs w:val="16"/>
                <w:lang w:val="en-US" w:eastAsia="zh-CN"/>
                <w:rPrChange w:id="137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372" w:author="扬 邱" w:date="2025-07-09T17:16:00Z" w16du:dateUtc="2025-07-09T09:16:00Z">
                  <w:rPr>
                    <w:rFonts w:eastAsia="PMingLiU" w:cs="Arial"/>
                    <w:b/>
                    <w:bCs/>
                    <w:sz w:val="12"/>
                    <w:szCs w:val="12"/>
                    <w:lang w:val="en-US" w:eastAsia="zh-CN"/>
                  </w:rPr>
                </w:rPrChange>
              </w:rPr>
              <w:t>1</w:t>
            </w:r>
          </w:p>
        </w:tc>
        <w:tc>
          <w:tcPr>
            <w:tcW w:w="360" w:type="pct"/>
            <w:tcBorders>
              <w:top w:val="nil"/>
              <w:left w:val="nil"/>
              <w:bottom w:val="single" w:sz="4" w:space="0" w:color="auto"/>
              <w:right w:val="single" w:sz="4" w:space="0" w:color="auto"/>
            </w:tcBorders>
            <w:shd w:val="clear" w:color="auto" w:fill="auto"/>
            <w:vAlign w:val="center"/>
            <w:tcPrChange w:id="1373"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580A988A" w14:textId="77777777" w:rsidR="00C75E31" w:rsidRPr="00E835D4" w:rsidRDefault="00000000">
            <w:pPr>
              <w:spacing w:before="0"/>
              <w:rPr>
                <w:rFonts w:eastAsia="PMingLiU" w:cs="Arial"/>
                <w:b/>
                <w:bCs/>
                <w:sz w:val="16"/>
                <w:szCs w:val="16"/>
                <w:lang w:val="en-US" w:eastAsia="zh-CN"/>
                <w:rPrChange w:id="1374"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1375" w:author="扬 邱" w:date="2025-07-09T17:16:00Z" w16du:dateUtc="2025-07-09T09:16:00Z">
                  <w:rPr>
                    <w:rFonts w:eastAsia="PMingLiU" w:cs="Arial" w:hint="eastAsia"/>
                    <w:b/>
                    <w:bCs/>
                    <w:sz w:val="12"/>
                    <w:szCs w:val="12"/>
                    <w:lang w:val="en-US" w:eastAsia="zh-CN"/>
                  </w:rPr>
                </w:rPrChange>
              </w:rPr>
              <w:t>天然气燃烧</w:t>
            </w:r>
          </w:p>
        </w:tc>
        <w:tc>
          <w:tcPr>
            <w:tcW w:w="182" w:type="pct"/>
            <w:tcBorders>
              <w:top w:val="nil"/>
              <w:left w:val="nil"/>
              <w:bottom w:val="single" w:sz="4" w:space="0" w:color="auto"/>
              <w:right w:val="single" w:sz="4" w:space="0" w:color="auto"/>
            </w:tcBorders>
            <w:shd w:val="clear" w:color="000000" w:fill="FFFFFF"/>
            <w:vAlign w:val="center"/>
            <w:tcPrChange w:id="1376"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298ACA2A" w14:textId="77777777" w:rsidR="00C75E31" w:rsidRPr="00E835D4" w:rsidRDefault="00000000">
            <w:pPr>
              <w:spacing w:before="0"/>
              <w:jc w:val="center"/>
              <w:rPr>
                <w:rFonts w:ascii="宋体" w:eastAsia="宋体" w:hAnsi="宋体" w:cs="宋体" w:hint="eastAsia"/>
                <w:b/>
                <w:bCs/>
                <w:sz w:val="16"/>
                <w:szCs w:val="16"/>
                <w:lang w:val="en-US" w:eastAsia="zh-CN"/>
                <w:rPrChange w:id="1377"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1378"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1379"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4C7A738A" w14:textId="77777777" w:rsidR="00C75E31" w:rsidRPr="00E835D4" w:rsidRDefault="00000000">
            <w:pPr>
              <w:spacing w:before="0"/>
              <w:jc w:val="right"/>
              <w:rPr>
                <w:rFonts w:eastAsia="PMingLiU" w:cs="Arial"/>
                <w:b/>
                <w:bCs/>
                <w:sz w:val="16"/>
                <w:szCs w:val="16"/>
                <w:lang w:val="en-US" w:eastAsia="zh-CN"/>
                <w:rPrChange w:id="138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381" w:author="扬 邱" w:date="2025-07-09T17:16:00Z" w16du:dateUtc="2025-07-09T09:16:00Z">
                  <w:rPr>
                    <w:rFonts w:eastAsia="PMingLiU" w:cs="Arial"/>
                    <w:b/>
                    <w:bCs/>
                    <w:sz w:val="12"/>
                    <w:szCs w:val="12"/>
                    <w:lang w:val="en-US" w:eastAsia="zh-CN"/>
                  </w:rPr>
                </w:rPrChange>
              </w:rPr>
              <w:t>1,796.49</w:t>
            </w:r>
          </w:p>
        </w:tc>
        <w:tc>
          <w:tcPr>
            <w:tcW w:w="407" w:type="pct"/>
            <w:tcBorders>
              <w:top w:val="nil"/>
              <w:left w:val="nil"/>
              <w:bottom w:val="single" w:sz="4" w:space="0" w:color="auto"/>
              <w:right w:val="single" w:sz="4" w:space="0" w:color="auto"/>
            </w:tcBorders>
            <w:shd w:val="clear" w:color="000000" w:fill="FFFFFF"/>
            <w:noWrap/>
            <w:vAlign w:val="center"/>
            <w:tcPrChange w:id="1382"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10AF5D83" w14:textId="77777777" w:rsidR="00C75E31" w:rsidRPr="00E835D4" w:rsidRDefault="00000000">
            <w:pPr>
              <w:spacing w:before="0"/>
              <w:rPr>
                <w:rFonts w:eastAsia="PMingLiU" w:cs="Arial"/>
                <w:b/>
                <w:bCs/>
                <w:sz w:val="16"/>
                <w:szCs w:val="16"/>
                <w:lang w:val="en-US" w:eastAsia="zh-CN"/>
                <w:rPrChange w:id="138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384" w:author="扬 邱" w:date="2025-07-09T17:16:00Z" w16du:dateUtc="2025-07-09T09:16:00Z">
                  <w:rPr>
                    <w:rFonts w:eastAsia="PMingLiU" w:cs="Arial"/>
                    <w:b/>
                    <w:bCs/>
                    <w:sz w:val="12"/>
                    <w:szCs w:val="12"/>
                    <w:lang w:val="en-US" w:eastAsia="zh-CN"/>
                  </w:rPr>
                </w:rPrChange>
              </w:rPr>
              <w:t>10000Nm3</w:t>
            </w:r>
          </w:p>
        </w:tc>
        <w:tc>
          <w:tcPr>
            <w:tcW w:w="655" w:type="pct"/>
            <w:tcBorders>
              <w:top w:val="nil"/>
              <w:left w:val="nil"/>
              <w:bottom w:val="single" w:sz="4" w:space="0" w:color="auto"/>
              <w:right w:val="single" w:sz="4" w:space="0" w:color="auto"/>
            </w:tcBorders>
            <w:shd w:val="clear" w:color="000000" w:fill="C0C0C0"/>
            <w:noWrap/>
            <w:vAlign w:val="center"/>
            <w:tcPrChange w:id="1385"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32A31F0A" w14:textId="77777777" w:rsidR="00C75E31" w:rsidRPr="00E835D4" w:rsidRDefault="00000000">
            <w:pPr>
              <w:spacing w:before="0"/>
              <w:jc w:val="center"/>
              <w:rPr>
                <w:rFonts w:eastAsia="PMingLiU" w:cs="Arial"/>
                <w:b/>
                <w:bCs/>
                <w:sz w:val="16"/>
                <w:szCs w:val="16"/>
                <w:lang w:val="en-US" w:eastAsia="zh-CN"/>
                <w:rPrChange w:id="138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387" w:author="扬 邱" w:date="2025-07-09T17:16:00Z" w16du:dateUtc="2025-07-09T09:16:00Z">
                  <w:rPr>
                    <w:rFonts w:eastAsia="PMingLiU" w:cs="Arial"/>
                    <w:b/>
                    <w:bCs/>
                    <w:sz w:val="12"/>
                    <w:szCs w:val="12"/>
                    <w:lang w:val="en-US" w:eastAsia="zh-CN"/>
                  </w:rPr>
                </w:rPrChange>
              </w:rPr>
              <w:t>38,894.28</w:t>
            </w:r>
          </w:p>
        </w:tc>
        <w:tc>
          <w:tcPr>
            <w:tcW w:w="353" w:type="pct"/>
            <w:tcBorders>
              <w:top w:val="nil"/>
              <w:left w:val="nil"/>
              <w:bottom w:val="single" w:sz="4" w:space="0" w:color="auto"/>
              <w:right w:val="single" w:sz="4" w:space="0" w:color="auto"/>
            </w:tcBorders>
            <w:shd w:val="clear" w:color="000000" w:fill="C0C0C0"/>
            <w:noWrap/>
            <w:vAlign w:val="center"/>
            <w:tcPrChange w:id="1388"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36EAA22B" w14:textId="77777777" w:rsidR="00C75E31" w:rsidRPr="00E835D4" w:rsidRDefault="00000000">
            <w:pPr>
              <w:spacing w:before="0"/>
              <w:jc w:val="center"/>
              <w:rPr>
                <w:rFonts w:eastAsia="PMingLiU" w:cs="Arial"/>
                <w:b/>
                <w:bCs/>
                <w:sz w:val="16"/>
                <w:szCs w:val="16"/>
                <w:lang w:val="en-US" w:eastAsia="zh-CN"/>
                <w:rPrChange w:id="138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390"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1391"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625C15CC" w14:textId="77777777" w:rsidR="00C75E31" w:rsidRPr="00E835D4" w:rsidRDefault="00000000">
            <w:pPr>
              <w:spacing w:before="0"/>
              <w:jc w:val="center"/>
              <w:rPr>
                <w:rFonts w:eastAsia="PMingLiU" w:cs="Arial"/>
                <w:b/>
                <w:bCs/>
                <w:sz w:val="16"/>
                <w:szCs w:val="16"/>
                <w:lang w:val="en-US" w:eastAsia="zh-CN"/>
                <w:rPrChange w:id="139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393"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1394"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1BD2C92" w14:textId="77777777" w:rsidR="00C75E31" w:rsidRPr="00E835D4" w:rsidRDefault="00000000">
            <w:pPr>
              <w:spacing w:before="0"/>
              <w:jc w:val="center"/>
              <w:rPr>
                <w:rFonts w:eastAsia="PMingLiU" w:cs="Arial"/>
                <w:b/>
                <w:bCs/>
                <w:sz w:val="16"/>
                <w:szCs w:val="16"/>
                <w:lang w:val="en-US" w:eastAsia="zh-CN"/>
                <w:rPrChange w:id="139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39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39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163A15F" w14:textId="77777777" w:rsidR="00C75E31" w:rsidRPr="00E835D4" w:rsidRDefault="00000000">
            <w:pPr>
              <w:spacing w:before="0"/>
              <w:jc w:val="center"/>
              <w:rPr>
                <w:rFonts w:eastAsia="PMingLiU" w:cs="Arial"/>
                <w:b/>
                <w:bCs/>
                <w:sz w:val="16"/>
                <w:szCs w:val="16"/>
                <w:lang w:val="en-US" w:eastAsia="zh-CN"/>
                <w:rPrChange w:id="139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39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40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632AC87" w14:textId="77777777" w:rsidR="00C75E31" w:rsidRPr="00E835D4" w:rsidRDefault="00000000">
            <w:pPr>
              <w:spacing w:before="0"/>
              <w:jc w:val="center"/>
              <w:rPr>
                <w:rFonts w:eastAsia="PMingLiU" w:cs="Arial"/>
                <w:b/>
                <w:bCs/>
                <w:sz w:val="16"/>
                <w:szCs w:val="16"/>
                <w:lang w:val="en-US" w:eastAsia="zh-CN"/>
                <w:rPrChange w:id="140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0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40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111A0EB" w14:textId="77777777" w:rsidR="00C75E31" w:rsidRPr="00E835D4" w:rsidRDefault="00000000">
            <w:pPr>
              <w:spacing w:before="0"/>
              <w:jc w:val="center"/>
              <w:rPr>
                <w:rFonts w:eastAsia="PMingLiU" w:cs="Arial"/>
                <w:b/>
                <w:bCs/>
                <w:sz w:val="16"/>
                <w:szCs w:val="16"/>
                <w:lang w:val="en-US" w:eastAsia="zh-CN"/>
                <w:rPrChange w:id="140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05"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1406"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6C57242C" w14:textId="77777777" w:rsidR="00C75E31" w:rsidRPr="00E835D4" w:rsidRDefault="00000000">
            <w:pPr>
              <w:spacing w:before="0"/>
              <w:jc w:val="center"/>
              <w:rPr>
                <w:rFonts w:eastAsia="PMingLiU" w:cs="Arial"/>
                <w:b/>
                <w:bCs/>
                <w:sz w:val="16"/>
                <w:szCs w:val="16"/>
                <w:lang w:val="en-US" w:eastAsia="zh-CN"/>
                <w:rPrChange w:id="140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08" w:author="扬 邱" w:date="2025-07-09T17:16:00Z" w16du:dateUtc="2025-07-09T09:16:00Z">
                  <w:rPr>
                    <w:rFonts w:eastAsia="PMingLiU" w:cs="Arial"/>
                    <w:b/>
                    <w:bCs/>
                    <w:sz w:val="12"/>
                    <w:szCs w:val="12"/>
                    <w:lang w:val="en-US" w:eastAsia="zh-CN"/>
                  </w:rPr>
                </w:rPrChange>
              </w:rPr>
              <w:t>38,894.28</w:t>
            </w:r>
          </w:p>
        </w:tc>
      </w:tr>
      <w:tr w:rsidR="00E835D4" w:rsidRPr="00E835D4" w14:paraId="3E0D3845" w14:textId="77777777" w:rsidTr="00E835D4">
        <w:tblPrEx>
          <w:tblPrExChange w:id="1409" w:author="扬 邱" w:date="2025-07-09T17:16:00Z" w16du:dateUtc="2025-07-09T09:16:00Z">
            <w:tblPrEx>
              <w:tblLayout w:type="fixed"/>
            </w:tblPrEx>
          </w:tblPrExChange>
        </w:tblPrEx>
        <w:trPr>
          <w:trHeight w:val="285"/>
          <w:trPrChange w:id="1410"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1411"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170D154D" w14:textId="77777777" w:rsidR="00C75E31" w:rsidRPr="00E835D4" w:rsidRDefault="00000000">
            <w:pPr>
              <w:spacing w:before="0"/>
              <w:jc w:val="center"/>
              <w:rPr>
                <w:rFonts w:eastAsia="PMingLiU" w:cs="Arial"/>
                <w:b/>
                <w:bCs/>
                <w:sz w:val="16"/>
                <w:szCs w:val="16"/>
                <w:lang w:val="en-US" w:eastAsia="zh-CN"/>
                <w:rPrChange w:id="141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13" w:author="扬 邱" w:date="2025-07-09T17:16:00Z" w16du:dateUtc="2025-07-09T09:16:00Z">
                  <w:rPr>
                    <w:rFonts w:eastAsia="PMingLiU" w:cs="Arial"/>
                    <w:b/>
                    <w:bCs/>
                    <w:sz w:val="12"/>
                    <w:szCs w:val="12"/>
                    <w:lang w:val="en-US" w:eastAsia="zh-CN"/>
                  </w:rPr>
                </w:rPrChange>
              </w:rPr>
              <w:t>2</w:t>
            </w:r>
          </w:p>
        </w:tc>
        <w:tc>
          <w:tcPr>
            <w:tcW w:w="360" w:type="pct"/>
            <w:tcBorders>
              <w:top w:val="nil"/>
              <w:left w:val="nil"/>
              <w:bottom w:val="single" w:sz="4" w:space="0" w:color="auto"/>
              <w:right w:val="single" w:sz="4" w:space="0" w:color="auto"/>
            </w:tcBorders>
            <w:shd w:val="clear" w:color="auto" w:fill="auto"/>
            <w:vAlign w:val="center"/>
            <w:tcPrChange w:id="1414"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6BF6DE5F" w14:textId="77777777" w:rsidR="00C75E31" w:rsidRPr="00E835D4" w:rsidRDefault="00000000">
            <w:pPr>
              <w:spacing w:before="0"/>
              <w:rPr>
                <w:rFonts w:eastAsia="PMingLiU" w:cs="Arial"/>
                <w:b/>
                <w:bCs/>
                <w:sz w:val="16"/>
                <w:szCs w:val="16"/>
                <w:lang w:val="en-US" w:eastAsia="zh-CN"/>
                <w:rPrChange w:id="1415"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1416" w:author="扬 邱" w:date="2025-07-09T17:16:00Z" w16du:dateUtc="2025-07-09T09:16:00Z">
                  <w:rPr>
                    <w:rFonts w:eastAsia="PMingLiU" w:cs="Arial" w:hint="eastAsia"/>
                    <w:b/>
                    <w:bCs/>
                    <w:sz w:val="12"/>
                    <w:szCs w:val="12"/>
                    <w:lang w:val="en-US" w:eastAsia="zh-CN"/>
                  </w:rPr>
                </w:rPrChange>
              </w:rPr>
              <w:t>液化石油气燃烧</w:t>
            </w:r>
          </w:p>
        </w:tc>
        <w:tc>
          <w:tcPr>
            <w:tcW w:w="182" w:type="pct"/>
            <w:tcBorders>
              <w:top w:val="nil"/>
              <w:left w:val="nil"/>
              <w:bottom w:val="single" w:sz="4" w:space="0" w:color="auto"/>
              <w:right w:val="single" w:sz="4" w:space="0" w:color="auto"/>
            </w:tcBorders>
            <w:shd w:val="clear" w:color="000000" w:fill="FFFFFF"/>
            <w:vAlign w:val="center"/>
            <w:tcPrChange w:id="1417"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78BDD393" w14:textId="77777777" w:rsidR="00C75E31" w:rsidRPr="00E835D4" w:rsidRDefault="00000000">
            <w:pPr>
              <w:spacing w:before="0"/>
              <w:jc w:val="center"/>
              <w:rPr>
                <w:rFonts w:ascii="宋体" w:eastAsia="宋体" w:hAnsi="宋体" w:cs="宋体" w:hint="eastAsia"/>
                <w:b/>
                <w:bCs/>
                <w:sz w:val="16"/>
                <w:szCs w:val="16"/>
                <w:lang w:val="en-US" w:eastAsia="zh-CN"/>
                <w:rPrChange w:id="1418"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1419"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1420"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256AB25A" w14:textId="77777777" w:rsidR="00C75E31" w:rsidRPr="00E835D4" w:rsidRDefault="00000000">
            <w:pPr>
              <w:spacing w:before="0"/>
              <w:jc w:val="right"/>
              <w:rPr>
                <w:rFonts w:eastAsia="PMingLiU" w:cs="Arial"/>
                <w:b/>
                <w:bCs/>
                <w:sz w:val="16"/>
                <w:szCs w:val="16"/>
                <w:lang w:val="en-US" w:eastAsia="zh-CN"/>
                <w:rPrChange w:id="142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22" w:author="扬 邱" w:date="2025-07-09T17:16:00Z" w16du:dateUtc="2025-07-09T09:16:00Z">
                  <w:rPr>
                    <w:rFonts w:eastAsia="PMingLiU" w:cs="Arial"/>
                    <w:b/>
                    <w:bCs/>
                    <w:sz w:val="12"/>
                    <w:szCs w:val="12"/>
                    <w:lang w:val="en-US" w:eastAsia="zh-CN"/>
                  </w:rPr>
                </w:rPrChange>
              </w:rPr>
              <w:t>9.39</w:t>
            </w:r>
          </w:p>
        </w:tc>
        <w:tc>
          <w:tcPr>
            <w:tcW w:w="407" w:type="pct"/>
            <w:tcBorders>
              <w:top w:val="nil"/>
              <w:left w:val="nil"/>
              <w:bottom w:val="single" w:sz="4" w:space="0" w:color="auto"/>
              <w:right w:val="single" w:sz="4" w:space="0" w:color="auto"/>
            </w:tcBorders>
            <w:shd w:val="clear" w:color="000000" w:fill="FFFFFF"/>
            <w:noWrap/>
            <w:vAlign w:val="center"/>
            <w:tcPrChange w:id="1423"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0948FB98" w14:textId="77777777" w:rsidR="00C75E31" w:rsidRPr="00E835D4" w:rsidRDefault="00000000">
            <w:pPr>
              <w:spacing w:before="0"/>
              <w:rPr>
                <w:rFonts w:eastAsia="PMingLiU" w:cs="Arial"/>
                <w:b/>
                <w:bCs/>
                <w:sz w:val="16"/>
                <w:szCs w:val="16"/>
                <w:lang w:val="en-US" w:eastAsia="zh-CN"/>
                <w:rPrChange w:id="142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25"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1426"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FE8A1FA" w14:textId="77777777" w:rsidR="00C75E31" w:rsidRPr="00E835D4" w:rsidRDefault="00000000">
            <w:pPr>
              <w:spacing w:before="0"/>
              <w:jc w:val="center"/>
              <w:rPr>
                <w:rFonts w:eastAsia="PMingLiU" w:cs="Arial"/>
                <w:b/>
                <w:bCs/>
                <w:sz w:val="16"/>
                <w:szCs w:val="16"/>
                <w:lang w:val="en-US" w:eastAsia="zh-CN"/>
                <w:rPrChange w:id="142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28" w:author="扬 邱" w:date="2025-07-09T17:16:00Z" w16du:dateUtc="2025-07-09T09:16:00Z">
                  <w:rPr>
                    <w:rFonts w:eastAsia="PMingLiU" w:cs="Arial"/>
                    <w:b/>
                    <w:bCs/>
                    <w:sz w:val="12"/>
                    <w:szCs w:val="12"/>
                    <w:lang w:val="en-US" w:eastAsia="zh-CN"/>
                  </w:rPr>
                </w:rPrChange>
              </w:rPr>
              <w:t>3.02</w:t>
            </w:r>
          </w:p>
        </w:tc>
        <w:tc>
          <w:tcPr>
            <w:tcW w:w="353" w:type="pct"/>
            <w:tcBorders>
              <w:top w:val="nil"/>
              <w:left w:val="nil"/>
              <w:bottom w:val="single" w:sz="4" w:space="0" w:color="auto"/>
              <w:right w:val="single" w:sz="4" w:space="0" w:color="auto"/>
            </w:tcBorders>
            <w:shd w:val="clear" w:color="000000" w:fill="C0C0C0"/>
            <w:noWrap/>
            <w:vAlign w:val="center"/>
            <w:tcPrChange w:id="1429"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2A9AD0A8" w14:textId="77777777" w:rsidR="00C75E31" w:rsidRPr="00E835D4" w:rsidRDefault="00000000">
            <w:pPr>
              <w:spacing w:before="0"/>
              <w:jc w:val="center"/>
              <w:rPr>
                <w:rFonts w:eastAsia="PMingLiU" w:cs="Arial"/>
                <w:b/>
                <w:bCs/>
                <w:sz w:val="16"/>
                <w:szCs w:val="16"/>
                <w:lang w:val="en-US" w:eastAsia="zh-CN"/>
                <w:rPrChange w:id="143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31"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1432"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104398E6" w14:textId="77777777" w:rsidR="00C75E31" w:rsidRPr="00E835D4" w:rsidRDefault="00000000">
            <w:pPr>
              <w:spacing w:before="0"/>
              <w:jc w:val="center"/>
              <w:rPr>
                <w:rFonts w:eastAsia="PMingLiU" w:cs="Arial"/>
                <w:b/>
                <w:bCs/>
                <w:sz w:val="16"/>
                <w:szCs w:val="16"/>
                <w:lang w:val="en-US" w:eastAsia="zh-CN"/>
                <w:rPrChange w:id="143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34"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1435"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C4D5732" w14:textId="77777777" w:rsidR="00C75E31" w:rsidRPr="00E835D4" w:rsidRDefault="00000000">
            <w:pPr>
              <w:spacing w:before="0"/>
              <w:jc w:val="center"/>
              <w:rPr>
                <w:rFonts w:eastAsia="PMingLiU" w:cs="Arial"/>
                <w:b/>
                <w:bCs/>
                <w:sz w:val="16"/>
                <w:szCs w:val="16"/>
                <w:lang w:val="en-US" w:eastAsia="zh-CN"/>
                <w:rPrChange w:id="143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3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43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E16D004" w14:textId="77777777" w:rsidR="00C75E31" w:rsidRPr="00E835D4" w:rsidRDefault="00000000">
            <w:pPr>
              <w:spacing w:before="0"/>
              <w:jc w:val="center"/>
              <w:rPr>
                <w:rFonts w:eastAsia="PMingLiU" w:cs="Arial"/>
                <w:b/>
                <w:bCs/>
                <w:sz w:val="16"/>
                <w:szCs w:val="16"/>
                <w:lang w:val="en-US" w:eastAsia="zh-CN"/>
                <w:rPrChange w:id="143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4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44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C36DB6F" w14:textId="77777777" w:rsidR="00C75E31" w:rsidRPr="00E835D4" w:rsidRDefault="00000000">
            <w:pPr>
              <w:spacing w:before="0"/>
              <w:jc w:val="center"/>
              <w:rPr>
                <w:rFonts w:eastAsia="PMingLiU" w:cs="Arial"/>
                <w:b/>
                <w:bCs/>
                <w:sz w:val="16"/>
                <w:szCs w:val="16"/>
                <w:lang w:val="en-US" w:eastAsia="zh-CN"/>
                <w:rPrChange w:id="144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4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44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F8CEAB7" w14:textId="77777777" w:rsidR="00C75E31" w:rsidRPr="00E835D4" w:rsidRDefault="00000000">
            <w:pPr>
              <w:spacing w:before="0"/>
              <w:jc w:val="center"/>
              <w:rPr>
                <w:rFonts w:eastAsia="PMingLiU" w:cs="Arial"/>
                <w:b/>
                <w:bCs/>
                <w:sz w:val="16"/>
                <w:szCs w:val="16"/>
                <w:lang w:val="en-US" w:eastAsia="zh-CN"/>
                <w:rPrChange w:id="144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46"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1447"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5C1573ED" w14:textId="77777777" w:rsidR="00C75E31" w:rsidRPr="00E835D4" w:rsidRDefault="00000000">
            <w:pPr>
              <w:spacing w:before="0"/>
              <w:jc w:val="center"/>
              <w:rPr>
                <w:rFonts w:eastAsia="PMingLiU" w:cs="Arial"/>
                <w:b/>
                <w:bCs/>
                <w:sz w:val="16"/>
                <w:szCs w:val="16"/>
                <w:lang w:val="en-US" w:eastAsia="zh-CN"/>
                <w:rPrChange w:id="144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49" w:author="扬 邱" w:date="2025-07-09T17:16:00Z" w16du:dateUtc="2025-07-09T09:16:00Z">
                  <w:rPr>
                    <w:rFonts w:eastAsia="PMingLiU" w:cs="Arial"/>
                    <w:b/>
                    <w:bCs/>
                    <w:sz w:val="12"/>
                    <w:szCs w:val="12"/>
                    <w:lang w:val="en-US" w:eastAsia="zh-CN"/>
                  </w:rPr>
                </w:rPrChange>
              </w:rPr>
              <w:t>3.02</w:t>
            </w:r>
          </w:p>
        </w:tc>
      </w:tr>
      <w:tr w:rsidR="00E835D4" w:rsidRPr="00E835D4" w14:paraId="40FCF41D" w14:textId="77777777" w:rsidTr="00E835D4">
        <w:tblPrEx>
          <w:tblPrExChange w:id="1450" w:author="扬 邱" w:date="2025-07-09T17:16:00Z" w16du:dateUtc="2025-07-09T09:16:00Z">
            <w:tblPrEx>
              <w:tblLayout w:type="fixed"/>
            </w:tblPrEx>
          </w:tblPrExChange>
        </w:tblPrEx>
        <w:trPr>
          <w:trHeight w:val="315"/>
          <w:trPrChange w:id="1451" w:author="扬 邱" w:date="2025-07-09T17:16:00Z" w16du:dateUtc="2025-07-09T09:16:00Z">
            <w:trPr>
              <w:trHeight w:val="31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1452"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1C347B7F" w14:textId="77777777" w:rsidR="00C75E31" w:rsidRPr="00E835D4" w:rsidRDefault="00000000">
            <w:pPr>
              <w:spacing w:before="0"/>
              <w:jc w:val="center"/>
              <w:rPr>
                <w:rFonts w:eastAsia="PMingLiU" w:cs="Arial"/>
                <w:b/>
                <w:bCs/>
                <w:sz w:val="16"/>
                <w:szCs w:val="16"/>
                <w:lang w:val="en-US" w:eastAsia="zh-CN"/>
                <w:rPrChange w:id="145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54" w:author="扬 邱" w:date="2025-07-09T17:16:00Z" w16du:dateUtc="2025-07-09T09:16:00Z">
                  <w:rPr>
                    <w:rFonts w:eastAsia="PMingLiU" w:cs="Arial"/>
                    <w:b/>
                    <w:bCs/>
                    <w:sz w:val="12"/>
                    <w:szCs w:val="12"/>
                    <w:lang w:val="en-US" w:eastAsia="zh-CN"/>
                  </w:rPr>
                </w:rPrChange>
              </w:rPr>
              <w:t>3</w:t>
            </w:r>
          </w:p>
        </w:tc>
        <w:tc>
          <w:tcPr>
            <w:tcW w:w="360" w:type="pct"/>
            <w:tcBorders>
              <w:top w:val="nil"/>
              <w:left w:val="nil"/>
              <w:bottom w:val="single" w:sz="4" w:space="0" w:color="auto"/>
              <w:right w:val="single" w:sz="4" w:space="0" w:color="auto"/>
            </w:tcBorders>
            <w:shd w:val="clear" w:color="auto" w:fill="auto"/>
            <w:vAlign w:val="center"/>
            <w:tcPrChange w:id="1455"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2472751B" w14:textId="77777777" w:rsidR="00C75E31" w:rsidRPr="00E835D4" w:rsidRDefault="00000000">
            <w:pPr>
              <w:spacing w:before="0"/>
              <w:rPr>
                <w:rFonts w:eastAsia="PMingLiU" w:cs="Arial"/>
                <w:b/>
                <w:bCs/>
                <w:sz w:val="16"/>
                <w:szCs w:val="16"/>
                <w:lang w:val="en-US" w:eastAsia="zh-CN"/>
                <w:rPrChange w:id="1456"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1457" w:author="扬 邱" w:date="2025-07-09T17:16:00Z" w16du:dateUtc="2025-07-09T09:16:00Z">
                  <w:rPr>
                    <w:rFonts w:eastAsia="PMingLiU" w:cs="Arial" w:hint="eastAsia"/>
                    <w:b/>
                    <w:bCs/>
                    <w:sz w:val="12"/>
                    <w:szCs w:val="12"/>
                    <w:lang w:val="en-US" w:eastAsia="zh-CN"/>
                  </w:rPr>
                </w:rPrChange>
              </w:rPr>
              <w:t>烟煤燃烧</w:t>
            </w:r>
          </w:p>
        </w:tc>
        <w:tc>
          <w:tcPr>
            <w:tcW w:w="182" w:type="pct"/>
            <w:tcBorders>
              <w:top w:val="nil"/>
              <w:left w:val="nil"/>
              <w:bottom w:val="single" w:sz="4" w:space="0" w:color="auto"/>
              <w:right w:val="single" w:sz="4" w:space="0" w:color="auto"/>
            </w:tcBorders>
            <w:shd w:val="clear" w:color="000000" w:fill="FFFFFF"/>
            <w:vAlign w:val="center"/>
            <w:tcPrChange w:id="1458"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5603489A" w14:textId="77777777" w:rsidR="00C75E31" w:rsidRPr="00E835D4" w:rsidRDefault="00000000">
            <w:pPr>
              <w:spacing w:before="0"/>
              <w:jc w:val="center"/>
              <w:rPr>
                <w:rFonts w:ascii="宋体" w:eastAsia="宋体" w:hAnsi="宋体" w:cs="宋体" w:hint="eastAsia"/>
                <w:b/>
                <w:bCs/>
                <w:sz w:val="16"/>
                <w:szCs w:val="16"/>
                <w:lang w:val="en-US" w:eastAsia="zh-CN"/>
                <w:rPrChange w:id="1459"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1460"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1461"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570513D6" w14:textId="77777777" w:rsidR="00C75E31" w:rsidRPr="00E835D4" w:rsidRDefault="00000000">
            <w:pPr>
              <w:spacing w:before="0"/>
              <w:jc w:val="right"/>
              <w:rPr>
                <w:rFonts w:eastAsia="PMingLiU" w:cs="Arial"/>
                <w:b/>
                <w:bCs/>
                <w:sz w:val="16"/>
                <w:szCs w:val="16"/>
                <w:lang w:val="en-US" w:eastAsia="zh-CN"/>
                <w:rPrChange w:id="146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63" w:author="扬 邱" w:date="2025-07-09T17:16:00Z" w16du:dateUtc="2025-07-09T09:16:00Z">
                  <w:rPr>
                    <w:rFonts w:eastAsia="PMingLiU" w:cs="Arial"/>
                    <w:b/>
                    <w:bCs/>
                    <w:sz w:val="12"/>
                    <w:szCs w:val="12"/>
                    <w:lang w:val="en-US" w:eastAsia="zh-CN"/>
                  </w:rPr>
                </w:rPrChange>
              </w:rPr>
              <w:t>399,079.16</w:t>
            </w:r>
          </w:p>
        </w:tc>
        <w:tc>
          <w:tcPr>
            <w:tcW w:w="407" w:type="pct"/>
            <w:tcBorders>
              <w:top w:val="nil"/>
              <w:left w:val="nil"/>
              <w:bottom w:val="single" w:sz="4" w:space="0" w:color="auto"/>
              <w:right w:val="single" w:sz="4" w:space="0" w:color="auto"/>
            </w:tcBorders>
            <w:shd w:val="clear" w:color="000000" w:fill="FFFFFF"/>
            <w:noWrap/>
            <w:vAlign w:val="center"/>
            <w:tcPrChange w:id="1464"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78D6D50D" w14:textId="77777777" w:rsidR="00C75E31" w:rsidRPr="00E835D4" w:rsidRDefault="00000000">
            <w:pPr>
              <w:spacing w:before="0"/>
              <w:rPr>
                <w:rFonts w:eastAsia="PMingLiU" w:cs="Arial"/>
                <w:b/>
                <w:bCs/>
                <w:sz w:val="16"/>
                <w:szCs w:val="16"/>
                <w:lang w:val="en-US" w:eastAsia="zh-CN"/>
                <w:rPrChange w:id="146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66"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1467"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64B84B88" w14:textId="77777777" w:rsidR="00C75E31" w:rsidRPr="00E835D4" w:rsidRDefault="00000000">
            <w:pPr>
              <w:spacing w:before="0"/>
              <w:jc w:val="center"/>
              <w:rPr>
                <w:rFonts w:eastAsia="PMingLiU" w:cs="Arial"/>
                <w:b/>
                <w:bCs/>
                <w:sz w:val="16"/>
                <w:szCs w:val="16"/>
                <w:lang w:val="en-US" w:eastAsia="zh-CN"/>
                <w:rPrChange w:id="146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69" w:author="扬 邱" w:date="2025-07-09T17:16:00Z" w16du:dateUtc="2025-07-09T09:16:00Z">
                  <w:rPr>
                    <w:rFonts w:eastAsia="PMingLiU" w:cs="Arial"/>
                    <w:b/>
                    <w:bCs/>
                    <w:sz w:val="12"/>
                    <w:szCs w:val="12"/>
                    <w:lang w:val="en-US" w:eastAsia="zh-CN"/>
                  </w:rPr>
                </w:rPrChange>
              </w:rPr>
              <w:t>891,114.95</w:t>
            </w:r>
          </w:p>
        </w:tc>
        <w:tc>
          <w:tcPr>
            <w:tcW w:w="353" w:type="pct"/>
            <w:tcBorders>
              <w:top w:val="nil"/>
              <w:left w:val="nil"/>
              <w:bottom w:val="single" w:sz="4" w:space="0" w:color="auto"/>
              <w:right w:val="single" w:sz="4" w:space="0" w:color="auto"/>
            </w:tcBorders>
            <w:shd w:val="clear" w:color="000000" w:fill="C0C0C0"/>
            <w:noWrap/>
            <w:vAlign w:val="center"/>
            <w:tcPrChange w:id="1470"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0D368B55" w14:textId="77777777" w:rsidR="00C75E31" w:rsidRPr="00E835D4" w:rsidRDefault="00000000">
            <w:pPr>
              <w:spacing w:before="0"/>
              <w:jc w:val="center"/>
              <w:rPr>
                <w:rFonts w:eastAsia="PMingLiU" w:cs="Arial"/>
                <w:b/>
                <w:bCs/>
                <w:sz w:val="16"/>
                <w:szCs w:val="16"/>
                <w:lang w:val="en-US" w:eastAsia="zh-CN"/>
                <w:rPrChange w:id="147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72"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1473"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008BF714" w14:textId="77777777" w:rsidR="00C75E31" w:rsidRPr="00E835D4" w:rsidRDefault="00000000">
            <w:pPr>
              <w:spacing w:before="0"/>
              <w:jc w:val="center"/>
              <w:rPr>
                <w:rFonts w:eastAsia="PMingLiU" w:cs="Arial"/>
                <w:b/>
                <w:bCs/>
                <w:sz w:val="16"/>
                <w:szCs w:val="16"/>
                <w:lang w:val="en-US" w:eastAsia="zh-CN"/>
                <w:rPrChange w:id="147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75"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1476"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14925A6A" w14:textId="77777777" w:rsidR="00C75E31" w:rsidRPr="00E835D4" w:rsidRDefault="00000000">
            <w:pPr>
              <w:spacing w:before="0"/>
              <w:jc w:val="center"/>
              <w:rPr>
                <w:rFonts w:eastAsia="PMingLiU" w:cs="Arial"/>
                <w:b/>
                <w:bCs/>
                <w:sz w:val="16"/>
                <w:szCs w:val="16"/>
                <w:lang w:val="en-US" w:eastAsia="zh-CN"/>
                <w:rPrChange w:id="147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7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47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DA34510" w14:textId="77777777" w:rsidR="00C75E31" w:rsidRPr="00E835D4" w:rsidRDefault="00000000">
            <w:pPr>
              <w:spacing w:before="0"/>
              <w:jc w:val="center"/>
              <w:rPr>
                <w:rFonts w:eastAsia="PMingLiU" w:cs="Arial"/>
                <w:b/>
                <w:bCs/>
                <w:sz w:val="16"/>
                <w:szCs w:val="16"/>
                <w:lang w:val="en-US" w:eastAsia="zh-CN"/>
                <w:rPrChange w:id="148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8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48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B9D50C4" w14:textId="77777777" w:rsidR="00C75E31" w:rsidRPr="00E835D4" w:rsidRDefault="00000000">
            <w:pPr>
              <w:spacing w:before="0"/>
              <w:jc w:val="center"/>
              <w:rPr>
                <w:rFonts w:eastAsia="PMingLiU" w:cs="Arial"/>
                <w:b/>
                <w:bCs/>
                <w:sz w:val="16"/>
                <w:szCs w:val="16"/>
                <w:lang w:val="en-US" w:eastAsia="zh-CN"/>
                <w:rPrChange w:id="148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8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48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D30382F" w14:textId="77777777" w:rsidR="00C75E31" w:rsidRPr="00E835D4" w:rsidRDefault="00000000">
            <w:pPr>
              <w:spacing w:before="0"/>
              <w:jc w:val="center"/>
              <w:rPr>
                <w:rFonts w:eastAsia="PMingLiU" w:cs="Arial"/>
                <w:b/>
                <w:bCs/>
                <w:sz w:val="16"/>
                <w:szCs w:val="16"/>
                <w:lang w:val="en-US" w:eastAsia="zh-CN"/>
                <w:rPrChange w:id="148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87"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1488"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2DE839C5" w14:textId="77777777" w:rsidR="00C75E31" w:rsidRPr="00E835D4" w:rsidRDefault="00000000">
            <w:pPr>
              <w:spacing w:before="0"/>
              <w:jc w:val="center"/>
              <w:rPr>
                <w:rFonts w:eastAsia="PMingLiU" w:cs="Arial"/>
                <w:b/>
                <w:bCs/>
                <w:sz w:val="16"/>
                <w:szCs w:val="16"/>
                <w:lang w:val="en-US" w:eastAsia="zh-CN"/>
                <w:rPrChange w:id="148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90" w:author="扬 邱" w:date="2025-07-09T17:16:00Z" w16du:dateUtc="2025-07-09T09:16:00Z">
                  <w:rPr>
                    <w:rFonts w:eastAsia="PMingLiU" w:cs="Arial"/>
                    <w:b/>
                    <w:bCs/>
                    <w:sz w:val="12"/>
                    <w:szCs w:val="12"/>
                    <w:lang w:val="en-US" w:eastAsia="zh-CN"/>
                  </w:rPr>
                </w:rPrChange>
              </w:rPr>
              <w:t>891,114.95</w:t>
            </w:r>
          </w:p>
        </w:tc>
      </w:tr>
      <w:tr w:rsidR="00E835D4" w:rsidRPr="00E835D4" w14:paraId="4D3246B5" w14:textId="77777777" w:rsidTr="00E835D4">
        <w:tblPrEx>
          <w:tblPrExChange w:id="1491" w:author="扬 邱" w:date="2025-07-09T17:16:00Z" w16du:dateUtc="2025-07-09T09:16:00Z">
            <w:tblPrEx>
              <w:tblLayout w:type="fixed"/>
            </w:tblPrEx>
          </w:tblPrExChange>
        </w:tblPrEx>
        <w:trPr>
          <w:trHeight w:val="315"/>
          <w:trPrChange w:id="1492" w:author="扬 邱" w:date="2025-07-09T17:16:00Z" w16du:dateUtc="2025-07-09T09:16:00Z">
            <w:trPr>
              <w:trHeight w:val="31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1493"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432DC331" w14:textId="77777777" w:rsidR="00C75E31" w:rsidRPr="00E835D4" w:rsidRDefault="00000000">
            <w:pPr>
              <w:spacing w:before="0"/>
              <w:jc w:val="center"/>
              <w:rPr>
                <w:rFonts w:eastAsia="PMingLiU" w:cs="Arial"/>
                <w:b/>
                <w:bCs/>
                <w:sz w:val="16"/>
                <w:szCs w:val="16"/>
                <w:lang w:val="en-US" w:eastAsia="zh-CN"/>
                <w:rPrChange w:id="149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495" w:author="扬 邱" w:date="2025-07-09T17:16:00Z" w16du:dateUtc="2025-07-09T09:16:00Z">
                  <w:rPr>
                    <w:rFonts w:eastAsia="PMingLiU" w:cs="Arial"/>
                    <w:b/>
                    <w:bCs/>
                    <w:sz w:val="12"/>
                    <w:szCs w:val="12"/>
                    <w:lang w:val="en-US" w:eastAsia="zh-CN"/>
                  </w:rPr>
                </w:rPrChange>
              </w:rPr>
              <w:t>4</w:t>
            </w:r>
          </w:p>
        </w:tc>
        <w:tc>
          <w:tcPr>
            <w:tcW w:w="360" w:type="pct"/>
            <w:tcBorders>
              <w:top w:val="nil"/>
              <w:left w:val="nil"/>
              <w:bottom w:val="single" w:sz="4" w:space="0" w:color="auto"/>
              <w:right w:val="single" w:sz="4" w:space="0" w:color="auto"/>
            </w:tcBorders>
            <w:shd w:val="clear" w:color="auto" w:fill="auto"/>
            <w:vAlign w:val="center"/>
            <w:tcPrChange w:id="1496"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4DA613A7" w14:textId="77777777" w:rsidR="00C75E31" w:rsidRPr="00E835D4" w:rsidRDefault="00000000">
            <w:pPr>
              <w:spacing w:before="0"/>
              <w:rPr>
                <w:rFonts w:eastAsia="PMingLiU" w:cs="Arial"/>
                <w:b/>
                <w:bCs/>
                <w:sz w:val="16"/>
                <w:szCs w:val="16"/>
                <w:lang w:val="en-US" w:eastAsia="zh-CN"/>
                <w:rPrChange w:id="1497"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1498" w:author="扬 邱" w:date="2025-07-09T17:16:00Z" w16du:dateUtc="2025-07-09T09:16:00Z">
                  <w:rPr>
                    <w:rFonts w:eastAsia="PMingLiU" w:cs="Arial" w:hint="eastAsia"/>
                    <w:b/>
                    <w:bCs/>
                    <w:sz w:val="12"/>
                    <w:szCs w:val="12"/>
                    <w:lang w:val="en-US" w:eastAsia="zh-CN"/>
                  </w:rPr>
                </w:rPrChange>
              </w:rPr>
              <w:t>无烟煤燃烧</w:t>
            </w:r>
          </w:p>
        </w:tc>
        <w:tc>
          <w:tcPr>
            <w:tcW w:w="182" w:type="pct"/>
            <w:tcBorders>
              <w:top w:val="nil"/>
              <w:left w:val="nil"/>
              <w:bottom w:val="single" w:sz="4" w:space="0" w:color="auto"/>
              <w:right w:val="single" w:sz="4" w:space="0" w:color="auto"/>
            </w:tcBorders>
            <w:shd w:val="clear" w:color="000000" w:fill="FFFFFF"/>
            <w:vAlign w:val="center"/>
            <w:tcPrChange w:id="1499"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774CDA3C" w14:textId="77777777" w:rsidR="00C75E31" w:rsidRPr="00E835D4" w:rsidRDefault="00000000">
            <w:pPr>
              <w:spacing w:before="0"/>
              <w:jc w:val="center"/>
              <w:rPr>
                <w:rFonts w:ascii="宋体" w:eastAsia="宋体" w:hAnsi="宋体" w:cs="宋体" w:hint="eastAsia"/>
                <w:b/>
                <w:bCs/>
                <w:sz w:val="16"/>
                <w:szCs w:val="16"/>
                <w:lang w:val="en-US" w:eastAsia="zh-CN"/>
                <w:rPrChange w:id="1500"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1501"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1502"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5A5D3791" w14:textId="77777777" w:rsidR="00C75E31" w:rsidRPr="00E835D4" w:rsidRDefault="00000000">
            <w:pPr>
              <w:spacing w:before="0"/>
              <w:jc w:val="right"/>
              <w:rPr>
                <w:rFonts w:eastAsia="PMingLiU" w:cs="Arial"/>
                <w:b/>
                <w:bCs/>
                <w:sz w:val="16"/>
                <w:szCs w:val="16"/>
                <w:lang w:val="en-US" w:eastAsia="zh-CN"/>
                <w:rPrChange w:id="150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04" w:author="扬 邱" w:date="2025-07-09T17:16:00Z" w16du:dateUtc="2025-07-09T09:16:00Z">
                  <w:rPr>
                    <w:rFonts w:eastAsia="PMingLiU" w:cs="Arial"/>
                    <w:b/>
                    <w:bCs/>
                    <w:sz w:val="12"/>
                    <w:szCs w:val="12"/>
                    <w:lang w:val="en-US" w:eastAsia="zh-CN"/>
                  </w:rPr>
                </w:rPrChange>
              </w:rPr>
              <w:t>260,530.34</w:t>
            </w:r>
          </w:p>
        </w:tc>
        <w:tc>
          <w:tcPr>
            <w:tcW w:w="407" w:type="pct"/>
            <w:tcBorders>
              <w:top w:val="nil"/>
              <w:left w:val="nil"/>
              <w:bottom w:val="single" w:sz="4" w:space="0" w:color="auto"/>
              <w:right w:val="single" w:sz="4" w:space="0" w:color="auto"/>
            </w:tcBorders>
            <w:shd w:val="clear" w:color="000000" w:fill="FFFFFF"/>
            <w:noWrap/>
            <w:vAlign w:val="center"/>
            <w:tcPrChange w:id="1505"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4529949C" w14:textId="77777777" w:rsidR="00C75E31" w:rsidRPr="00E835D4" w:rsidRDefault="00000000">
            <w:pPr>
              <w:spacing w:before="0"/>
              <w:rPr>
                <w:rFonts w:eastAsia="PMingLiU" w:cs="Arial"/>
                <w:b/>
                <w:bCs/>
                <w:sz w:val="16"/>
                <w:szCs w:val="16"/>
                <w:lang w:val="en-US" w:eastAsia="zh-CN"/>
                <w:rPrChange w:id="150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07"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1508"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673703D4" w14:textId="77777777" w:rsidR="00C75E31" w:rsidRPr="00E835D4" w:rsidRDefault="00000000">
            <w:pPr>
              <w:spacing w:before="0"/>
              <w:jc w:val="center"/>
              <w:rPr>
                <w:rFonts w:eastAsia="PMingLiU" w:cs="Arial"/>
                <w:b/>
                <w:bCs/>
                <w:sz w:val="16"/>
                <w:szCs w:val="16"/>
                <w:lang w:val="en-US" w:eastAsia="zh-CN"/>
                <w:rPrChange w:id="150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10" w:author="扬 邱" w:date="2025-07-09T17:16:00Z" w16du:dateUtc="2025-07-09T09:16:00Z">
                  <w:rPr>
                    <w:rFonts w:eastAsia="PMingLiU" w:cs="Arial"/>
                    <w:b/>
                    <w:bCs/>
                    <w:sz w:val="12"/>
                    <w:szCs w:val="12"/>
                    <w:lang w:val="en-US" w:eastAsia="zh-CN"/>
                  </w:rPr>
                </w:rPrChange>
              </w:rPr>
              <w:t>644,002.10</w:t>
            </w:r>
          </w:p>
        </w:tc>
        <w:tc>
          <w:tcPr>
            <w:tcW w:w="353" w:type="pct"/>
            <w:tcBorders>
              <w:top w:val="nil"/>
              <w:left w:val="nil"/>
              <w:bottom w:val="single" w:sz="4" w:space="0" w:color="auto"/>
              <w:right w:val="single" w:sz="4" w:space="0" w:color="auto"/>
            </w:tcBorders>
            <w:shd w:val="clear" w:color="000000" w:fill="C0C0C0"/>
            <w:noWrap/>
            <w:vAlign w:val="center"/>
            <w:tcPrChange w:id="1511"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449AD014" w14:textId="77777777" w:rsidR="00C75E31" w:rsidRPr="00E835D4" w:rsidRDefault="00000000">
            <w:pPr>
              <w:spacing w:before="0"/>
              <w:jc w:val="center"/>
              <w:rPr>
                <w:rFonts w:eastAsia="PMingLiU" w:cs="Arial"/>
                <w:b/>
                <w:bCs/>
                <w:sz w:val="16"/>
                <w:szCs w:val="16"/>
                <w:lang w:val="en-US" w:eastAsia="zh-CN"/>
                <w:rPrChange w:id="151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13"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1514"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022D76F8" w14:textId="77777777" w:rsidR="00C75E31" w:rsidRPr="00E835D4" w:rsidRDefault="00000000">
            <w:pPr>
              <w:spacing w:before="0"/>
              <w:jc w:val="center"/>
              <w:rPr>
                <w:rFonts w:eastAsia="PMingLiU" w:cs="Arial"/>
                <w:b/>
                <w:bCs/>
                <w:sz w:val="16"/>
                <w:szCs w:val="16"/>
                <w:lang w:val="en-US" w:eastAsia="zh-CN"/>
                <w:rPrChange w:id="151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16"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1517"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2539CA8F" w14:textId="77777777" w:rsidR="00C75E31" w:rsidRPr="00E835D4" w:rsidRDefault="00000000">
            <w:pPr>
              <w:spacing w:before="0"/>
              <w:jc w:val="center"/>
              <w:rPr>
                <w:rFonts w:eastAsia="PMingLiU" w:cs="Arial"/>
                <w:b/>
                <w:bCs/>
                <w:sz w:val="16"/>
                <w:szCs w:val="16"/>
                <w:lang w:val="en-US" w:eastAsia="zh-CN"/>
                <w:rPrChange w:id="151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1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52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51C87D9" w14:textId="77777777" w:rsidR="00C75E31" w:rsidRPr="00E835D4" w:rsidRDefault="00000000">
            <w:pPr>
              <w:spacing w:before="0"/>
              <w:jc w:val="center"/>
              <w:rPr>
                <w:rFonts w:eastAsia="PMingLiU" w:cs="Arial"/>
                <w:b/>
                <w:bCs/>
                <w:sz w:val="16"/>
                <w:szCs w:val="16"/>
                <w:lang w:val="en-US" w:eastAsia="zh-CN"/>
                <w:rPrChange w:id="152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2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52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2946DA5" w14:textId="77777777" w:rsidR="00C75E31" w:rsidRPr="00E835D4" w:rsidRDefault="00000000">
            <w:pPr>
              <w:spacing w:before="0"/>
              <w:jc w:val="center"/>
              <w:rPr>
                <w:rFonts w:eastAsia="PMingLiU" w:cs="Arial"/>
                <w:b/>
                <w:bCs/>
                <w:sz w:val="16"/>
                <w:szCs w:val="16"/>
                <w:lang w:val="en-US" w:eastAsia="zh-CN"/>
                <w:rPrChange w:id="152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2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52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33F164E" w14:textId="77777777" w:rsidR="00C75E31" w:rsidRPr="00E835D4" w:rsidRDefault="00000000">
            <w:pPr>
              <w:spacing w:before="0"/>
              <w:jc w:val="center"/>
              <w:rPr>
                <w:rFonts w:eastAsia="PMingLiU" w:cs="Arial"/>
                <w:b/>
                <w:bCs/>
                <w:sz w:val="16"/>
                <w:szCs w:val="16"/>
                <w:lang w:val="en-US" w:eastAsia="zh-CN"/>
                <w:rPrChange w:id="152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28"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1529"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16476D21" w14:textId="77777777" w:rsidR="00C75E31" w:rsidRPr="00E835D4" w:rsidRDefault="00000000">
            <w:pPr>
              <w:spacing w:before="0"/>
              <w:jc w:val="center"/>
              <w:rPr>
                <w:rFonts w:eastAsia="PMingLiU" w:cs="Arial"/>
                <w:b/>
                <w:bCs/>
                <w:sz w:val="16"/>
                <w:szCs w:val="16"/>
                <w:lang w:val="en-US" w:eastAsia="zh-CN"/>
                <w:rPrChange w:id="153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31" w:author="扬 邱" w:date="2025-07-09T17:16:00Z" w16du:dateUtc="2025-07-09T09:16:00Z">
                  <w:rPr>
                    <w:rFonts w:eastAsia="PMingLiU" w:cs="Arial"/>
                    <w:b/>
                    <w:bCs/>
                    <w:sz w:val="12"/>
                    <w:szCs w:val="12"/>
                    <w:lang w:val="en-US" w:eastAsia="zh-CN"/>
                  </w:rPr>
                </w:rPrChange>
              </w:rPr>
              <w:t>644,002.10</w:t>
            </w:r>
          </w:p>
        </w:tc>
      </w:tr>
      <w:tr w:rsidR="00E835D4" w:rsidRPr="00E835D4" w14:paraId="671F5786" w14:textId="77777777" w:rsidTr="00E835D4">
        <w:tblPrEx>
          <w:tblPrExChange w:id="1532" w:author="扬 邱" w:date="2025-07-09T17:16:00Z" w16du:dateUtc="2025-07-09T09:16:00Z">
            <w:tblPrEx>
              <w:tblLayout w:type="fixed"/>
            </w:tblPrEx>
          </w:tblPrExChange>
        </w:tblPrEx>
        <w:trPr>
          <w:trHeight w:val="285"/>
          <w:trPrChange w:id="1533"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1534"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1CCF5EAE" w14:textId="77777777" w:rsidR="00C75E31" w:rsidRPr="00E835D4" w:rsidRDefault="00000000">
            <w:pPr>
              <w:spacing w:before="0"/>
              <w:jc w:val="center"/>
              <w:rPr>
                <w:rFonts w:eastAsia="PMingLiU" w:cs="Arial"/>
                <w:b/>
                <w:bCs/>
                <w:sz w:val="16"/>
                <w:szCs w:val="16"/>
                <w:lang w:val="en-US" w:eastAsia="zh-CN"/>
                <w:rPrChange w:id="153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36" w:author="扬 邱" w:date="2025-07-09T17:16:00Z" w16du:dateUtc="2025-07-09T09:16:00Z">
                  <w:rPr>
                    <w:rFonts w:eastAsia="PMingLiU" w:cs="Arial"/>
                    <w:b/>
                    <w:bCs/>
                    <w:sz w:val="12"/>
                    <w:szCs w:val="12"/>
                    <w:lang w:val="en-US" w:eastAsia="zh-CN"/>
                  </w:rPr>
                </w:rPrChange>
              </w:rPr>
              <w:lastRenderedPageBreak/>
              <w:t>5</w:t>
            </w:r>
          </w:p>
        </w:tc>
        <w:tc>
          <w:tcPr>
            <w:tcW w:w="360" w:type="pct"/>
            <w:tcBorders>
              <w:top w:val="nil"/>
              <w:left w:val="nil"/>
              <w:bottom w:val="single" w:sz="4" w:space="0" w:color="auto"/>
              <w:right w:val="single" w:sz="4" w:space="0" w:color="auto"/>
            </w:tcBorders>
            <w:shd w:val="clear" w:color="auto" w:fill="auto"/>
            <w:vAlign w:val="center"/>
            <w:tcPrChange w:id="1537"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5A6FF347" w14:textId="77777777" w:rsidR="00C75E31" w:rsidRPr="00E835D4" w:rsidRDefault="00000000">
            <w:pPr>
              <w:spacing w:before="0"/>
              <w:rPr>
                <w:rFonts w:eastAsia="PMingLiU" w:cs="Arial"/>
                <w:b/>
                <w:bCs/>
                <w:sz w:val="16"/>
                <w:szCs w:val="16"/>
                <w:lang w:val="en-US" w:eastAsia="zh-CN"/>
                <w:rPrChange w:id="1538"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1539" w:author="扬 邱" w:date="2025-07-09T17:16:00Z" w16du:dateUtc="2025-07-09T09:16:00Z">
                  <w:rPr>
                    <w:rFonts w:eastAsia="PMingLiU" w:cs="Arial" w:hint="eastAsia"/>
                    <w:b/>
                    <w:bCs/>
                    <w:sz w:val="12"/>
                    <w:szCs w:val="12"/>
                    <w:lang w:val="en-US" w:eastAsia="zh-CN"/>
                  </w:rPr>
                </w:rPrChange>
              </w:rPr>
              <w:t>洗精煤燃烧</w:t>
            </w:r>
          </w:p>
        </w:tc>
        <w:tc>
          <w:tcPr>
            <w:tcW w:w="182" w:type="pct"/>
            <w:tcBorders>
              <w:top w:val="nil"/>
              <w:left w:val="nil"/>
              <w:bottom w:val="single" w:sz="4" w:space="0" w:color="auto"/>
              <w:right w:val="single" w:sz="4" w:space="0" w:color="auto"/>
            </w:tcBorders>
            <w:shd w:val="clear" w:color="000000" w:fill="FFFFFF"/>
            <w:vAlign w:val="center"/>
            <w:tcPrChange w:id="1540"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13D4E23B" w14:textId="77777777" w:rsidR="00C75E31" w:rsidRPr="00E835D4" w:rsidRDefault="00000000">
            <w:pPr>
              <w:spacing w:before="0"/>
              <w:jc w:val="center"/>
              <w:rPr>
                <w:rFonts w:ascii="宋体" w:eastAsia="宋体" w:hAnsi="宋体" w:cs="宋体" w:hint="eastAsia"/>
                <w:b/>
                <w:bCs/>
                <w:sz w:val="16"/>
                <w:szCs w:val="16"/>
                <w:lang w:val="en-US" w:eastAsia="zh-CN"/>
                <w:rPrChange w:id="1541"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1542"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1543"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68F7B970" w14:textId="77777777" w:rsidR="00C75E31" w:rsidRPr="00E835D4" w:rsidRDefault="00000000">
            <w:pPr>
              <w:spacing w:before="0"/>
              <w:jc w:val="right"/>
              <w:rPr>
                <w:rFonts w:eastAsia="PMingLiU" w:cs="Arial"/>
                <w:b/>
                <w:bCs/>
                <w:sz w:val="16"/>
                <w:szCs w:val="16"/>
                <w:lang w:val="en-US" w:eastAsia="zh-CN"/>
                <w:rPrChange w:id="154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45" w:author="扬 邱" w:date="2025-07-09T17:16:00Z" w16du:dateUtc="2025-07-09T09:16:00Z">
                  <w:rPr>
                    <w:rFonts w:eastAsia="PMingLiU" w:cs="Arial"/>
                    <w:b/>
                    <w:bCs/>
                    <w:sz w:val="12"/>
                    <w:szCs w:val="12"/>
                    <w:lang w:val="en-US" w:eastAsia="zh-CN"/>
                  </w:rPr>
                </w:rPrChange>
              </w:rPr>
              <w:t>1,946,577.05</w:t>
            </w:r>
          </w:p>
        </w:tc>
        <w:tc>
          <w:tcPr>
            <w:tcW w:w="407" w:type="pct"/>
            <w:tcBorders>
              <w:top w:val="nil"/>
              <w:left w:val="nil"/>
              <w:bottom w:val="single" w:sz="4" w:space="0" w:color="auto"/>
              <w:right w:val="single" w:sz="4" w:space="0" w:color="auto"/>
            </w:tcBorders>
            <w:shd w:val="clear" w:color="000000" w:fill="FFFFFF"/>
            <w:noWrap/>
            <w:vAlign w:val="center"/>
            <w:tcPrChange w:id="1546"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0291ECE3" w14:textId="77777777" w:rsidR="00C75E31" w:rsidRPr="00E835D4" w:rsidRDefault="00000000">
            <w:pPr>
              <w:spacing w:before="0"/>
              <w:rPr>
                <w:rFonts w:eastAsia="PMingLiU" w:cs="Arial"/>
                <w:b/>
                <w:bCs/>
                <w:sz w:val="16"/>
                <w:szCs w:val="16"/>
                <w:lang w:val="en-US" w:eastAsia="zh-CN"/>
                <w:rPrChange w:id="154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48"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1549"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333962DC" w14:textId="77777777" w:rsidR="00C75E31" w:rsidRPr="00E835D4" w:rsidRDefault="00000000">
            <w:pPr>
              <w:spacing w:before="0"/>
              <w:jc w:val="center"/>
              <w:rPr>
                <w:rFonts w:eastAsia="PMingLiU" w:cs="Arial"/>
                <w:b/>
                <w:bCs/>
                <w:sz w:val="16"/>
                <w:szCs w:val="16"/>
                <w:lang w:val="en-US" w:eastAsia="zh-CN"/>
                <w:rPrChange w:id="155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51" w:author="扬 邱" w:date="2025-07-09T17:16:00Z" w16du:dateUtc="2025-07-09T09:16:00Z">
                  <w:rPr>
                    <w:rFonts w:eastAsia="PMingLiU" w:cs="Arial"/>
                    <w:b/>
                    <w:bCs/>
                    <w:sz w:val="12"/>
                    <w:szCs w:val="12"/>
                    <w:lang w:val="en-US" w:eastAsia="zh-CN"/>
                  </w:rPr>
                </w:rPrChange>
              </w:rPr>
              <w:t>4,682,259.59</w:t>
            </w:r>
          </w:p>
        </w:tc>
        <w:tc>
          <w:tcPr>
            <w:tcW w:w="353" w:type="pct"/>
            <w:tcBorders>
              <w:top w:val="nil"/>
              <w:left w:val="nil"/>
              <w:bottom w:val="single" w:sz="4" w:space="0" w:color="auto"/>
              <w:right w:val="single" w:sz="4" w:space="0" w:color="auto"/>
            </w:tcBorders>
            <w:shd w:val="clear" w:color="000000" w:fill="C0C0C0"/>
            <w:noWrap/>
            <w:vAlign w:val="center"/>
            <w:tcPrChange w:id="1552"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3B9253B6" w14:textId="77777777" w:rsidR="00C75E31" w:rsidRPr="00E835D4" w:rsidRDefault="00000000">
            <w:pPr>
              <w:spacing w:before="0"/>
              <w:jc w:val="center"/>
              <w:rPr>
                <w:rFonts w:eastAsia="PMingLiU" w:cs="Arial"/>
                <w:b/>
                <w:bCs/>
                <w:sz w:val="16"/>
                <w:szCs w:val="16"/>
                <w:lang w:val="en-US" w:eastAsia="zh-CN"/>
                <w:rPrChange w:id="155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54"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1555"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77A24A06" w14:textId="77777777" w:rsidR="00C75E31" w:rsidRPr="00E835D4" w:rsidRDefault="00000000">
            <w:pPr>
              <w:spacing w:before="0"/>
              <w:jc w:val="center"/>
              <w:rPr>
                <w:rFonts w:eastAsia="PMingLiU" w:cs="Arial"/>
                <w:b/>
                <w:bCs/>
                <w:sz w:val="16"/>
                <w:szCs w:val="16"/>
                <w:lang w:val="en-US" w:eastAsia="zh-CN"/>
                <w:rPrChange w:id="155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57"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1558"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27FED160" w14:textId="77777777" w:rsidR="00C75E31" w:rsidRPr="00E835D4" w:rsidRDefault="00000000">
            <w:pPr>
              <w:spacing w:before="0"/>
              <w:jc w:val="center"/>
              <w:rPr>
                <w:rFonts w:eastAsia="PMingLiU" w:cs="Arial"/>
                <w:b/>
                <w:bCs/>
                <w:sz w:val="16"/>
                <w:szCs w:val="16"/>
                <w:lang w:val="en-US" w:eastAsia="zh-CN"/>
                <w:rPrChange w:id="155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6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56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5B319D4" w14:textId="77777777" w:rsidR="00C75E31" w:rsidRPr="00E835D4" w:rsidRDefault="00000000">
            <w:pPr>
              <w:spacing w:before="0"/>
              <w:jc w:val="center"/>
              <w:rPr>
                <w:rFonts w:eastAsia="PMingLiU" w:cs="Arial"/>
                <w:b/>
                <w:bCs/>
                <w:sz w:val="16"/>
                <w:szCs w:val="16"/>
                <w:lang w:val="en-US" w:eastAsia="zh-CN"/>
                <w:rPrChange w:id="156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6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56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2F2BE91" w14:textId="77777777" w:rsidR="00C75E31" w:rsidRPr="00E835D4" w:rsidRDefault="00000000">
            <w:pPr>
              <w:spacing w:before="0"/>
              <w:jc w:val="center"/>
              <w:rPr>
                <w:rFonts w:eastAsia="PMingLiU" w:cs="Arial"/>
                <w:b/>
                <w:bCs/>
                <w:sz w:val="16"/>
                <w:szCs w:val="16"/>
                <w:lang w:val="en-US" w:eastAsia="zh-CN"/>
                <w:rPrChange w:id="156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6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56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585B7E2" w14:textId="77777777" w:rsidR="00C75E31" w:rsidRPr="00E835D4" w:rsidRDefault="00000000">
            <w:pPr>
              <w:spacing w:before="0"/>
              <w:jc w:val="center"/>
              <w:rPr>
                <w:rFonts w:eastAsia="PMingLiU" w:cs="Arial"/>
                <w:b/>
                <w:bCs/>
                <w:sz w:val="16"/>
                <w:szCs w:val="16"/>
                <w:lang w:val="en-US" w:eastAsia="zh-CN"/>
                <w:rPrChange w:id="156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69"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1570"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55EC5901" w14:textId="77777777" w:rsidR="00C75E31" w:rsidRPr="00E835D4" w:rsidRDefault="00000000">
            <w:pPr>
              <w:spacing w:before="0"/>
              <w:jc w:val="center"/>
              <w:rPr>
                <w:rFonts w:eastAsia="PMingLiU" w:cs="Arial"/>
                <w:b/>
                <w:bCs/>
                <w:sz w:val="16"/>
                <w:szCs w:val="16"/>
                <w:lang w:val="en-US" w:eastAsia="zh-CN"/>
                <w:rPrChange w:id="157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72" w:author="扬 邱" w:date="2025-07-09T17:16:00Z" w16du:dateUtc="2025-07-09T09:16:00Z">
                  <w:rPr>
                    <w:rFonts w:eastAsia="PMingLiU" w:cs="Arial"/>
                    <w:b/>
                    <w:bCs/>
                    <w:sz w:val="12"/>
                    <w:szCs w:val="12"/>
                    <w:lang w:val="en-US" w:eastAsia="zh-CN"/>
                  </w:rPr>
                </w:rPrChange>
              </w:rPr>
              <w:t>4,682,259.59</w:t>
            </w:r>
          </w:p>
        </w:tc>
      </w:tr>
      <w:tr w:rsidR="00E835D4" w:rsidRPr="00E835D4" w14:paraId="2265B68D" w14:textId="77777777" w:rsidTr="00E835D4">
        <w:tblPrEx>
          <w:tblPrExChange w:id="1573" w:author="扬 邱" w:date="2025-07-09T17:16:00Z" w16du:dateUtc="2025-07-09T09:16:00Z">
            <w:tblPrEx>
              <w:tblLayout w:type="fixed"/>
            </w:tblPrEx>
          </w:tblPrExChange>
        </w:tblPrEx>
        <w:trPr>
          <w:trHeight w:val="315"/>
          <w:trPrChange w:id="1574" w:author="扬 邱" w:date="2025-07-09T17:16:00Z" w16du:dateUtc="2025-07-09T09:16:00Z">
            <w:trPr>
              <w:trHeight w:val="31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1575"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86D998E" w14:textId="77777777" w:rsidR="00C75E31" w:rsidRPr="00E835D4" w:rsidRDefault="00000000">
            <w:pPr>
              <w:spacing w:before="0"/>
              <w:jc w:val="center"/>
              <w:rPr>
                <w:rFonts w:eastAsia="PMingLiU" w:cs="Arial"/>
                <w:b/>
                <w:bCs/>
                <w:sz w:val="16"/>
                <w:szCs w:val="16"/>
                <w:lang w:val="en-US" w:eastAsia="zh-CN"/>
                <w:rPrChange w:id="157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77" w:author="扬 邱" w:date="2025-07-09T17:16:00Z" w16du:dateUtc="2025-07-09T09:16:00Z">
                  <w:rPr>
                    <w:rFonts w:eastAsia="PMingLiU" w:cs="Arial"/>
                    <w:b/>
                    <w:bCs/>
                    <w:sz w:val="12"/>
                    <w:szCs w:val="12"/>
                    <w:lang w:val="en-US" w:eastAsia="zh-CN"/>
                  </w:rPr>
                </w:rPrChange>
              </w:rPr>
              <w:t>6</w:t>
            </w:r>
          </w:p>
        </w:tc>
        <w:tc>
          <w:tcPr>
            <w:tcW w:w="360" w:type="pct"/>
            <w:tcBorders>
              <w:top w:val="nil"/>
              <w:left w:val="nil"/>
              <w:bottom w:val="single" w:sz="4" w:space="0" w:color="auto"/>
              <w:right w:val="single" w:sz="4" w:space="0" w:color="auto"/>
            </w:tcBorders>
            <w:shd w:val="clear" w:color="auto" w:fill="auto"/>
            <w:vAlign w:val="center"/>
            <w:tcPrChange w:id="1578"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5FA8A950" w14:textId="77777777" w:rsidR="00C75E31" w:rsidRPr="00E835D4" w:rsidRDefault="00000000">
            <w:pPr>
              <w:spacing w:before="0"/>
              <w:rPr>
                <w:rFonts w:eastAsia="PMingLiU" w:cs="Arial"/>
                <w:b/>
                <w:bCs/>
                <w:sz w:val="16"/>
                <w:szCs w:val="16"/>
                <w:lang w:val="en-US" w:eastAsia="zh-CN"/>
                <w:rPrChange w:id="1579"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1580" w:author="扬 邱" w:date="2025-07-09T17:16:00Z" w16du:dateUtc="2025-07-09T09:16:00Z">
                  <w:rPr>
                    <w:rFonts w:eastAsia="PMingLiU" w:cs="Arial" w:hint="eastAsia"/>
                    <w:b/>
                    <w:bCs/>
                    <w:sz w:val="12"/>
                    <w:szCs w:val="12"/>
                    <w:lang w:val="en-US" w:eastAsia="zh-CN"/>
                  </w:rPr>
                </w:rPrChange>
              </w:rPr>
              <w:t>焦炭燃烧</w:t>
            </w:r>
          </w:p>
        </w:tc>
        <w:tc>
          <w:tcPr>
            <w:tcW w:w="182" w:type="pct"/>
            <w:tcBorders>
              <w:top w:val="nil"/>
              <w:left w:val="nil"/>
              <w:bottom w:val="single" w:sz="4" w:space="0" w:color="auto"/>
              <w:right w:val="single" w:sz="4" w:space="0" w:color="auto"/>
            </w:tcBorders>
            <w:shd w:val="clear" w:color="000000" w:fill="FFFFFF"/>
            <w:vAlign w:val="center"/>
            <w:tcPrChange w:id="1581"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4743BE6" w14:textId="77777777" w:rsidR="00C75E31" w:rsidRPr="00E835D4" w:rsidRDefault="00000000">
            <w:pPr>
              <w:spacing w:before="0"/>
              <w:jc w:val="center"/>
              <w:rPr>
                <w:rFonts w:ascii="宋体" w:eastAsia="宋体" w:hAnsi="宋体" w:cs="宋体" w:hint="eastAsia"/>
                <w:b/>
                <w:bCs/>
                <w:sz w:val="16"/>
                <w:szCs w:val="16"/>
                <w:lang w:val="en-US" w:eastAsia="zh-CN"/>
                <w:rPrChange w:id="1582"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1583"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1584"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5A2ADE97" w14:textId="77777777" w:rsidR="00C75E31" w:rsidRPr="00E835D4" w:rsidRDefault="00000000">
            <w:pPr>
              <w:spacing w:before="0"/>
              <w:jc w:val="right"/>
              <w:rPr>
                <w:rFonts w:eastAsia="PMingLiU" w:cs="Arial"/>
                <w:b/>
                <w:bCs/>
                <w:sz w:val="16"/>
                <w:szCs w:val="16"/>
                <w:lang w:val="en-US" w:eastAsia="zh-CN"/>
                <w:rPrChange w:id="158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86" w:author="扬 邱" w:date="2025-07-09T17:16:00Z" w16du:dateUtc="2025-07-09T09:16:00Z">
                  <w:rPr>
                    <w:rFonts w:eastAsia="PMingLiU" w:cs="Arial"/>
                    <w:b/>
                    <w:bCs/>
                    <w:sz w:val="12"/>
                    <w:szCs w:val="12"/>
                    <w:lang w:val="en-US" w:eastAsia="zh-CN"/>
                  </w:rPr>
                </w:rPrChange>
              </w:rPr>
              <w:t>145,430.20</w:t>
            </w:r>
          </w:p>
        </w:tc>
        <w:tc>
          <w:tcPr>
            <w:tcW w:w="407" w:type="pct"/>
            <w:tcBorders>
              <w:top w:val="nil"/>
              <w:left w:val="nil"/>
              <w:bottom w:val="single" w:sz="4" w:space="0" w:color="auto"/>
              <w:right w:val="single" w:sz="4" w:space="0" w:color="auto"/>
            </w:tcBorders>
            <w:shd w:val="clear" w:color="000000" w:fill="FFFFFF"/>
            <w:noWrap/>
            <w:vAlign w:val="center"/>
            <w:tcPrChange w:id="1587"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39AA203F" w14:textId="77777777" w:rsidR="00C75E31" w:rsidRPr="00E835D4" w:rsidRDefault="00000000">
            <w:pPr>
              <w:spacing w:before="0"/>
              <w:rPr>
                <w:rFonts w:eastAsia="PMingLiU" w:cs="Arial"/>
                <w:b/>
                <w:bCs/>
                <w:sz w:val="16"/>
                <w:szCs w:val="16"/>
                <w:lang w:val="en-US" w:eastAsia="zh-CN"/>
                <w:rPrChange w:id="158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89"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1590"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EA3DF1C" w14:textId="77777777" w:rsidR="00C75E31" w:rsidRPr="00E835D4" w:rsidRDefault="00000000">
            <w:pPr>
              <w:spacing w:before="0"/>
              <w:jc w:val="center"/>
              <w:rPr>
                <w:rFonts w:eastAsia="PMingLiU" w:cs="Arial"/>
                <w:b/>
                <w:bCs/>
                <w:sz w:val="16"/>
                <w:szCs w:val="16"/>
                <w:lang w:val="en-US" w:eastAsia="zh-CN"/>
                <w:rPrChange w:id="159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92" w:author="扬 邱" w:date="2025-07-09T17:16:00Z" w16du:dateUtc="2025-07-09T09:16:00Z">
                  <w:rPr>
                    <w:rFonts w:eastAsia="PMingLiU" w:cs="Arial"/>
                    <w:b/>
                    <w:bCs/>
                    <w:sz w:val="12"/>
                    <w:szCs w:val="12"/>
                    <w:lang w:val="en-US" w:eastAsia="zh-CN"/>
                  </w:rPr>
                </w:rPrChange>
              </w:rPr>
              <w:t>437,167.64</w:t>
            </w:r>
          </w:p>
        </w:tc>
        <w:tc>
          <w:tcPr>
            <w:tcW w:w="353" w:type="pct"/>
            <w:tcBorders>
              <w:top w:val="nil"/>
              <w:left w:val="nil"/>
              <w:bottom w:val="single" w:sz="4" w:space="0" w:color="auto"/>
              <w:right w:val="single" w:sz="4" w:space="0" w:color="auto"/>
            </w:tcBorders>
            <w:shd w:val="clear" w:color="000000" w:fill="C0C0C0"/>
            <w:noWrap/>
            <w:vAlign w:val="center"/>
            <w:tcPrChange w:id="1593"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7FB32749" w14:textId="77777777" w:rsidR="00C75E31" w:rsidRPr="00E835D4" w:rsidRDefault="00000000">
            <w:pPr>
              <w:spacing w:before="0"/>
              <w:jc w:val="center"/>
              <w:rPr>
                <w:rFonts w:eastAsia="PMingLiU" w:cs="Arial"/>
                <w:b/>
                <w:bCs/>
                <w:sz w:val="16"/>
                <w:szCs w:val="16"/>
                <w:lang w:val="en-US" w:eastAsia="zh-CN"/>
                <w:rPrChange w:id="159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95"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1596"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16F70DDD" w14:textId="77777777" w:rsidR="00C75E31" w:rsidRPr="00E835D4" w:rsidRDefault="00000000">
            <w:pPr>
              <w:spacing w:before="0"/>
              <w:jc w:val="center"/>
              <w:rPr>
                <w:rFonts w:eastAsia="PMingLiU" w:cs="Arial"/>
                <w:b/>
                <w:bCs/>
                <w:sz w:val="16"/>
                <w:szCs w:val="16"/>
                <w:lang w:val="en-US" w:eastAsia="zh-CN"/>
                <w:rPrChange w:id="159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598"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1599"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1EDB91F5" w14:textId="77777777" w:rsidR="00C75E31" w:rsidRPr="00E835D4" w:rsidRDefault="00000000">
            <w:pPr>
              <w:spacing w:before="0"/>
              <w:jc w:val="center"/>
              <w:rPr>
                <w:rFonts w:eastAsia="PMingLiU" w:cs="Arial"/>
                <w:b/>
                <w:bCs/>
                <w:sz w:val="16"/>
                <w:szCs w:val="16"/>
                <w:lang w:val="en-US" w:eastAsia="zh-CN"/>
                <w:rPrChange w:id="160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0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60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87B2018" w14:textId="77777777" w:rsidR="00C75E31" w:rsidRPr="00E835D4" w:rsidRDefault="00000000">
            <w:pPr>
              <w:spacing w:before="0"/>
              <w:jc w:val="center"/>
              <w:rPr>
                <w:rFonts w:eastAsia="PMingLiU" w:cs="Arial"/>
                <w:b/>
                <w:bCs/>
                <w:sz w:val="16"/>
                <w:szCs w:val="16"/>
                <w:lang w:val="en-US" w:eastAsia="zh-CN"/>
                <w:rPrChange w:id="160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0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60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68B2C7B" w14:textId="77777777" w:rsidR="00C75E31" w:rsidRPr="00E835D4" w:rsidRDefault="00000000">
            <w:pPr>
              <w:spacing w:before="0"/>
              <w:jc w:val="center"/>
              <w:rPr>
                <w:rFonts w:eastAsia="PMingLiU" w:cs="Arial"/>
                <w:b/>
                <w:bCs/>
                <w:sz w:val="16"/>
                <w:szCs w:val="16"/>
                <w:lang w:val="en-US" w:eastAsia="zh-CN"/>
                <w:rPrChange w:id="160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0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60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4365CE0" w14:textId="77777777" w:rsidR="00C75E31" w:rsidRPr="00E835D4" w:rsidRDefault="00000000">
            <w:pPr>
              <w:spacing w:before="0"/>
              <w:jc w:val="center"/>
              <w:rPr>
                <w:rFonts w:eastAsia="PMingLiU" w:cs="Arial"/>
                <w:b/>
                <w:bCs/>
                <w:sz w:val="16"/>
                <w:szCs w:val="16"/>
                <w:lang w:val="en-US" w:eastAsia="zh-CN"/>
                <w:rPrChange w:id="160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10"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1611"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2495D053" w14:textId="77777777" w:rsidR="00C75E31" w:rsidRPr="00E835D4" w:rsidRDefault="00000000">
            <w:pPr>
              <w:spacing w:before="0"/>
              <w:jc w:val="center"/>
              <w:rPr>
                <w:rFonts w:eastAsia="PMingLiU" w:cs="Arial"/>
                <w:b/>
                <w:bCs/>
                <w:sz w:val="16"/>
                <w:szCs w:val="16"/>
                <w:lang w:val="en-US" w:eastAsia="zh-CN"/>
                <w:rPrChange w:id="161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13" w:author="扬 邱" w:date="2025-07-09T17:16:00Z" w16du:dateUtc="2025-07-09T09:16:00Z">
                  <w:rPr>
                    <w:rFonts w:eastAsia="PMingLiU" w:cs="Arial"/>
                    <w:b/>
                    <w:bCs/>
                    <w:sz w:val="12"/>
                    <w:szCs w:val="12"/>
                    <w:lang w:val="en-US" w:eastAsia="zh-CN"/>
                  </w:rPr>
                </w:rPrChange>
              </w:rPr>
              <w:t>437,167.64</w:t>
            </w:r>
          </w:p>
        </w:tc>
      </w:tr>
      <w:tr w:rsidR="00E835D4" w:rsidRPr="00E835D4" w14:paraId="472D0EDC" w14:textId="77777777" w:rsidTr="00E835D4">
        <w:tblPrEx>
          <w:tblPrExChange w:id="1614" w:author="扬 邱" w:date="2025-07-09T17:16:00Z" w16du:dateUtc="2025-07-09T09:16:00Z">
            <w:tblPrEx>
              <w:tblLayout w:type="fixed"/>
            </w:tblPrEx>
          </w:tblPrExChange>
        </w:tblPrEx>
        <w:trPr>
          <w:trHeight w:val="315"/>
          <w:trPrChange w:id="1615" w:author="扬 邱" w:date="2025-07-09T17:16:00Z" w16du:dateUtc="2025-07-09T09:16:00Z">
            <w:trPr>
              <w:trHeight w:val="31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1616"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319141E" w14:textId="77777777" w:rsidR="00C75E31" w:rsidRPr="00E835D4" w:rsidRDefault="00000000">
            <w:pPr>
              <w:spacing w:before="0"/>
              <w:jc w:val="center"/>
              <w:rPr>
                <w:rFonts w:eastAsia="PMingLiU" w:cs="Arial"/>
                <w:b/>
                <w:bCs/>
                <w:sz w:val="16"/>
                <w:szCs w:val="16"/>
                <w:lang w:val="en-US" w:eastAsia="zh-CN"/>
                <w:rPrChange w:id="161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18" w:author="扬 邱" w:date="2025-07-09T17:16:00Z" w16du:dateUtc="2025-07-09T09:16:00Z">
                  <w:rPr>
                    <w:rFonts w:eastAsia="PMingLiU" w:cs="Arial"/>
                    <w:b/>
                    <w:bCs/>
                    <w:sz w:val="12"/>
                    <w:szCs w:val="12"/>
                    <w:lang w:val="en-US" w:eastAsia="zh-CN"/>
                  </w:rPr>
                </w:rPrChange>
              </w:rPr>
              <w:t>7</w:t>
            </w:r>
          </w:p>
        </w:tc>
        <w:tc>
          <w:tcPr>
            <w:tcW w:w="360" w:type="pct"/>
            <w:tcBorders>
              <w:top w:val="nil"/>
              <w:left w:val="nil"/>
              <w:bottom w:val="single" w:sz="4" w:space="0" w:color="auto"/>
              <w:right w:val="single" w:sz="4" w:space="0" w:color="auto"/>
            </w:tcBorders>
            <w:shd w:val="clear" w:color="auto" w:fill="auto"/>
            <w:vAlign w:val="center"/>
            <w:tcPrChange w:id="1619"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64259505" w14:textId="77777777" w:rsidR="00C75E31" w:rsidRPr="00E835D4" w:rsidRDefault="00000000">
            <w:pPr>
              <w:spacing w:before="0"/>
              <w:rPr>
                <w:rFonts w:eastAsia="PMingLiU" w:cs="Arial"/>
                <w:b/>
                <w:bCs/>
                <w:sz w:val="16"/>
                <w:szCs w:val="16"/>
                <w:lang w:val="en-US" w:eastAsia="zh-CN"/>
                <w:rPrChange w:id="1620"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1621" w:author="扬 邱" w:date="2025-07-09T17:16:00Z" w16du:dateUtc="2025-07-09T09:16:00Z">
                  <w:rPr>
                    <w:rFonts w:eastAsia="PMingLiU" w:cs="Arial" w:hint="eastAsia"/>
                    <w:b/>
                    <w:bCs/>
                    <w:sz w:val="12"/>
                    <w:szCs w:val="12"/>
                    <w:lang w:val="en-US" w:eastAsia="zh-CN"/>
                  </w:rPr>
                </w:rPrChange>
              </w:rPr>
              <w:t>焦屑燃烧</w:t>
            </w:r>
          </w:p>
        </w:tc>
        <w:tc>
          <w:tcPr>
            <w:tcW w:w="182" w:type="pct"/>
            <w:tcBorders>
              <w:top w:val="nil"/>
              <w:left w:val="nil"/>
              <w:bottom w:val="single" w:sz="4" w:space="0" w:color="auto"/>
              <w:right w:val="single" w:sz="4" w:space="0" w:color="auto"/>
            </w:tcBorders>
            <w:shd w:val="clear" w:color="000000" w:fill="FFFFFF"/>
            <w:vAlign w:val="center"/>
            <w:tcPrChange w:id="1622"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10D2BDA8" w14:textId="77777777" w:rsidR="00C75E31" w:rsidRPr="00E835D4" w:rsidRDefault="00000000">
            <w:pPr>
              <w:spacing w:before="0"/>
              <w:jc w:val="center"/>
              <w:rPr>
                <w:rFonts w:ascii="宋体" w:eastAsia="宋体" w:hAnsi="宋体" w:cs="宋体" w:hint="eastAsia"/>
                <w:b/>
                <w:bCs/>
                <w:sz w:val="16"/>
                <w:szCs w:val="16"/>
                <w:lang w:val="en-US" w:eastAsia="zh-CN"/>
                <w:rPrChange w:id="1623"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1624"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1625"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7FC28B87" w14:textId="77777777" w:rsidR="00C75E31" w:rsidRPr="00E835D4" w:rsidRDefault="00000000">
            <w:pPr>
              <w:spacing w:before="0"/>
              <w:jc w:val="right"/>
              <w:rPr>
                <w:rFonts w:eastAsia="PMingLiU" w:cs="Arial"/>
                <w:b/>
                <w:bCs/>
                <w:sz w:val="16"/>
                <w:szCs w:val="16"/>
                <w:lang w:val="en-US" w:eastAsia="zh-CN"/>
                <w:rPrChange w:id="162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27" w:author="扬 邱" w:date="2025-07-09T17:16:00Z" w16du:dateUtc="2025-07-09T09:16:00Z">
                  <w:rPr>
                    <w:rFonts w:eastAsia="PMingLiU" w:cs="Arial"/>
                    <w:b/>
                    <w:bCs/>
                    <w:sz w:val="12"/>
                    <w:szCs w:val="12"/>
                    <w:lang w:val="en-US" w:eastAsia="zh-CN"/>
                  </w:rPr>
                </w:rPrChange>
              </w:rPr>
              <w:t>120,570.50</w:t>
            </w:r>
          </w:p>
        </w:tc>
        <w:tc>
          <w:tcPr>
            <w:tcW w:w="407" w:type="pct"/>
            <w:tcBorders>
              <w:top w:val="nil"/>
              <w:left w:val="nil"/>
              <w:bottom w:val="single" w:sz="4" w:space="0" w:color="auto"/>
              <w:right w:val="single" w:sz="4" w:space="0" w:color="auto"/>
            </w:tcBorders>
            <w:shd w:val="clear" w:color="000000" w:fill="FFFFFF"/>
            <w:noWrap/>
            <w:vAlign w:val="center"/>
            <w:tcPrChange w:id="1628"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656FAE68" w14:textId="77777777" w:rsidR="00C75E31" w:rsidRPr="00E835D4" w:rsidRDefault="00000000">
            <w:pPr>
              <w:spacing w:before="0"/>
              <w:rPr>
                <w:rFonts w:eastAsia="PMingLiU" w:cs="Arial"/>
                <w:b/>
                <w:bCs/>
                <w:sz w:val="16"/>
                <w:szCs w:val="16"/>
                <w:lang w:val="en-US" w:eastAsia="zh-CN"/>
                <w:rPrChange w:id="162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30"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1631"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882A912" w14:textId="77777777" w:rsidR="00C75E31" w:rsidRPr="00E835D4" w:rsidRDefault="00000000">
            <w:pPr>
              <w:spacing w:before="0"/>
              <w:jc w:val="center"/>
              <w:rPr>
                <w:rFonts w:eastAsia="PMingLiU" w:cs="Arial"/>
                <w:b/>
                <w:bCs/>
                <w:sz w:val="16"/>
                <w:szCs w:val="16"/>
                <w:lang w:val="en-US" w:eastAsia="zh-CN"/>
                <w:rPrChange w:id="163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33" w:author="扬 邱" w:date="2025-07-09T17:16:00Z" w16du:dateUtc="2025-07-09T09:16:00Z">
                  <w:rPr>
                    <w:rFonts w:eastAsia="PMingLiU" w:cs="Arial"/>
                    <w:b/>
                    <w:bCs/>
                    <w:sz w:val="12"/>
                    <w:szCs w:val="12"/>
                    <w:lang w:val="en-US" w:eastAsia="zh-CN"/>
                  </w:rPr>
                </w:rPrChange>
              </w:rPr>
              <w:t>362,438.62</w:t>
            </w:r>
          </w:p>
        </w:tc>
        <w:tc>
          <w:tcPr>
            <w:tcW w:w="353" w:type="pct"/>
            <w:tcBorders>
              <w:top w:val="nil"/>
              <w:left w:val="nil"/>
              <w:bottom w:val="single" w:sz="4" w:space="0" w:color="auto"/>
              <w:right w:val="single" w:sz="4" w:space="0" w:color="auto"/>
            </w:tcBorders>
            <w:shd w:val="clear" w:color="000000" w:fill="C0C0C0"/>
            <w:noWrap/>
            <w:vAlign w:val="center"/>
            <w:tcPrChange w:id="1634"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179CD07D" w14:textId="77777777" w:rsidR="00C75E31" w:rsidRPr="00E835D4" w:rsidRDefault="00000000">
            <w:pPr>
              <w:spacing w:before="0"/>
              <w:jc w:val="center"/>
              <w:rPr>
                <w:rFonts w:eastAsia="PMingLiU" w:cs="Arial"/>
                <w:b/>
                <w:bCs/>
                <w:sz w:val="16"/>
                <w:szCs w:val="16"/>
                <w:lang w:val="en-US" w:eastAsia="zh-CN"/>
                <w:rPrChange w:id="163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36"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1637"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75F700AE" w14:textId="77777777" w:rsidR="00C75E31" w:rsidRPr="00E835D4" w:rsidRDefault="00000000">
            <w:pPr>
              <w:spacing w:before="0"/>
              <w:jc w:val="center"/>
              <w:rPr>
                <w:rFonts w:eastAsia="PMingLiU" w:cs="Arial"/>
                <w:b/>
                <w:bCs/>
                <w:sz w:val="16"/>
                <w:szCs w:val="16"/>
                <w:lang w:val="en-US" w:eastAsia="zh-CN"/>
                <w:rPrChange w:id="163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39"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1640"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1FE21909" w14:textId="77777777" w:rsidR="00C75E31" w:rsidRPr="00E835D4" w:rsidRDefault="00000000">
            <w:pPr>
              <w:spacing w:before="0"/>
              <w:jc w:val="center"/>
              <w:rPr>
                <w:rFonts w:eastAsia="PMingLiU" w:cs="Arial"/>
                <w:b/>
                <w:bCs/>
                <w:sz w:val="16"/>
                <w:szCs w:val="16"/>
                <w:lang w:val="en-US" w:eastAsia="zh-CN"/>
                <w:rPrChange w:id="164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4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64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FE731A1" w14:textId="77777777" w:rsidR="00C75E31" w:rsidRPr="00E835D4" w:rsidRDefault="00000000">
            <w:pPr>
              <w:spacing w:before="0"/>
              <w:jc w:val="center"/>
              <w:rPr>
                <w:rFonts w:eastAsia="PMingLiU" w:cs="Arial"/>
                <w:b/>
                <w:bCs/>
                <w:sz w:val="16"/>
                <w:szCs w:val="16"/>
                <w:lang w:val="en-US" w:eastAsia="zh-CN"/>
                <w:rPrChange w:id="164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4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64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367D2A5" w14:textId="77777777" w:rsidR="00C75E31" w:rsidRPr="00E835D4" w:rsidRDefault="00000000">
            <w:pPr>
              <w:spacing w:before="0"/>
              <w:jc w:val="center"/>
              <w:rPr>
                <w:rFonts w:eastAsia="PMingLiU" w:cs="Arial"/>
                <w:b/>
                <w:bCs/>
                <w:sz w:val="16"/>
                <w:szCs w:val="16"/>
                <w:lang w:val="en-US" w:eastAsia="zh-CN"/>
                <w:rPrChange w:id="164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4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64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108BFA8" w14:textId="77777777" w:rsidR="00C75E31" w:rsidRPr="00E835D4" w:rsidRDefault="00000000">
            <w:pPr>
              <w:spacing w:before="0"/>
              <w:jc w:val="center"/>
              <w:rPr>
                <w:rFonts w:eastAsia="PMingLiU" w:cs="Arial"/>
                <w:b/>
                <w:bCs/>
                <w:sz w:val="16"/>
                <w:szCs w:val="16"/>
                <w:lang w:val="en-US" w:eastAsia="zh-CN"/>
                <w:rPrChange w:id="165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51"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1652"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27AD8752" w14:textId="77777777" w:rsidR="00C75E31" w:rsidRPr="00E835D4" w:rsidRDefault="00000000">
            <w:pPr>
              <w:spacing w:before="0"/>
              <w:jc w:val="center"/>
              <w:rPr>
                <w:rFonts w:eastAsia="PMingLiU" w:cs="Arial"/>
                <w:b/>
                <w:bCs/>
                <w:sz w:val="16"/>
                <w:szCs w:val="16"/>
                <w:lang w:val="en-US" w:eastAsia="zh-CN"/>
                <w:rPrChange w:id="165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54" w:author="扬 邱" w:date="2025-07-09T17:16:00Z" w16du:dateUtc="2025-07-09T09:16:00Z">
                  <w:rPr>
                    <w:rFonts w:eastAsia="PMingLiU" w:cs="Arial"/>
                    <w:b/>
                    <w:bCs/>
                    <w:sz w:val="12"/>
                    <w:szCs w:val="12"/>
                    <w:lang w:val="en-US" w:eastAsia="zh-CN"/>
                  </w:rPr>
                </w:rPrChange>
              </w:rPr>
              <w:t>362,438.62</w:t>
            </w:r>
          </w:p>
        </w:tc>
      </w:tr>
      <w:tr w:rsidR="00E835D4" w:rsidRPr="00E835D4" w14:paraId="3D993E46" w14:textId="77777777" w:rsidTr="00E835D4">
        <w:tblPrEx>
          <w:tblPrExChange w:id="1655" w:author="扬 邱" w:date="2025-07-09T17:16:00Z" w16du:dateUtc="2025-07-09T09:16:00Z">
            <w:tblPrEx>
              <w:tblLayout w:type="fixed"/>
            </w:tblPrEx>
          </w:tblPrExChange>
        </w:tblPrEx>
        <w:trPr>
          <w:trHeight w:val="315"/>
          <w:trPrChange w:id="1656" w:author="扬 邱" w:date="2025-07-09T17:16:00Z" w16du:dateUtc="2025-07-09T09:16:00Z">
            <w:trPr>
              <w:trHeight w:val="31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1657"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269FDEFF" w14:textId="77777777" w:rsidR="00C75E31" w:rsidRPr="00E835D4" w:rsidRDefault="00000000">
            <w:pPr>
              <w:spacing w:before="0"/>
              <w:jc w:val="center"/>
              <w:rPr>
                <w:rFonts w:eastAsia="PMingLiU" w:cs="Arial"/>
                <w:b/>
                <w:bCs/>
                <w:sz w:val="16"/>
                <w:szCs w:val="16"/>
                <w:lang w:val="en-US" w:eastAsia="zh-CN"/>
                <w:rPrChange w:id="165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59" w:author="扬 邱" w:date="2025-07-09T17:16:00Z" w16du:dateUtc="2025-07-09T09:16:00Z">
                  <w:rPr>
                    <w:rFonts w:eastAsia="PMingLiU" w:cs="Arial"/>
                    <w:b/>
                    <w:bCs/>
                    <w:sz w:val="12"/>
                    <w:szCs w:val="12"/>
                    <w:lang w:val="en-US" w:eastAsia="zh-CN"/>
                  </w:rPr>
                </w:rPrChange>
              </w:rPr>
              <w:t>8</w:t>
            </w:r>
          </w:p>
        </w:tc>
        <w:tc>
          <w:tcPr>
            <w:tcW w:w="360" w:type="pct"/>
            <w:tcBorders>
              <w:top w:val="nil"/>
              <w:left w:val="nil"/>
              <w:bottom w:val="single" w:sz="4" w:space="0" w:color="auto"/>
              <w:right w:val="single" w:sz="4" w:space="0" w:color="auto"/>
            </w:tcBorders>
            <w:shd w:val="clear" w:color="auto" w:fill="auto"/>
            <w:vAlign w:val="center"/>
            <w:tcPrChange w:id="1660"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5E3AA4A4" w14:textId="77777777" w:rsidR="00C75E31" w:rsidRPr="00E835D4" w:rsidRDefault="00000000">
            <w:pPr>
              <w:spacing w:before="0"/>
              <w:rPr>
                <w:rFonts w:eastAsia="PMingLiU" w:cs="Arial"/>
                <w:b/>
                <w:bCs/>
                <w:sz w:val="16"/>
                <w:szCs w:val="16"/>
                <w:lang w:val="en-US" w:eastAsia="zh-CN"/>
                <w:rPrChange w:id="1661"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1662" w:author="扬 邱" w:date="2025-07-09T17:16:00Z" w16du:dateUtc="2025-07-09T09:16:00Z">
                  <w:rPr>
                    <w:rFonts w:eastAsia="PMingLiU" w:cs="Arial" w:hint="eastAsia"/>
                    <w:b/>
                    <w:bCs/>
                    <w:sz w:val="12"/>
                    <w:szCs w:val="12"/>
                    <w:lang w:val="en-US" w:eastAsia="zh-CN"/>
                  </w:rPr>
                </w:rPrChange>
              </w:rPr>
              <w:t>焦炉煤气燃烧</w:t>
            </w:r>
          </w:p>
        </w:tc>
        <w:tc>
          <w:tcPr>
            <w:tcW w:w="182" w:type="pct"/>
            <w:tcBorders>
              <w:top w:val="nil"/>
              <w:left w:val="nil"/>
              <w:bottom w:val="single" w:sz="4" w:space="0" w:color="auto"/>
              <w:right w:val="single" w:sz="4" w:space="0" w:color="auto"/>
            </w:tcBorders>
            <w:shd w:val="clear" w:color="000000" w:fill="FFFFFF"/>
            <w:vAlign w:val="center"/>
            <w:tcPrChange w:id="1663"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0ACB16C6" w14:textId="77777777" w:rsidR="00C75E31" w:rsidRPr="00E835D4" w:rsidRDefault="00000000">
            <w:pPr>
              <w:spacing w:before="0"/>
              <w:jc w:val="center"/>
              <w:rPr>
                <w:rFonts w:ascii="宋体" w:eastAsia="宋体" w:hAnsi="宋体" w:cs="宋体" w:hint="eastAsia"/>
                <w:b/>
                <w:bCs/>
                <w:sz w:val="16"/>
                <w:szCs w:val="16"/>
                <w:lang w:val="en-US" w:eastAsia="zh-CN"/>
                <w:rPrChange w:id="1664"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1665"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1666"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2C3572B0" w14:textId="77777777" w:rsidR="00C75E31" w:rsidRPr="00E835D4" w:rsidRDefault="00000000">
            <w:pPr>
              <w:spacing w:before="0"/>
              <w:jc w:val="right"/>
              <w:rPr>
                <w:rFonts w:eastAsia="PMingLiU" w:cs="Arial"/>
                <w:b/>
                <w:bCs/>
                <w:sz w:val="16"/>
                <w:szCs w:val="16"/>
                <w:lang w:val="en-US" w:eastAsia="zh-CN"/>
                <w:rPrChange w:id="1667" w:author="扬 邱" w:date="2025-07-09T17:16:00Z" w16du:dateUtc="2025-07-09T09:16:00Z">
                  <w:rPr>
                    <w:rFonts w:eastAsia="PMingLiU" w:cs="Arial"/>
                    <w:b/>
                    <w:bCs/>
                    <w:sz w:val="12"/>
                    <w:szCs w:val="12"/>
                    <w:lang w:val="en-US" w:eastAsia="zh-CN"/>
                  </w:rPr>
                </w:rPrChange>
              </w:rPr>
            </w:pPr>
            <w:r w:rsidRPr="00E835D4">
              <w:rPr>
                <w:rFonts w:eastAsia="PMingLiU" w:cs="Arial"/>
                <w:b/>
                <w:bCs/>
                <w:color w:val="FF0000"/>
                <w:sz w:val="16"/>
                <w:szCs w:val="16"/>
                <w:lang w:val="en-US" w:eastAsia="zh-CN"/>
                <w:rPrChange w:id="1668" w:author="扬 邱" w:date="2025-07-09T17:16:00Z" w16du:dateUtc="2025-07-09T09:16:00Z">
                  <w:rPr>
                    <w:rFonts w:eastAsia="PMingLiU" w:cs="Arial"/>
                    <w:b/>
                    <w:bCs/>
                    <w:color w:val="FF0000"/>
                    <w:sz w:val="12"/>
                    <w:szCs w:val="12"/>
                    <w:lang w:val="en-US" w:eastAsia="zh-CN"/>
                  </w:rPr>
                </w:rPrChange>
              </w:rPr>
              <w:t>500.97</w:t>
            </w:r>
          </w:p>
        </w:tc>
        <w:tc>
          <w:tcPr>
            <w:tcW w:w="407" w:type="pct"/>
            <w:tcBorders>
              <w:top w:val="nil"/>
              <w:left w:val="nil"/>
              <w:bottom w:val="single" w:sz="4" w:space="0" w:color="auto"/>
              <w:right w:val="single" w:sz="4" w:space="0" w:color="auto"/>
            </w:tcBorders>
            <w:shd w:val="clear" w:color="000000" w:fill="FFFFFF"/>
            <w:noWrap/>
            <w:vAlign w:val="center"/>
            <w:tcPrChange w:id="1669"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197D8BBA" w14:textId="77777777" w:rsidR="00C75E31" w:rsidRPr="00E835D4" w:rsidRDefault="00000000">
            <w:pPr>
              <w:spacing w:before="0"/>
              <w:rPr>
                <w:rFonts w:eastAsia="PMingLiU" w:cs="Arial"/>
                <w:b/>
                <w:bCs/>
                <w:sz w:val="16"/>
                <w:szCs w:val="16"/>
                <w:lang w:val="en-US" w:eastAsia="zh-CN"/>
                <w:rPrChange w:id="167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71" w:author="扬 邱" w:date="2025-07-09T17:16:00Z" w16du:dateUtc="2025-07-09T09:16:00Z">
                  <w:rPr>
                    <w:rFonts w:eastAsia="PMingLiU" w:cs="Arial"/>
                    <w:b/>
                    <w:bCs/>
                    <w:sz w:val="12"/>
                    <w:szCs w:val="12"/>
                    <w:lang w:val="en-US" w:eastAsia="zh-CN"/>
                  </w:rPr>
                </w:rPrChange>
              </w:rPr>
              <w:t>10000Nm3</w:t>
            </w:r>
          </w:p>
        </w:tc>
        <w:tc>
          <w:tcPr>
            <w:tcW w:w="655" w:type="pct"/>
            <w:tcBorders>
              <w:top w:val="nil"/>
              <w:left w:val="nil"/>
              <w:bottom w:val="single" w:sz="4" w:space="0" w:color="auto"/>
              <w:right w:val="single" w:sz="4" w:space="0" w:color="auto"/>
            </w:tcBorders>
            <w:shd w:val="clear" w:color="000000" w:fill="C0C0C0"/>
            <w:noWrap/>
            <w:vAlign w:val="center"/>
            <w:tcPrChange w:id="1672"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066247C" w14:textId="77777777" w:rsidR="00C75E31" w:rsidRPr="00E835D4" w:rsidRDefault="00000000">
            <w:pPr>
              <w:spacing w:before="0"/>
              <w:jc w:val="center"/>
              <w:rPr>
                <w:rFonts w:eastAsia="PMingLiU" w:cs="Arial"/>
                <w:b/>
                <w:bCs/>
                <w:sz w:val="16"/>
                <w:szCs w:val="16"/>
                <w:lang w:val="en-US" w:eastAsia="zh-CN"/>
                <w:rPrChange w:id="1673" w:author="扬 邱" w:date="2025-07-09T17:16:00Z" w16du:dateUtc="2025-07-09T09:16:00Z">
                  <w:rPr>
                    <w:rFonts w:eastAsia="PMingLiU" w:cs="Arial"/>
                    <w:b/>
                    <w:bCs/>
                    <w:sz w:val="12"/>
                    <w:szCs w:val="12"/>
                    <w:lang w:val="en-US" w:eastAsia="zh-CN"/>
                  </w:rPr>
                </w:rPrChange>
              </w:rPr>
            </w:pPr>
            <w:r w:rsidRPr="00E835D4">
              <w:rPr>
                <w:rFonts w:eastAsia="PMingLiU" w:cs="Arial"/>
                <w:b/>
                <w:bCs/>
                <w:color w:val="FF0000"/>
                <w:sz w:val="16"/>
                <w:szCs w:val="16"/>
                <w:lang w:val="en-US" w:eastAsia="zh-CN"/>
                <w:rPrChange w:id="1674" w:author="扬 邱" w:date="2025-07-09T17:16:00Z" w16du:dateUtc="2025-07-09T09:16:00Z">
                  <w:rPr>
                    <w:rFonts w:eastAsia="PMingLiU" w:cs="Arial"/>
                    <w:b/>
                    <w:bCs/>
                    <w:color w:val="FF0000"/>
                    <w:sz w:val="12"/>
                    <w:szCs w:val="12"/>
                    <w:lang w:val="en-US" w:eastAsia="zh-CN"/>
                  </w:rPr>
                </w:rPrChange>
              </w:rPr>
              <w:t>386.41</w:t>
            </w:r>
          </w:p>
        </w:tc>
        <w:tc>
          <w:tcPr>
            <w:tcW w:w="353" w:type="pct"/>
            <w:tcBorders>
              <w:top w:val="nil"/>
              <w:left w:val="nil"/>
              <w:bottom w:val="single" w:sz="4" w:space="0" w:color="auto"/>
              <w:right w:val="single" w:sz="4" w:space="0" w:color="auto"/>
            </w:tcBorders>
            <w:shd w:val="clear" w:color="000000" w:fill="C0C0C0"/>
            <w:noWrap/>
            <w:vAlign w:val="center"/>
            <w:tcPrChange w:id="1675"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69924837" w14:textId="77777777" w:rsidR="00C75E31" w:rsidRPr="00E835D4" w:rsidRDefault="00000000">
            <w:pPr>
              <w:spacing w:before="0"/>
              <w:jc w:val="center"/>
              <w:rPr>
                <w:rFonts w:eastAsia="PMingLiU" w:cs="Arial"/>
                <w:b/>
                <w:bCs/>
                <w:sz w:val="16"/>
                <w:szCs w:val="16"/>
                <w:lang w:val="en-US" w:eastAsia="zh-CN"/>
                <w:rPrChange w:id="167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77"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1678"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2BE95567" w14:textId="77777777" w:rsidR="00C75E31" w:rsidRPr="00E835D4" w:rsidRDefault="00000000">
            <w:pPr>
              <w:spacing w:before="0"/>
              <w:jc w:val="center"/>
              <w:rPr>
                <w:rFonts w:eastAsia="PMingLiU" w:cs="Arial"/>
                <w:b/>
                <w:bCs/>
                <w:sz w:val="16"/>
                <w:szCs w:val="16"/>
                <w:lang w:val="en-US" w:eastAsia="zh-CN"/>
                <w:rPrChange w:id="167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80"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1681"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317E161A" w14:textId="77777777" w:rsidR="00C75E31" w:rsidRPr="00E835D4" w:rsidRDefault="00000000">
            <w:pPr>
              <w:spacing w:before="0"/>
              <w:jc w:val="center"/>
              <w:rPr>
                <w:rFonts w:eastAsia="PMingLiU" w:cs="Arial"/>
                <w:b/>
                <w:bCs/>
                <w:sz w:val="16"/>
                <w:szCs w:val="16"/>
                <w:lang w:val="en-US" w:eastAsia="zh-CN"/>
                <w:rPrChange w:id="168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8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68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D22BA70" w14:textId="77777777" w:rsidR="00C75E31" w:rsidRPr="00E835D4" w:rsidRDefault="00000000">
            <w:pPr>
              <w:spacing w:before="0"/>
              <w:jc w:val="center"/>
              <w:rPr>
                <w:rFonts w:eastAsia="PMingLiU" w:cs="Arial"/>
                <w:b/>
                <w:bCs/>
                <w:sz w:val="16"/>
                <w:szCs w:val="16"/>
                <w:lang w:val="en-US" w:eastAsia="zh-CN"/>
                <w:rPrChange w:id="168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8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68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857301B" w14:textId="77777777" w:rsidR="00C75E31" w:rsidRPr="00E835D4" w:rsidRDefault="00000000">
            <w:pPr>
              <w:spacing w:before="0"/>
              <w:jc w:val="center"/>
              <w:rPr>
                <w:rFonts w:eastAsia="PMingLiU" w:cs="Arial"/>
                <w:b/>
                <w:bCs/>
                <w:sz w:val="16"/>
                <w:szCs w:val="16"/>
                <w:lang w:val="en-US" w:eastAsia="zh-CN"/>
                <w:rPrChange w:id="168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8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69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3DD5858" w14:textId="77777777" w:rsidR="00C75E31" w:rsidRPr="00E835D4" w:rsidRDefault="00000000">
            <w:pPr>
              <w:spacing w:before="0"/>
              <w:jc w:val="center"/>
              <w:rPr>
                <w:rFonts w:eastAsia="PMingLiU" w:cs="Arial"/>
                <w:b/>
                <w:bCs/>
                <w:sz w:val="16"/>
                <w:szCs w:val="16"/>
                <w:lang w:val="en-US" w:eastAsia="zh-CN"/>
                <w:rPrChange w:id="169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692"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1693"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6D930E51" w14:textId="77777777" w:rsidR="00C75E31" w:rsidRPr="00E835D4" w:rsidRDefault="00000000">
            <w:pPr>
              <w:spacing w:before="0"/>
              <w:jc w:val="center"/>
              <w:rPr>
                <w:rFonts w:eastAsia="PMingLiU" w:cs="Arial"/>
                <w:b/>
                <w:bCs/>
                <w:sz w:val="16"/>
                <w:szCs w:val="16"/>
                <w:lang w:val="en-US" w:eastAsia="zh-CN"/>
                <w:rPrChange w:id="1694" w:author="扬 邱" w:date="2025-07-09T17:16:00Z" w16du:dateUtc="2025-07-09T09:16:00Z">
                  <w:rPr>
                    <w:rFonts w:eastAsia="PMingLiU" w:cs="Arial"/>
                    <w:b/>
                    <w:bCs/>
                    <w:sz w:val="12"/>
                    <w:szCs w:val="12"/>
                    <w:lang w:val="en-US" w:eastAsia="zh-CN"/>
                  </w:rPr>
                </w:rPrChange>
              </w:rPr>
            </w:pPr>
            <w:r w:rsidRPr="00E835D4">
              <w:rPr>
                <w:rFonts w:eastAsia="PMingLiU" w:cs="Arial"/>
                <w:b/>
                <w:bCs/>
                <w:color w:val="FF0000"/>
                <w:sz w:val="16"/>
                <w:szCs w:val="16"/>
                <w:lang w:val="en-US" w:eastAsia="zh-CN"/>
                <w:rPrChange w:id="1695" w:author="扬 邱" w:date="2025-07-09T17:16:00Z" w16du:dateUtc="2025-07-09T09:16:00Z">
                  <w:rPr>
                    <w:rFonts w:eastAsia="PMingLiU" w:cs="Arial"/>
                    <w:b/>
                    <w:bCs/>
                    <w:color w:val="FF0000"/>
                    <w:sz w:val="12"/>
                    <w:szCs w:val="12"/>
                    <w:lang w:val="en-US" w:eastAsia="zh-CN"/>
                  </w:rPr>
                </w:rPrChange>
              </w:rPr>
              <w:t>386.41</w:t>
            </w:r>
          </w:p>
        </w:tc>
      </w:tr>
      <w:tr w:rsidR="00E835D4" w:rsidRPr="00E835D4" w14:paraId="51224FB6" w14:textId="77777777" w:rsidTr="00E835D4">
        <w:tblPrEx>
          <w:tblPrExChange w:id="1696" w:author="扬 邱" w:date="2025-07-09T17:16:00Z" w16du:dateUtc="2025-07-09T09:16:00Z">
            <w:tblPrEx>
              <w:tblLayout w:type="fixed"/>
            </w:tblPrEx>
          </w:tblPrExChange>
        </w:tblPrEx>
        <w:trPr>
          <w:trHeight w:val="315"/>
          <w:trPrChange w:id="1697" w:author="扬 邱" w:date="2025-07-09T17:16:00Z" w16du:dateUtc="2025-07-09T09:16:00Z">
            <w:trPr>
              <w:trHeight w:val="31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1698"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AF6DF38" w14:textId="77777777" w:rsidR="00C75E31" w:rsidRPr="00E835D4" w:rsidRDefault="00000000">
            <w:pPr>
              <w:spacing w:before="0"/>
              <w:jc w:val="center"/>
              <w:rPr>
                <w:rFonts w:eastAsia="PMingLiU" w:cs="Arial"/>
                <w:b/>
                <w:bCs/>
                <w:sz w:val="16"/>
                <w:szCs w:val="16"/>
                <w:lang w:val="en-US" w:eastAsia="zh-CN"/>
                <w:rPrChange w:id="169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00" w:author="扬 邱" w:date="2025-07-09T17:16:00Z" w16du:dateUtc="2025-07-09T09:16:00Z">
                  <w:rPr>
                    <w:rFonts w:eastAsia="PMingLiU" w:cs="Arial"/>
                    <w:b/>
                    <w:bCs/>
                    <w:sz w:val="12"/>
                    <w:szCs w:val="12"/>
                    <w:lang w:val="en-US" w:eastAsia="zh-CN"/>
                  </w:rPr>
                </w:rPrChange>
              </w:rPr>
              <w:t>9</w:t>
            </w:r>
          </w:p>
        </w:tc>
        <w:tc>
          <w:tcPr>
            <w:tcW w:w="360" w:type="pct"/>
            <w:tcBorders>
              <w:top w:val="nil"/>
              <w:left w:val="nil"/>
              <w:bottom w:val="single" w:sz="4" w:space="0" w:color="auto"/>
              <w:right w:val="single" w:sz="4" w:space="0" w:color="auto"/>
            </w:tcBorders>
            <w:shd w:val="clear" w:color="auto" w:fill="auto"/>
            <w:vAlign w:val="center"/>
            <w:tcPrChange w:id="1701"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2BDE2E61" w14:textId="77777777" w:rsidR="00C75E31" w:rsidRPr="00E835D4" w:rsidRDefault="00000000">
            <w:pPr>
              <w:spacing w:before="0"/>
              <w:rPr>
                <w:rFonts w:eastAsia="PMingLiU" w:cs="Arial"/>
                <w:b/>
                <w:bCs/>
                <w:sz w:val="16"/>
                <w:szCs w:val="16"/>
                <w:lang w:val="en-US" w:eastAsia="zh-CN"/>
                <w:rPrChange w:id="170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03" w:author="扬 邱" w:date="2025-07-09T17:16:00Z" w16du:dateUtc="2025-07-09T09:16:00Z">
                  <w:rPr>
                    <w:rFonts w:eastAsia="PMingLiU" w:cs="Arial"/>
                    <w:b/>
                    <w:bCs/>
                    <w:sz w:val="12"/>
                    <w:szCs w:val="12"/>
                    <w:lang w:val="en-US" w:eastAsia="zh-CN"/>
                  </w:rPr>
                </w:rPrChange>
              </w:rPr>
              <w:t>0#</w:t>
            </w:r>
            <w:r w:rsidRPr="00E835D4">
              <w:rPr>
                <w:rFonts w:eastAsia="PMingLiU" w:cs="Arial" w:hint="eastAsia"/>
                <w:b/>
                <w:bCs/>
                <w:sz w:val="16"/>
                <w:szCs w:val="16"/>
                <w:lang w:val="en-US" w:eastAsia="zh-CN"/>
                <w:rPrChange w:id="1704" w:author="扬 邱" w:date="2025-07-09T17:16:00Z" w16du:dateUtc="2025-07-09T09:16:00Z">
                  <w:rPr>
                    <w:rFonts w:eastAsia="PMingLiU" w:cs="Arial" w:hint="eastAsia"/>
                    <w:b/>
                    <w:bCs/>
                    <w:sz w:val="12"/>
                    <w:szCs w:val="12"/>
                    <w:lang w:val="en-US" w:eastAsia="zh-CN"/>
                  </w:rPr>
                </w:rPrChange>
              </w:rPr>
              <w:t>柴油燃烧</w:t>
            </w:r>
          </w:p>
        </w:tc>
        <w:tc>
          <w:tcPr>
            <w:tcW w:w="182" w:type="pct"/>
            <w:tcBorders>
              <w:top w:val="nil"/>
              <w:left w:val="nil"/>
              <w:bottom w:val="single" w:sz="4" w:space="0" w:color="auto"/>
              <w:right w:val="single" w:sz="4" w:space="0" w:color="auto"/>
            </w:tcBorders>
            <w:shd w:val="clear" w:color="000000" w:fill="FFFFFF"/>
            <w:vAlign w:val="center"/>
            <w:tcPrChange w:id="1705"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05A5FA36" w14:textId="77777777" w:rsidR="00C75E31" w:rsidRPr="00E835D4" w:rsidRDefault="00000000">
            <w:pPr>
              <w:spacing w:before="0"/>
              <w:jc w:val="center"/>
              <w:rPr>
                <w:rFonts w:ascii="宋体" w:eastAsia="宋体" w:hAnsi="宋体" w:cs="宋体" w:hint="eastAsia"/>
                <w:b/>
                <w:bCs/>
                <w:sz w:val="16"/>
                <w:szCs w:val="16"/>
                <w:lang w:val="en-US" w:eastAsia="zh-CN"/>
                <w:rPrChange w:id="1706"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1707"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1708"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4B7C9B38" w14:textId="77777777" w:rsidR="00C75E31" w:rsidRPr="00E835D4" w:rsidRDefault="00000000">
            <w:pPr>
              <w:spacing w:before="0"/>
              <w:jc w:val="right"/>
              <w:rPr>
                <w:rFonts w:eastAsia="PMingLiU" w:cs="Arial"/>
                <w:b/>
                <w:bCs/>
                <w:sz w:val="16"/>
                <w:szCs w:val="16"/>
                <w:lang w:val="en-US" w:eastAsia="zh-CN"/>
                <w:rPrChange w:id="170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10" w:author="扬 邱" w:date="2025-07-09T17:16:00Z" w16du:dateUtc="2025-07-09T09:16:00Z">
                  <w:rPr>
                    <w:rFonts w:eastAsia="PMingLiU" w:cs="Arial"/>
                    <w:b/>
                    <w:bCs/>
                    <w:sz w:val="12"/>
                    <w:szCs w:val="12"/>
                    <w:lang w:val="en-US" w:eastAsia="zh-CN"/>
                  </w:rPr>
                </w:rPrChange>
              </w:rPr>
              <w:t>1,403.87</w:t>
            </w:r>
          </w:p>
        </w:tc>
        <w:tc>
          <w:tcPr>
            <w:tcW w:w="407" w:type="pct"/>
            <w:tcBorders>
              <w:top w:val="nil"/>
              <w:left w:val="nil"/>
              <w:bottom w:val="single" w:sz="4" w:space="0" w:color="auto"/>
              <w:right w:val="single" w:sz="4" w:space="0" w:color="auto"/>
            </w:tcBorders>
            <w:shd w:val="clear" w:color="000000" w:fill="FFFFFF"/>
            <w:noWrap/>
            <w:vAlign w:val="center"/>
            <w:tcPrChange w:id="1711"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065B96A1" w14:textId="77777777" w:rsidR="00C75E31" w:rsidRPr="00E835D4" w:rsidRDefault="00000000">
            <w:pPr>
              <w:spacing w:before="0"/>
              <w:rPr>
                <w:rFonts w:eastAsia="PMingLiU" w:cs="Arial"/>
                <w:b/>
                <w:bCs/>
                <w:sz w:val="16"/>
                <w:szCs w:val="16"/>
                <w:lang w:val="en-US" w:eastAsia="zh-CN"/>
                <w:rPrChange w:id="171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13"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1714"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2AE4574" w14:textId="77777777" w:rsidR="00C75E31" w:rsidRPr="00E835D4" w:rsidRDefault="00000000">
            <w:pPr>
              <w:spacing w:before="0"/>
              <w:jc w:val="center"/>
              <w:rPr>
                <w:rFonts w:eastAsia="PMingLiU" w:cs="Arial"/>
                <w:b/>
                <w:bCs/>
                <w:sz w:val="16"/>
                <w:szCs w:val="16"/>
                <w:lang w:val="en-US" w:eastAsia="zh-CN"/>
                <w:rPrChange w:id="171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16" w:author="扬 邱" w:date="2025-07-09T17:16:00Z" w16du:dateUtc="2025-07-09T09:16:00Z">
                  <w:rPr>
                    <w:rFonts w:eastAsia="PMingLiU" w:cs="Arial"/>
                    <w:b/>
                    <w:bCs/>
                    <w:sz w:val="12"/>
                    <w:szCs w:val="12"/>
                    <w:lang w:val="en-US" w:eastAsia="zh-CN"/>
                  </w:rPr>
                </w:rPrChange>
              </w:rPr>
              <w:t>4,442.46</w:t>
            </w:r>
          </w:p>
        </w:tc>
        <w:tc>
          <w:tcPr>
            <w:tcW w:w="353" w:type="pct"/>
            <w:tcBorders>
              <w:top w:val="nil"/>
              <w:left w:val="nil"/>
              <w:bottom w:val="single" w:sz="4" w:space="0" w:color="auto"/>
              <w:right w:val="single" w:sz="4" w:space="0" w:color="auto"/>
            </w:tcBorders>
            <w:shd w:val="clear" w:color="000000" w:fill="C0C0C0"/>
            <w:noWrap/>
            <w:vAlign w:val="center"/>
            <w:tcPrChange w:id="1717"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72AB37FF" w14:textId="77777777" w:rsidR="00C75E31" w:rsidRPr="00E835D4" w:rsidRDefault="00000000">
            <w:pPr>
              <w:spacing w:before="0"/>
              <w:jc w:val="center"/>
              <w:rPr>
                <w:rFonts w:eastAsia="PMingLiU" w:cs="Arial"/>
                <w:b/>
                <w:bCs/>
                <w:sz w:val="16"/>
                <w:szCs w:val="16"/>
                <w:lang w:val="en-US" w:eastAsia="zh-CN"/>
                <w:rPrChange w:id="171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19" w:author="扬 邱" w:date="2025-07-09T17:16:00Z" w16du:dateUtc="2025-07-09T09:16:00Z">
                  <w:rPr>
                    <w:rFonts w:eastAsia="PMingLiU" w:cs="Arial"/>
                    <w:b/>
                    <w:bCs/>
                    <w:sz w:val="12"/>
                    <w:szCs w:val="12"/>
                    <w:lang w:val="en-US" w:eastAsia="zh-CN"/>
                  </w:rPr>
                </w:rPrChange>
              </w:rPr>
              <w:t>6.52</w:t>
            </w:r>
          </w:p>
        </w:tc>
        <w:tc>
          <w:tcPr>
            <w:tcW w:w="322" w:type="pct"/>
            <w:gridSpan w:val="2"/>
            <w:tcBorders>
              <w:top w:val="nil"/>
              <w:left w:val="nil"/>
              <w:bottom w:val="single" w:sz="4" w:space="0" w:color="auto"/>
              <w:right w:val="single" w:sz="4" w:space="0" w:color="auto"/>
            </w:tcBorders>
            <w:shd w:val="clear" w:color="000000" w:fill="C0C0C0"/>
            <w:noWrap/>
            <w:vAlign w:val="center"/>
            <w:tcPrChange w:id="1720"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2D902F12" w14:textId="77777777" w:rsidR="00C75E31" w:rsidRPr="00E835D4" w:rsidRDefault="00000000">
            <w:pPr>
              <w:spacing w:before="0"/>
              <w:jc w:val="center"/>
              <w:rPr>
                <w:rFonts w:eastAsia="PMingLiU" w:cs="Arial"/>
                <w:b/>
                <w:bCs/>
                <w:sz w:val="16"/>
                <w:szCs w:val="16"/>
                <w:lang w:val="en-US" w:eastAsia="zh-CN"/>
                <w:rPrChange w:id="172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22" w:author="扬 邱" w:date="2025-07-09T17:16:00Z" w16du:dateUtc="2025-07-09T09:16:00Z">
                  <w:rPr>
                    <w:rFonts w:eastAsia="PMingLiU" w:cs="Arial"/>
                    <w:b/>
                    <w:bCs/>
                    <w:sz w:val="12"/>
                    <w:szCs w:val="12"/>
                    <w:lang w:val="en-US" w:eastAsia="zh-CN"/>
                  </w:rPr>
                </w:rPrChange>
              </w:rPr>
              <w:t>63.83</w:t>
            </w:r>
          </w:p>
        </w:tc>
        <w:tc>
          <w:tcPr>
            <w:tcW w:w="314" w:type="pct"/>
            <w:tcBorders>
              <w:top w:val="nil"/>
              <w:left w:val="nil"/>
              <w:bottom w:val="single" w:sz="4" w:space="0" w:color="auto"/>
              <w:right w:val="single" w:sz="4" w:space="0" w:color="auto"/>
            </w:tcBorders>
            <w:shd w:val="clear" w:color="000000" w:fill="C0C0C0"/>
            <w:noWrap/>
            <w:vAlign w:val="center"/>
            <w:tcPrChange w:id="1723"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F6A92A5" w14:textId="77777777" w:rsidR="00C75E31" w:rsidRPr="00E835D4" w:rsidRDefault="00000000">
            <w:pPr>
              <w:spacing w:before="0"/>
              <w:jc w:val="center"/>
              <w:rPr>
                <w:rFonts w:eastAsia="PMingLiU" w:cs="Arial"/>
                <w:b/>
                <w:bCs/>
                <w:sz w:val="16"/>
                <w:szCs w:val="16"/>
                <w:lang w:val="en-US" w:eastAsia="zh-CN"/>
                <w:rPrChange w:id="172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2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72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68873E6" w14:textId="77777777" w:rsidR="00C75E31" w:rsidRPr="00E835D4" w:rsidRDefault="00000000">
            <w:pPr>
              <w:spacing w:before="0"/>
              <w:jc w:val="center"/>
              <w:rPr>
                <w:rFonts w:eastAsia="PMingLiU" w:cs="Arial"/>
                <w:b/>
                <w:bCs/>
                <w:sz w:val="16"/>
                <w:szCs w:val="16"/>
                <w:lang w:val="en-US" w:eastAsia="zh-CN"/>
                <w:rPrChange w:id="172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2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72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BD2FB9F" w14:textId="77777777" w:rsidR="00C75E31" w:rsidRPr="00E835D4" w:rsidRDefault="00000000">
            <w:pPr>
              <w:spacing w:before="0"/>
              <w:jc w:val="center"/>
              <w:rPr>
                <w:rFonts w:eastAsia="PMingLiU" w:cs="Arial"/>
                <w:b/>
                <w:bCs/>
                <w:sz w:val="16"/>
                <w:szCs w:val="16"/>
                <w:lang w:val="en-US" w:eastAsia="zh-CN"/>
                <w:rPrChange w:id="173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3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73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80BDE07" w14:textId="77777777" w:rsidR="00C75E31" w:rsidRPr="00E835D4" w:rsidRDefault="00000000">
            <w:pPr>
              <w:spacing w:before="0"/>
              <w:jc w:val="center"/>
              <w:rPr>
                <w:rFonts w:eastAsia="PMingLiU" w:cs="Arial"/>
                <w:b/>
                <w:bCs/>
                <w:sz w:val="16"/>
                <w:szCs w:val="16"/>
                <w:lang w:val="en-US" w:eastAsia="zh-CN"/>
                <w:rPrChange w:id="173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34"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1735"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6A516F28" w14:textId="77777777" w:rsidR="00C75E31" w:rsidRPr="00E835D4" w:rsidRDefault="00000000">
            <w:pPr>
              <w:spacing w:before="0"/>
              <w:jc w:val="center"/>
              <w:rPr>
                <w:rFonts w:eastAsia="PMingLiU" w:cs="Arial"/>
                <w:b/>
                <w:bCs/>
                <w:sz w:val="16"/>
                <w:szCs w:val="16"/>
                <w:lang w:val="en-US" w:eastAsia="zh-CN"/>
                <w:rPrChange w:id="173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37" w:author="扬 邱" w:date="2025-07-09T17:16:00Z" w16du:dateUtc="2025-07-09T09:16:00Z">
                  <w:rPr>
                    <w:rFonts w:eastAsia="PMingLiU" w:cs="Arial"/>
                    <w:b/>
                    <w:bCs/>
                    <w:sz w:val="12"/>
                    <w:szCs w:val="12"/>
                    <w:lang w:val="en-US" w:eastAsia="zh-CN"/>
                  </w:rPr>
                </w:rPrChange>
              </w:rPr>
              <w:t>4,512.82</w:t>
            </w:r>
          </w:p>
        </w:tc>
      </w:tr>
      <w:tr w:rsidR="00E835D4" w:rsidRPr="00E835D4" w14:paraId="16843E1E" w14:textId="77777777" w:rsidTr="00E835D4">
        <w:tblPrEx>
          <w:tblPrExChange w:id="1738" w:author="扬 邱" w:date="2025-07-09T17:16:00Z" w16du:dateUtc="2025-07-09T09:16:00Z">
            <w:tblPrEx>
              <w:tblLayout w:type="fixed"/>
            </w:tblPrEx>
          </w:tblPrExChange>
        </w:tblPrEx>
        <w:trPr>
          <w:trHeight w:val="315"/>
          <w:trPrChange w:id="1739" w:author="扬 邱" w:date="2025-07-09T17:16:00Z" w16du:dateUtc="2025-07-09T09:16:00Z">
            <w:trPr>
              <w:trHeight w:val="31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1740"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2C58CE76" w14:textId="77777777" w:rsidR="00C75E31" w:rsidRPr="00E835D4" w:rsidRDefault="00000000">
            <w:pPr>
              <w:spacing w:before="0"/>
              <w:jc w:val="center"/>
              <w:rPr>
                <w:rFonts w:eastAsia="PMingLiU" w:cs="Arial"/>
                <w:b/>
                <w:bCs/>
                <w:sz w:val="16"/>
                <w:szCs w:val="16"/>
                <w:lang w:val="en-US" w:eastAsia="zh-CN"/>
                <w:rPrChange w:id="174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42" w:author="扬 邱" w:date="2025-07-09T17:16:00Z" w16du:dateUtc="2025-07-09T09:16:00Z">
                  <w:rPr>
                    <w:rFonts w:eastAsia="PMingLiU" w:cs="Arial"/>
                    <w:b/>
                    <w:bCs/>
                    <w:sz w:val="12"/>
                    <w:szCs w:val="12"/>
                    <w:lang w:val="en-US" w:eastAsia="zh-CN"/>
                  </w:rPr>
                </w:rPrChange>
              </w:rPr>
              <w:t>10</w:t>
            </w:r>
          </w:p>
        </w:tc>
        <w:tc>
          <w:tcPr>
            <w:tcW w:w="360" w:type="pct"/>
            <w:tcBorders>
              <w:top w:val="nil"/>
              <w:left w:val="nil"/>
              <w:bottom w:val="single" w:sz="4" w:space="0" w:color="auto"/>
              <w:right w:val="single" w:sz="4" w:space="0" w:color="auto"/>
            </w:tcBorders>
            <w:shd w:val="clear" w:color="auto" w:fill="auto"/>
            <w:vAlign w:val="center"/>
            <w:tcPrChange w:id="1743"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65F55A6F" w14:textId="77777777" w:rsidR="00C75E31" w:rsidRPr="00E835D4" w:rsidRDefault="00000000">
            <w:pPr>
              <w:spacing w:before="0"/>
              <w:rPr>
                <w:rFonts w:eastAsia="PMingLiU" w:cs="Arial"/>
                <w:b/>
                <w:bCs/>
                <w:sz w:val="16"/>
                <w:szCs w:val="16"/>
                <w:lang w:val="en-US" w:eastAsia="zh-CN"/>
                <w:rPrChange w:id="174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45" w:author="扬 邱" w:date="2025-07-09T17:16:00Z" w16du:dateUtc="2025-07-09T09:16:00Z">
                  <w:rPr>
                    <w:rFonts w:eastAsia="PMingLiU" w:cs="Arial"/>
                    <w:b/>
                    <w:bCs/>
                    <w:sz w:val="12"/>
                    <w:szCs w:val="12"/>
                    <w:lang w:val="en-US" w:eastAsia="zh-CN"/>
                  </w:rPr>
                </w:rPrChange>
              </w:rPr>
              <w:t>92#</w:t>
            </w:r>
            <w:r w:rsidRPr="00E835D4">
              <w:rPr>
                <w:rFonts w:eastAsia="PMingLiU" w:cs="Arial" w:hint="eastAsia"/>
                <w:b/>
                <w:bCs/>
                <w:sz w:val="16"/>
                <w:szCs w:val="16"/>
                <w:lang w:val="en-US" w:eastAsia="zh-CN"/>
                <w:rPrChange w:id="1746" w:author="扬 邱" w:date="2025-07-09T17:16:00Z" w16du:dateUtc="2025-07-09T09:16:00Z">
                  <w:rPr>
                    <w:rFonts w:eastAsia="PMingLiU" w:cs="Arial" w:hint="eastAsia"/>
                    <w:b/>
                    <w:bCs/>
                    <w:sz w:val="12"/>
                    <w:szCs w:val="12"/>
                    <w:lang w:val="en-US" w:eastAsia="zh-CN"/>
                  </w:rPr>
                </w:rPrChange>
              </w:rPr>
              <w:t>汽油燃烧</w:t>
            </w:r>
          </w:p>
        </w:tc>
        <w:tc>
          <w:tcPr>
            <w:tcW w:w="182" w:type="pct"/>
            <w:tcBorders>
              <w:top w:val="nil"/>
              <w:left w:val="nil"/>
              <w:bottom w:val="single" w:sz="4" w:space="0" w:color="auto"/>
              <w:right w:val="single" w:sz="4" w:space="0" w:color="auto"/>
            </w:tcBorders>
            <w:shd w:val="clear" w:color="000000" w:fill="FFFFFF"/>
            <w:vAlign w:val="center"/>
            <w:tcPrChange w:id="1747"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109B3ECD" w14:textId="77777777" w:rsidR="00C75E31" w:rsidRPr="00E835D4" w:rsidRDefault="00000000">
            <w:pPr>
              <w:spacing w:before="0"/>
              <w:jc w:val="center"/>
              <w:rPr>
                <w:rFonts w:ascii="宋体" w:eastAsia="宋体" w:hAnsi="宋体" w:cs="宋体" w:hint="eastAsia"/>
                <w:b/>
                <w:bCs/>
                <w:sz w:val="16"/>
                <w:szCs w:val="16"/>
                <w:lang w:val="en-US" w:eastAsia="zh-CN"/>
                <w:rPrChange w:id="1748"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1749"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1750"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2EC4F638" w14:textId="77777777" w:rsidR="00C75E31" w:rsidRPr="00E835D4" w:rsidRDefault="00000000">
            <w:pPr>
              <w:spacing w:before="0"/>
              <w:jc w:val="right"/>
              <w:rPr>
                <w:rFonts w:eastAsia="PMingLiU" w:cs="Arial"/>
                <w:b/>
                <w:bCs/>
                <w:sz w:val="16"/>
                <w:szCs w:val="16"/>
                <w:lang w:val="en-US" w:eastAsia="zh-CN"/>
                <w:rPrChange w:id="175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52" w:author="扬 邱" w:date="2025-07-09T17:16:00Z" w16du:dateUtc="2025-07-09T09:16:00Z">
                  <w:rPr>
                    <w:rFonts w:eastAsia="PMingLiU" w:cs="Arial"/>
                    <w:b/>
                    <w:bCs/>
                    <w:sz w:val="12"/>
                    <w:szCs w:val="12"/>
                    <w:lang w:val="en-US" w:eastAsia="zh-CN"/>
                  </w:rPr>
                </w:rPrChange>
              </w:rPr>
              <w:t>49.06</w:t>
            </w:r>
          </w:p>
        </w:tc>
        <w:tc>
          <w:tcPr>
            <w:tcW w:w="407" w:type="pct"/>
            <w:tcBorders>
              <w:top w:val="nil"/>
              <w:left w:val="nil"/>
              <w:bottom w:val="single" w:sz="4" w:space="0" w:color="auto"/>
              <w:right w:val="single" w:sz="4" w:space="0" w:color="auto"/>
            </w:tcBorders>
            <w:shd w:val="clear" w:color="000000" w:fill="FFFFFF"/>
            <w:noWrap/>
            <w:vAlign w:val="center"/>
            <w:tcPrChange w:id="1753"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5526A194" w14:textId="77777777" w:rsidR="00C75E31" w:rsidRPr="00E835D4" w:rsidRDefault="00000000">
            <w:pPr>
              <w:spacing w:before="0"/>
              <w:rPr>
                <w:rFonts w:eastAsia="PMingLiU" w:cs="Arial"/>
                <w:b/>
                <w:bCs/>
                <w:sz w:val="16"/>
                <w:szCs w:val="16"/>
                <w:lang w:val="en-US" w:eastAsia="zh-CN"/>
                <w:rPrChange w:id="175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55"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1756"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6117F6F" w14:textId="77777777" w:rsidR="00C75E31" w:rsidRPr="00E835D4" w:rsidRDefault="00000000">
            <w:pPr>
              <w:spacing w:before="0"/>
              <w:jc w:val="center"/>
              <w:rPr>
                <w:rFonts w:eastAsia="PMingLiU" w:cs="Arial"/>
                <w:b/>
                <w:bCs/>
                <w:sz w:val="16"/>
                <w:szCs w:val="16"/>
                <w:lang w:val="en-US" w:eastAsia="zh-CN"/>
                <w:rPrChange w:id="175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58" w:author="扬 邱" w:date="2025-07-09T17:16:00Z" w16du:dateUtc="2025-07-09T09:16:00Z">
                  <w:rPr>
                    <w:rFonts w:eastAsia="PMingLiU" w:cs="Arial"/>
                    <w:b/>
                    <w:bCs/>
                    <w:sz w:val="12"/>
                    <w:szCs w:val="12"/>
                    <w:lang w:val="en-US" w:eastAsia="zh-CN"/>
                  </w:rPr>
                </w:rPrChange>
              </w:rPr>
              <w:t>146.62</w:t>
            </w:r>
          </w:p>
        </w:tc>
        <w:tc>
          <w:tcPr>
            <w:tcW w:w="353" w:type="pct"/>
            <w:tcBorders>
              <w:top w:val="nil"/>
              <w:left w:val="nil"/>
              <w:bottom w:val="single" w:sz="4" w:space="0" w:color="auto"/>
              <w:right w:val="single" w:sz="4" w:space="0" w:color="auto"/>
            </w:tcBorders>
            <w:shd w:val="clear" w:color="000000" w:fill="C0C0C0"/>
            <w:noWrap/>
            <w:vAlign w:val="center"/>
            <w:tcPrChange w:id="1759"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2852A8E8" w14:textId="77777777" w:rsidR="00C75E31" w:rsidRPr="00E835D4" w:rsidRDefault="00000000">
            <w:pPr>
              <w:spacing w:before="0"/>
              <w:jc w:val="center"/>
              <w:rPr>
                <w:rFonts w:eastAsia="PMingLiU" w:cs="Arial"/>
                <w:b/>
                <w:bCs/>
                <w:sz w:val="16"/>
                <w:szCs w:val="16"/>
                <w:lang w:val="en-US" w:eastAsia="zh-CN"/>
                <w:rPrChange w:id="176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61" w:author="扬 邱" w:date="2025-07-09T17:16:00Z" w16du:dateUtc="2025-07-09T09:16:00Z">
                  <w:rPr>
                    <w:rFonts w:eastAsia="PMingLiU" w:cs="Arial"/>
                    <w:b/>
                    <w:bCs/>
                    <w:sz w:val="12"/>
                    <w:szCs w:val="12"/>
                    <w:lang w:val="en-US" w:eastAsia="zh-CN"/>
                  </w:rPr>
                </w:rPrChange>
              </w:rPr>
              <w:t>1.48</w:t>
            </w:r>
          </w:p>
        </w:tc>
        <w:tc>
          <w:tcPr>
            <w:tcW w:w="322" w:type="pct"/>
            <w:gridSpan w:val="2"/>
            <w:tcBorders>
              <w:top w:val="nil"/>
              <w:left w:val="nil"/>
              <w:bottom w:val="single" w:sz="4" w:space="0" w:color="auto"/>
              <w:right w:val="single" w:sz="4" w:space="0" w:color="auto"/>
            </w:tcBorders>
            <w:shd w:val="clear" w:color="000000" w:fill="C0C0C0"/>
            <w:noWrap/>
            <w:vAlign w:val="center"/>
            <w:tcPrChange w:id="1762"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06268F1F" w14:textId="77777777" w:rsidR="00C75E31" w:rsidRPr="00E835D4" w:rsidRDefault="00000000">
            <w:pPr>
              <w:spacing w:before="0"/>
              <w:jc w:val="center"/>
              <w:rPr>
                <w:rFonts w:eastAsia="PMingLiU" w:cs="Arial"/>
                <w:b/>
                <w:bCs/>
                <w:sz w:val="16"/>
                <w:szCs w:val="16"/>
                <w:lang w:val="en-US" w:eastAsia="zh-CN"/>
                <w:rPrChange w:id="176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64" w:author="扬 邱" w:date="2025-07-09T17:16:00Z" w16du:dateUtc="2025-07-09T09:16:00Z">
                  <w:rPr>
                    <w:rFonts w:eastAsia="PMingLiU" w:cs="Arial"/>
                    <w:b/>
                    <w:bCs/>
                    <w:sz w:val="12"/>
                    <w:szCs w:val="12"/>
                    <w:lang w:val="en-US" w:eastAsia="zh-CN"/>
                  </w:rPr>
                </w:rPrChange>
              </w:rPr>
              <w:t>4.62</w:t>
            </w:r>
          </w:p>
        </w:tc>
        <w:tc>
          <w:tcPr>
            <w:tcW w:w="314" w:type="pct"/>
            <w:tcBorders>
              <w:top w:val="nil"/>
              <w:left w:val="nil"/>
              <w:bottom w:val="single" w:sz="4" w:space="0" w:color="auto"/>
              <w:right w:val="single" w:sz="4" w:space="0" w:color="auto"/>
            </w:tcBorders>
            <w:shd w:val="clear" w:color="000000" w:fill="C0C0C0"/>
            <w:noWrap/>
            <w:vAlign w:val="center"/>
            <w:tcPrChange w:id="1765"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104D4CA4" w14:textId="77777777" w:rsidR="00C75E31" w:rsidRPr="00E835D4" w:rsidRDefault="00000000">
            <w:pPr>
              <w:spacing w:before="0"/>
              <w:jc w:val="center"/>
              <w:rPr>
                <w:rFonts w:eastAsia="PMingLiU" w:cs="Arial"/>
                <w:b/>
                <w:bCs/>
                <w:sz w:val="16"/>
                <w:szCs w:val="16"/>
                <w:lang w:val="en-US" w:eastAsia="zh-CN"/>
                <w:rPrChange w:id="176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6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76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081E1C9" w14:textId="77777777" w:rsidR="00C75E31" w:rsidRPr="00E835D4" w:rsidRDefault="00000000">
            <w:pPr>
              <w:spacing w:before="0"/>
              <w:jc w:val="center"/>
              <w:rPr>
                <w:rFonts w:eastAsia="PMingLiU" w:cs="Arial"/>
                <w:b/>
                <w:bCs/>
                <w:sz w:val="16"/>
                <w:szCs w:val="16"/>
                <w:lang w:val="en-US" w:eastAsia="zh-CN"/>
                <w:rPrChange w:id="176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7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77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1BF83F6" w14:textId="77777777" w:rsidR="00C75E31" w:rsidRPr="00E835D4" w:rsidRDefault="00000000">
            <w:pPr>
              <w:spacing w:before="0"/>
              <w:jc w:val="center"/>
              <w:rPr>
                <w:rFonts w:eastAsia="PMingLiU" w:cs="Arial"/>
                <w:b/>
                <w:bCs/>
                <w:sz w:val="16"/>
                <w:szCs w:val="16"/>
                <w:lang w:val="en-US" w:eastAsia="zh-CN"/>
                <w:rPrChange w:id="177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7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77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B3620B9" w14:textId="77777777" w:rsidR="00C75E31" w:rsidRPr="00E835D4" w:rsidRDefault="00000000">
            <w:pPr>
              <w:spacing w:before="0"/>
              <w:jc w:val="center"/>
              <w:rPr>
                <w:rFonts w:eastAsia="PMingLiU" w:cs="Arial"/>
                <w:b/>
                <w:bCs/>
                <w:sz w:val="16"/>
                <w:szCs w:val="16"/>
                <w:lang w:val="en-US" w:eastAsia="zh-CN"/>
                <w:rPrChange w:id="177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76"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1777"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669252ED" w14:textId="77777777" w:rsidR="00C75E31" w:rsidRPr="00E835D4" w:rsidRDefault="00000000">
            <w:pPr>
              <w:spacing w:before="0"/>
              <w:jc w:val="center"/>
              <w:rPr>
                <w:rFonts w:eastAsia="PMingLiU" w:cs="Arial"/>
                <w:b/>
                <w:bCs/>
                <w:sz w:val="16"/>
                <w:szCs w:val="16"/>
                <w:lang w:val="en-US" w:eastAsia="zh-CN"/>
                <w:rPrChange w:id="177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79" w:author="扬 邱" w:date="2025-07-09T17:16:00Z" w16du:dateUtc="2025-07-09T09:16:00Z">
                  <w:rPr>
                    <w:rFonts w:eastAsia="PMingLiU" w:cs="Arial"/>
                    <w:b/>
                    <w:bCs/>
                    <w:sz w:val="12"/>
                    <w:szCs w:val="12"/>
                    <w:lang w:val="en-US" w:eastAsia="zh-CN"/>
                  </w:rPr>
                </w:rPrChange>
              </w:rPr>
              <w:t>152.71</w:t>
            </w:r>
          </w:p>
        </w:tc>
      </w:tr>
      <w:tr w:rsidR="00E835D4" w:rsidRPr="00E835D4" w14:paraId="27802DE3" w14:textId="77777777" w:rsidTr="00E835D4">
        <w:tblPrEx>
          <w:tblPrExChange w:id="1780" w:author="扬 邱" w:date="2025-07-09T17:16:00Z" w16du:dateUtc="2025-07-09T09:16:00Z">
            <w:tblPrEx>
              <w:tblLayout w:type="fixed"/>
            </w:tblPrEx>
          </w:tblPrExChange>
        </w:tblPrEx>
        <w:trPr>
          <w:trHeight w:val="330"/>
          <w:trPrChange w:id="1781" w:author="扬 邱" w:date="2025-07-09T17:16:00Z" w16du:dateUtc="2025-07-09T09:16:00Z">
            <w:trPr>
              <w:trHeight w:val="33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1782"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6A4FCD94" w14:textId="77777777" w:rsidR="00C75E31" w:rsidRPr="00E835D4" w:rsidRDefault="00000000">
            <w:pPr>
              <w:spacing w:before="0"/>
              <w:jc w:val="center"/>
              <w:rPr>
                <w:rFonts w:eastAsia="PMingLiU" w:cs="Arial"/>
                <w:b/>
                <w:bCs/>
                <w:sz w:val="16"/>
                <w:szCs w:val="16"/>
                <w:lang w:val="en-US" w:eastAsia="zh-CN"/>
                <w:rPrChange w:id="178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84" w:author="扬 邱" w:date="2025-07-09T17:16:00Z" w16du:dateUtc="2025-07-09T09:16:00Z">
                  <w:rPr>
                    <w:rFonts w:eastAsia="PMingLiU" w:cs="Arial"/>
                    <w:b/>
                    <w:bCs/>
                    <w:sz w:val="12"/>
                    <w:szCs w:val="12"/>
                    <w:lang w:val="en-US" w:eastAsia="zh-CN"/>
                  </w:rPr>
                </w:rPrChange>
              </w:rPr>
              <w:t>11</w:t>
            </w:r>
          </w:p>
        </w:tc>
        <w:tc>
          <w:tcPr>
            <w:tcW w:w="360" w:type="pct"/>
            <w:tcBorders>
              <w:top w:val="nil"/>
              <w:left w:val="nil"/>
              <w:bottom w:val="single" w:sz="4" w:space="0" w:color="auto"/>
              <w:right w:val="single" w:sz="4" w:space="0" w:color="auto"/>
            </w:tcBorders>
            <w:shd w:val="clear" w:color="auto" w:fill="auto"/>
            <w:vAlign w:val="center"/>
            <w:tcPrChange w:id="1785"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128E87F3" w14:textId="77777777" w:rsidR="00C75E31" w:rsidRPr="00E835D4" w:rsidRDefault="00000000">
            <w:pPr>
              <w:spacing w:before="0"/>
              <w:rPr>
                <w:rFonts w:eastAsia="PMingLiU" w:cs="Arial"/>
                <w:b/>
                <w:bCs/>
                <w:sz w:val="16"/>
                <w:szCs w:val="16"/>
                <w:lang w:val="en-US" w:eastAsia="zh-CN"/>
                <w:rPrChange w:id="1786"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1787" w:author="扬 邱" w:date="2025-07-09T17:16:00Z" w16du:dateUtc="2025-07-09T09:16:00Z">
                  <w:rPr>
                    <w:rFonts w:eastAsia="PMingLiU" w:cs="Arial" w:hint="eastAsia"/>
                    <w:b/>
                    <w:bCs/>
                    <w:sz w:val="12"/>
                    <w:szCs w:val="12"/>
                    <w:lang w:val="en-US" w:eastAsia="zh-CN"/>
                  </w:rPr>
                </w:rPrChange>
              </w:rPr>
              <w:t>制冷剂逸散（</w:t>
            </w:r>
            <w:r w:rsidRPr="00E835D4">
              <w:rPr>
                <w:rFonts w:eastAsia="PMingLiU" w:cs="Arial"/>
                <w:b/>
                <w:bCs/>
                <w:sz w:val="16"/>
                <w:szCs w:val="16"/>
                <w:lang w:val="en-US" w:eastAsia="zh-CN"/>
                <w:rPrChange w:id="1788" w:author="扬 邱" w:date="2025-07-09T17:16:00Z" w16du:dateUtc="2025-07-09T09:16:00Z">
                  <w:rPr>
                    <w:rFonts w:eastAsia="PMingLiU" w:cs="Arial"/>
                    <w:b/>
                    <w:bCs/>
                    <w:sz w:val="12"/>
                    <w:szCs w:val="12"/>
                    <w:lang w:val="en-US" w:eastAsia="zh-CN"/>
                  </w:rPr>
                </w:rPrChange>
              </w:rPr>
              <w:t>R32</w:t>
            </w:r>
            <w:r w:rsidRPr="00E835D4">
              <w:rPr>
                <w:rFonts w:eastAsia="PMingLiU" w:cs="Arial" w:hint="eastAsia"/>
                <w:b/>
                <w:bCs/>
                <w:sz w:val="16"/>
                <w:szCs w:val="16"/>
                <w:lang w:val="en-US" w:eastAsia="zh-CN"/>
                <w:rPrChange w:id="1789" w:author="扬 邱" w:date="2025-07-09T17:16:00Z" w16du:dateUtc="2025-07-09T09:16:00Z">
                  <w:rPr>
                    <w:rFonts w:eastAsia="PMingLiU" w:cs="Arial" w:hint="eastAsia"/>
                    <w:b/>
                    <w:bCs/>
                    <w:sz w:val="12"/>
                    <w:szCs w:val="12"/>
                    <w:lang w:val="en-US" w:eastAsia="zh-CN"/>
                  </w:rPr>
                </w:rPrChange>
              </w:rPr>
              <w:t>）</w:t>
            </w:r>
          </w:p>
        </w:tc>
        <w:tc>
          <w:tcPr>
            <w:tcW w:w="182" w:type="pct"/>
            <w:tcBorders>
              <w:top w:val="nil"/>
              <w:left w:val="nil"/>
              <w:bottom w:val="single" w:sz="4" w:space="0" w:color="auto"/>
              <w:right w:val="single" w:sz="4" w:space="0" w:color="auto"/>
            </w:tcBorders>
            <w:shd w:val="clear" w:color="000000" w:fill="FFFFFF"/>
            <w:vAlign w:val="center"/>
            <w:tcPrChange w:id="1790"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01023F50" w14:textId="77777777" w:rsidR="00C75E31" w:rsidRPr="00E835D4" w:rsidRDefault="00000000">
            <w:pPr>
              <w:spacing w:before="0"/>
              <w:jc w:val="center"/>
              <w:rPr>
                <w:rFonts w:ascii="宋体" w:eastAsia="宋体" w:hAnsi="宋体" w:cs="宋体" w:hint="eastAsia"/>
                <w:b/>
                <w:bCs/>
                <w:sz w:val="16"/>
                <w:szCs w:val="16"/>
                <w:lang w:val="en-US" w:eastAsia="zh-CN"/>
                <w:rPrChange w:id="1791"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1792"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1793"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4E437EDC" w14:textId="77777777" w:rsidR="00C75E31" w:rsidRPr="00E835D4" w:rsidRDefault="00000000">
            <w:pPr>
              <w:spacing w:before="0"/>
              <w:jc w:val="right"/>
              <w:rPr>
                <w:rFonts w:eastAsia="PMingLiU" w:cs="Arial"/>
                <w:b/>
                <w:bCs/>
                <w:sz w:val="16"/>
                <w:szCs w:val="16"/>
                <w:lang w:val="en-US" w:eastAsia="zh-CN"/>
                <w:rPrChange w:id="179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95" w:author="扬 邱" w:date="2025-07-09T17:16:00Z" w16du:dateUtc="2025-07-09T09:16:00Z">
                  <w:rPr>
                    <w:rFonts w:eastAsia="PMingLiU" w:cs="Arial"/>
                    <w:b/>
                    <w:bCs/>
                    <w:sz w:val="12"/>
                    <w:szCs w:val="12"/>
                    <w:lang w:val="en-US" w:eastAsia="zh-CN"/>
                  </w:rPr>
                </w:rPrChange>
              </w:rPr>
              <w:t>0.93</w:t>
            </w:r>
          </w:p>
        </w:tc>
        <w:tc>
          <w:tcPr>
            <w:tcW w:w="407" w:type="pct"/>
            <w:tcBorders>
              <w:top w:val="nil"/>
              <w:left w:val="nil"/>
              <w:bottom w:val="single" w:sz="4" w:space="0" w:color="auto"/>
              <w:right w:val="single" w:sz="4" w:space="0" w:color="auto"/>
            </w:tcBorders>
            <w:shd w:val="clear" w:color="000000" w:fill="FFFFFF"/>
            <w:noWrap/>
            <w:vAlign w:val="center"/>
            <w:tcPrChange w:id="1796"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0E668A81" w14:textId="77777777" w:rsidR="00C75E31" w:rsidRPr="00E835D4" w:rsidRDefault="00000000">
            <w:pPr>
              <w:spacing w:before="0"/>
              <w:rPr>
                <w:rFonts w:eastAsia="PMingLiU" w:cs="Arial"/>
                <w:b/>
                <w:bCs/>
                <w:sz w:val="16"/>
                <w:szCs w:val="16"/>
                <w:lang w:val="en-US" w:eastAsia="zh-CN"/>
                <w:rPrChange w:id="179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798"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1799"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EDC27DF" w14:textId="77777777" w:rsidR="00C75E31" w:rsidRPr="00E835D4" w:rsidRDefault="00000000">
            <w:pPr>
              <w:spacing w:before="0"/>
              <w:jc w:val="center"/>
              <w:rPr>
                <w:rFonts w:eastAsia="PMingLiU" w:cs="Arial"/>
                <w:b/>
                <w:bCs/>
                <w:sz w:val="16"/>
                <w:szCs w:val="16"/>
                <w:lang w:val="en-US" w:eastAsia="zh-CN"/>
                <w:rPrChange w:id="180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01" w:author="扬 邱" w:date="2025-07-09T17:16:00Z" w16du:dateUtc="2025-07-09T09:16:00Z">
                  <w:rPr>
                    <w:rFonts w:eastAsia="PMingLiU" w:cs="Arial"/>
                    <w:b/>
                    <w:bCs/>
                    <w:sz w:val="12"/>
                    <w:szCs w:val="12"/>
                    <w:lang w:val="en-US" w:eastAsia="zh-CN"/>
                  </w:rPr>
                </w:rPrChange>
              </w:rPr>
              <w:t>0.00</w:t>
            </w:r>
          </w:p>
        </w:tc>
        <w:tc>
          <w:tcPr>
            <w:tcW w:w="353" w:type="pct"/>
            <w:tcBorders>
              <w:top w:val="nil"/>
              <w:left w:val="nil"/>
              <w:bottom w:val="single" w:sz="4" w:space="0" w:color="auto"/>
              <w:right w:val="single" w:sz="4" w:space="0" w:color="auto"/>
            </w:tcBorders>
            <w:shd w:val="clear" w:color="000000" w:fill="C0C0C0"/>
            <w:noWrap/>
            <w:vAlign w:val="center"/>
            <w:tcPrChange w:id="1802"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2EF2418C" w14:textId="77777777" w:rsidR="00C75E31" w:rsidRPr="00E835D4" w:rsidRDefault="00000000">
            <w:pPr>
              <w:spacing w:before="0"/>
              <w:jc w:val="center"/>
              <w:rPr>
                <w:rFonts w:eastAsia="PMingLiU" w:cs="Arial"/>
                <w:b/>
                <w:bCs/>
                <w:sz w:val="16"/>
                <w:szCs w:val="16"/>
                <w:lang w:val="en-US" w:eastAsia="zh-CN"/>
                <w:rPrChange w:id="180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04"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1805"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1EC95FCB" w14:textId="77777777" w:rsidR="00C75E31" w:rsidRPr="00E835D4" w:rsidRDefault="00000000">
            <w:pPr>
              <w:spacing w:before="0"/>
              <w:jc w:val="center"/>
              <w:rPr>
                <w:rFonts w:eastAsia="PMingLiU" w:cs="Arial"/>
                <w:b/>
                <w:bCs/>
                <w:sz w:val="16"/>
                <w:szCs w:val="16"/>
                <w:lang w:val="en-US" w:eastAsia="zh-CN"/>
                <w:rPrChange w:id="180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07"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1808"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2E6CB09C" w14:textId="77777777" w:rsidR="00C75E31" w:rsidRPr="00E835D4" w:rsidRDefault="00000000">
            <w:pPr>
              <w:spacing w:before="0"/>
              <w:jc w:val="center"/>
              <w:rPr>
                <w:rFonts w:eastAsia="PMingLiU" w:cs="Arial"/>
                <w:b/>
                <w:bCs/>
                <w:sz w:val="16"/>
                <w:szCs w:val="16"/>
                <w:lang w:val="en-US" w:eastAsia="zh-CN"/>
                <w:rPrChange w:id="180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10" w:author="扬 邱" w:date="2025-07-09T17:16:00Z" w16du:dateUtc="2025-07-09T09:16:00Z">
                  <w:rPr>
                    <w:rFonts w:eastAsia="PMingLiU" w:cs="Arial"/>
                    <w:b/>
                    <w:bCs/>
                    <w:sz w:val="12"/>
                    <w:szCs w:val="12"/>
                    <w:lang w:val="en-US" w:eastAsia="zh-CN"/>
                  </w:rPr>
                </w:rPrChange>
              </w:rPr>
              <w:t>39.44</w:t>
            </w:r>
          </w:p>
        </w:tc>
        <w:tc>
          <w:tcPr>
            <w:tcW w:w="313" w:type="pct"/>
            <w:tcBorders>
              <w:top w:val="nil"/>
              <w:left w:val="nil"/>
              <w:bottom w:val="single" w:sz="4" w:space="0" w:color="auto"/>
              <w:right w:val="single" w:sz="4" w:space="0" w:color="auto"/>
            </w:tcBorders>
            <w:shd w:val="clear" w:color="000000" w:fill="C0C0C0"/>
            <w:noWrap/>
            <w:vAlign w:val="center"/>
            <w:tcPrChange w:id="181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AC01D8D" w14:textId="77777777" w:rsidR="00C75E31" w:rsidRPr="00E835D4" w:rsidRDefault="00000000">
            <w:pPr>
              <w:spacing w:before="0"/>
              <w:jc w:val="center"/>
              <w:rPr>
                <w:rFonts w:eastAsia="PMingLiU" w:cs="Arial"/>
                <w:b/>
                <w:bCs/>
                <w:sz w:val="16"/>
                <w:szCs w:val="16"/>
                <w:lang w:val="en-US" w:eastAsia="zh-CN"/>
                <w:rPrChange w:id="181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1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81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73A6BA2" w14:textId="77777777" w:rsidR="00C75E31" w:rsidRPr="00E835D4" w:rsidRDefault="00000000">
            <w:pPr>
              <w:spacing w:before="0"/>
              <w:jc w:val="center"/>
              <w:rPr>
                <w:rFonts w:eastAsia="PMingLiU" w:cs="Arial"/>
                <w:b/>
                <w:bCs/>
                <w:sz w:val="16"/>
                <w:szCs w:val="16"/>
                <w:lang w:val="en-US" w:eastAsia="zh-CN"/>
                <w:rPrChange w:id="181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1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81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74015A4" w14:textId="77777777" w:rsidR="00C75E31" w:rsidRPr="00E835D4" w:rsidRDefault="00000000">
            <w:pPr>
              <w:spacing w:before="0"/>
              <w:jc w:val="center"/>
              <w:rPr>
                <w:rFonts w:eastAsia="PMingLiU" w:cs="Arial"/>
                <w:b/>
                <w:bCs/>
                <w:sz w:val="16"/>
                <w:szCs w:val="16"/>
                <w:lang w:val="en-US" w:eastAsia="zh-CN"/>
                <w:rPrChange w:id="181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19"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1820"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708B3514" w14:textId="77777777" w:rsidR="00C75E31" w:rsidRPr="00E835D4" w:rsidRDefault="00000000">
            <w:pPr>
              <w:spacing w:before="0"/>
              <w:jc w:val="center"/>
              <w:rPr>
                <w:rFonts w:eastAsia="PMingLiU" w:cs="Arial"/>
                <w:b/>
                <w:bCs/>
                <w:sz w:val="16"/>
                <w:szCs w:val="16"/>
                <w:lang w:val="en-US" w:eastAsia="zh-CN"/>
                <w:rPrChange w:id="182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22" w:author="扬 邱" w:date="2025-07-09T17:16:00Z" w16du:dateUtc="2025-07-09T09:16:00Z">
                  <w:rPr>
                    <w:rFonts w:eastAsia="PMingLiU" w:cs="Arial"/>
                    <w:b/>
                    <w:bCs/>
                    <w:sz w:val="12"/>
                    <w:szCs w:val="12"/>
                    <w:lang w:val="en-US" w:eastAsia="zh-CN"/>
                  </w:rPr>
                </w:rPrChange>
              </w:rPr>
              <w:t>39.44</w:t>
            </w:r>
          </w:p>
        </w:tc>
      </w:tr>
      <w:tr w:rsidR="00E835D4" w:rsidRPr="00E835D4" w14:paraId="44D1AA3C" w14:textId="77777777" w:rsidTr="00E835D4">
        <w:tblPrEx>
          <w:tblPrExChange w:id="1823" w:author="扬 邱" w:date="2025-07-09T17:16:00Z" w16du:dateUtc="2025-07-09T09:16:00Z">
            <w:tblPrEx>
              <w:tblLayout w:type="fixed"/>
            </w:tblPrEx>
          </w:tblPrExChange>
        </w:tblPrEx>
        <w:trPr>
          <w:trHeight w:val="285"/>
          <w:trPrChange w:id="1824"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1825"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7B6D2D69" w14:textId="77777777" w:rsidR="00C75E31" w:rsidRPr="00E835D4" w:rsidRDefault="00000000">
            <w:pPr>
              <w:spacing w:before="0"/>
              <w:jc w:val="center"/>
              <w:rPr>
                <w:rFonts w:eastAsia="PMingLiU" w:cs="Arial"/>
                <w:b/>
                <w:bCs/>
                <w:sz w:val="16"/>
                <w:szCs w:val="16"/>
                <w:lang w:val="en-US" w:eastAsia="zh-CN"/>
                <w:rPrChange w:id="182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27" w:author="扬 邱" w:date="2025-07-09T17:16:00Z" w16du:dateUtc="2025-07-09T09:16:00Z">
                  <w:rPr>
                    <w:rFonts w:eastAsia="PMingLiU" w:cs="Arial"/>
                    <w:b/>
                    <w:bCs/>
                    <w:sz w:val="12"/>
                    <w:szCs w:val="12"/>
                    <w:lang w:val="en-US" w:eastAsia="zh-CN"/>
                  </w:rPr>
                </w:rPrChange>
              </w:rPr>
              <w:t>12</w:t>
            </w:r>
          </w:p>
        </w:tc>
        <w:tc>
          <w:tcPr>
            <w:tcW w:w="360" w:type="pct"/>
            <w:tcBorders>
              <w:top w:val="nil"/>
              <w:left w:val="nil"/>
              <w:bottom w:val="single" w:sz="4" w:space="0" w:color="auto"/>
              <w:right w:val="single" w:sz="4" w:space="0" w:color="auto"/>
            </w:tcBorders>
            <w:shd w:val="clear" w:color="auto" w:fill="auto"/>
            <w:vAlign w:val="center"/>
            <w:tcPrChange w:id="1828"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26740E15" w14:textId="77777777" w:rsidR="00C75E31" w:rsidRPr="00E835D4" w:rsidRDefault="00000000">
            <w:pPr>
              <w:spacing w:before="0"/>
              <w:rPr>
                <w:rFonts w:eastAsia="PMingLiU" w:cs="Arial"/>
                <w:b/>
                <w:bCs/>
                <w:sz w:val="16"/>
                <w:szCs w:val="16"/>
                <w:lang w:val="en-US" w:eastAsia="zh-CN"/>
                <w:rPrChange w:id="182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30" w:author="扬 邱" w:date="2025-07-09T17:16:00Z" w16du:dateUtc="2025-07-09T09:16:00Z">
                  <w:rPr>
                    <w:rFonts w:eastAsia="PMingLiU" w:cs="Arial"/>
                    <w:b/>
                    <w:bCs/>
                    <w:sz w:val="12"/>
                    <w:szCs w:val="12"/>
                    <w:lang w:val="en-US" w:eastAsia="zh-CN"/>
                  </w:rPr>
                </w:rPrChange>
              </w:rPr>
              <w:t>CO2</w:t>
            </w:r>
            <w:r w:rsidRPr="00E835D4">
              <w:rPr>
                <w:rFonts w:eastAsia="PMingLiU" w:cs="Arial" w:hint="eastAsia"/>
                <w:b/>
                <w:bCs/>
                <w:sz w:val="16"/>
                <w:szCs w:val="16"/>
                <w:lang w:val="en-US" w:eastAsia="zh-CN"/>
                <w:rPrChange w:id="1831" w:author="扬 邱" w:date="2025-07-09T17:16:00Z" w16du:dateUtc="2025-07-09T09:16:00Z">
                  <w:rPr>
                    <w:rFonts w:eastAsia="PMingLiU" w:cs="Arial" w:hint="eastAsia"/>
                    <w:b/>
                    <w:bCs/>
                    <w:sz w:val="12"/>
                    <w:szCs w:val="12"/>
                    <w:lang w:val="en-US" w:eastAsia="zh-CN"/>
                  </w:rPr>
                </w:rPrChange>
              </w:rPr>
              <w:t>逸散</w:t>
            </w:r>
          </w:p>
        </w:tc>
        <w:tc>
          <w:tcPr>
            <w:tcW w:w="182" w:type="pct"/>
            <w:tcBorders>
              <w:top w:val="nil"/>
              <w:left w:val="nil"/>
              <w:bottom w:val="single" w:sz="4" w:space="0" w:color="auto"/>
              <w:right w:val="single" w:sz="4" w:space="0" w:color="auto"/>
            </w:tcBorders>
            <w:shd w:val="clear" w:color="000000" w:fill="FFFFFF"/>
            <w:vAlign w:val="center"/>
            <w:tcPrChange w:id="1832"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4D4CF5B3" w14:textId="77777777" w:rsidR="00C75E31" w:rsidRPr="00E835D4" w:rsidRDefault="00000000">
            <w:pPr>
              <w:spacing w:before="0"/>
              <w:jc w:val="center"/>
              <w:rPr>
                <w:rFonts w:ascii="宋体" w:eastAsia="宋体" w:hAnsi="宋体" w:cs="宋体" w:hint="eastAsia"/>
                <w:b/>
                <w:bCs/>
                <w:sz w:val="16"/>
                <w:szCs w:val="16"/>
                <w:lang w:val="en-US" w:eastAsia="zh-CN"/>
                <w:rPrChange w:id="1833"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1834"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1835"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1C7AA51A" w14:textId="77777777" w:rsidR="00C75E31" w:rsidRPr="00E835D4" w:rsidRDefault="00000000">
            <w:pPr>
              <w:spacing w:before="0"/>
              <w:jc w:val="right"/>
              <w:rPr>
                <w:rFonts w:eastAsia="PMingLiU" w:cs="Arial"/>
                <w:b/>
                <w:bCs/>
                <w:sz w:val="16"/>
                <w:szCs w:val="16"/>
                <w:lang w:val="en-US" w:eastAsia="zh-CN"/>
                <w:rPrChange w:id="183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37" w:author="扬 邱" w:date="2025-07-09T17:16:00Z" w16du:dateUtc="2025-07-09T09:16:00Z">
                  <w:rPr>
                    <w:rFonts w:eastAsia="PMingLiU" w:cs="Arial"/>
                    <w:b/>
                    <w:bCs/>
                    <w:sz w:val="12"/>
                    <w:szCs w:val="12"/>
                    <w:lang w:val="en-US" w:eastAsia="zh-CN"/>
                  </w:rPr>
                </w:rPrChange>
              </w:rPr>
              <w:t>0.66</w:t>
            </w:r>
          </w:p>
        </w:tc>
        <w:tc>
          <w:tcPr>
            <w:tcW w:w="407" w:type="pct"/>
            <w:tcBorders>
              <w:top w:val="nil"/>
              <w:left w:val="nil"/>
              <w:bottom w:val="single" w:sz="4" w:space="0" w:color="auto"/>
              <w:right w:val="single" w:sz="4" w:space="0" w:color="auto"/>
            </w:tcBorders>
            <w:shd w:val="clear" w:color="000000" w:fill="FFFFFF"/>
            <w:noWrap/>
            <w:vAlign w:val="center"/>
            <w:tcPrChange w:id="1838"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281C9E74" w14:textId="77777777" w:rsidR="00C75E31" w:rsidRPr="00E835D4" w:rsidRDefault="00000000">
            <w:pPr>
              <w:spacing w:before="0"/>
              <w:rPr>
                <w:rFonts w:eastAsia="PMingLiU" w:cs="Arial"/>
                <w:b/>
                <w:bCs/>
                <w:sz w:val="16"/>
                <w:szCs w:val="16"/>
                <w:lang w:val="en-US" w:eastAsia="zh-CN"/>
                <w:rPrChange w:id="183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40"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1841"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6CF790F8" w14:textId="77777777" w:rsidR="00C75E31" w:rsidRPr="00E835D4" w:rsidRDefault="00000000">
            <w:pPr>
              <w:spacing w:before="0"/>
              <w:jc w:val="center"/>
              <w:rPr>
                <w:rFonts w:eastAsia="PMingLiU" w:cs="Arial"/>
                <w:b/>
                <w:bCs/>
                <w:sz w:val="16"/>
                <w:szCs w:val="16"/>
                <w:lang w:val="en-US" w:eastAsia="zh-CN"/>
                <w:rPrChange w:id="184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43" w:author="扬 邱" w:date="2025-07-09T17:16:00Z" w16du:dateUtc="2025-07-09T09:16:00Z">
                  <w:rPr>
                    <w:rFonts w:eastAsia="PMingLiU" w:cs="Arial"/>
                    <w:b/>
                    <w:bCs/>
                    <w:sz w:val="12"/>
                    <w:szCs w:val="12"/>
                    <w:lang w:val="en-US" w:eastAsia="zh-CN"/>
                  </w:rPr>
                </w:rPrChange>
              </w:rPr>
              <w:t>0.66</w:t>
            </w:r>
          </w:p>
        </w:tc>
        <w:tc>
          <w:tcPr>
            <w:tcW w:w="353" w:type="pct"/>
            <w:tcBorders>
              <w:top w:val="nil"/>
              <w:left w:val="nil"/>
              <w:bottom w:val="single" w:sz="4" w:space="0" w:color="auto"/>
              <w:right w:val="single" w:sz="4" w:space="0" w:color="auto"/>
            </w:tcBorders>
            <w:shd w:val="clear" w:color="000000" w:fill="C0C0C0"/>
            <w:noWrap/>
            <w:vAlign w:val="center"/>
            <w:tcPrChange w:id="1844"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70816936" w14:textId="77777777" w:rsidR="00C75E31" w:rsidRPr="00E835D4" w:rsidRDefault="00000000">
            <w:pPr>
              <w:spacing w:before="0"/>
              <w:jc w:val="center"/>
              <w:rPr>
                <w:rFonts w:eastAsia="PMingLiU" w:cs="Arial"/>
                <w:b/>
                <w:bCs/>
                <w:sz w:val="16"/>
                <w:szCs w:val="16"/>
                <w:lang w:val="en-US" w:eastAsia="zh-CN"/>
                <w:rPrChange w:id="184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46"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1847"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2FAE24D8" w14:textId="77777777" w:rsidR="00C75E31" w:rsidRPr="00E835D4" w:rsidRDefault="00000000">
            <w:pPr>
              <w:spacing w:before="0"/>
              <w:jc w:val="center"/>
              <w:rPr>
                <w:rFonts w:eastAsia="PMingLiU" w:cs="Arial"/>
                <w:b/>
                <w:bCs/>
                <w:sz w:val="16"/>
                <w:szCs w:val="16"/>
                <w:lang w:val="en-US" w:eastAsia="zh-CN"/>
                <w:rPrChange w:id="184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49"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1850"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46C83F6C" w14:textId="77777777" w:rsidR="00C75E31" w:rsidRPr="00E835D4" w:rsidRDefault="00000000">
            <w:pPr>
              <w:spacing w:before="0"/>
              <w:jc w:val="center"/>
              <w:rPr>
                <w:rFonts w:eastAsia="PMingLiU" w:cs="Arial"/>
                <w:b/>
                <w:bCs/>
                <w:sz w:val="16"/>
                <w:szCs w:val="16"/>
                <w:lang w:val="en-US" w:eastAsia="zh-CN"/>
                <w:rPrChange w:id="185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5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85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B35DA9E" w14:textId="77777777" w:rsidR="00C75E31" w:rsidRPr="00E835D4" w:rsidRDefault="00000000">
            <w:pPr>
              <w:spacing w:before="0"/>
              <w:jc w:val="center"/>
              <w:rPr>
                <w:rFonts w:eastAsia="PMingLiU" w:cs="Arial"/>
                <w:b/>
                <w:bCs/>
                <w:sz w:val="16"/>
                <w:szCs w:val="16"/>
                <w:lang w:val="en-US" w:eastAsia="zh-CN"/>
                <w:rPrChange w:id="185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5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85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C10A4B5" w14:textId="77777777" w:rsidR="00C75E31" w:rsidRPr="00E835D4" w:rsidRDefault="00000000">
            <w:pPr>
              <w:spacing w:before="0"/>
              <w:jc w:val="center"/>
              <w:rPr>
                <w:rFonts w:eastAsia="PMingLiU" w:cs="Arial"/>
                <w:b/>
                <w:bCs/>
                <w:sz w:val="16"/>
                <w:szCs w:val="16"/>
                <w:lang w:val="en-US" w:eastAsia="zh-CN"/>
                <w:rPrChange w:id="185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5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85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58B8E45" w14:textId="77777777" w:rsidR="00C75E31" w:rsidRPr="00E835D4" w:rsidRDefault="00000000">
            <w:pPr>
              <w:spacing w:before="0"/>
              <w:jc w:val="center"/>
              <w:rPr>
                <w:rFonts w:eastAsia="PMingLiU" w:cs="Arial"/>
                <w:b/>
                <w:bCs/>
                <w:sz w:val="16"/>
                <w:szCs w:val="16"/>
                <w:lang w:val="en-US" w:eastAsia="zh-CN"/>
                <w:rPrChange w:id="186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61"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1862"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25DDB0BB" w14:textId="77777777" w:rsidR="00C75E31" w:rsidRPr="00E835D4" w:rsidRDefault="00000000">
            <w:pPr>
              <w:spacing w:before="0"/>
              <w:jc w:val="center"/>
              <w:rPr>
                <w:rFonts w:eastAsia="PMingLiU" w:cs="Arial"/>
                <w:b/>
                <w:bCs/>
                <w:sz w:val="16"/>
                <w:szCs w:val="16"/>
                <w:lang w:val="en-US" w:eastAsia="zh-CN"/>
                <w:rPrChange w:id="186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64" w:author="扬 邱" w:date="2025-07-09T17:16:00Z" w16du:dateUtc="2025-07-09T09:16:00Z">
                  <w:rPr>
                    <w:rFonts w:eastAsia="PMingLiU" w:cs="Arial"/>
                    <w:b/>
                    <w:bCs/>
                    <w:sz w:val="12"/>
                    <w:szCs w:val="12"/>
                    <w:lang w:val="en-US" w:eastAsia="zh-CN"/>
                  </w:rPr>
                </w:rPrChange>
              </w:rPr>
              <w:t>0.66</w:t>
            </w:r>
          </w:p>
        </w:tc>
      </w:tr>
      <w:tr w:rsidR="00E835D4" w:rsidRPr="00E835D4" w14:paraId="5561E934" w14:textId="77777777" w:rsidTr="00E835D4">
        <w:tblPrEx>
          <w:tblPrExChange w:id="1865" w:author="扬 邱" w:date="2025-07-09T17:16:00Z" w16du:dateUtc="2025-07-09T09:16:00Z">
            <w:tblPrEx>
              <w:tblLayout w:type="fixed"/>
            </w:tblPrEx>
          </w:tblPrExChange>
        </w:tblPrEx>
        <w:trPr>
          <w:trHeight w:val="285"/>
          <w:trPrChange w:id="1866"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1867"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A7C9165" w14:textId="77777777" w:rsidR="00C75E31" w:rsidRPr="00E835D4" w:rsidRDefault="00000000">
            <w:pPr>
              <w:spacing w:before="0"/>
              <w:jc w:val="center"/>
              <w:rPr>
                <w:rFonts w:eastAsia="PMingLiU" w:cs="Arial"/>
                <w:b/>
                <w:bCs/>
                <w:sz w:val="16"/>
                <w:szCs w:val="16"/>
                <w:lang w:val="en-US" w:eastAsia="zh-CN"/>
                <w:rPrChange w:id="186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69" w:author="扬 邱" w:date="2025-07-09T17:16:00Z" w16du:dateUtc="2025-07-09T09:16:00Z">
                  <w:rPr>
                    <w:rFonts w:eastAsia="PMingLiU" w:cs="Arial"/>
                    <w:b/>
                    <w:bCs/>
                    <w:sz w:val="12"/>
                    <w:szCs w:val="12"/>
                    <w:lang w:val="en-US" w:eastAsia="zh-CN"/>
                  </w:rPr>
                </w:rPrChange>
              </w:rPr>
              <w:t>13</w:t>
            </w:r>
          </w:p>
        </w:tc>
        <w:tc>
          <w:tcPr>
            <w:tcW w:w="360" w:type="pct"/>
            <w:tcBorders>
              <w:top w:val="nil"/>
              <w:left w:val="nil"/>
              <w:bottom w:val="single" w:sz="4" w:space="0" w:color="auto"/>
              <w:right w:val="single" w:sz="4" w:space="0" w:color="auto"/>
            </w:tcBorders>
            <w:shd w:val="clear" w:color="auto" w:fill="auto"/>
            <w:vAlign w:val="center"/>
            <w:tcPrChange w:id="1870"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57E2A21D" w14:textId="77777777" w:rsidR="00C75E31" w:rsidRPr="00E835D4" w:rsidRDefault="00000000">
            <w:pPr>
              <w:spacing w:before="0"/>
              <w:rPr>
                <w:rFonts w:eastAsia="PMingLiU" w:cs="Arial"/>
                <w:b/>
                <w:bCs/>
                <w:sz w:val="16"/>
                <w:szCs w:val="16"/>
                <w:lang w:val="en-US" w:eastAsia="zh-CN"/>
                <w:rPrChange w:id="187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72" w:author="扬 邱" w:date="2025-07-09T17:16:00Z" w16du:dateUtc="2025-07-09T09:16:00Z">
                  <w:rPr>
                    <w:rFonts w:eastAsia="PMingLiU" w:cs="Arial"/>
                    <w:b/>
                    <w:bCs/>
                    <w:sz w:val="12"/>
                    <w:szCs w:val="12"/>
                    <w:lang w:val="en-US" w:eastAsia="zh-CN"/>
                  </w:rPr>
                </w:rPrChange>
              </w:rPr>
              <w:t>CH4</w:t>
            </w:r>
            <w:r w:rsidRPr="00E835D4">
              <w:rPr>
                <w:rFonts w:eastAsia="PMingLiU" w:cs="Arial" w:hint="eastAsia"/>
                <w:b/>
                <w:bCs/>
                <w:sz w:val="16"/>
                <w:szCs w:val="16"/>
                <w:lang w:val="en-US" w:eastAsia="zh-CN"/>
                <w:rPrChange w:id="1873" w:author="扬 邱" w:date="2025-07-09T17:16:00Z" w16du:dateUtc="2025-07-09T09:16:00Z">
                  <w:rPr>
                    <w:rFonts w:eastAsia="PMingLiU" w:cs="Arial" w:hint="eastAsia"/>
                    <w:b/>
                    <w:bCs/>
                    <w:sz w:val="12"/>
                    <w:szCs w:val="12"/>
                    <w:lang w:val="en-US" w:eastAsia="zh-CN"/>
                  </w:rPr>
                </w:rPrChange>
              </w:rPr>
              <w:t>逸散</w:t>
            </w:r>
          </w:p>
        </w:tc>
        <w:tc>
          <w:tcPr>
            <w:tcW w:w="182" w:type="pct"/>
            <w:tcBorders>
              <w:top w:val="nil"/>
              <w:left w:val="nil"/>
              <w:bottom w:val="single" w:sz="4" w:space="0" w:color="auto"/>
              <w:right w:val="single" w:sz="4" w:space="0" w:color="auto"/>
            </w:tcBorders>
            <w:shd w:val="clear" w:color="000000" w:fill="FFFFFF"/>
            <w:vAlign w:val="center"/>
            <w:tcPrChange w:id="1874"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2C7204E2" w14:textId="77777777" w:rsidR="00C75E31" w:rsidRPr="00E835D4" w:rsidRDefault="00000000">
            <w:pPr>
              <w:spacing w:before="0"/>
              <w:jc w:val="center"/>
              <w:rPr>
                <w:rFonts w:ascii="宋体" w:eastAsia="宋体" w:hAnsi="宋体" w:cs="宋体" w:hint="eastAsia"/>
                <w:b/>
                <w:bCs/>
                <w:sz w:val="16"/>
                <w:szCs w:val="16"/>
                <w:lang w:val="en-US" w:eastAsia="zh-CN"/>
                <w:rPrChange w:id="1875"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1876"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1877"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2D321D7B" w14:textId="77777777" w:rsidR="00C75E31" w:rsidRPr="00E835D4" w:rsidRDefault="00000000">
            <w:pPr>
              <w:spacing w:before="0"/>
              <w:jc w:val="right"/>
              <w:rPr>
                <w:rFonts w:eastAsia="PMingLiU" w:cs="Arial"/>
                <w:b/>
                <w:bCs/>
                <w:sz w:val="16"/>
                <w:szCs w:val="16"/>
                <w:lang w:val="en-US" w:eastAsia="zh-CN"/>
                <w:rPrChange w:id="187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79" w:author="扬 邱" w:date="2025-07-09T17:16:00Z" w16du:dateUtc="2025-07-09T09:16:00Z">
                  <w:rPr>
                    <w:rFonts w:eastAsia="PMingLiU" w:cs="Arial"/>
                    <w:b/>
                    <w:bCs/>
                    <w:sz w:val="12"/>
                    <w:szCs w:val="12"/>
                    <w:lang w:val="en-US" w:eastAsia="zh-CN"/>
                  </w:rPr>
                </w:rPrChange>
              </w:rPr>
              <w:t>22.36</w:t>
            </w:r>
          </w:p>
        </w:tc>
        <w:tc>
          <w:tcPr>
            <w:tcW w:w="407" w:type="pct"/>
            <w:tcBorders>
              <w:top w:val="nil"/>
              <w:left w:val="nil"/>
              <w:bottom w:val="single" w:sz="4" w:space="0" w:color="auto"/>
              <w:right w:val="single" w:sz="4" w:space="0" w:color="auto"/>
            </w:tcBorders>
            <w:shd w:val="clear" w:color="000000" w:fill="FFFFFF"/>
            <w:noWrap/>
            <w:vAlign w:val="center"/>
            <w:tcPrChange w:id="1880"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76A1C72E" w14:textId="77777777" w:rsidR="00C75E31" w:rsidRPr="00E835D4" w:rsidRDefault="00000000">
            <w:pPr>
              <w:spacing w:before="0"/>
              <w:rPr>
                <w:rFonts w:eastAsia="PMingLiU" w:cs="Arial"/>
                <w:b/>
                <w:bCs/>
                <w:sz w:val="16"/>
                <w:szCs w:val="16"/>
                <w:lang w:val="en-US" w:eastAsia="zh-CN"/>
                <w:rPrChange w:id="188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82" w:author="扬 邱" w:date="2025-07-09T17:16:00Z" w16du:dateUtc="2025-07-09T09:16:00Z">
                  <w:rPr>
                    <w:rFonts w:eastAsia="PMingLiU" w:cs="Arial"/>
                    <w:b/>
                    <w:bCs/>
                    <w:sz w:val="12"/>
                    <w:szCs w:val="12"/>
                    <w:lang w:val="en-US" w:eastAsia="zh-CN"/>
                  </w:rPr>
                </w:rPrChange>
              </w:rPr>
              <w:t>tBOD</w:t>
            </w:r>
          </w:p>
        </w:tc>
        <w:tc>
          <w:tcPr>
            <w:tcW w:w="655" w:type="pct"/>
            <w:tcBorders>
              <w:top w:val="nil"/>
              <w:left w:val="nil"/>
              <w:bottom w:val="single" w:sz="4" w:space="0" w:color="auto"/>
              <w:right w:val="single" w:sz="4" w:space="0" w:color="auto"/>
            </w:tcBorders>
            <w:shd w:val="clear" w:color="000000" w:fill="C0C0C0"/>
            <w:noWrap/>
            <w:vAlign w:val="center"/>
            <w:tcPrChange w:id="1883"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37632533" w14:textId="77777777" w:rsidR="00C75E31" w:rsidRPr="00E835D4" w:rsidRDefault="00000000">
            <w:pPr>
              <w:spacing w:before="0"/>
              <w:jc w:val="center"/>
              <w:rPr>
                <w:rFonts w:eastAsia="PMingLiU" w:cs="Arial"/>
                <w:b/>
                <w:bCs/>
                <w:sz w:val="16"/>
                <w:szCs w:val="16"/>
                <w:lang w:val="en-US" w:eastAsia="zh-CN"/>
                <w:rPrChange w:id="188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85" w:author="扬 邱" w:date="2025-07-09T17:16:00Z" w16du:dateUtc="2025-07-09T09:16:00Z">
                  <w:rPr>
                    <w:rFonts w:eastAsia="PMingLiU" w:cs="Arial"/>
                    <w:b/>
                    <w:bCs/>
                    <w:sz w:val="12"/>
                    <w:szCs w:val="12"/>
                    <w:lang w:val="en-US" w:eastAsia="zh-CN"/>
                  </w:rPr>
                </w:rPrChange>
              </w:rPr>
              <w:t>0.00</w:t>
            </w:r>
          </w:p>
        </w:tc>
        <w:tc>
          <w:tcPr>
            <w:tcW w:w="353" w:type="pct"/>
            <w:tcBorders>
              <w:top w:val="nil"/>
              <w:left w:val="nil"/>
              <w:bottom w:val="single" w:sz="4" w:space="0" w:color="auto"/>
              <w:right w:val="single" w:sz="4" w:space="0" w:color="auto"/>
            </w:tcBorders>
            <w:shd w:val="clear" w:color="000000" w:fill="C0C0C0"/>
            <w:noWrap/>
            <w:vAlign w:val="center"/>
            <w:tcPrChange w:id="1886"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7196E82C" w14:textId="77777777" w:rsidR="00C75E31" w:rsidRPr="00E835D4" w:rsidRDefault="00000000">
            <w:pPr>
              <w:spacing w:before="0"/>
              <w:jc w:val="center"/>
              <w:rPr>
                <w:rFonts w:eastAsia="PMingLiU" w:cs="Arial"/>
                <w:b/>
                <w:bCs/>
                <w:sz w:val="16"/>
                <w:szCs w:val="16"/>
                <w:lang w:val="en-US" w:eastAsia="zh-CN"/>
                <w:rPrChange w:id="188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88" w:author="扬 邱" w:date="2025-07-09T17:16:00Z" w16du:dateUtc="2025-07-09T09:16:00Z">
                  <w:rPr>
                    <w:rFonts w:eastAsia="PMingLiU" w:cs="Arial"/>
                    <w:b/>
                    <w:bCs/>
                    <w:sz w:val="12"/>
                    <w:szCs w:val="12"/>
                    <w:lang w:val="en-US" w:eastAsia="zh-CN"/>
                  </w:rPr>
                </w:rPrChange>
              </w:rPr>
              <w:t>37.43</w:t>
            </w:r>
          </w:p>
        </w:tc>
        <w:tc>
          <w:tcPr>
            <w:tcW w:w="322" w:type="pct"/>
            <w:gridSpan w:val="2"/>
            <w:tcBorders>
              <w:top w:val="nil"/>
              <w:left w:val="nil"/>
              <w:bottom w:val="single" w:sz="4" w:space="0" w:color="auto"/>
              <w:right w:val="single" w:sz="4" w:space="0" w:color="auto"/>
            </w:tcBorders>
            <w:shd w:val="clear" w:color="000000" w:fill="C0C0C0"/>
            <w:noWrap/>
            <w:vAlign w:val="center"/>
            <w:tcPrChange w:id="1889"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4555C73C" w14:textId="77777777" w:rsidR="00C75E31" w:rsidRPr="00E835D4" w:rsidRDefault="00000000">
            <w:pPr>
              <w:spacing w:before="0"/>
              <w:jc w:val="center"/>
              <w:rPr>
                <w:rFonts w:eastAsia="PMingLiU" w:cs="Arial"/>
                <w:b/>
                <w:bCs/>
                <w:sz w:val="16"/>
                <w:szCs w:val="16"/>
                <w:lang w:val="en-US" w:eastAsia="zh-CN"/>
                <w:rPrChange w:id="189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91"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1892"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6C92E54" w14:textId="77777777" w:rsidR="00C75E31" w:rsidRPr="00E835D4" w:rsidRDefault="00000000">
            <w:pPr>
              <w:spacing w:before="0"/>
              <w:jc w:val="center"/>
              <w:rPr>
                <w:rFonts w:eastAsia="PMingLiU" w:cs="Arial"/>
                <w:b/>
                <w:bCs/>
                <w:sz w:val="16"/>
                <w:szCs w:val="16"/>
                <w:lang w:val="en-US" w:eastAsia="zh-CN"/>
                <w:rPrChange w:id="189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9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89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F0304B6" w14:textId="77777777" w:rsidR="00C75E31" w:rsidRPr="00E835D4" w:rsidRDefault="00000000">
            <w:pPr>
              <w:spacing w:before="0"/>
              <w:jc w:val="center"/>
              <w:rPr>
                <w:rFonts w:eastAsia="PMingLiU" w:cs="Arial"/>
                <w:b/>
                <w:bCs/>
                <w:sz w:val="16"/>
                <w:szCs w:val="16"/>
                <w:lang w:val="en-US" w:eastAsia="zh-CN"/>
                <w:rPrChange w:id="189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89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89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1D89CCC" w14:textId="77777777" w:rsidR="00C75E31" w:rsidRPr="00E835D4" w:rsidRDefault="00000000">
            <w:pPr>
              <w:spacing w:before="0"/>
              <w:jc w:val="center"/>
              <w:rPr>
                <w:rFonts w:eastAsia="PMingLiU" w:cs="Arial"/>
                <w:b/>
                <w:bCs/>
                <w:sz w:val="16"/>
                <w:szCs w:val="16"/>
                <w:lang w:val="en-US" w:eastAsia="zh-CN"/>
                <w:rPrChange w:id="189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0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90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E04207D" w14:textId="77777777" w:rsidR="00C75E31" w:rsidRPr="00E835D4" w:rsidRDefault="00000000">
            <w:pPr>
              <w:spacing w:before="0"/>
              <w:jc w:val="center"/>
              <w:rPr>
                <w:rFonts w:eastAsia="PMingLiU" w:cs="Arial"/>
                <w:b/>
                <w:bCs/>
                <w:sz w:val="16"/>
                <w:szCs w:val="16"/>
                <w:lang w:val="en-US" w:eastAsia="zh-CN"/>
                <w:rPrChange w:id="190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03"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1904"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0F5F4836" w14:textId="77777777" w:rsidR="00C75E31" w:rsidRPr="00E835D4" w:rsidRDefault="00000000">
            <w:pPr>
              <w:spacing w:before="0"/>
              <w:jc w:val="center"/>
              <w:rPr>
                <w:rFonts w:eastAsia="PMingLiU" w:cs="Arial"/>
                <w:b/>
                <w:bCs/>
                <w:sz w:val="16"/>
                <w:szCs w:val="16"/>
                <w:lang w:val="en-US" w:eastAsia="zh-CN"/>
                <w:rPrChange w:id="190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06" w:author="扬 邱" w:date="2025-07-09T17:16:00Z" w16du:dateUtc="2025-07-09T09:16:00Z">
                  <w:rPr>
                    <w:rFonts w:eastAsia="PMingLiU" w:cs="Arial"/>
                    <w:b/>
                    <w:bCs/>
                    <w:sz w:val="12"/>
                    <w:szCs w:val="12"/>
                    <w:lang w:val="en-US" w:eastAsia="zh-CN"/>
                  </w:rPr>
                </w:rPrChange>
              </w:rPr>
              <w:t>37.43</w:t>
            </w:r>
          </w:p>
        </w:tc>
      </w:tr>
      <w:tr w:rsidR="00E835D4" w:rsidRPr="00E835D4" w14:paraId="16126CFA" w14:textId="77777777" w:rsidTr="00E835D4">
        <w:tblPrEx>
          <w:tblPrExChange w:id="1907" w:author="扬 邱" w:date="2025-07-09T17:16:00Z" w16du:dateUtc="2025-07-09T09:16:00Z">
            <w:tblPrEx>
              <w:tblLayout w:type="fixed"/>
            </w:tblPrEx>
          </w:tblPrExChange>
        </w:tblPrEx>
        <w:trPr>
          <w:trHeight w:val="285"/>
          <w:trPrChange w:id="1908"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1909"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283C4277" w14:textId="77777777" w:rsidR="00C75E31" w:rsidRPr="00E835D4" w:rsidRDefault="00000000">
            <w:pPr>
              <w:spacing w:before="0"/>
              <w:jc w:val="center"/>
              <w:rPr>
                <w:rFonts w:eastAsia="PMingLiU" w:cs="Arial"/>
                <w:b/>
                <w:bCs/>
                <w:sz w:val="16"/>
                <w:szCs w:val="16"/>
                <w:lang w:val="en-US" w:eastAsia="zh-CN"/>
                <w:rPrChange w:id="191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11" w:author="扬 邱" w:date="2025-07-09T17:16:00Z" w16du:dateUtc="2025-07-09T09:16:00Z">
                  <w:rPr>
                    <w:rFonts w:eastAsia="PMingLiU" w:cs="Arial"/>
                    <w:b/>
                    <w:bCs/>
                    <w:sz w:val="12"/>
                    <w:szCs w:val="12"/>
                    <w:lang w:val="en-US" w:eastAsia="zh-CN"/>
                  </w:rPr>
                </w:rPrChange>
              </w:rPr>
              <w:t>14</w:t>
            </w:r>
          </w:p>
        </w:tc>
        <w:tc>
          <w:tcPr>
            <w:tcW w:w="360" w:type="pct"/>
            <w:tcBorders>
              <w:top w:val="nil"/>
              <w:left w:val="nil"/>
              <w:bottom w:val="single" w:sz="4" w:space="0" w:color="auto"/>
              <w:right w:val="single" w:sz="4" w:space="0" w:color="auto"/>
            </w:tcBorders>
            <w:shd w:val="clear" w:color="auto" w:fill="auto"/>
            <w:vAlign w:val="center"/>
            <w:tcPrChange w:id="1912"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2ACE8927" w14:textId="77777777" w:rsidR="00C75E31" w:rsidRPr="00E835D4" w:rsidRDefault="00000000">
            <w:pPr>
              <w:spacing w:before="0"/>
              <w:rPr>
                <w:rFonts w:eastAsia="PMingLiU" w:cs="Arial"/>
                <w:b/>
                <w:bCs/>
                <w:sz w:val="16"/>
                <w:szCs w:val="16"/>
                <w:lang w:val="en-US" w:eastAsia="zh-CN"/>
                <w:rPrChange w:id="191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14" w:author="扬 邱" w:date="2025-07-09T17:16:00Z" w16du:dateUtc="2025-07-09T09:16:00Z">
                  <w:rPr>
                    <w:rFonts w:eastAsia="PMingLiU" w:cs="Arial"/>
                    <w:b/>
                    <w:bCs/>
                    <w:sz w:val="12"/>
                    <w:szCs w:val="12"/>
                    <w:lang w:val="en-US" w:eastAsia="zh-CN"/>
                  </w:rPr>
                </w:rPrChange>
              </w:rPr>
              <w:t>CH4</w:t>
            </w:r>
            <w:r w:rsidRPr="00E835D4">
              <w:rPr>
                <w:rFonts w:eastAsia="PMingLiU" w:cs="Arial" w:hint="eastAsia"/>
                <w:b/>
                <w:bCs/>
                <w:sz w:val="16"/>
                <w:szCs w:val="16"/>
                <w:lang w:val="en-US" w:eastAsia="zh-CN"/>
                <w:rPrChange w:id="1915" w:author="扬 邱" w:date="2025-07-09T17:16:00Z" w16du:dateUtc="2025-07-09T09:16:00Z">
                  <w:rPr>
                    <w:rFonts w:eastAsia="PMingLiU" w:cs="Arial" w:hint="eastAsia"/>
                    <w:b/>
                    <w:bCs/>
                    <w:sz w:val="12"/>
                    <w:szCs w:val="12"/>
                    <w:lang w:val="en-US" w:eastAsia="zh-CN"/>
                  </w:rPr>
                </w:rPrChange>
              </w:rPr>
              <w:t>逸散</w:t>
            </w:r>
          </w:p>
        </w:tc>
        <w:tc>
          <w:tcPr>
            <w:tcW w:w="182" w:type="pct"/>
            <w:tcBorders>
              <w:top w:val="nil"/>
              <w:left w:val="nil"/>
              <w:bottom w:val="single" w:sz="4" w:space="0" w:color="auto"/>
              <w:right w:val="single" w:sz="4" w:space="0" w:color="auto"/>
            </w:tcBorders>
            <w:shd w:val="clear" w:color="000000" w:fill="FFFFFF"/>
            <w:vAlign w:val="center"/>
            <w:tcPrChange w:id="1916"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5070604E" w14:textId="77777777" w:rsidR="00C75E31" w:rsidRPr="00E835D4" w:rsidRDefault="00000000">
            <w:pPr>
              <w:spacing w:before="0"/>
              <w:jc w:val="center"/>
              <w:rPr>
                <w:rFonts w:ascii="宋体" w:eastAsia="宋体" w:hAnsi="宋体" w:cs="宋体" w:hint="eastAsia"/>
                <w:b/>
                <w:bCs/>
                <w:sz w:val="16"/>
                <w:szCs w:val="16"/>
                <w:lang w:val="en-US" w:eastAsia="zh-CN"/>
                <w:rPrChange w:id="1917"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1918"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1919"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022B6097" w14:textId="77777777" w:rsidR="00C75E31" w:rsidRPr="00E835D4" w:rsidRDefault="00000000">
            <w:pPr>
              <w:spacing w:before="0"/>
              <w:jc w:val="right"/>
              <w:rPr>
                <w:rFonts w:eastAsia="PMingLiU" w:cs="Arial"/>
                <w:b/>
                <w:bCs/>
                <w:sz w:val="16"/>
                <w:szCs w:val="16"/>
                <w:lang w:val="en-US" w:eastAsia="zh-CN"/>
                <w:rPrChange w:id="192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21" w:author="扬 邱" w:date="2025-07-09T17:16:00Z" w16du:dateUtc="2025-07-09T09:16:00Z">
                  <w:rPr>
                    <w:rFonts w:eastAsia="PMingLiU" w:cs="Arial"/>
                    <w:b/>
                    <w:bCs/>
                    <w:sz w:val="12"/>
                    <w:szCs w:val="12"/>
                    <w:lang w:val="en-US" w:eastAsia="zh-CN"/>
                  </w:rPr>
                </w:rPrChange>
              </w:rPr>
              <w:t>174.71</w:t>
            </w:r>
          </w:p>
        </w:tc>
        <w:tc>
          <w:tcPr>
            <w:tcW w:w="407" w:type="pct"/>
            <w:tcBorders>
              <w:top w:val="nil"/>
              <w:left w:val="nil"/>
              <w:bottom w:val="single" w:sz="4" w:space="0" w:color="auto"/>
              <w:right w:val="single" w:sz="4" w:space="0" w:color="auto"/>
            </w:tcBorders>
            <w:shd w:val="clear" w:color="000000" w:fill="FFFFFF"/>
            <w:noWrap/>
            <w:vAlign w:val="center"/>
            <w:tcPrChange w:id="1922"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55252292" w14:textId="77777777" w:rsidR="00C75E31" w:rsidRPr="00E835D4" w:rsidRDefault="00000000">
            <w:pPr>
              <w:spacing w:before="0"/>
              <w:rPr>
                <w:rFonts w:eastAsia="PMingLiU" w:cs="Arial"/>
                <w:b/>
                <w:bCs/>
                <w:sz w:val="16"/>
                <w:szCs w:val="16"/>
                <w:lang w:val="en-US" w:eastAsia="zh-CN"/>
                <w:rPrChange w:id="192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24" w:author="扬 邱" w:date="2025-07-09T17:16:00Z" w16du:dateUtc="2025-07-09T09:16:00Z">
                  <w:rPr>
                    <w:rFonts w:eastAsia="PMingLiU" w:cs="Arial"/>
                    <w:b/>
                    <w:bCs/>
                    <w:sz w:val="12"/>
                    <w:szCs w:val="12"/>
                    <w:lang w:val="en-US" w:eastAsia="zh-CN"/>
                  </w:rPr>
                </w:rPrChange>
              </w:rPr>
              <w:t>tCOD</w:t>
            </w:r>
          </w:p>
        </w:tc>
        <w:tc>
          <w:tcPr>
            <w:tcW w:w="655" w:type="pct"/>
            <w:tcBorders>
              <w:top w:val="nil"/>
              <w:left w:val="nil"/>
              <w:bottom w:val="single" w:sz="4" w:space="0" w:color="auto"/>
              <w:right w:val="single" w:sz="4" w:space="0" w:color="auto"/>
            </w:tcBorders>
            <w:shd w:val="clear" w:color="000000" w:fill="C0C0C0"/>
            <w:noWrap/>
            <w:vAlign w:val="center"/>
            <w:tcPrChange w:id="1925"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CAC3135" w14:textId="77777777" w:rsidR="00C75E31" w:rsidRPr="00E835D4" w:rsidRDefault="00000000">
            <w:pPr>
              <w:spacing w:before="0"/>
              <w:jc w:val="center"/>
              <w:rPr>
                <w:rFonts w:eastAsia="PMingLiU" w:cs="Arial"/>
                <w:b/>
                <w:bCs/>
                <w:sz w:val="16"/>
                <w:szCs w:val="16"/>
                <w:lang w:val="en-US" w:eastAsia="zh-CN"/>
                <w:rPrChange w:id="192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27" w:author="扬 邱" w:date="2025-07-09T17:16:00Z" w16du:dateUtc="2025-07-09T09:16:00Z">
                  <w:rPr>
                    <w:rFonts w:eastAsia="PMingLiU" w:cs="Arial"/>
                    <w:b/>
                    <w:bCs/>
                    <w:sz w:val="12"/>
                    <w:szCs w:val="12"/>
                    <w:lang w:val="en-US" w:eastAsia="zh-CN"/>
                  </w:rPr>
                </w:rPrChange>
              </w:rPr>
              <w:t>0.00</w:t>
            </w:r>
          </w:p>
        </w:tc>
        <w:tc>
          <w:tcPr>
            <w:tcW w:w="353" w:type="pct"/>
            <w:tcBorders>
              <w:top w:val="nil"/>
              <w:left w:val="nil"/>
              <w:bottom w:val="single" w:sz="4" w:space="0" w:color="auto"/>
              <w:right w:val="single" w:sz="4" w:space="0" w:color="auto"/>
            </w:tcBorders>
            <w:shd w:val="clear" w:color="000000" w:fill="C0C0C0"/>
            <w:noWrap/>
            <w:vAlign w:val="center"/>
            <w:tcPrChange w:id="1928"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44E87387" w14:textId="77777777" w:rsidR="00C75E31" w:rsidRPr="00E835D4" w:rsidRDefault="00000000">
            <w:pPr>
              <w:spacing w:before="0"/>
              <w:jc w:val="center"/>
              <w:rPr>
                <w:rFonts w:eastAsia="PMingLiU" w:cs="Arial"/>
                <w:b/>
                <w:bCs/>
                <w:sz w:val="16"/>
                <w:szCs w:val="16"/>
                <w:lang w:val="en-US" w:eastAsia="zh-CN"/>
                <w:rPrChange w:id="192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30" w:author="扬 邱" w:date="2025-07-09T17:16:00Z" w16du:dateUtc="2025-07-09T09:16:00Z">
                  <w:rPr>
                    <w:rFonts w:eastAsia="PMingLiU" w:cs="Arial"/>
                    <w:b/>
                    <w:bCs/>
                    <w:sz w:val="12"/>
                    <w:szCs w:val="12"/>
                    <w:lang w:val="en-US" w:eastAsia="zh-CN"/>
                  </w:rPr>
                </w:rPrChange>
              </w:rPr>
              <w:t>121.86</w:t>
            </w:r>
          </w:p>
        </w:tc>
        <w:tc>
          <w:tcPr>
            <w:tcW w:w="322" w:type="pct"/>
            <w:gridSpan w:val="2"/>
            <w:tcBorders>
              <w:top w:val="nil"/>
              <w:left w:val="nil"/>
              <w:bottom w:val="single" w:sz="4" w:space="0" w:color="auto"/>
              <w:right w:val="single" w:sz="4" w:space="0" w:color="auto"/>
            </w:tcBorders>
            <w:shd w:val="clear" w:color="000000" w:fill="C0C0C0"/>
            <w:noWrap/>
            <w:vAlign w:val="center"/>
            <w:tcPrChange w:id="1931"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24A4E181" w14:textId="77777777" w:rsidR="00C75E31" w:rsidRPr="00E835D4" w:rsidRDefault="00000000">
            <w:pPr>
              <w:spacing w:before="0"/>
              <w:jc w:val="center"/>
              <w:rPr>
                <w:rFonts w:eastAsia="PMingLiU" w:cs="Arial"/>
                <w:b/>
                <w:bCs/>
                <w:sz w:val="16"/>
                <w:szCs w:val="16"/>
                <w:lang w:val="en-US" w:eastAsia="zh-CN"/>
                <w:rPrChange w:id="193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33"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1934"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646BD512" w14:textId="77777777" w:rsidR="00C75E31" w:rsidRPr="00E835D4" w:rsidRDefault="00000000">
            <w:pPr>
              <w:spacing w:before="0"/>
              <w:jc w:val="center"/>
              <w:rPr>
                <w:rFonts w:eastAsia="PMingLiU" w:cs="Arial"/>
                <w:b/>
                <w:bCs/>
                <w:sz w:val="16"/>
                <w:szCs w:val="16"/>
                <w:lang w:val="en-US" w:eastAsia="zh-CN"/>
                <w:rPrChange w:id="193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3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93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7DA111F" w14:textId="77777777" w:rsidR="00C75E31" w:rsidRPr="00E835D4" w:rsidRDefault="00000000">
            <w:pPr>
              <w:spacing w:before="0"/>
              <w:jc w:val="center"/>
              <w:rPr>
                <w:rFonts w:eastAsia="PMingLiU" w:cs="Arial"/>
                <w:b/>
                <w:bCs/>
                <w:sz w:val="16"/>
                <w:szCs w:val="16"/>
                <w:lang w:val="en-US" w:eastAsia="zh-CN"/>
                <w:rPrChange w:id="193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3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94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3CF9639" w14:textId="77777777" w:rsidR="00C75E31" w:rsidRPr="00E835D4" w:rsidRDefault="00000000">
            <w:pPr>
              <w:spacing w:before="0"/>
              <w:jc w:val="center"/>
              <w:rPr>
                <w:rFonts w:eastAsia="PMingLiU" w:cs="Arial"/>
                <w:b/>
                <w:bCs/>
                <w:sz w:val="16"/>
                <w:szCs w:val="16"/>
                <w:lang w:val="en-US" w:eastAsia="zh-CN"/>
                <w:rPrChange w:id="194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4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94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DC2D8E1" w14:textId="77777777" w:rsidR="00C75E31" w:rsidRPr="00E835D4" w:rsidRDefault="00000000">
            <w:pPr>
              <w:spacing w:before="0"/>
              <w:jc w:val="center"/>
              <w:rPr>
                <w:rFonts w:eastAsia="PMingLiU" w:cs="Arial"/>
                <w:b/>
                <w:bCs/>
                <w:sz w:val="16"/>
                <w:szCs w:val="16"/>
                <w:lang w:val="en-US" w:eastAsia="zh-CN"/>
                <w:rPrChange w:id="194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45"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1946"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67071736" w14:textId="77777777" w:rsidR="00C75E31" w:rsidRPr="00E835D4" w:rsidRDefault="00000000">
            <w:pPr>
              <w:spacing w:before="0"/>
              <w:jc w:val="center"/>
              <w:rPr>
                <w:rFonts w:eastAsia="PMingLiU" w:cs="Arial"/>
                <w:b/>
                <w:bCs/>
                <w:sz w:val="16"/>
                <w:szCs w:val="16"/>
                <w:lang w:val="en-US" w:eastAsia="zh-CN"/>
                <w:rPrChange w:id="194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48" w:author="扬 邱" w:date="2025-07-09T17:16:00Z" w16du:dateUtc="2025-07-09T09:16:00Z">
                  <w:rPr>
                    <w:rFonts w:eastAsia="PMingLiU" w:cs="Arial"/>
                    <w:b/>
                    <w:bCs/>
                    <w:sz w:val="12"/>
                    <w:szCs w:val="12"/>
                    <w:lang w:val="en-US" w:eastAsia="zh-CN"/>
                  </w:rPr>
                </w:rPrChange>
              </w:rPr>
              <w:t>121.86</w:t>
            </w:r>
          </w:p>
        </w:tc>
      </w:tr>
      <w:tr w:rsidR="00E835D4" w:rsidRPr="00E835D4" w14:paraId="6A1BC2C9" w14:textId="77777777" w:rsidTr="00E835D4">
        <w:tblPrEx>
          <w:tblPrExChange w:id="1949" w:author="扬 邱" w:date="2025-07-09T17:16:00Z" w16du:dateUtc="2025-07-09T09:16:00Z">
            <w:tblPrEx>
              <w:tblLayout w:type="fixed"/>
            </w:tblPrEx>
          </w:tblPrExChange>
        </w:tblPrEx>
        <w:trPr>
          <w:trHeight w:val="285"/>
          <w:trPrChange w:id="1950"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1951"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5BEB7E0C" w14:textId="77777777" w:rsidR="00C75E31" w:rsidRPr="00E835D4" w:rsidRDefault="00000000">
            <w:pPr>
              <w:spacing w:before="0"/>
              <w:jc w:val="center"/>
              <w:rPr>
                <w:rFonts w:eastAsia="PMingLiU" w:cs="Arial"/>
                <w:b/>
                <w:bCs/>
                <w:sz w:val="16"/>
                <w:szCs w:val="16"/>
                <w:lang w:val="en-US" w:eastAsia="zh-CN"/>
                <w:rPrChange w:id="195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53" w:author="扬 邱" w:date="2025-07-09T17:16:00Z" w16du:dateUtc="2025-07-09T09:16:00Z">
                  <w:rPr>
                    <w:rFonts w:eastAsia="PMingLiU" w:cs="Arial"/>
                    <w:b/>
                    <w:bCs/>
                    <w:sz w:val="12"/>
                    <w:szCs w:val="12"/>
                    <w:lang w:val="en-US" w:eastAsia="zh-CN"/>
                  </w:rPr>
                </w:rPrChange>
              </w:rPr>
              <w:t>15</w:t>
            </w:r>
          </w:p>
        </w:tc>
        <w:tc>
          <w:tcPr>
            <w:tcW w:w="360" w:type="pct"/>
            <w:tcBorders>
              <w:top w:val="nil"/>
              <w:left w:val="nil"/>
              <w:bottom w:val="single" w:sz="4" w:space="0" w:color="auto"/>
              <w:right w:val="single" w:sz="4" w:space="0" w:color="auto"/>
            </w:tcBorders>
            <w:shd w:val="clear" w:color="auto" w:fill="auto"/>
            <w:vAlign w:val="center"/>
            <w:tcPrChange w:id="1954"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744F7A48" w14:textId="77777777" w:rsidR="00C75E31" w:rsidRPr="00E835D4" w:rsidRDefault="00000000">
            <w:pPr>
              <w:spacing w:before="0"/>
              <w:rPr>
                <w:rFonts w:eastAsia="PMingLiU" w:cs="Arial"/>
                <w:b/>
                <w:bCs/>
                <w:sz w:val="16"/>
                <w:szCs w:val="16"/>
                <w:lang w:val="en-US" w:eastAsia="zh-CN"/>
                <w:rPrChange w:id="195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56" w:author="扬 邱" w:date="2025-07-09T17:16:00Z" w16du:dateUtc="2025-07-09T09:16:00Z">
                  <w:rPr>
                    <w:rFonts w:eastAsia="PMingLiU" w:cs="Arial"/>
                    <w:b/>
                    <w:bCs/>
                    <w:sz w:val="12"/>
                    <w:szCs w:val="12"/>
                    <w:lang w:val="en-US" w:eastAsia="zh-CN"/>
                  </w:rPr>
                </w:rPrChange>
              </w:rPr>
              <w:t>SF6</w:t>
            </w:r>
            <w:r w:rsidRPr="00E835D4">
              <w:rPr>
                <w:rFonts w:eastAsia="PMingLiU" w:cs="Arial" w:hint="eastAsia"/>
                <w:b/>
                <w:bCs/>
                <w:sz w:val="16"/>
                <w:szCs w:val="16"/>
                <w:lang w:val="en-US" w:eastAsia="zh-CN"/>
                <w:rPrChange w:id="1957" w:author="扬 邱" w:date="2025-07-09T17:16:00Z" w16du:dateUtc="2025-07-09T09:16:00Z">
                  <w:rPr>
                    <w:rFonts w:eastAsia="PMingLiU" w:cs="Arial" w:hint="eastAsia"/>
                    <w:b/>
                    <w:bCs/>
                    <w:sz w:val="12"/>
                    <w:szCs w:val="12"/>
                    <w:lang w:val="en-US" w:eastAsia="zh-CN"/>
                  </w:rPr>
                </w:rPrChange>
              </w:rPr>
              <w:t>逸散</w:t>
            </w:r>
          </w:p>
        </w:tc>
        <w:tc>
          <w:tcPr>
            <w:tcW w:w="182" w:type="pct"/>
            <w:tcBorders>
              <w:top w:val="nil"/>
              <w:left w:val="nil"/>
              <w:bottom w:val="single" w:sz="4" w:space="0" w:color="auto"/>
              <w:right w:val="single" w:sz="4" w:space="0" w:color="auto"/>
            </w:tcBorders>
            <w:shd w:val="clear" w:color="000000" w:fill="FFFFFF"/>
            <w:vAlign w:val="center"/>
            <w:tcPrChange w:id="1958"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281319E3" w14:textId="77777777" w:rsidR="00C75E31" w:rsidRPr="00E835D4" w:rsidRDefault="00000000">
            <w:pPr>
              <w:spacing w:before="0"/>
              <w:jc w:val="center"/>
              <w:rPr>
                <w:rFonts w:ascii="宋体" w:eastAsia="宋体" w:hAnsi="宋体" w:cs="宋体" w:hint="eastAsia"/>
                <w:b/>
                <w:bCs/>
                <w:sz w:val="16"/>
                <w:szCs w:val="16"/>
                <w:lang w:val="en-US" w:eastAsia="zh-CN"/>
                <w:rPrChange w:id="1959"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1960"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1961"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7FD4EB82" w14:textId="77777777" w:rsidR="00C75E31" w:rsidRPr="00E835D4" w:rsidRDefault="00000000">
            <w:pPr>
              <w:spacing w:before="0"/>
              <w:jc w:val="right"/>
              <w:rPr>
                <w:rFonts w:eastAsia="PMingLiU" w:cs="Arial"/>
                <w:b/>
                <w:bCs/>
                <w:sz w:val="16"/>
                <w:szCs w:val="16"/>
                <w:lang w:val="en-US" w:eastAsia="zh-CN"/>
                <w:rPrChange w:id="196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63" w:author="扬 邱" w:date="2025-07-09T17:16:00Z" w16du:dateUtc="2025-07-09T09:16:00Z">
                  <w:rPr>
                    <w:rFonts w:eastAsia="PMingLiU" w:cs="Arial"/>
                    <w:b/>
                    <w:bCs/>
                    <w:sz w:val="12"/>
                    <w:szCs w:val="12"/>
                    <w:lang w:val="en-US" w:eastAsia="zh-CN"/>
                  </w:rPr>
                </w:rPrChange>
              </w:rPr>
              <w:t>20.24</w:t>
            </w:r>
          </w:p>
        </w:tc>
        <w:tc>
          <w:tcPr>
            <w:tcW w:w="407" w:type="pct"/>
            <w:tcBorders>
              <w:top w:val="nil"/>
              <w:left w:val="nil"/>
              <w:bottom w:val="single" w:sz="4" w:space="0" w:color="auto"/>
              <w:right w:val="single" w:sz="4" w:space="0" w:color="auto"/>
            </w:tcBorders>
            <w:shd w:val="clear" w:color="000000" w:fill="FFFFFF"/>
            <w:noWrap/>
            <w:vAlign w:val="center"/>
            <w:tcPrChange w:id="1964"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265BD676" w14:textId="77777777" w:rsidR="00C75E31" w:rsidRPr="00E835D4" w:rsidRDefault="00000000">
            <w:pPr>
              <w:spacing w:before="0"/>
              <w:rPr>
                <w:rFonts w:eastAsia="PMingLiU" w:cs="Arial"/>
                <w:b/>
                <w:bCs/>
                <w:sz w:val="16"/>
                <w:szCs w:val="16"/>
                <w:lang w:val="en-US" w:eastAsia="zh-CN"/>
                <w:rPrChange w:id="196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66"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1967"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2C3F26A3" w14:textId="77777777" w:rsidR="00C75E31" w:rsidRPr="00E835D4" w:rsidRDefault="00000000">
            <w:pPr>
              <w:spacing w:before="0"/>
              <w:jc w:val="center"/>
              <w:rPr>
                <w:rFonts w:eastAsia="PMingLiU" w:cs="Arial"/>
                <w:b/>
                <w:bCs/>
                <w:sz w:val="16"/>
                <w:szCs w:val="16"/>
                <w:lang w:val="en-US" w:eastAsia="zh-CN"/>
                <w:rPrChange w:id="196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69" w:author="扬 邱" w:date="2025-07-09T17:16:00Z" w16du:dateUtc="2025-07-09T09:16:00Z">
                  <w:rPr>
                    <w:rFonts w:eastAsia="PMingLiU" w:cs="Arial"/>
                    <w:b/>
                    <w:bCs/>
                    <w:sz w:val="12"/>
                    <w:szCs w:val="12"/>
                    <w:lang w:val="en-US" w:eastAsia="zh-CN"/>
                  </w:rPr>
                </w:rPrChange>
              </w:rPr>
              <w:t>0.00</w:t>
            </w:r>
          </w:p>
        </w:tc>
        <w:tc>
          <w:tcPr>
            <w:tcW w:w="353" w:type="pct"/>
            <w:tcBorders>
              <w:top w:val="nil"/>
              <w:left w:val="nil"/>
              <w:bottom w:val="single" w:sz="4" w:space="0" w:color="auto"/>
              <w:right w:val="single" w:sz="4" w:space="0" w:color="auto"/>
            </w:tcBorders>
            <w:shd w:val="clear" w:color="000000" w:fill="C0C0C0"/>
            <w:noWrap/>
            <w:vAlign w:val="center"/>
            <w:tcPrChange w:id="1970"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0DBA16C8" w14:textId="77777777" w:rsidR="00C75E31" w:rsidRPr="00E835D4" w:rsidRDefault="00000000">
            <w:pPr>
              <w:spacing w:before="0"/>
              <w:jc w:val="center"/>
              <w:rPr>
                <w:rFonts w:eastAsia="PMingLiU" w:cs="Arial"/>
                <w:b/>
                <w:bCs/>
                <w:sz w:val="16"/>
                <w:szCs w:val="16"/>
                <w:lang w:val="en-US" w:eastAsia="zh-CN"/>
                <w:rPrChange w:id="197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72"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1973"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3708A8C9" w14:textId="77777777" w:rsidR="00C75E31" w:rsidRPr="00E835D4" w:rsidRDefault="00000000">
            <w:pPr>
              <w:spacing w:before="0"/>
              <w:jc w:val="center"/>
              <w:rPr>
                <w:rFonts w:eastAsia="PMingLiU" w:cs="Arial"/>
                <w:b/>
                <w:bCs/>
                <w:sz w:val="16"/>
                <w:szCs w:val="16"/>
                <w:lang w:val="en-US" w:eastAsia="zh-CN"/>
                <w:rPrChange w:id="197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75"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1976"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623FEE59" w14:textId="77777777" w:rsidR="00C75E31" w:rsidRPr="00E835D4" w:rsidRDefault="00000000">
            <w:pPr>
              <w:spacing w:before="0"/>
              <w:jc w:val="center"/>
              <w:rPr>
                <w:rFonts w:eastAsia="PMingLiU" w:cs="Arial"/>
                <w:b/>
                <w:bCs/>
                <w:sz w:val="16"/>
                <w:szCs w:val="16"/>
                <w:lang w:val="en-US" w:eastAsia="zh-CN"/>
                <w:rPrChange w:id="197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7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97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9A7C989" w14:textId="77777777" w:rsidR="00C75E31" w:rsidRPr="00E835D4" w:rsidRDefault="00000000">
            <w:pPr>
              <w:spacing w:before="0"/>
              <w:jc w:val="center"/>
              <w:rPr>
                <w:rFonts w:eastAsia="PMingLiU" w:cs="Arial"/>
                <w:b/>
                <w:bCs/>
                <w:sz w:val="16"/>
                <w:szCs w:val="16"/>
                <w:lang w:val="en-US" w:eastAsia="zh-CN"/>
                <w:rPrChange w:id="198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8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198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4EB7A9D" w14:textId="77777777" w:rsidR="00C75E31" w:rsidRPr="00E835D4" w:rsidRDefault="00000000">
            <w:pPr>
              <w:spacing w:before="0"/>
              <w:jc w:val="center"/>
              <w:rPr>
                <w:rFonts w:eastAsia="PMingLiU" w:cs="Arial"/>
                <w:b/>
                <w:bCs/>
                <w:sz w:val="16"/>
                <w:szCs w:val="16"/>
                <w:lang w:val="en-US" w:eastAsia="zh-CN"/>
                <w:rPrChange w:id="198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84" w:author="扬 邱" w:date="2025-07-09T17:16:00Z" w16du:dateUtc="2025-07-09T09:16:00Z">
                  <w:rPr>
                    <w:rFonts w:eastAsia="PMingLiU" w:cs="Arial"/>
                    <w:b/>
                    <w:bCs/>
                    <w:sz w:val="12"/>
                    <w:szCs w:val="12"/>
                    <w:lang w:val="en-US" w:eastAsia="zh-CN"/>
                  </w:rPr>
                </w:rPrChange>
              </w:rPr>
              <w:t>2,459.16</w:t>
            </w:r>
          </w:p>
        </w:tc>
        <w:tc>
          <w:tcPr>
            <w:tcW w:w="313" w:type="pct"/>
            <w:tcBorders>
              <w:top w:val="nil"/>
              <w:left w:val="nil"/>
              <w:bottom w:val="single" w:sz="4" w:space="0" w:color="auto"/>
              <w:right w:val="single" w:sz="4" w:space="0" w:color="auto"/>
            </w:tcBorders>
            <w:shd w:val="clear" w:color="000000" w:fill="C0C0C0"/>
            <w:noWrap/>
            <w:vAlign w:val="center"/>
            <w:tcPrChange w:id="198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8CBBDD1" w14:textId="77777777" w:rsidR="00C75E31" w:rsidRPr="00E835D4" w:rsidRDefault="00000000">
            <w:pPr>
              <w:spacing w:before="0"/>
              <w:jc w:val="center"/>
              <w:rPr>
                <w:rFonts w:eastAsia="PMingLiU" w:cs="Arial"/>
                <w:b/>
                <w:bCs/>
                <w:sz w:val="16"/>
                <w:szCs w:val="16"/>
                <w:lang w:val="en-US" w:eastAsia="zh-CN"/>
                <w:rPrChange w:id="198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87"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1988"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5B3DBA2A" w14:textId="77777777" w:rsidR="00C75E31" w:rsidRPr="00E835D4" w:rsidRDefault="00000000">
            <w:pPr>
              <w:spacing w:before="0"/>
              <w:jc w:val="center"/>
              <w:rPr>
                <w:rFonts w:eastAsia="PMingLiU" w:cs="Arial"/>
                <w:b/>
                <w:bCs/>
                <w:sz w:val="16"/>
                <w:szCs w:val="16"/>
                <w:lang w:val="en-US" w:eastAsia="zh-CN"/>
                <w:rPrChange w:id="198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90" w:author="扬 邱" w:date="2025-07-09T17:16:00Z" w16du:dateUtc="2025-07-09T09:16:00Z">
                  <w:rPr>
                    <w:rFonts w:eastAsia="PMingLiU" w:cs="Arial"/>
                    <w:b/>
                    <w:bCs/>
                    <w:sz w:val="12"/>
                    <w:szCs w:val="12"/>
                    <w:lang w:val="en-US" w:eastAsia="zh-CN"/>
                  </w:rPr>
                </w:rPrChange>
              </w:rPr>
              <w:t>2,459.16</w:t>
            </w:r>
          </w:p>
        </w:tc>
      </w:tr>
      <w:tr w:rsidR="00E835D4" w:rsidRPr="00E835D4" w14:paraId="6D466A98" w14:textId="77777777" w:rsidTr="00E835D4">
        <w:tblPrEx>
          <w:tblPrExChange w:id="1991" w:author="扬 邱" w:date="2025-07-09T17:16:00Z" w16du:dateUtc="2025-07-09T09:16:00Z">
            <w:tblPrEx>
              <w:tblLayout w:type="fixed"/>
            </w:tblPrEx>
          </w:tblPrExChange>
        </w:tblPrEx>
        <w:trPr>
          <w:trHeight w:val="285"/>
          <w:trPrChange w:id="1992"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1993"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460C7794" w14:textId="77777777" w:rsidR="00C75E31" w:rsidRPr="00E835D4" w:rsidRDefault="00000000">
            <w:pPr>
              <w:spacing w:before="0"/>
              <w:jc w:val="center"/>
              <w:rPr>
                <w:rFonts w:eastAsia="PMingLiU" w:cs="Arial"/>
                <w:b/>
                <w:bCs/>
                <w:sz w:val="16"/>
                <w:szCs w:val="16"/>
                <w:lang w:val="en-US" w:eastAsia="zh-CN"/>
                <w:rPrChange w:id="199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1995" w:author="扬 邱" w:date="2025-07-09T17:16:00Z" w16du:dateUtc="2025-07-09T09:16:00Z">
                  <w:rPr>
                    <w:rFonts w:eastAsia="PMingLiU" w:cs="Arial"/>
                    <w:b/>
                    <w:bCs/>
                    <w:sz w:val="12"/>
                    <w:szCs w:val="12"/>
                    <w:lang w:val="en-US" w:eastAsia="zh-CN"/>
                  </w:rPr>
                </w:rPrChange>
              </w:rPr>
              <w:t>16</w:t>
            </w:r>
          </w:p>
        </w:tc>
        <w:tc>
          <w:tcPr>
            <w:tcW w:w="360" w:type="pct"/>
            <w:tcBorders>
              <w:top w:val="nil"/>
              <w:left w:val="nil"/>
              <w:bottom w:val="single" w:sz="4" w:space="0" w:color="auto"/>
              <w:right w:val="single" w:sz="4" w:space="0" w:color="auto"/>
            </w:tcBorders>
            <w:shd w:val="clear" w:color="auto" w:fill="auto"/>
            <w:vAlign w:val="center"/>
            <w:tcPrChange w:id="1996"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67544B72" w14:textId="77777777" w:rsidR="00C75E31" w:rsidRPr="00E835D4" w:rsidRDefault="00000000">
            <w:pPr>
              <w:spacing w:before="0"/>
              <w:rPr>
                <w:rFonts w:eastAsia="PMingLiU" w:cs="Arial"/>
                <w:b/>
                <w:bCs/>
                <w:sz w:val="16"/>
                <w:szCs w:val="16"/>
                <w:lang w:val="en-US" w:eastAsia="zh-CN"/>
                <w:rPrChange w:id="1997"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1998" w:author="扬 邱" w:date="2025-07-09T17:16:00Z" w16du:dateUtc="2025-07-09T09:16:00Z">
                  <w:rPr>
                    <w:rFonts w:eastAsia="PMingLiU" w:cs="Arial" w:hint="eastAsia"/>
                    <w:b/>
                    <w:bCs/>
                    <w:sz w:val="12"/>
                    <w:szCs w:val="12"/>
                    <w:lang w:val="en-US" w:eastAsia="zh-CN"/>
                  </w:rPr>
                </w:rPrChange>
              </w:rPr>
              <w:t>石灰石</w:t>
            </w:r>
          </w:p>
        </w:tc>
        <w:tc>
          <w:tcPr>
            <w:tcW w:w="182" w:type="pct"/>
            <w:tcBorders>
              <w:top w:val="nil"/>
              <w:left w:val="nil"/>
              <w:bottom w:val="single" w:sz="4" w:space="0" w:color="auto"/>
              <w:right w:val="single" w:sz="4" w:space="0" w:color="auto"/>
            </w:tcBorders>
            <w:shd w:val="clear" w:color="000000" w:fill="FFFFFF"/>
            <w:vAlign w:val="center"/>
            <w:tcPrChange w:id="1999"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27DF36B9" w14:textId="77777777" w:rsidR="00C75E31" w:rsidRPr="00E835D4" w:rsidRDefault="00000000">
            <w:pPr>
              <w:spacing w:before="0"/>
              <w:jc w:val="center"/>
              <w:rPr>
                <w:rFonts w:ascii="宋体" w:eastAsia="宋体" w:hAnsi="宋体" w:cs="宋体" w:hint="eastAsia"/>
                <w:b/>
                <w:bCs/>
                <w:sz w:val="16"/>
                <w:szCs w:val="16"/>
                <w:lang w:val="en-US" w:eastAsia="zh-CN"/>
                <w:rPrChange w:id="2000"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001"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2002"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394316AC" w14:textId="77777777" w:rsidR="00C75E31" w:rsidRPr="00E835D4" w:rsidRDefault="00000000">
            <w:pPr>
              <w:spacing w:before="0"/>
              <w:jc w:val="right"/>
              <w:rPr>
                <w:rFonts w:eastAsia="PMingLiU" w:cs="Arial"/>
                <w:b/>
                <w:bCs/>
                <w:sz w:val="16"/>
                <w:szCs w:val="16"/>
                <w:lang w:val="en-US" w:eastAsia="zh-CN"/>
                <w:rPrChange w:id="200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04" w:author="扬 邱" w:date="2025-07-09T17:16:00Z" w16du:dateUtc="2025-07-09T09:16:00Z">
                  <w:rPr>
                    <w:rFonts w:eastAsia="PMingLiU" w:cs="Arial"/>
                    <w:b/>
                    <w:bCs/>
                    <w:sz w:val="12"/>
                    <w:szCs w:val="12"/>
                    <w:lang w:val="en-US" w:eastAsia="zh-CN"/>
                  </w:rPr>
                </w:rPrChange>
              </w:rPr>
              <w:t>19,365.77</w:t>
            </w:r>
          </w:p>
        </w:tc>
        <w:tc>
          <w:tcPr>
            <w:tcW w:w="407" w:type="pct"/>
            <w:tcBorders>
              <w:top w:val="nil"/>
              <w:left w:val="nil"/>
              <w:bottom w:val="single" w:sz="4" w:space="0" w:color="auto"/>
              <w:right w:val="single" w:sz="4" w:space="0" w:color="auto"/>
            </w:tcBorders>
            <w:shd w:val="clear" w:color="000000" w:fill="FFFFFF"/>
            <w:noWrap/>
            <w:vAlign w:val="center"/>
            <w:tcPrChange w:id="2005"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5DC9988D" w14:textId="77777777" w:rsidR="00C75E31" w:rsidRPr="00E835D4" w:rsidRDefault="00000000">
            <w:pPr>
              <w:spacing w:before="0"/>
              <w:rPr>
                <w:rFonts w:eastAsia="PMingLiU" w:cs="Arial"/>
                <w:b/>
                <w:bCs/>
                <w:sz w:val="16"/>
                <w:szCs w:val="16"/>
                <w:lang w:val="en-US" w:eastAsia="zh-CN"/>
                <w:rPrChange w:id="200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07"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008"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19EE51C9" w14:textId="77777777" w:rsidR="00C75E31" w:rsidRPr="00E835D4" w:rsidRDefault="00000000">
            <w:pPr>
              <w:spacing w:before="0"/>
              <w:jc w:val="center"/>
              <w:rPr>
                <w:rFonts w:eastAsia="PMingLiU" w:cs="Arial"/>
                <w:b/>
                <w:bCs/>
                <w:sz w:val="16"/>
                <w:szCs w:val="16"/>
                <w:lang w:val="en-US" w:eastAsia="zh-CN"/>
                <w:rPrChange w:id="200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10" w:author="扬 邱" w:date="2025-07-09T17:16:00Z" w16du:dateUtc="2025-07-09T09:16:00Z">
                  <w:rPr>
                    <w:rFonts w:eastAsia="PMingLiU" w:cs="Arial"/>
                    <w:b/>
                    <w:bCs/>
                    <w:sz w:val="12"/>
                    <w:szCs w:val="12"/>
                    <w:lang w:val="en-US" w:eastAsia="zh-CN"/>
                  </w:rPr>
                </w:rPrChange>
              </w:rPr>
              <w:t>8,520.94</w:t>
            </w:r>
          </w:p>
        </w:tc>
        <w:tc>
          <w:tcPr>
            <w:tcW w:w="353" w:type="pct"/>
            <w:tcBorders>
              <w:top w:val="nil"/>
              <w:left w:val="nil"/>
              <w:bottom w:val="single" w:sz="4" w:space="0" w:color="auto"/>
              <w:right w:val="single" w:sz="4" w:space="0" w:color="auto"/>
            </w:tcBorders>
            <w:shd w:val="clear" w:color="000000" w:fill="C0C0C0"/>
            <w:noWrap/>
            <w:vAlign w:val="center"/>
            <w:tcPrChange w:id="2011"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66C44975" w14:textId="77777777" w:rsidR="00C75E31" w:rsidRPr="00E835D4" w:rsidRDefault="00000000">
            <w:pPr>
              <w:spacing w:before="0"/>
              <w:jc w:val="center"/>
              <w:rPr>
                <w:rFonts w:eastAsia="PMingLiU" w:cs="Arial"/>
                <w:b/>
                <w:bCs/>
                <w:sz w:val="16"/>
                <w:szCs w:val="16"/>
                <w:lang w:val="en-US" w:eastAsia="zh-CN"/>
                <w:rPrChange w:id="201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13"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014"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13430B9C" w14:textId="77777777" w:rsidR="00C75E31" w:rsidRPr="00E835D4" w:rsidRDefault="00000000">
            <w:pPr>
              <w:spacing w:before="0"/>
              <w:jc w:val="center"/>
              <w:rPr>
                <w:rFonts w:eastAsia="PMingLiU" w:cs="Arial"/>
                <w:b/>
                <w:bCs/>
                <w:sz w:val="16"/>
                <w:szCs w:val="16"/>
                <w:lang w:val="en-US" w:eastAsia="zh-CN"/>
                <w:rPrChange w:id="201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16"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017"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E212E0D" w14:textId="77777777" w:rsidR="00C75E31" w:rsidRPr="00E835D4" w:rsidRDefault="00000000">
            <w:pPr>
              <w:spacing w:before="0"/>
              <w:jc w:val="center"/>
              <w:rPr>
                <w:rFonts w:eastAsia="PMingLiU" w:cs="Arial"/>
                <w:b/>
                <w:bCs/>
                <w:sz w:val="16"/>
                <w:szCs w:val="16"/>
                <w:lang w:val="en-US" w:eastAsia="zh-CN"/>
                <w:rPrChange w:id="201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1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02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9F05C0D" w14:textId="77777777" w:rsidR="00C75E31" w:rsidRPr="00E835D4" w:rsidRDefault="00000000">
            <w:pPr>
              <w:spacing w:before="0"/>
              <w:jc w:val="center"/>
              <w:rPr>
                <w:rFonts w:eastAsia="PMingLiU" w:cs="Arial"/>
                <w:b/>
                <w:bCs/>
                <w:sz w:val="16"/>
                <w:szCs w:val="16"/>
                <w:lang w:val="en-US" w:eastAsia="zh-CN"/>
                <w:rPrChange w:id="202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2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02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5082276" w14:textId="77777777" w:rsidR="00C75E31" w:rsidRPr="00E835D4" w:rsidRDefault="00000000">
            <w:pPr>
              <w:spacing w:before="0"/>
              <w:jc w:val="center"/>
              <w:rPr>
                <w:rFonts w:eastAsia="PMingLiU" w:cs="Arial"/>
                <w:b/>
                <w:bCs/>
                <w:sz w:val="16"/>
                <w:szCs w:val="16"/>
                <w:lang w:val="en-US" w:eastAsia="zh-CN"/>
                <w:rPrChange w:id="202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2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02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41EC423" w14:textId="77777777" w:rsidR="00C75E31" w:rsidRPr="00E835D4" w:rsidRDefault="00000000">
            <w:pPr>
              <w:spacing w:before="0"/>
              <w:jc w:val="center"/>
              <w:rPr>
                <w:rFonts w:eastAsia="PMingLiU" w:cs="Arial"/>
                <w:b/>
                <w:bCs/>
                <w:sz w:val="16"/>
                <w:szCs w:val="16"/>
                <w:lang w:val="en-US" w:eastAsia="zh-CN"/>
                <w:rPrChange w:id="202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28"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029"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4B574031" w14:textId="77777777" w:rsidR="00C75E31" w:rsidRPr="00E835D4" w:rsidRDefault="00000000">
            <w:pPr>
              <w:spacing w:before="0"/>
              <w:jc w:val="center"/>
              <w:rPr>
                <w:rFonts w:eastAsia="PMingLiU" w:cs="Arial"/>
                <w:b/>
                <w:bCs/>
                <w:sz w:val="16"/>
                <w:szCs w:val="16"/>
                <w:lang w:val="en-US" w:eastAsia="zh-CN"/>
                <w:rPrChange w:id="203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31" w:author="扬 邱" w:date="2025-07-09T17:16:00Z" w16du:dateUtc="2025-07-09T09:16:00Z">
                  <w:rPr>
                    <w:rFonts w:eastAsia="PMingLiU" w:cs="Arial"/>
                    <w:b/>
                    <w:bCs/>
                    <w:sz w:val="12"/>
                    <w:szCs w:val="12"/>
                    <w:lang w:val="en-US" w:eastAsia="zh-CN"/>
                  </w:rPr>
                </w:rPrChange>
              </w:rPr>
              <w:t>8,520.94</w:t>
            </w:r>
          </w:p>
        </w:tc>
      </w:tr>
      <w:tr w:rsidR="00E835D4" w:rsidRPr="00E835D4" w14:paraId="012B738F" w14:textId="77777777" w:rsidTr="00E835D4">
        <w:tblPrEx>
          <w:tblPrExChange w:id="2032" w:author="扬 邱" w:date="2025-07-09T17:16:00Z" w16du:dateUtc="2025-07-09T09:16:00Z">
            <w:tblPrEx>
              <w:tblLayout w:type="fixed"/>
            </w:tblPrEx>
          </w:tblPrExChange>
        </w:tblPrEx>
        <w:trPr>
          <w:trHeight w:val="285"/>
          <w:trPrChange w:id="2033"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034"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41743E68" w14:textId="77777777" w:rsidR="00C75E31" w:rsidRPr="00E835D4" w:rsidRDefault="00000000">
            <w:pPr>
              <w:spacing w:before="0"/>
              <w:jc w:val="center"/>
              <w:rPr>
                <w:rFonts w:eastAsia="PMingLiU" w:cs="Arial"/>
                <w:b/>
                <w:bCs/>
                <w:sz w:val="16"/>
                <w:szCs w:val="16"/>
                <w:lang w:val="en-US" w:eastAsia="zh-CN"/>
                <w:rPrChange w:id="203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36" w:author="扬 邱" w:date="2025-07-09T17:16:00Z" w16du:dateUtc="2025-07-09T09:16:00Z">
                  <w:rPr>
                    <w:rFonts w:eastAsia="PMingLiU" w:cs="Arial"/>
                    <w:b/>
                    <w:bCs/>
                    <w:sz w:val="12"/>
                    <w:szCs w:val="12"/>
                    <w:lang w:val="en-US" w:eastAsia="zh-CN"/>
                  </w:rPr>
                </w:rPrChange>
              </w:rPr>
              <w:t>17</w:t>
            </w:r>
          </w:p>
        </w:tc>
        <w:tc>
          <w:tcPr>
            <w:tcW w:w="360" w:type="pct"/>
            <w:tcBorders>
              <w:top w:val="nil"/>
              <w:left w:val="nil"/>
              <w:bottom w:val="single" w:sz="4" w:space="0" w:color="auto"/>
              <w:right w:val="single" w:sz="4" w:space="0" w:color="auto"/>
            </w:tcBorders>
            <w:shd w:val="clear" w:color="auto" w:fill="auto"/>
            <w:vAlign w:val="center"/>
            <w:tcPrChange w:id="2037"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238AF8EB" w14:textId="77777777" w:rsidR="00C75E31" w:rsidRPr="00E835D4" w:rsidRDefault="00000000">
            <w:pPr>
              <w:spacing w:before="0"/>
              <w:rPr>
                <w:rFonts w:eastAsia="PMingLiU" w:cs="Arial"/>
                <w:b/>
                <w:bCs/>
                <w:sz w:val="16"/>
                <w:szCs w:val="16"/>
                <w:lang w:val="en-US" w:eastAsia="zh-CN"/>
                <w:rPrChange w:id="2038"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039" w:author="扬 邱" w:date="2025-07-09T17:16:00Z" w16du:dateUtc="2025-07-09T09:16:00Z">
                  <w:rPr>
                    <w:rFonts w:eastAsia="PMingLiU" w:cs="Arial" w:hint="eastAsia"/>
                    <w:b/>
                    <w:bCs/>
                    <w:sz w:val="12"/>
                    <w:szCs w:val="12"/>
                    <w:lang w:val="en-US" w:eastAsia="zh-CN"/>
                  </w:rPr>
                </w:rPrChange>
              </w:rPr>
              <w:t>白云石</w:t>
            </w:r>
          </w:p>
        </w:tc>
        <w:tc>
          <w:tcPr>
            <w:tcW w:w="182" w:type="pct"/>
            <w:tcBorders>
              <w:top w:val="nil"/>
              <w:left w:val="nil"/>
              <w:bottom w:val="single" w:sz="4" w:space="0" w:color="auto"/>
              <w:right w:val="single" w:sz="4" w:space="0" w:color="auto"/>
            </w:tcBorders>
            <w:shd w:val="clear" w:color="000000" w:fill="FFFFFF"/>
            <w:vAlign w:val="center"/>
            <w:tcPrChange w:id="2040"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257C20BF" w14:textId="77777777" w:rsidR="00C75E31" w:rsidRPr="00E835D4" w:rsidRDefault="00000000">
            <w:pPr>
              <w:spacing w:before="0"/>
              <w:jc w:val="center"/>
              <w:rPr>
                <w:rFonts w:ascii="宋体" w:eastAsia="宋体" w:hAnsi="宋体" w:cs="宋体" w:hint="eastAsia"/>
                <w:b/>
                <w:bCs/>
                <w:sz w:val="16"/>
                <w:szCs w:val="16"/>
                <w:lang w:val="en-US" w:eastAsia="zh-CN"/>
                <w:rPrChange w:id="2041"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042"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2043"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2600FCE8" w14:textId="77777777" w:rsidR="00C75E31" w:rsidRPr="00E835D4" w:rsidRDefault="00000000">
            <w:pPr>
              <w:spacing w:before="0"/>
              <w:jc w:val="right"/>
              <w:rPr>
                <w:rFonts w:eastAsia="PMingLiU" w:cs="Arial"/>
                <w:b/>
                <w:bCs/>
                <w:sz w:val="16"/>
                <w:szCs w:val="16"/>
                <w:lang w:val="en-US" w:eastAsia="zh-CN"/>
                <w:rPrChange w:id="204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45" w:author="扬 邱" w:date="2025-07-09T17:16:00Z" w16du:dateUtc="2025-07-09T09:16:00Z">
                  <w:rPr>
                    <w:rFonts w:eastAsia="PMingLiU" w:cs="Arial"/>
                    <w:b/>
                    <w:bCs/>
                    <w:sz w:val="12"/>
                    <w:szCs w:val="12"/>
                    <w:lang w:val="en-US" w:eastAsia="zh-CN"/>
                  </w:rPr>
                </w:rPrChange>
              </w:rPr>
              <w:t>356,289.39</w:t>
            </w:r>
          </w:p>
        </w:tc>
        <w:tc>
          <w:tcPr>
            <w:tcW w:w="407" w:type="pct"/>
            <w:tcBorders>
              <w:top w:val="nil"/>
              <w:left w:val="nil"/>
              <w:bottom w:val="single" w:sz="4" w:space="0" w:color="auto"/>
              <w:right w:val="single" w:sz="4" w:space="0" w:color="auto"/>
            </w:tcBorders>
            <w:shd w:val="clear" w:color="000000" w:fill="FFFFFF"/>
            <w:noWrap/>
            <w:vAlign w:val="center"/>
            <w:tcPrChange w:id="2046"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0EF308A1" w14:textId="77777777" w:rsidR="00C75E31" w:rsidRPr="00E835D4" w:rsidRDefault="00000000">
            <w:pPr>
              <w:spacing w:before="0"/>
              <w:rPr>
                <w:rFonts w:eastAsia="PMingLiU" w:cs="Arial"/>
                <w:b/>
                <w:bCs/>
                <w:sz w:val="16"/>
                <w:szCs w:val="16"/>
                <w:lang w:val="en-US" w:eastAsia="zh-CN"/>
                <w:rPrChange w:id="204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48"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049"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1C9ED2BF" w14:textId="77777777" w:rsidR="00C75E31" w:rsidRPr="00E835D4" w:rsidRDefault="00000000">
            <w:pPr>
              <w:spacing w:before="0"/>
              <w:jc w:val="center"/>
              <w:rPr>
                <w:rFonts w:eastAsia="PMingLiU" w:cs="Arial"/>
                <w:b/>
                <w:bCs/>
                <w:sz w:val="16"/>
                <w:szCs w:val="16"/>
                <w:lang w:val="en-US" w:eastAsia="zh-CN"/>
                <w:rPrChange w:id="205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51" w:author="扬 邱" w:date="2025-07-09T17:16:00Z" w16du:dateUtc="2025-07-09T09:16:00Z">
                  <w:rPr>
                    <w:rFonts w:eastAsia="PMingLiU" w:cs="Arial"/>
                    <w:b/>
                    <w:bCs/>
                    <w:sz w:val="12"/>
                    <w:szCs w:val="12"/>
                    <w:lang w:val="en-US" w:eastAsia="zh-CN"/>
                  </w:rPr>
                </w:rPrChange>
              </w:rPr>
              <w:t>167,812.30</w:t>
            </w:r>
          </w:p>
        </w:tc>
        <w:tc>
          <w:tcPr>
            <w:tcW w:w="353" w:type="pct"/>
            <w:tcBorders>
              <w:top w:val="nil"/>
              <w:left w:val="nil"/>
              <w:bottom w:val="single" w:sz="4" w:space="0" w:color="auto"/>
              <w:right w:val="single" w:sz="4" w:space="0" w:color="auto"/>
            </w:tcBorders>
            <w:shd w:val="clear" w:color="000000" w:fill="C0C0C0"/>
            <w:noWrap/>
            <w:vAlign w:val="center"/>
            <w:tcPrChange w:id="2052"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14079D17" w14:textId="77777777" w:rsidR="00C75E31" w:rsidRPr="00E835D4" w:rsidRDefault="00000000">
            <w:pPr>
              <w:spacing w:before="0"/>
              <w:jc w:val="center"/>
              <w:rPr>
                <w:rFonts w:eastAsia="PMingLiU" w:cs="Arial"/>
                <w:b/>
                <w:bCs/>
                <w:sz w:val="16"/>
                <w:szCs w:val="16"/>
                <w:lang w:val="en-US" w:eastAsia="zh-CN"/>
                <w:rPrChange w:id="205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54"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055"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03223B93" w14:textId="77777777" w:rsidR="00C75E31" w:rsidRPr="00E835D4" w:rsidRDefault="00000000">
            <w:pPr>
              <w:spacing w:before="0"/>
              <w:jc w:val="center"/>
              <w:rPr>
                <w:rFonts w:eastAsia="PMingLiU" w:cs="Arial"/>
                <w:b/>
                <w:bCs/>
                <w:sz w:val="16"/>
                <w:szCs w:val="16"/>
                <w:lang w:val="en-US" w:eastAsia="zh-CN"/>
                <w:rPrChange w:id="205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57"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058"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53541D11" w14:textId="77777777" w:rsidR="00C75E31" w:rsidRPr="00E835D4" w:rsidRDefault="00000000">
            <w:pPr>
              <w:spacing w:before="0"/>
              <w:jc w:val="center"/>
              <w:rPr>
                <w:rFonts w:eastAsia="PMingLiU" w:cs="Arial"/>
                <w:b/>
                <w:bCs/>
                <w:sz w:val="16"/>
                <w:szCs w:val="16"/>
                <w:lang w:val="en-US" w:eastAsia="zh-CN"/>
                <w:rPrChange w:id="205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6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06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CEBE487" w14:textId="77777777" w:rsidR="00C75E31" w:rsidRPr="00E835D4" w:rsidRDefault="00000000">
            <w:pPr>
              <w:spacing w:before="0"/>
              <w:jc w:val="center"/>
              <w:rPr>
                <w:rFonts w:eastAsia="PMingLiU" w:cs="Arial"/>
                <w:b/>
                <w:bCs/>
                <w:sz w:val="16"/>
                <w:szCs w:val="16"/>
                <w:lang w:val="en-US" w:eastAsia="zh-CN"/>
                <w:rPrChange w:id="206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6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06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0AAE73B" w14:textId="77777777" w:rsidR="00C75E31" w:rsidRPr="00E835D4" w:rsidRDefault="00000000">
            <w:pPr>
              <w:spacing w:before="0"/>
              <w:jc w:val="center"/>
              <w:rPr>
                <w:rFonts w:eastAsia="PMingLiU" w:cs="Arial"/>
                <w:b/>
                <w:bCs/>
                <w:sz w:val="16"/>
                <w:szCs w:val="16"/>
                <w:lang w:val="en-US" w:eastAsia="zh-CN"/>
                <w:rPrChange w:id="206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6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06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775BA9F" w14:textId="77777777" w:rsidR="00C75E31" w:rsidRPr="00E835D4" w:rsidRDefault="00000000">
            <w:pPr>
              <w:spacing w:before="0"/>
              <w:jc w:val="center"/>
              <w:rPr>
                <w:rFonts w:eastAsia="PMingLiU" w:cs="Arial"/>
                <w:b/>
                <w:bCs/>
                <w:sz w:val="16"/>
                <w:szCs w:val="16"/>
                <w:lang w:val="en-US" w:eastAsia="zh-CN"/>
                <w:rPrChange w:id="206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69"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070"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1A8526BA" w14:textId="77777777" w:rsidR="00C75E31" w:rsidRPr="00E835D4" w:rsidRDefault="00000000">
            <w:pPr>
              <w:spacing w:before="0"/>
              <w:jc w:val="center"/>
              <w:rPr>
                <w:rFonts w:eastAsia="PMingLiU" w:cs="Arial"/>
                <w:b/>
                <w:bCs/>
                <w:sz w:val="16"/>
                <w:szCs w:val="16"/>
                <w:lang w:val="en-US" w:eastAsia="zh-CN"/>
                <w:rPrChange w:id="207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72" w:author="扬 邱" w:date="2025-07-09T17:16:00Z" w16du:dateUtc="2025-07-09T09:16:00Z">
                  <w:rPr>
                    <w:rFonts w:eastAsia="PMingLiU" w:cs="Arial"/>
                    <w:b/>
                    <w:bCs/>
                    <w:sz w:val="12"/>
                    <w:szCs w:val="12"/>
                    <w:lang w:val="en-US" w:eastAsia="zh-CN"/>
                  </w:rPr>
                </w:rPrChange>
              </w:rPr>
              <w:t>167,812.30</w:t>
            </w:r>
          </w:p>
        </w:tc>
      </w:tr>
      <w:tr w:rsidR="00E835D4" w:rsidRPr="00E835D4" w14:paraId="3A4D3B59" w14:textId="77777777" w:rsidTr="00E835D4">
        <w:tblPrEx>
          <w:tblPrExChange w:id="2073" w:author="扬 邱" w:date="2025-07-09T17:16:00Z" w16du:dateUtc="2025-07-09T09:16:00Z">
            <w:tblPrEx>
              <w:tblLayout w:type="fixed"/>
            </w:tblPrEx>
          </w:tblPrExChange>
        </w:tblPrEx>
        <w:trPr>
          <w:trHeight w:val="285"/>
          <w:trPrChange w:id="2074"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075"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7AFCDB16" w14:textId="77777777" w:rsidR="00C75E31" w:rsidRPr="00E835D4" w:rsidRDefault="00000000">
            <w:pPr>
              <w:spacing w:before="0"/>
              <w:jc w:val="center"/>
              <w:rPr>
                <w:rFonts w:eastAsia="PMingLiU" w:cs="Arial"/>
                <w:b/>
                <w:bCs/>
                <w:sz w:val="16"/>
                <w:szCs w:val="16"/>
                <w:lang w:val="en-US" w:eastAsia="zh-CN"/>
                <w:rPrChange w:id="207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77" w:author="扬 邱" w:date="2025-07-09T17:16:00Z" w16du:dateUtc="2025-07-09T09:16:00Z">
                  <w:rPr>
                    <w:rFonts w:eastAsia="PMingLiU" w:cs="Arial"/>
                    <w:b/>
                    <w:bCs/>
                    <w:sz w:val="12"/>
                    <w:szCs w:val="12"/>
                    <w:lang w:val="en-US" w:eastAsia="zh-CN"/>
                  </w:rPr>
                </w:rPrChange>
              </w:rPr>
              <w:t>18</w:t>
            </w:r>
          </w:p>
        </w:tc>
        <w:tc>
          <w:tcPr>
            <w:tcW w:w="360" w:type="pct"/>
            <w:tcBorders>
              <w:top w:val="nil"/>
              <w:left w:val="nil"/>
              <w:bottom w:val="single" w:sz="4" w:space="0" w:color="auto"/>
              <w:right w:val="single" w:sz="4" w:space="0" w:color="auto"/>
            </w:tcBorders>
            <w:shd w:val="clear" w:color="auto" w:fill="auto"/>
            <w:vAlign w:val="center"/>
            <w:tcPrChange w:id="2078"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516DC64A" w14:textId="77777777" w:rsidR="00C75E31" w:rsidRPr="00E835D4" w:rsidRDefault="00000000">
            <w:pPr>
              <w:spacing w:before="0"/>
              <w:rPr>
                <w:rFonts w:eastAsia="PMingLiU" w:cs="Arial"/>
                <w:b/>
                <w:bCs/>
                <w:sz w:val="16"/>
                <w:szCs w:val="16"/>
                <w:lang w:val="en-US" w:eastAsia="zh-CN"/>
                <w:rPrChange w:id="2079"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080" w:author="扬 邱" w:date="2025-07-09T17:16:00Z" w16du:dateUtc="2025-07-09T09:16:00Z">
                  <w:rPr>
                    <w:rFonts w:eastAsia="PMingLiU" w:cs="Arial" w:hint="eastAsia"/>
                    <w:b/>
                    <w:bCs/>
                    <w:sz w:val="12"/>
                    <w:szCs w:val="12"/>
                    <w:lang w:val="en-US" w:eastAsia="zh-CN"/>
                  </w:rPr>
                </w:rPrChange>
              </w:rPr>
              <w:t>电极</w:t>
            </w:r>
          </w:p>
        </w:tc>
        <w:tc>
          <w:tcPr>
            <w:tcW w:w="182" w:type="pct"/>
            <w:tcBorders>
              <w:top w:val="nil"/>
              <w:left w:val="nil"/>
              <w:bottom w:val="single" w:sz="4" w:space="0" w:color="auto"/>
              <w:right w:val="single" w:sz="4" w:space="0" w:color="auto"/>
            </w:tcBorders>
            <w:shd w:val="clear" w:color="000000" w:fill="FFFFFF"/>
            <w:vAlign w:val="center"/>
            <w:tcPrChange w:id="2081"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7B5CEE74" w14:textId="77777777" w:rsidR="00C75E31" w:rsidRPr="00E835D4" w:rsidRDefault="00000000">
            <w:pPr>
              <w:spacing w:before="0"/>
              <w:jc w:val="center"/>
              <w:rPr>
                <w:rFonts w:ascii="宋体" w:eastAsia="宋体" w:hAnsi="宋体" w:cs="宋体" w:hint="eastAsia"/>
                <w:b/>
                <w:bCs/>
                <w:sz w:val="16"/>
                <w:szCs w:val="16"/>
                <w:lang w:val="en-US" w:eastAsia="zh-CN"/>
                <w:rPrChange w:id="2082"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083"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2084"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3734D5B9" w14:textId="77777777" w:rsidR="00C75E31" w:rsidRPr="00E835D4" w:rsidRDefault="00000000">
            <w:pPr>
              <w:spacing w:before="0"/>
              <w:jc w:val="right"/>
              <w:rPr>
                <w:rFonts w:eastAsia="PMingLiU" w:cs="Arial"/>
                <w:b/>
                <w:bCs/>
                <w:sz w:val="16"/>
                <w:szCs w:val="16"/>
                <w:lang w:val="en-US" w:eastAsia="zh-CN"/>
                <w:rPrChange w:id="208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86" w:author="扬 邱" w:date="2025-07-09T17:16:00Z" w16du:dateUtc="2025-07-09T09:16:00Z">
                  <w:rPr>
                    <w:rFonts w:eastAsia="PMingLiU" w:cs="Arial"/>
                    <w:b/>
                    <w:bCs/>
                    <w:sz w:val="12"/>
                    <w:szCs w:val="12"/>
                    <w:lang w:val="en-US" w:eastAsia="zh-CN"/>
                  </w:rPr>
                </w:rPrChange>
              </w:rPr>
              <w:t>4,763.07</w:t>
            </w:r>
          </w:p>
        </w:tc>
        <w:tc>
          <w:tcPr>
            <w:tcW w:w="407" w:type="pct"/>
            <w:tcBorders>
              <w:top w:val="nil"/>
              <w:left w:val="nil"/>
              <w:bottom w:val="single" w:sz="4" w:space="0" w:color="auto"/>
              <w:right w:val="single" w:sz="4" w:space="0" w:color="auto"/>
            </w:tcBorders>
            <w:shd w:val="clear" w:color="000000" w:fill="FFFFFF"/>
            <w:noWrap/>
            <w:vAlign w:val="center"/>
            <w:tcPrChange w:id="2087"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00F7DE2C" w14:textId="77777777" w:rsidR="00C75E31" w:rsidRPr="00E835D4" w:rsidRDefault="00000000">
            <w:pPr>
              <w:spacing w:before="0"/>
              <w:rPr>
                <w:rFonts w:eastAsia="PMingLiU" w:cs="Arial"/>
                <w:b/>
                <w:bCs/>
                <w:sz w:val="16"/>
                <w:szCs w:val="16"/>
                <w:lang w:val="en-US" w:eastAsia="zh-CN"/>
                <w:rPrChange w:id="208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89"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090"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012E7CB" w14:textId="77777777" w:rsidR="00C75E31" w:rsidRPr="00E835D4" w:rsidRDefault="00000000">
            <w:pPr>
              <w:spacing w:before="0"/>
              <w:jc w:val="center"/>
              <w:rPr>
                <w:rFonts w:eastAsia="PMingLiU" w:cs="Arial"/>
                <w:b/>
                <w:bCs/>
                <w:sz w:val="16"/>
                <w:szCs w:val="16"/>
                <w:lang w:val="en-US" w:eastAsia="zh-CN"/>
                <w:rPrChange w:id="209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92" w:author="扬 邱" w:date="2025-07-09T17:16:00Z" w16du:dateUtc="2025-07-09T09:16:00Z">
                  <w:rPr>
                    <w:rFonts w:eastAsia="PMingLiU" w:cs="Arial"/>
                    <w:b/>
                    <w:bCs/>
                    <w:sz w:val="12"/>
                    <w:szCs w:val="12"/>
                    <w:lang w:val="en-US" w:eastAsia="zh-CN"/>
                  </w:rPr>
                </w:rPrChange>
              </w:rPr>
              <w:t>17,447.13</w:t>
            </w:r>
          </w:p>
        </w:tc>
        <w:tc>
          <w:tcPr>
            <w:tcW w:w="353" w:type="pct"/>
            <w:tcBorders>
              <w:top w:val="nil"/>
              <w:left w:val="nil"/>
              <w:bottom w:val="single" w:sz="4" w:space="0" w:color="auto"/>
              <w:right w:val="single" w:sz="4" w:space="0" w:color="auto"/>
            </w:tcBorders>
            <w:shd w:val="clear" w:color="000000" w:fill="C0C0C0"/>
            <w:noWrap/>
            <w:vAlign w:val="center"/>
            <w:tcPrChange w:id="2093"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30533E39" w14:textId="77777777" w:rsidR="00C75E31" w:rsidRPr="00E835D4" w:rsidRDefault="00000000">
            <w:pPr>
              <w:spacing w:before="0"/>
              <w:jc w:val="center"/>
              <w:rPr>
                <w:rFonts w:eastAsia="PMingLiU" w:cs="Arial"/>
                <w:b/>
                <w:bCs/>
                <w:sz w:val="16"/>
                <w:szCs w:val="16"/>
                <w:lang w:val="en-US" w:eastAsia="zh-CN"/>
                <w:rPrChange w:id="209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95"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096"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0486F018" w14:textId="77777777" w:rsidR="00C75E31" w:rsidRPr="00E835D4" w:rsidRDefault="00000000">
            <w:pPr>
              <w:spacing w:before="0"/>
              <w:jc w:val="center"/>
              <w:rPr>
                <w:rFonts w:eastAsia="PMingLiU" w:cs="Arial"/>
                <w:b/>
                <w:bCs/>
                <w:sz w:val="16"/>
                <w:szCs w:val="16"/>
                <w:lang w:val="en-US" w:eastAsia="zh-CN"/>
                <w:rPrChange w:id="209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098"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099"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47B584F6" w14:textId="77777777" w:rsidR="00C75E31" w:rsidRPr="00E835D4" w:rsidRDefault="00000000">
            <w:pPr>
              <w:spacing w:before="0"/>
              <w:jc w:val="center"/>
              <w:rPr>
                <w:rFonts w:eastAsia="PMingLiU" w:cs="Arial"/>
                <w:b/>
                <w:bCs/>
                <w:sz w:val="16"/>
                <w:szCs w:val="16"/>
                <w:lang w:val="en-US" w:eastAsia="zh-CN"/>
                <w:rPrChange w:id="210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0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10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9BAACB5" w14:textId="77777777" w:rsidR="00C75E31" w:rsidRPr="00E835D4" w:rsidRDefault="00000000">
            <w:pPr>
              <w:spacing w:before="0"/>
              <w:jc w:val="center"/>
              <w:rPr>
                <w:rFonts w:eastAsia="PMingLiU" w:cs="Arial"/>
                <w:b/>
                <w:bCs/>
                <w:sz w:val="16"/>
                <w:szCs w:val="16"/>
                <w:lang w:val="en-US" w:eastAsia="zh-CN"/>
                <w:rPrChange w:id="210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0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10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9805F57" w14:textId="77777777" w:rsidR="00C75E31" w:rsidRPr="00E835D4" w:rsidRDefault="00000000">
            <w:pPr>
              <w:spacing w:before="0"/>
              <w:jc w:val="center"/>
              <w:rPr>
                <w:rFonts w:eastAsia="PMingLiU" w:cs="Arial"/>
                <w:b/>
                <w:bCs/>
                <w:sz w:val="16"/>
                <w:szCs w:val="16"/>
                <w:lang w:val="en-US" w:eastAsia="zh-CN"/>
                <w:rPrChange w:id="210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0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10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CD6604D" w14:textId="77777777" w:rsidR="00C75E31" w:rsidRPr="00E835D4" w:rsidRDefault="00000000">
            <w:pPr>
              <w:spacing w:before="0"/>
              <w:jc w:val="center"/>
              <w:rPr>
                <w:rFonts w:eastAsia="PMingLiU" w:cs="Arial"/>
                <w:b/>
                <w:bCs/>
                <w:sz w:val="16"/>
                <w:szCs w:val="16"/>
                <w:lang w:val="en-US" w:eastAsia="zh-CN"/>
                <w:rPrChange w:id="210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10"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111"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07393FB2" w14:textId="77777777" w:rsidR="00C75E31" w:rsidRPr="00E835D4" w:rsidRDefault="00000000">
            <w:pPr>
              <w:spacing w:before="0"/>
              <w:jc w:val="center"/>
              <w:rPr>
                <w:rFonts w:eastAsia="PMingLiU" w:cs="Arial"/>
                <w:b/>
                <w:bCs/>
                <w:sz w:val="16"/>
                <w:szCs w:val="16"/>
                <w:lang w:val="en-US" w:eastAsia="zh-CN"/>
                <w:rPrChange w:id="211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13" w:author="扬 邱" w:date="2025-07-09T17:16:00Z" w16du:dateUtc="2025-07-09T09:16:00Z">
                  <w:rPr>
                    <w:rFonts w:eastAsia="PMingLiU" w:cs="Arial"/>
                    <w:b/>
                    <w:bCs/>
                    <w:sz w:val="12"/>
                    <w:szCs w:val="12"/>
                    <w:lang w:val="en-US" w:eastAsia="zh-CN"/>
                  </w:rPr>
                </w:rPrChange>
              </w:rPr>
              <w:t>17,447.13</w:t>
            </w:r>
          </w:p>
        </w:tc>
      </w:tr>
      <w:tr w:rsidR="00E835D4" w:rsidRPr="00E835D4" w14:paraId="69A4E06B" w14:textId="77777777" w:rsidTr="00E835D4">
        <w:tblPrEx>
          <w:tblPrExChange w:id="2114" w:author="扬 邱" w:date="2025-07-09T17:16:00Z" w16du:dateUtc="2025-07-09T09:16:00Z">
            <w:tblPrEx>
              <w:tblLayout w:type="fixed"/>
            </w:tblPrEx>
          </w:tblPrExChange>
        </w:tblPrEx>
        <w:trPr>
          <w:trHeight w:val="285"/>
          <w:trPrChange w:id="2115"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116"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FEA9B33" w14:textId="77777777" w:rsidR="00C75E31" w:rsidRPr="00E835D4" w:rsidRDefault="00000000">
            <w:pPr>
              <w:spacing w:before="0"/>
              <w:jc w:val="center"/>
              <w:rPr>
                <w:rFonts w:eastAsia="PMingLiU" w:cs="Arial"/>
                <w:b/>
                <w:bCs/>
                <w:sz w:val="16"/>
                <w:szCs w:val="16"/>
                <w:lang w:val="en-US" w:eastAsia="zh-CN"/>
                <w:rPrChange w:id="211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18" w:author="扬 邱" w:date="2025-07-09T17:16:00Z" w16du:dateUtc="2025-07-09T09:16:00Z">
                  <w:rPr>
                    <w:rFonts w:eastAsia="PMingLiU" w:cs="Arial"/>
                    <w:b/>
                    <w:bCs/>
                    <w:sz w:val="12"/>
                    <w:szCs w:val="12"/>
                    <w:lang w:val="en-US" w:eastAsia="zh-CN"/>
                  </w:rPr>
                </w:rPrChange>
              </w:rPr>
              <w:t>19</w:t>
            </w:r>
          </w:p>
        </w:tc>
        <w:tc>
          <w:tcPr>
            <w:tcW w:w="360" w:type="pct"/>
            <w:tcBorders>
              <w:top w:val="nil"/>
              <w:left w:val="nil"/>
              <w:bottom w:val="single" w:sz="4" w:space="0" w:color="auto"/>
              <w:right w:val="single" w:sz="4" w:space="0" w:color="auto"/>
            </w:tcBorders>
            <w:shd w:val="clear" w:color="auto" w:fill="auto"/>
            <w:vAlign w:val="center"/>
            <w:tcPrChange w:id="2119"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2650D383" w14:textId="77777777" w:rsidR="00C75E31" w:rsidRPr="00E835D4" w:rsidRDefault="00000000">
            <w:pPr>
              <w:spacing w:before="0"/>
              <w:rPr>
                <w:rFonts w:eastAsia="PMingLiU" w:cs="Arial"/>
                <w:b/>
                <w:bCs/>
                <w:sz w:val="16"/>
                <w:szCs w:val="16"/>
                <w:lang w:val="en-US" w:eastAsia="zh-CN"/>
                <w:rPrChange w:id="2120"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121" w:author="扬 邱" w:date="2025-07-09T17:16:00Z" w16du:dateUtc="2025-07-09T09:16:00Z">
                  <w:rPr>
                    <w:rFonts w:eastAsia="PMingLiU" w:cs="Arial" w:hint="eastAsia"/>
                    <w:b/>
                    <w:bCs/>
                    <w:sz w:val="12"/>
                    <w:szCs w:val="12"/>
                    <w:lang w:val="en-US" w:eastAsia="zh-CN"/>
                  </w:rPr>
                </w:rPrChange>
              </w:rPr>
              <w:t>增碳剂</w:t>
            </w:r>
          </w:p>
        </w:tc>
        <w:tc>
          <w:tcPr>
            <w:tcW w:w="182" w:type="pct"/>
            <w:tcBorders>
              <w:top w:val="nil"/>
              <w:left w:val="nil"/>
              <w:bottom w:val="single" w:sz="4" w:space="0" w:color="auto"/>
              <w:right w:val="single" w:sz="4" w:space="0" w:color="auto"/>
            </w:tcBorders>
            <w:shd w:val="clear" w:color="000000" w:fill="FFFFFF"/>
            <w:vAlign w:val="center"/>
            <w:tcPrChange w:id="2122"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05CF1638" w14:textId="77777777" w:rsidR="00C75E31" w:rsidRPr="00E835D4" w:rsidRDefault="00000000">
            <w:pPr>
              <w:spacing w:before="0"/>
              <w:jc w:val="center"/>
              <w:rPr>
                <w:rFonts w:ascii="宋体" w:eastAsia="宋体" w:hAnsi="宋体" w:cs="宋体" w:hint="eastAsia"/>
                <w:b/>
                <w:bCs/>
                <w:sz w:val="16"/>
                <w:szCs w:val="16"/>
                <w:lang w:val="en-US" w:eastAsia="zh-CN"/>
                <w:rPrChange w:id="2123"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124"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2125"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74941CB6" w14:textId="77777777" w:rsidR="00C75E31" w:rsidRPr="00E835D4" w:rsidRDefault="00000000">
            <w:pPr>
              <w:spacing w:before="0"/>
              <w:jc w:val="right"/>
              <w:rPr>
                <w:rFonts w:eastAsia="PMingLiU" w:cs="Arial"/>
                <w:b/>
                <w:bCs/>
                <w:sz w:val="16"/>
                <w:szCs w:val="16"/>
                <w:lang w:val="en-US" w:eastAsia="zh-CN"/>
                <w:rPrChange w:id="212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27" w:author="扬 邱" w:date="2025-07-09T17:16:00Z" w16du:dateUtc="2025-07-09T09:16:00Z">
                  <w:rPr>
                    <w:rFonts w:eastAsia="PMingLiU" w:cs="Arial"/>
                    <w:b/>
                    <w:bCs/>
                    <w:sz w:val="12"/>
                    <w:szCs w:val="12"/>
                    <w:lang w:val="en-US" w:eastAsia="zh-CN"/>
                  </w:rPr>
                </w:rPrChange>
              </w:rPr>
              <w:t>10,938.58</w:t>
            </w:r>
          </w:p>
        </w:tc>
        <w:tc>
          <w:tcPr>
            <w:tcW w:w="407" w:type="pct"/>
            <w:tcBorders>
              <w:top w:val="nil"/>
              <w:left w:val="nil"/>
              <w:bottom w:val="single" w:sz="4" w:space="0" w:color="auto"/>
              <w:right w:val="single" w:sz="4" w:space="0" w:color="auto"/>
            </w:tcBorders>
            <w:shd w:val="clear" w:color="000000" w:fill="FFFFFF"/>
            <w:noWrap/>
            <w:vAlign w:val="center"/>
            <w:tcPrChange w:id="2128"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711E5F0F" w14:textId="77777777" w:rsidR="00C75E31" w:rsidRPr="00E835D4" w:rsidRDefault="00000000">
            <w:pPr>
              <w:spacing w:before="0"/>
              <w:rPr>
                <w:rFonts w:eastAsia="PMingLiU" w:cs="Arial"/>
                <w:b/>
                <w:bCs/>
                <w:sz w:val="16"/>
                <w:szCs w:val="16"/>
                <w:lang w:val="en-US" w:eastAsia="zh-CN"/>
                <w:rPrChange w:id="212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30"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131"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3531C6D9" w14:textId="77777777" w:rsidR="00C75E31" w:rsidRPr="00E835D4" w:rsidRDefault="00000000">
            <w:pPr>
              <w:spacing w:before="0"/>
              <w:jc w:val="center"/>
              <w:rPr>
                <w:rFonts w:eastAsia="PMingLiU" w:cs="Arial"/>
                <w:b/>
                <w:bCs/>
                <w:sz w:val="16"/>
                <w:szCs w:val="16"/>
                <w:lang w:val="en-US" w:eastAsia="zh-CN"/>
                <w:rPrChange w:id="213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33" w:author="扬 邱" w:date="2025-07-09T17:16:00Z" w16du:dateUtc="2025-07-09T09:16:00Z">
                  <w:rPr>
                    <w:rFonts w:eastAsia="PMingLiU" w:cs="Arial"/>
                    <w:b/>
                    <w:bCs/>
                    <w:sz w:val="12"/>
                    <w:szCs w:val="12"/>
                    <w:lang w:val="en-US" w:eastAsia="zh-CN"/>
                  </w:rPr>
                </w:rPrChange>
              </w:rPr>
              <w:t>38,252.21</w:t>
            </w:r>
          </w:p>
        </w:tc>
        <w:tc>
          <w:tcPr>
            <w:tcW w:w="353" w:type="pct"/>
            <w:tcBorders>
              <w:top w:val="nil"/>
              <w:left w:val="nil"/>
              <w:bottom w:val="single" w:sz="4" w:space="0" w:color="auto"/>
              <w:right w:val="single" w:sz="4" w:space="0" w:color="auto"/>
            </w:tcBorders>
            <w:shd w:val="clear" w:color="000000" w:fill="C0C0C0"/>
            <w:noWrap/>
            <w:vAlign w:val="center"/>
            <w:tcPrChange w:id="2134"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51A64B2C" w14:textId="77777777" w:rsidR="00C75E31" w:rsidRPr="00E835D4" w:rsidRDefault="00000000">
            <w:pPr>
              <w:spacing w:before="0"/>
              <w:jc w:val="center"/>
              <w:rPr>
                <w:rFonts w:eastAsia="PMingLiU" w:cs="Arial"/>
                <w:b/>
                <w:bCs/>
                <w:sz w:val="16"/>
                <w:szCs w:val="16"/>
                <w:lang w:val="en-US" w:eastAsia="zh-CN"/>
                <w:rPrChange w:id="213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36"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137"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739EB6BD" w14:textId="77777777" w:rsidR="00C75E31" w:rsidRPr="00E835D4" w:rsidRDefault="00000000">
            <w:pPr>
              <w:spacing w:before="0"/>
              <w:jc w:val="center"/>
              <w:rPr>
                <w:rFonts w:eastAsia="PMingLiU" w:cs="Arial"/>
                <w:b/>
                <w:bCs/>
                <w:sz w:val="16"/>
                <w:szCs w:val="16"/>
                <w:lang w:val="en-US" w:eastAsia="zh-CN"/>
                <w:rPrChange w:id="213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39"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140"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2AD5761C" w14:textId="77777777" w:rsidR="00C75E31" w:rsidRPr="00E835D4" w:rsidRDefault="00000000">
            <w:pPr>
              <w:spacing w:before="0"/>
              <w:jc w:val="center"/>
              <w:rPr>
                <w:rFonts w:eastAsia="PMingLiU" w:cs="Arial"/>
                <w:b/>
                <w:bCs/>
                <w:sz w:val="16"/>
                <w:szCs w:val="16"/>
                <w:lang w:val="en-US" w:eastAsia="zh-CN"/>
                <w:rPrChange w:id="214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4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14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A20D6FA" w14:textId="77777777" w:rsidR="00C75E31" w:rsidRPr="00E835D4" w:rsidRDefault="00000000">
            <w:pPr>
              <w:spacing w:before="0"/>
              <w:jc w:val="center"/>
              <w:rPr>
                <w:rFonts w:eastAsia="PMingLiU" w:cs="Arial"/>
                <w:b/>
                <w:bCs/>
                <w:sz w:val="16"/>
                <w:szCs w:val="16"/>
                <w:lang w:val="en-US" w:eastAsia="zh-CN"/>
                <w:rPrChange w:id="214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4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14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8E4279C" w14:textId="77777777" w:rsidR="00C75E31" w:rsidRPr="00E835D4" w:rsidRDefault="00000000">
            <w:pPr>
              <w:spacing w:before="0"/>
              <w:jc w:val="center"/>
              <w:rPr>
                <w:rFonts w:eastAsia="PMingLiU" w:cs="Arial"/>
                <w:b/>
                <w:bCs/>
                <w:sz w:val="16"/>
                <w:szCs w:val="16"/>
                <w:lang w:val="en-US" w:eastAsia="zh-CN"/>
                <w:rPrChange w:id="214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4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14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3D07001" w14:textId="77777777" w:rsidR="00C75E31" w:rsidRPr="00E835D4" w:rsidRDefault="00000000">
            <w:pPr>
              <w:spacing w:before="0"/>
              <w:jc w:val="center"/>
              <w:rPr>
                <w:rFonts w:eastAsia="PMingLiU" w:cs="Arial"/>
                <w:b/>
                <w:bCs/>
                <w:sz w:val="16"/>
                <w:szCs w:val="16"/>
                <w:lang w:val="en-US" w:eastAsia="zh-CN"/>
                <w:rPrChange w:id="215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51"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152"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0E659229" w14:textId="77777777" w:rsidR="00C75E31" w:rsidRPr="00E835D4" w:rsidRDefault="00000000">
            <w:pPr>
              <w:spacing w:before="0"/>
              <w:jc w:val="center"/>
              <w:rPr>
                <w:rFonts w:eastAsia="PMingLiU" w:cs="Arial"/>
                <w:b/>
                <w:bCs/>
                <w:sz w:val="16"/>
                <w:szCs w:val="16"/>
                <w:lang w:val="en-US" w:eastAsia="zh-CN"/>
                <w:rPrChange w:id="215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54" w:author="扬 邱" w:date="2025-07-09T17:16:00Z" w16du:dateUtc="2025-07-09T09:16:00Z">
                  <w:rPr>
                    <w:rFonts w:eastAsia="PMingLiU" w:cs="Arial"/>
                    <w:b/>
                    <w:bCs/>
                    <w:sz w:val="12"/>
                    <w:szCs w:val="12"/>
                    <w:lang w:val="en-US" w:eastAsia="zh-CN"/>
                  </w:rPr>
                </w:rPrChange>
              </w:rPr>
              <w:t>38,252.21</w:t>
            </w:r>
          </w:p>
        </w:tc>
      </w:tr>
      <w:tr w:rsidR="00E835D4" w:rsidRPr="00E835D4" w14:paraId="1A48CEBB" w14:textId="77777777" w:rsidTr="00E835D4">
        <w:tblPrEx>
          <w:tblPrExChange w:id="2155" w:author="扬 邱" w:date="2025-07-09T17:16:00Z" w16du:dateUtc="2025-07-09T09:16:00Z">
            <w:tblPrEx>
              <w:tblLayout w:type="fixed"/>
            </w:tblPrEx>
          </w:tblPrExChange>
        </w:tblPrEx>
        <w:trPr>
          <w:trHeight w:val="285"/>
          <w:trPrChange w:id="2156"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157"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75426B8B" w14:textId="77777777" w:rsidR="00C75E31" w:rsidRPr="00E835D4" w:rsidRDefault="00000000">
            <w:pPr>
              <w:spacing w:before="0"/>
              <w:jc w:val="center"/>
              <w:rPr>
                <w:rFonts w:eastAsia="PMingLiU" w:cs="Arial"/>
                <w:b/>
                <w:bCs/>
                <w:sz w:val="16"/>
                <w:szCs w:val="16"/>
                <w:lang w:val="en-US" w:eastAsia="zh-CN"/>
                <w:rPrChange w:id="215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59" w:author="扬 邱" w:date="2025-07-09T17:16:00Z" w16du:dateUtc="2025-07-09T09:16:00Z">
                  <w:rPr>
                    <w:rFonts w:eastAsia="PMingLiU" w:cs="Arial"/>
                    <w:b/>
                    <w:bCs/>
                    <w:sz w:val="12"/>
                    <w:szCs w:val="12"/>
                    <w:lang w:val="en-US" w:eastAsia="zh-CN"/>
                  </w:rPr>
                </w:rPrChange>
              </w:rPr>
              <w:t>20</w:t>
            </w:r>
          </w:p>
        </w:tc>
        <w:tc>
          <w:tcPr>
            <w:tcW w:w="360" w:type="pct"/>
            <w:tcBorders>
              <w:top w:val="nil"/>
              <w:left w:val="nil"/>
              <w:bottom w:val="single" w:sz="4" w:space="0" w:color="auto"/>
              <w:right w:val="single" w:sz="4" w:space="0" w:color="auto"/>
            </w:tcBorders>
            <w:shd w:val="clear" w:color="auto" w:fill="auto"/>
            <w:vAlign w:val="center"/>
            <w:tcPrChange w:id="2160"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1024AB4F" w14:textId="77777777" w:rsidR="00C75E31" w:rsidRPr="00E835D4" w:rsidRDefault="00000000">
            <w:pPr>
              <w:spacing w:before="0"/>
              <w:rPr>
                <w:rFonts w:eastAsia="PMingLiU" w:cs="Arial"/>
                <w:b/>
                <w:bCs/>
                <w:sz w:val="16"/>
                <w:szCs w:val="16"/>
                <w:lang w:val="en-US" w:eastAsia="zh-CN"/>
                <w:rPrChange w:id="2161"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162" w:author="扬 邱" w:date="2025-07-09T17:16:00Z" w16du:dateUtc="2025-07-09T09:16:00Z">
                  <w:rPr>
                    <w:rFonts w:eastAsia="PMingLiU" w:cs="Arial" w:hint="eastAsia"/>
                    <w:b/>
                    <w:bCs/>
                    <w:sz w:val="12"/>
                    <w:szCs w:val="12"/>
                    <w:lang w:val="en-US" w:eastAsia="zh-CN"/>
                  </w:rPr>
                </w:rPrChange>
              </w:rPr>
              <w:t>废钢</w:t>
            </w:r>
          </w:p>
        </w:tc>
        <w:tc>
          <w:tcPr>
            <w:tcW w:w="182" w:type="pct"/>
            <w:tcBorders>
              <w:top w:val="nil"/>
              <w:left w:val="nil"/>
              <w:bottom w:val="single" w:sz="4" w:space="0" w:color="auto"/>
              <w:right w:val="single" w:sz="4" w:space="0" w:color="auto"/>
            </w:tcBorders>
            <w:shd w:val="clear" w:color="000000" w:fill="FFFFFF"/>
            <w:vAlign w:val="center"/>
            <w:tcPrChange w:id="2163"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9CCBA42" w14:textId="77777777" w:rsidR="00C75E31" w:rsidRPr="00E835D4" w:rsidRDefault="00000000">
            <w:pPr>
              <w:spacing w:before="0"/>
              <w:jc w:val="center"/>
              <w:rPr>
                <w:rFonts w:ascii="宋体" w:eastAsia="宋体" w:hAnsi="宋体" w:cs="宋体" w:hint="eastAsia"/>
                <w:b/>
                <w:bCs/>
                <w:sz w:val="16"/>
                <w:szCs w:val="16"/>
                <w:lang w:val="en-US" w:eastAsia="zh-CN"/>
                <w:rPrChange w:id="2164"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165"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2166"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6E125788" w14:textId="77777777" w:rsidR="00C75E31" w:rsidRPr="00E835D4" w:rsidRDefault="00000000">
            <w:pPr>
              <w:spacing w:before="0"/>
              <w:jc w:val="right"/>
              <w:rPr>
                <w:rFonts w:eastAsia="PMingLiU" w:cs="Arial"/>
                <w:b/>
                <w:bCs/>
                <w:sz w:val="16"/>
                <w:szCs w:val="16"/>
                <w:lang w:val="en-US" w:eastAsia="zh-CN"/>
                <w:rPrChange w:id="216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68" w:author="扬 邱" w:date="2025-07-09T17:16:00Z" w16du:dateUtc="2025-07-09T09:16:00Z">
                  <w:rPr>
                    <w:rFonts w:eastAsia="PMingLiU" w:cs="Arial"/>
                    <w:b/>
                    <w:bCs/>
                    <w:sz w:val="12"/>
                    <w:szCs w:val="12"/>
                    <w:lang w:val="en-US" w:eastAsia="zh-CN"/>
                  </w:rPr>
                </w:rPrChange>
              </w:rPr>
              <w:t>1,077,722.64</w:t>
            </w:r>
          </w:p>
        </w:tc>
        <w:tc>
          <w:tcPr>
            <w:tcW w:w="407" w:type="pct"/>
            <w:tcBorders>
              <w:top w:val="nil"/>
              <w:left w:val="nil"/>
              <w:bottom w:val="single" w:sz="4" w:space="0" w:color="auto"/>
              <w:right w:val="single" w:sz="4" w:space="0" w:color="auto"/>
            </w:tcBorders>
            <w:shd w:val="clear" w:color="000000" w:fill="FFFFFF"/>
            <w:noWrap/>
            <w:vAlign w:val="center"/>
            <w:tcPrChange w:id="2169"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50B4E947" w14:textId="77777777" w:rsidR="00C75E31" w:rsidRPr="00E835D4" w:rsidRDefault="00000000">
            <w:pPr>
              <w:spacing w:before="0"/>
              <w:rPr>
                <w:rFonts w:eastAsia="PMingLiU" w:cs="Arial"/>
                <w:b/>
                <w:bCs/>
                <w:sz w:val="16"/>
                <w:szCs w:val="16"/>
                <w:lang w:val="en-US" w:eastAsia="zh-CN"/>
                <w:rPrChange w:id="217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71"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172"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7661FC9" w14:textId="77777777" w:rsidR="00C75E31" w:rsidRPr="00E835D4" w:rsidRDefault="00000000">
            <w:pPr>
              <w:spacing w:before="0"/>
              <w:jc w:val="center"/>
              <w:rPr>
                <w:rFonts w:eastAsia="PMingLiU" w:cs="Arial"/>
                <w:b/>
                <w:bCs/>
                <w:sz w:val="16"/>
                <w:szCs w:val="16"/>
                <w:lang w:val="en-US" w:eastAsia="zh-CN"/>
                <w:rPrChange w:id="217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74" w:author="扬 邱" w:date="2025-07-09T17:16:00Z" w16du:dateUtc="2025-07-09T09:16:00Z">
                  <w:rPr>
                    <w:rFonts w:eastAsia="PMingLiU" w:cs="Arial"/>
                    <w:b/>
                    <w:bCs/>
                    <w:sz w:val="12"/>
                    <w:szCs w:val="12"/>
                    <w:lang w:val="en-US" w:eastAsia="zh-CN"/>
                  </w:rPr>
                </w:rPrChange>
              </w:rPr>
              <w:t>16,596.93</w:t>
            </w:r>
          </w:p>
        </w:tc>
        <w:tc>
          <w:tcPr>
            <w:tcW w:w="353" w:type="pct"/>
            <w:tcBorders>
              <w:top w:val="nil"/>
              <w:left w:val="nil"/>
              <w:bottom w:val="single" w:sz="4" w:space="0" w:color="auto"/>
              <w:right w:val="single" w:sz="4" w:space="0" w:color="auto"/>
            </w:tcBorders>
            <w:shd w:val="clear" w:color="000000" w:fill="C0C0C0"/>
            <w:noWrap/>
            <w:vAlign w:val="center"/>
            <w:tcPrChange w:id="2175"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33DE3770" w14:textId="77777777" w:rsidR="00C75E31" w:rsidRPr="00E835D4" w:rsidRDefault="00000000">
            <w:pPr>
              <w:spacing w:before="0"/>
              <w:jc w:val="center"/>
              <w:rPr>
                <w:rFonts w:eastAsia="PMingLiU" w:cs="Arial"/>
                <w:b/>
                <w:bCs/>
                <w:sz w:val="16"/>
                <w:szCs w:val="16"/>
                <w:lang w:val="en-US" w:eastAsia="zh-CN"/>
                <w:rPrChange w:id="217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77"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178"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6F01A039" w14:textId="77777777" w:rsidR="00C75E31" w:rsidRPr="00E835D4" w:rsidRDefault="00000000">
            <w:pPr>
              <w:spacing w:before="0"/>
              <w:jc w:val="center"/>
              <w:rPr>
                <w:rFonts w:eastAsia="PMingLiU" w:cs="Arial"/>
                <w:b/>
                <w:bCs/>
                <w:sz w:val="16"/>
                <w:szCs w:val="16"/>
                <w:lang w:val="en-US" w:eastAsia="zh-CN"/>
                <w:rPrChange w:id="217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80"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181"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2C6C9110" w14:textId="77777777" w:rsidR="00C75E31" w:rsidRPr="00E835D4" w:rsidRDefault="00000000">
            <w:pPr>
              <w:spacing w:before="0"/>
              <w:jc w:val="center"/>
              <w:rPr>
                <w:rFonts w:eastAsia="PMingLiU" w:cs="Arial"/>
                <w:b/>
                <w:bCs/>
                <w:sz w:val="16"/>
                <w:szCs w:val="16"/>
                <w:lang w:val="en-US" w:eastAsia="zh-CN"/>
                <w:rPrChange w:id="218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8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18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C05CB15" w14:textId="77777777" w:rsidR="00C75E31" w:rsidRPr="00E835D4" w:rsidRDefault="00000000">
            <w:pPr>
              <w:spacing w:before="0"/>
              <w:jc w:val="center"/>
              <w:rPr>
                <w:rFonts w:eastAsia="PMingLiU" w:cs="Arial"/>
                <w:b/>
                <w:bCs/>
                <w:sz w:val="16"/>
                <w:szCs w:val="16"/>
                <w:lang w:val="en-US" w:eastAsia="zh-CN"/>
                <w:rPrChange w:id="218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8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18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54CCE47" w14:textId="77777777" w:rsidR="00C75E31" w:rsidRPr="00E835D4" w:rsidRDefault="00000000">
            <w:pPr>
              <w:spacing w:before="0"/>
              <w:jc w:val="center"/>
              <w:rPr>
                <w:rFonts w:eastAsia="PMingLiU" w:cs="Arial"/>
                <w:b/>
                <w:bCs/>
                <w:sz w:val="16"/>
                <w:szCs w:val="16"/>
                <w:lang w:val="en-US" w:eastAsia="zh-CN"/>
                <w:rPrChange w:id="218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8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19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E9257FA" w14:textId="77777777" w:rsidR="00C75E31" w:rsidRPr="00E835D4" w:rsidRDefault="00000000">
            <w:pPr>
              <w:spacing w:before="0"/>
              <w:jc w:val="center"/>
              <w:rPr>
                <w:rFonts w:eastAsia="PMingLiU" w:cs="Arial"/>
                <w:b/>
                <w:bCs/>
                <w:sz w:val="16"/>
                <w:szCs w:val="16"/>
                <w:lang w:val="en-US" w:eastAsia="zh-CN"/>
                <w:rPrChange w:id="219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92"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193"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5F45F805" w14:textId="77777777" w:rsidR="00C75E31" w:rsidRPr="00E835D4" w:rsidRDefault="00000000">
            <w:pPr>
              <w:spacing w:before="0"/>
              <w:jc w:val="center"/>
              <w:rPr>
                <w:rFonts w:eastAsia="PMingLiU" w:cs="Arial"/>
                <w:b/>
                <w:bCs/>
                <w:sz w:val="16"/>
                <w:szCs w:val="16"/>
                <w:lang w:val="en-US" w:eastAsia="zh-CN"/>
                <w:rPrChange w:id="219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195" w:author="扬 邱" w:date="2025-07-09T17:16:00Z" w16du:dateUtc="2025-07-09T09:16:00Z">
                  <w:rPr>
                    <w:rFonts w:eastAsia="PMingLiU" w:cs="Arial"/>
                    <w:b/>
                    <w:bCs/>
                    <w:sz w:val="12"/>
                    <w:szCs w:val="12"/>
                    <w:lang w:val="en-US" w:eastAsia="zh-CN"/>
                  </w:rPr>
                </w:rPrChange>
              </w:rPr>
              <w:t>16,596.93</w:t>
            </w:r>
          </w:p>
        </w:tc>
      </w:tr>
      <w:tr w:rsidR="00E835D4" w:rsidRPr="00E835D4" w14:paraId="08A8E4AD" w14:textId="77777777" w:rsidTr="00E835D4">
        <w:tblPrEx>
          <w:tblPrExChange w:id="2196" w:author="扬 邱" w:date="2025-07-09T17:16:00Z" w16du:dateUtc="2025-07-09T09:16:00Z">
            <w:tblPrEx>
              <w:tblLayout w:type="fixed"/>
            </w:tblPrEx>
          </w:tblPrExChange>
        </w:tblPrEx>
        <w:trPr>
          <w:trHeight w:val="285"/>
          <w:trPrChange w:id="2197"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198"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762F9986" w14:textId="77777777" w:rsidR="00C75E31" w:rsidRPr="00E835D4" w:rsidRDefault="00000000">
            <w:pPr>
              <w:spacing w:before="0"/>
              <w:jc w:val="center"/>
              <w:rPr>
                <w:rFonts w:eastAsia="PMingLiU" w:cs="Arial"/>
                <w:b/>
                <w:bCs/>
                <w:sz w:val="16"/>
                <w:szCs w:val="16"/>
                <w:lang w:val="en-US" w:eastAsia="zh-CN"/>
                <w:rPrChange w:id="219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00" w:author="扬 邱" w:date="2025-07-09T17:16:00Z" w16du:dateUtc="2025-07-09T09:16:00Z">
                  <w:rPr>
                    <w:rFonts w:eastAsia="PMingLiU" w:cs="Arial"/>
                    <w:b/>
                    <w:bCs/>
                    <w:sz w:val="12"/>
                    <w:szCs w:val="12"/>
                    <w:lang w:val="en-US" w:eastAsia="zh-CN"/>
                  </w:rPr>
                </w:rPrChange>
              </w:rPr>
              <w:t>21</w:t>
            </w:r>
          </w:p>
        </w:tc>
        <w:tc>
          <w:tcPr>
            <w:tcW w:w="360" w:type="pct"/>
            <w:tcBorders>
              <w:top w:val="nil"/>
              <w:left w:val="nil"/>
              <w:bottom w:val="single" w:sz="4" w:space="0" w:color="auto"/>
              <w:right w:val="single" w:sz="4" w:space="0" w:color="auto"/>
            </w:tcBorders>
            <w:shd w:val="clear" w:color="auto" w:fill="auto"/>
            <w:vAlign w:val="center"/>
            <w:tcPrChange w:id="2201"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1B218F5C" w14:textId="77777777" w:rsidR="00C75E31" w:rsidRPr="00E835D4" w:rsidRDefault="00000000">
            <w:pPr>
              <w:spacing w:before="0"/>
              <w:rPr>
                <w:rFonts w:eastAsia="PMingLiU" w:cs="Arial"/>
                <w:b/>
                <w:bCs/>
                <w:sz w:val="16"/>
                <w:szCs w:val="16"/>
                <w:lang w:val="en-US" w:eastAsia="zh-CN"/>
                <w:rPrChange w:id="2202"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203" w:author="扬 邱" w:date="2025-07-09T17:16:00Z" w16du:dateUtc="2025-07-09T09:16:00Z">
                  <w:rPr>
                    <w:rFonts w:eastAsia="PMingLiU" w:cs="Arial" w:hint="eastAsia"/>
                    <w:b/>
                    <w:bCs/>
                    <w:sz w:val="12"/>
                    <w:szCs w:val="12"/>
                    <w:lang w:val="en-US" w:eastAsia="zh-CN"/>
                  </w:rPr>
                </w:rPrChange>
              </w:rPr>
              <w:t>锰铁</w:t>
            </w:r>
          </w:p>
        </w:tc>
        <w:tc>
          <w:tcPr>
            <w:tcW w:w="182" w:type="pct"/>
            <w:tcBorders>
              <w:top w:val="nil"/>
              <w:left w:val="nil"/>
              <w:bottom w:val="single" w:sz="4" w:space="0" w:color="auto"/>
              <w:right w:val="single" w:sz="4" w:space="0" w:color="auto"/>
            </w:tcBorders>
            <w:shd w:val="clear" w:color="000000" w:fill="FFFFFF"/>
            <w:vAlign w:val="center"/>
            <w:tcPrChange w:id="2204"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718582A1" w14:textId="77777777" w:rsidR="00C75E31" w:rsidRPr="00E835D4" w:rsidRDefault="00000000">
            <w:pPr>
              <w:spacing w:before="0"/>
              <w:jc w:val="center"/>
              <w:rPr>
                <w:rFonts w:ascii="宋体" w:eastAsia="宋体" w:hAnsi="宋体" w:cs="宋体" w:hint="eastAsia"/>
                <w:b/>
                <w:bCs/>
                <w:sz w:val="16"/>
                <w:szCs w:val="16"/>
                <w:lang w:val="en-US" w:eastAsia="zh-CN"/>
                <w:rPrChange w:id="2205"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206"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2207"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29F13BE6" w14:textId="77777777" w:rsidR="00C75E31" w:rsidRPr="00E835D4" w:rsidRDefault="00000000">
            <w:pPr>
              <w:spacing w:before="0"/>
              <w:jc w:val="right"/>
              <w:rPr>
                <w:rFonts w:eastAsia="PMingLiU" w:cs="Arial"/>
                <w:b/>
                <w:bCs/>
                <w:sz w:val="16"/>
                <w:szCs w:val="16"/>
                <w:lang w:val="en-US" w:eastAsia="zh-CN"/>
                <w:rPrChange w:id="220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09" w:author="扬 邱" w:date="2025-07-09T17:16:00Z" w16du:dateUtc="2025-07-09T09:16:00Z">
                  <w:rPr>
                    <w:rFonts w:eastAsia="PMingLiU" w:cs="Arial"/>
                    <w:b/>
                    <w:bCs/>
                    <w:sz w:val="12"/>
                    <w:szCs w:val="12"/>
                    <w:lang w:val="en-US" w:eastAsia="zh-CN"/>
                  </w:rPr>
                </w:rPrChange>
              </w:rPr>
              <w:t>47,687.64</w:t>
            </w:r>
          </w:p>
        </w:tc>
        <w:tc>
          <w:tcPr>
            <w:tcW w:w="407" w:type="pct"/>
            <w:tcBorders>
              <w:top w:val="nil"/>
              <w:left w:val="nil"/>
              <w:bottom w:val="single" w:sz="4" w:space="0" w:color="auto"/>
              <w:right w:val="single" w:sz="4" w:space="0" w:color="auto"/>
            </w:tcBorders>
            <w:shd w:val="clear" w:color="000000" w:fill="FFFFFF"/>
            <w:noWrap/>
            <w:vAlign w:val="center"/>
            <w:tcPrChange w:id="2210"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26939F21" w14:textId="77777777" w:rsidR="00C75E31" w:rsidRPr="00E835D4" w:rsidRDefault="00000000">
            <w:pPr>
              <w:spacing w:before="0"/>
              <w:rPr>
                <w:rFonts w:eastAsia="PMingLiU" w:cs="Arial"/>
                <w:b/>
                <w:bCs/>
                <w:sz w:val="16"/>
                <w:szCs w:val="16"/>
                <w:lang w:val="en-US" w:eastAsia="zh-CN"/>
                <w:rPrChange w:id="221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12"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213"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84C6DCA" w14:textId="77777777" w:rsidR="00C75E31" w:rsidRPr="00E835D4" w:rsidRDefault="00000000">
            <w:pPr>
              <w:spacing w:before="0"/>
              <w:jc w:val="center"/>
              <w:rPr>
                <w:rFonts w:eastAsia="PMingLiU" w:cs="Arial"/>
                <w:b/>
                <w:bCs/>
                <w:sz w:val="16"/>
                <w:szCs w:val="16"/>
                <w:lang w:val="en-US" w:eastAsia="zh-CN"/>
                <w:rPrChange w:id="221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15" w:author="扬 邱" w:date="2025-07-09T17:16:00Z" w16du:dateUtc="2025-07-09T09:16:00Z">
                  <w:rPr>
                    <w:rFonts w:eastAsia="PMingLiU" w:cs="Arial"/>
                    <w:b/>
                    <w:bCs/>
                    <w:sz w:val="12"/>
                    <w:szCs w:val="12"/>
                    <w:lang w:val="en-US" w:eastAsia="zh-CN"/>
                  </w:rPr>
                </w:rPrChange>
              </w:rPr>
              <w:t>8,726.84</w:t>
            </w:r>
          </w:p>
        </w:tc>
        <w:tc>
          <w:tcPr>
            <w:tcW w:w="353" w:type="pct"/>
            <w:tcBorders>
              <w:top w:val="nil"/>
              <w:left w:val="nil"/>
              <w:bottom w:val="single" w:sz="4" w:space="0" w:color="auto"/>
              <w:right w:val="single" w:sz="4" w:space="0" w:color="auto"/>
            </w:tcBorders>
            <w:shd w:val="clear" w:color="000000" w:fill="C0C0C0"/>
            <w:noWrap/>
            <w:vAlign w:val="center"/>
            <w:tcPrChange w:id="2216"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771C85B8" w14:textId="77777777" w:rsidR="00C75E31" w:rsidRPr="00E835D4" w:rsidRDefault="00000000">
            <w:pPr>
              <w:spacing w:before="0"/>
              <w:jc w:val="center"/>
              <w:rPr>
                <w:rFonts w:eastAsia="PMingLiU" w:cs="Arial"/>
                <w:b/>
                <w:bCs/>
                <w:sz w:val="16"/>
                <w:szCs w:val="16"/>
                <w:lang w:val="en-US" w:eastAsia="zh-CN"/>
                <w:rPrChange w:id="221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18"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219"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1C42CB8C" w14:textId="77777777" w:rsidR="00C75E31" w:rsidRPr="00E835D4" w:rsidRDefault="00000000">
            <w:pPr>
              <w:spacing w:before="0"/>
              <w:jc w:val="center"/>
              <w:rPr>
                <w:rFonts w:eastAsia="PMingLiU" w:cs="Arial"/>
                <w:b/>
                <w:bCs/>
                <w:sz w:val="16"/>
                <w:szCs w:val="16"/>
                <w:lang w:val="en-US" w:eastAsia="zh-CN"/>
                <w:rPrChange w:id="222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21"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222"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49877C52" w14:textId="77777777" w:rsidR="00C75E31" w:rsidRPr="00E835D4" w:rsidRDefault="00000000">
            <w:pPr>
              <w:spacing w:before="0"/>
              <w:jc w:val="center"/>
              <w:rPr>
                <w:rFonts w:eastAsia="PMingLiU" w:cs="Arial"/>
                <w:b/>
                <w:bCs/>
                <w:sz w:val="16"/>
                <w:szCs w:val="16"/>
                <w:lang w:val="en-US" w:eastAsia="zh-CN"/>
                <w:rPrChange w:id="222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2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22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DB9340C" w14:textId="77777777" w:rsidR="00C75E31" w:rsidRPr="00E835D4" w:rsidRDefault="00000000">
            <w:pPr>
              <w:spacing w:before="0"/>
              <w:jc w:val="center"/>
              <w:rPr>
                <w:rFonts w:eastAsia="PMingLiU" w:cs="Arial"/>
                <w:b/>
                <w:bCs/>
                <w:sz w:val="16"/>
                <w:szCs w:val="16"/>
                <w:lang w:val="en-US" w:eastAsia="zh-CN"/>
                <w:rPrChange w:id="222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2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22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50E9D87" w14:textId="77777777" w:rsidR="00C75E31" w:rsidRPr="00E835D4" w:rsidRDefault="00000000">
            <w:pPr>
              <w:spacing w:before="0"/>
              <w:jc w:val="center"/>
              <w:rPr>
                <w:rFonts w:eastAsia="PMingLiU" w:cs="Arial"/>
                <w:b/>
                <w:bCs/>
                <w:sz w:val="16"/>
                <w:szCs w:val="16"/>
                <w:lang w:val="en-US" w:eastAsia="zh-CN"/>
                <w:rPrChange w:id="222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3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23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CBE36E8" w14:textId="77777777" w:rsidR="00C75E31" w:rsidRPr="00E835D4" w:rsidRDefault="00000000">
            <w:pPr>
              <w:spacing w:before="0"/>
              <w:jc w:val="center"/>
              <w:rPr>
                <w:rFonts w:eastAsia="PMingLiU" w:cs="Arial"/>
                <w:b/>
                <w:bCs/>
                <w:sz w:val="16"/>
                <w:szCs w:val="16"/>
                <w:lang w:val="en-US" w:eastAsia="zh-CN"/>
                <w:rPrChange w:id="223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33"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234"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384D4DA7" w14:textId="77777777" w:rsidR="00C75E31" w:rsidRPr="00E835D4" w:rsidRDefault="00000000">
            <w:pPr>
              <w:spacing w:before="0"/>
              <w:jc w:val="center"/>
              <w:rPr>
                <w:rFonts w:eastAsia="PMingLiU" w:cs="Arial"/>
                <w:b/>
                <w:bCs/>
                <w:sz w:val="16"/>
                <w:szCs w:val="16"/>
                <w:lang w:val="en-US" w:eastAsia="zh-CN"/>
                <w:rPrChange w:id="223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36" w:author="扬 邱" w:date="2025-07-09T17:16:00Z" w16du:dateUtc="2025-07-09T09:16:00Z">
                  <w:rPr>
                    <w:rFonts w:eastAsia="PMingLiU" w:cs="Arial"/>
                    <w:b/>
                    <w:bCs/>
                    <w:sz w:val="12"/>
                    <w:szCs w:val="12"/>
                    <w:lang w:val="en-US" w:eastAsia="zh-CN"/>
                  </w:rPr>
                </w:rPrChange>
              </w:rPr>
              <w:t>8,726.84</w:t>
            </w:r>
          </w:p>
        </w:tc>
      </w:tr>
      <w:tr w:rsidR="00E835D4" w:rsidRPr="00E835D4" w14:paraId="3D360D3F" w14:textId="77777777" w:rsidTr="00E835D4">
        <w:tblPrEx>
          <w:tblPrExChange w:id="2237" w:author="扬 邱" w:date="2025-07-09T17:16:00Z" w16du:dateUtc="2025-07-09T09:16:00Z">
            <w:tblPrEx>
              <w:tblLayout w:type="fixed"/>
            </w:tblPrEx>
          </w:tblPrExChange>
        </w:tblPrEx>
        <w:trPr>
          <w:trHeight w:val="285"/>
          <w:trPrChange w:id="2238"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239"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52596EA1" w14:textId="77777777" w:rsidR="00C75E31" w:rsidRPr="00E835D4" w:rsidRDefault="00000000">
            <w:pPr>
              <w:spacing w:before="0"/>
              <w:jc w:val="center"/>
              <w:rPr>
                <w:rFonts w:eastAsia="PMingLiU" w:cs="Arial"/>
                <w:b/>
                <w:bCs/>
                <w:sz w:val="16"/>
                <w:szCs w:val="16"/>
                <w:lang w:val="en-US" w:eastAsia="zh-CN"/>
                <w:rPrChange w:id="224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41" w:author="扬 邱" w:date="2025-07-09T17:16:00Z" w16du:dateUtc="2025-07-09T09:16:00Z">
                  <w:rPr>
                    <w:rFonts w:eastAsia="PMingLiU" w:cs="Arial"/>
                    <w:b/>
                    <w:bCs/>
                    <w:sz w:val="12"/>
                    <w:szCs w:val="12"/>
                    <w:lang w:val="en-US" w:eastAsia="zh-CN"/>
                  </w:rPr>
                </w:rPrChange>
              </w:rPr>
              <w:t>22</w:t>
            </w:r>
          </w:p>
        </w:tc>
        <w:tc>
          <w:tcPr>
            <w:tcW w:w="360" w:type="pct"/>
            <w:tcBorders>
              <w:top w:val="nil"/>
              <w:left w:val="nil"/>
              <w:bottom w:val="single" w:sz="4" w:space="0" w:color="auto"/>
              <w:right w:val="single" w:sz="4" w:space="0" w:color="auto"/>
            </w:tcBorders>
            <w:shd w:val="clear" w:color="auto" w:fill="auto"/>
            <w:vAlign w:val="center"/>
            <w:tcPrChange w:id="2242"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4BF5EFA7" w14:textId="77777777" w:rsidR="00C75E31" w:rsidRPr="00E835D4" w:rsidRDefault="00000000">
            <w:pPr>
              <w:spacing w:before="0"/>
              <w:rPr>
                <w:rFonts w:eastAsia="PMingLiU" w:cs="Arial"/>
                <w:b/>
                <w:bCs/>
                <w:sz w:val="16"/>
                <w:szCs w:val="16"/>
                <w:lang w:val="en-US" w:eastAsia="zh-CN"/>
                <w:rPrChange w:id="2243"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244" w:author="扬 邱" w:date="2025-07-09T17:16:00Z" w16du:dateUtc="2025-07-09T09:16:00Z">
                  <w:rPr>
                    <w:rFonts w:eastAsia="PMingLiU" w:cs="Arial" w:hint="eastAsia"/>
                    <w:b/>
                    <w:bCs/>
                    <w:sz w:val="12"/>
                    <w:szCs w:val="12"/>
                    <w:lang w:val="en-US" w:eastAsia="zh-CN"/>
                  </w:rPr>
                </w:rPrChange>
              </w:rPr>
              <w:t>镍铁</w:t>
            </w:r>
          </w:p>
        </w:tc>
        <w:tc>
          <w:tcPr>
            <w:tcW w:w="182" w:type="pct"/>
            <w:tcBorders>
              <w:top w:val="nil"/>
              <w:left w:val="nil"/>
              <w:bottom w:val="single" w:sz="4" w:space="0" w:color="auto"/>
              <w:right w:val="single" w:sz="4" w:space="0" w:color="auto"/>
            </w:tcBorders>
            <w:shd w:val="clear" w:color="000000" w:fill="FFFFFF"/>
            <w:vAlign w:val="center"/>
            <w:tcPrChange w:id="2245"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34F7B95A" w14:textId="77777777" w:rsidR="00C75E31" w:rsidRPr="00E835D4" w:rsidRDefault="00000000">
            <w:pPr>
              <w:spacing w:before="0"/>
              <w:jc w:val="center"/>
              <w:rPr>
                <w:rFonts w:ascii="宋体" w:eastAsia="宋体" w:hAnsi="宋体" w:cs="宋体" w:hint="eastAsia"/>
                <w:b/>
                <w:bCs/>
                <w:sz w:val="16"/>
                <w:szCs w:val="16"/>
                <w:lang w:val="en-US" w:eastAsia="zh-CN"/>
                <w:rPrChange w:id="2246"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247"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2248"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1E8E89D0" w14:textId="77777777" w:rsidR="00C75E31" w:rsidRPr="00E835D4" w:rsidRDefault="00000000">
            <w:pPr>
              <w:spacing w:before="0"/>
              <w:jc w:val="right"/>
              <w:rPr>
                <w:rFonts w:eastAsia="PMingLiU" w:cs="Arial"/>
                <w:b/>
                <w:bCs/>
                <w:sz w:val="16"/>
                <w:szCs w:val="16"/>
                <w:lang w:val="en-US" w:eastAsia="zh-CN"/>
                <w:rPrChange w:id="224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50" w:author="扬 邱" w:date="2025-07-09T17:16:00Z" w16du:dateUtc="2025-07-09T09:16:00Z">
                  <w:rPr>
                    <w:rFonts w:eastAsia="PMingLiU" w:cs="Arial"/>
                    <w:b/>
                    <w:bCs/>
                    <w:sz w:val="12"/>
                    <w:szCs w:val="12"/>
                    <w:lang w:val="en-US" w:eastAsia="zh-CN"/>
                  </w:rPr>
                </w:rPrChange>
              </w:rPr>
              <w:t>9,445.11</w:t>
            </w:r>
          </w:p>
        </w:tc>
        <w:tc>
          <w:tcPr>
            <w:tcW w:w="407" w:type="pct"/>
            <w:tcBorders>
              <w:top w:val="nil"/>
              <w:left w:val="nil"/>
              <w:bottom w:val="single" w:sz="4" w:space="0" w:color="auto"/>
              <w:right w:val="single" w:sz="4" w:space="0" w:color="auto"/>
            </w:tcBorders>
            <w:shd w:val="clear" w:color="000000" w:fill="FFFFFF"/>
            <w:noWrap/>
            <w:vAlign w:val="center"/>
            <w:tcPrChange w:id="2251"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5D49BB6A" w14:textId="77777777" w:rsidR="00C75E31" w:rsidRPr="00E835D4" w:rsidRDefault="00000000">
            <w:pPr>
              <w:spacing w:before="0"/>
              <w:rPr>
                <w:rFonts w:eastAsia="PMingLiU" w:cs="Arial"/>
                <w:b/>
                <w:bCs/>
                <w:sz w:val="16"/>
                <w:szCs w:val="16"/>
                <w:lang w:val="en-US" w:eastAsia="zh-CN"/>
                <w:rPrChange w:id="225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53"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254"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70A7BCF4" w14:textId="77777777" w:rsidR="00C75E31" w:rsidRPr="00E835D4" w:rsidRDefault="00000000">
            <w:pPr>
              <w:spacing w:before="0"/>
              <w:jc w:val="center"/>
              <w:rPr>
                <w:rFonts w:eastAsia="PMingLiU" w:cs="Arial"/>
                <w:b/>
                <w:bCs/>
                <w:sz w:val="16"/>
                <w:szCs w:val="16"/>
                <w:lang w:val="en-US" w:eastAsia="zh-CN"/>
                <w:rPrChange w:id="225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56" w:author="扬 邱" w:date="2025-07-09T17:16:00Z" w16du:dateUtc="2025-07-09T09:16:00Z">
                  <w:rPr>
                    <w:rFonts w:eastAsia="PMingLiU" w:cs="Arial"/>
                    <w:b/>
                    <w:bCs/>
                    <w:sz w:val="12"/>
                    <w:szCs w:val="12"/>
                    <w:lang w:val="en-US" w:eastAsia="zh-CN"/>
                  </w:rPr>
                </w:rPrChange>
              </w:rPr>
              <w:t>349.47</w:t>
            </w:r>
          </w:p>
        </w:tc>
        <w:tc>
          <w:tcPr>
            <w:tcW w:w="353" w:type="pct"/>
            <w:tcBorders>
              <w:top w:val="nil"/>
              <w:left w:val="nil"/>
              <w:bottom w:val="single" w:sz="4" w:space="0" w:color="auto"/>
              <w:right w:val="single" w:sz="4" w:space="0" w:color="auto"/>
            </w:tcBorders>
            <w:shd w:val="clear" w:color="000000" w:fill="C0C0C0"/>
            <w:noWrap/>
            <w:vAlign w:val="center"/>
            <w:tcPrChange w:id="2257"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6E08C89C" w14:textId="77777777" w:rsidR="00C75E31" w:rsidRPr="00E835D4" w:rsidRDefault="00000000">
            <w:pPr>
              <w:spacing w:before="0"/>
              <w:jc w:val="center"/>
              <w:rPr>
                <w:rFonts w:eastAsia="PMingLiU" w:cs="Arial"/>
                <w:b/>
                <w:bCs/>
                <w:sz w:val="16"/>
                <w:szCs w:val="16"/>
                <w:lang w:val="en-US" w:eastAsia="zh-CN"/>
                <w:rPrChange w:id="225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59"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260"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6204FF22" w14:textId="77777777" w:rsidR="00C75E31" w:rsidRPr="00E835D4" w:rsidRDefault="00000000">
            <w:pPr>
              <w:spacing w:before="0"/>
              <w:jc w:val="center"/>
              <w:rPr>
                <w:rFonts w:eastAsia="PMingLiU" w:cs="Arial"/>
                <w:b/>
                <w:bCs/>
                <w:sz w:val="16"/>
                <w:szCs w:val="16"/>
                <w:lang w:val="en-US" w:eastAsia="zh-CN"/>
                <w:rPrChange w:id="226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62"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263"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74BC9BEE" w14:textId="77777777" w:rsidR="00C75E31" w:rsidRPr="00E835D4" w:rsidRDefault="00000000">
            <w:pPr>
              <w:spacing w:before="0"/>
              <w:jc w:val="center"/>
              <w:rPr>
                <w:rFonts w:eastAsia="PMingLiU" w:cs="Arial"/>
                <w:b/>
                <w:bCs/>
                <w:sz w:val="16"/>
                <w:szCs w:val="16"/>
                <w:lang w:val="en-US" w:eastAsia="zh-CN"/>
                <w:rPrChange w:id="226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6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26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2B6FED6" w14:textId="77777777" w:rsidR="00C75E31" w:rsidRPr="00E835D4" w:rsidRDefault="00000000">
            <w:pPr>
              <w:spacing w:before="0"/>
              <w:jc w:val="center"/>
              <w:rPr>
                <w:rFonts w:eastAsia="PMingLiU" w:cs="Arial"/>
                <w:b/>
                <w:bCs/>
                <w:sz w:val="16"/>
                <w:szCs w:val="16"/>
                <w:lang w:val="en-US" w:eastAsia="zh-CN"/>
                <w:rPrChange w:id="226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6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26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15B1782" w14:textId="77777777" w:rsidR="00C75E31" w:rsidRPr="00E835D4" w:rsidRDefault="00000000">
            <w:pPr>
              <w:spacing w:before="0"/>
              <w:jc w:val="center"/>
              <w:rPr>
                <w:rFonts w:eastAsia="PMingLiU" w:cs="Arial"/>
                <w:b/>
                <w:bCs/>
                <w:sz w:val="16"/>
                <w:szCs w:val="16"/>
                <w:lang w:val="en-US" w:eastAsia="zh-CN"/>
                <w:rPrChange w:id="227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7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27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EA19FCF" w14:textId="77777777" w:rsidR="00C75E31" w:rsidRPr="00E835D4" w:rsidRDefault="00000000">
            <w:pPr>
              <w:spacing w:before="0"/>
              <w:jc w:val="center"/>
              <w:rPr>
                <w:rFonts w:eastAsia="PMingLiU" w:cs="Arial"/>
                <w:b/>
                <w:bCs/>
                <w:sz w:val="16"/>
                <w:szCs w:val="16"/>
                <w:lang w:val="en-US" w:eastAsia="zh-CN"/>
                <w:rPrChange w:id="227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74"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275"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797CA0E9" w14:textId="77777777" w:rsidR="00C75E31" w:rsidRPr="00E835D4" w:rsidRDefault="00000000">
            <w:pPr>
              <w:spacing w:before="0"/>
              <w:jc w:val="center"/>
              <w:rPr>
                <w:rFonts w:eastAsia="PMingLiU" w:cs="Arial"/>
                <w:b/>
                <w:bCs/>
                <w:sz w:val="16"/>
                <w:szCs w:val="16"/>
                <w:lang w:val="en-US" w:eastAsia="zh-CN"/>
                <w:rPrChange w:id="227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77" w:author="扬 邱" w:date="2025-07-09T17:16:00Z" w16du:dateUtc="2025-07-09T09:16:00Z">
                  <w:rPr>
                    <w:rFonts w:eastAsia="PMingLiU" w:cs="Arial"/>
                    <w:b/>
                    <w:bCs/>
                    <w:sz w:val="12"/>
                    <w:szCs w:val="12"/>
                    <w:lang w:val="en-US" w:eastAsia="zh-CN"/>
                  </w:rPr>
                </w:rPrChange>
              </w:rPr>
              <w:t>349.47</w:t>
            </w:r>
          </w:p>
        </w:tc>
      </w:tr>
      <w:tr w:rsidR="00E835D4" w:rsidRPr="00E835D4" w14:paraId="142C3B31" w14:textId="77777777" w:rsidTr="00E835D4">
        <w:tblPrEx>
          <w:tblPrExChange w:id="2278" w:author="扬 邱" w:date="2025-07-09T17:16:00Z" w16du:dateUtc="2025-07-09T09:16:00Z">
            <w:tblPrEx>
              <w:tblLayout w:type="fixed"/>
            </w:tblPrEx>
          </w:tblPrExChange>
        </w:tblPrEx>
        <w:trPr>
          <w:trHeight w:val="285"/>
          <w:trPrChange w:id="2279"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280"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5DA6F470" w14:textId="77777777" w:rsidR="00C75E31" w:rsidRPr="00E835D4" w:rsidRDefault="00000000">
            <w:pPr>
              <w:spacing w:before="0"/>
              <w:jc w:val="center"/>
              <w:rPr>
                <w:rFonts w:eastAsia="PMingLiU" w:cs="Arial"/>
                <w:b/>
                <w:bCs/>
                <w:sz w:val="16"/>
                <w:szCs w:val="16"/>
                <w:lang w:val="en-US" w:eastAsia="zh-CN"/>
                <w:rPrChange w:id="228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82" w:author="扬 邱" w:date="2025-07-09T17:16:00Z" w16du:dateUtc="2025-07-09T09:16:00Z">
                  <w:rPr>
                    <w:rFonts w:eastAsia="PMingLiU" w:cs="Arial"/>
                    <w:b/>
                    <w:bCs/>
                    <w:sz w:val="12"/>
                    <w:szCs w:val="12"/>
                    <w:lang w:val="en-US" w:eastAsia="zh-CN"/>
                  </w:rPr>
                </w:rPrChange>
              </w:rPr>
              <w:t>23</w:t>
            </w:r>
          </w:p>
        </w:tc>
        <w:tc>
          <w:tcPr>
            <w:tcW w:w="360" w:type="pct"/>
            <w:tcBorders>
              <w:top w:val="nil"/>
              <w:left w:val="nil"/>
              <w:bottom w:val="single" w:sz="4" w:space="0" w:color="auto"/>
              <w:right w:val="single" w:sz="4" w:space="0" w:color="auto"/>
            </w:tcBorders>
            <w:shd w:val="clear" w:color="auto" w:fill="auto"/>
            <w:vAlign w:val="center"/>
            <w:tcPrChange w:id="2283"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68FC629F" w14:textId="77777777" w:rsidR="00C75E31" w:rsidRPr="00E835D4" w:rsidRDefault="00000000">
            <w:pPr>
              <w:spacing w:before="0"/>
              <w:rPr>
                <w:rFonts w:eastAsia="PMingLiU" w:cs="Arial"/>
                <w:b/>
                <w:bCs/>
                <w:sz w:val="16"/>
                <w:szCs w:val="16"/>
                <w:lang w:val="en-US" w:eastAsia="zh-CN"/>
                <w:rPrChange w:id="2284"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285" w:author="扬 邱" w:date="2025-07-09T17:16:00Z" w16du:dateUtc="2025-07-09T09:16:00Z">
                  <w:rPr>
                    <w:rFonts w:eastAsia="PMingLiU" w:cs="Arial" w:hint="eastAsia"/>
                    <w:b/>
                    <w:bCs/>
                    <w:sz w:val="12"/>
                    <w:szCs w:val="12"/>
                    <w:lang w:val="en-US" w:eastAsia="zh-CN"/>
                  </w:rPr>
                </w:rPrChange>
              </w:rPr>
              <w:t>铬铁</w:t>
            </w:r>
          </w:p>
        </w:tc>
        <w:tc>
          <w:tcPr>
            <w:tcW w:w="182" w:type="pct"/>
            <w:tcBorders>
              <w:top w:val="nil"/>
              <w:left w:val="nil"/>
              <w:bottom w:val="single" w:sz="4" w:space="0" w:color="auto"/>
              <w:right w:val="single" w:sz="4" w:space="0" w:color="auto"/>
            </w:tcBorders>
            <w:shd w:val="clear" w:color="000000" w:fill="FFFFFF"/>
            <w:vAlign w:val="center"/>
            <w:tcPrChange w:id="2286"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35606A38" w14:textId="77777777" w:rsidR="00C75E31" w:rsidRPr="00E835D4" w:rsidRDefault="00000000">
            <w:pPr>
              <w:spacing w:before="0"/>
              <w:jc w:val="center"/>
              <w:rPr>
                <w:rFonts w:ascii="宋体" w:eastAsia="宋体" w:hAnsi="宋体" w:cs="宋体" w:hint="eastAsia"/>
                <w:b/>
                <w:bCs/>
                <w:sz w:val="16"/>
                <w:szCs w:val="16"/>
                <w:lang w:val="en-US" w:eastAsia="zh-CN"/>
                <w:rPrChange w:id="2287"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288"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2289"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4ED7B4DE" w14:textId="77777777" w:rsidR="00C75E31" w:rsidRPr="00E835D4" w:rsidRDefault="00000000">
            <w:pPr>
              <w:spacing w:before="0"/>
              <w:jc w:val="right"/>
              <w:rPr>
                <w:rFonts w:eastAsia="PMingLiU" w:cs="Arial"/>
                <w:b/>
                <w:bCs/>
                <w:sz w:val="16"/>
                <w:szCs w:val="16"/>
                <w:lang w:val="en-US" w:eastAsia="zh-CN"/>
                <w:rPrChange w:id="229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91" w:author="扬 邱" w:date="2025-07-09T17:16:00Z" w16du:dateUtc="2025-07-09T09:16:00Z">
                  <w:rPr>
                    <w:rFonts w:eastAsia="PMingLiU" w:cs="Arial"/>
                    <w:b/>
                    <w:bCs/>
                    <w:sz w:val="12"/>
                    <w:szCs w:val="12"/>
                    <w:lang w:val="en-US" w:eastAsia="zh-CN"/>
                  </w:rPr>
                </w:rPrChange>
              </w:rPr>
              <w:t>65,858.93</w:t>
            </w:r>
          </w:p>
        </w:tc>
        <w:tc>
          <w:tcPr>
            <w:tcW w:w="407" w:type="pct"/>
            <w:tcBorders>
              <w:top w:val="nil"/>
              <w:left w:val="nil"/>
              <w:bottom w:val="single" w:sz="4" w:space="0" w:color="auto"/>
              <w:right w:val="single" w:sz="4" w:space="0" w:color="auto"/>
            </w:tcBorders>
            <w:shd w:val="clear" w:color="000000" w:fill="FFFFFF"/>
            <w:noWrap/>
            <w:vAlign w:val="center"/>
            <w:tcPrChange w:id="2292"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44429046" w14:textId="77777777" w:rsidR="00C75E31" w:rsidRPr="00E835D4" w:rsidRDefault="00000000">
            <w:pPr>
              <w:spacing w:before="0"/>
              <w:rPr>
                <w:rFonts w:eastAsia="PMingLiU" w:cs="Arial"/>
                <w:b/>
                <w:bCs/>
                <w:sz w:val="16"/>
                <w:szCs w:val="16"/>
                <w:lang w:val="en-US" w:eastAsia="zh-CN"/>
                <w:rPrChange w:id="229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94"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295"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8A5AF49" w14:textId="77777777" w:rsidR="00C75E31" w:rsidRPr="00E835D4" w:rsidRDefault="00000000">
            <w:pPr>
              <w:spacing w:before="0"/>
              <w:jc w:val="center"/>
              <w:rPr>
                <w:rFonts w:eastAsia="PMingLiU" w:cs="Arial"/>
                <w:b/>
                <w:bCs/>
                <w:sz w:val="16"/>
                <w:szCs w:val="16"/>
                <w:lang w:val="en-US" w:eastAsia="zh-CN"/>
                <w:rPrChange w:id="229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297" w:author="扬 邱" w:date="2025-07-09T17:16:00Z" w16du:dateUtc="2025-07-09T09:16:00Z">
                  <w:rPr>
                    <w:rFonts w:eastAsia="PMingLiU" w:cs="Arial"/>
                    <w:b/>
                    <w:bCs/>
                    <w:sz w:val="12"/>
                    <w:szCs w:val="12"/>
                    <w:lang w:val="en-US" w:eastAsia="zh-CN"/>
                  </w:rPr>
                </w:rPrChange>
              </w:rPr>
              <w:t>18,111.21</w:t>
            </w:r>
          </w:p>
        </w:tc>
        <w:tc>
          <w:tcPr>
            <w:tcW w:w="353" w:type="pct"/>
            <w:tcBorders>
              <w:top w:val="nil"/>
              <w:left w:val="nil"/>
              <w:bottom w:val="single" w:sz="4" w:space="0" w:color="auto"/>
              <w:right w:val="single" w:sz="4" w:space="0" w:color="auto"/>
            </w:tcBorders>
            <w:shd w:val="clear" w:color="000000" w:fill="C0C0C0"/>
            <w:noWrap/>
            <w:vAlign w:val="center"/>
            <w:tcPrChange w:id="2298"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174265E7" w14:textId="77777777" w:rsidR="00C75E31" w:rsidRPr="00E835D4" w:rsidRDefault="00000000">
            <w:pPr>
              <w:spacing w:before="0"/>
              <w:jc w:val="center"/>
              <w:rPr>
                <w:rFonts w:eastAsia="PMingLiU" w:cs="Arial"/>
                <w:b/>
                <w:bCs/>
                <w:sz w:val="16"/>
                <w:szCs w:val="16"/>
                <w:lang w:val="en-US" w:eastAsia="zh-CN"/>
                <w:rPrChange w:id="229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00"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301"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694C1559" w14:textId="77777777" w:rsidR="00C75E31" w:rsidRPr="00E835D4" w:rsidRDefault="00000000">
            <w:pPr>
              <w:spacing w:before="0"/>
              <w:jc w:val="center"/>
              <w:rPr>
                <w:rFonts w:eastAsia="PMingLiU" w:cs="Arial"/>
                <w:b/>
                <w:bCs/>
                <w:sz w:val="16"/>
                <w:szCs w:val="16"/>
                <w:lang w:val="en-US" w:eastAsia="zh-CN"/>
                <w:rPrChange w:id="230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03"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304"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26DBEDA5" w14:textId="77777777" w:rsidR="00C75E31" w:rsidRPr="00E835D4" w:rsidRDefault="00000000">
            <w:pPr>
              <w:spacing w:before="0"/>
              <w:jc w:val="center"/>
              <w:rPr>
                <w:rFonts w:eastAsia="PMingLiU" w:cs="Arial"/>
                <w:b/>
                <w:bCs/>
                <w:sz w:val="16"/>
                <w:szCs w:val="16"/>
                <w:lang w:val="en-US" w:eastAsia="zh-CN"/>
                <w:rPrChange w:id="230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0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30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E38A583" w14:textId="77777777" w:rsidR="00C75E31" w:rsidRPr="00E835D4" w:rsidRDefault="00000000">
            <w:pPr>
              <w:spacing w:before="0"/>
              <w:jc w:val="center"/>
              <w:rPr>
                <w:rFonts w:eastAsia="PMingLiU" w:cs="Arial"/>
                <w:b/>
                <w:bCs/>
                <w:sz w:val="16"/>
                <w:szCs w:val="16"/>
                <w:lang w:val="en-US" w:eastAsia="zh-CN"/>
                <w:rPrChange w:id="230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0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31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E3272E0" w14:textId="77777777" w:rsidR="00C75E31" w:rsidRPr="00E835D4" w:rsidRDefault="00000000">
            <w:pPr>
              <w:spacing w:before="0"/>
              <w:jc w:val="center"/>
              <w:rPr>
                <w:rFonts w:eastAsia="PMingLiU" w:cs="Arial"/>
                <w:b/>
                <w:bCs/>
                <w:sz w:val="16"/>
                <w:szCs w:val="16"/>
                <w:lang w:val="en-US" w:eastAsia="zh-CN"/>
                <w:rPrChange w:id="231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1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31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06DBE83" w14:textId="77777777" w:rsidR="00C75E31" w:rsidRPr="00E835D4" w:rsidRDefault="00000000">
            <w:pPr>
              <w:spacing w:before="0"/>
              <w:jc w:val="center"/>
              <w:rPr>
                <w:rFonts w:eastAsia="PMingLiU" w:cs="Arial"/>
                <w:b/>
                <w:bCs/>
                <w:sz w:val="16"/>
                <w:szCs w:val="16"/>
                <w:lang w:val="en-US" w:eastAsia="zh-CN"/>
                <w:rPrChange w:id="231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15"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316"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7D3277D6" w14:textId="77777777" w:rsidR="00C75E31" w:rsidRPr="00E835D4" w:rsidRDefault="00000000">
            <w:pPr>
              <w:spacing w:before="0"/>
              <w:jc w:val="center"/>
              <w:rPr>
                <w:rFonts w:eastAsia="PMingLiU" w:cs="Arial"/>
                <w:b/>
                <w:bCs/>
                <w:sz w:val="16"/>
                <w:szCs w:val="16"/>
                <w:lang w:val="en-US" w:eastAsia="zh-CN"/>
                <w:rPrChange w:id="231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18" w:author="扬 邱" w:date="2025-07-09T17:16:00Z" w16du:dateUtc="2025-07-09T09:16:00Z">
                  <w:rPr>
                    <w:rFonts w:eastAsia="PMingLiU" w:cs="Arial"/>
                    <w:b/>
                    <w:bCs/>
                    <w:sz w:val="12"/>
                    <w:szCs w:val="12"/>
                    <w:lang w:val="en-US" w:eastAsia="zh-CN"/>
                  </w:rPr>
                </w:rPrChange>
              </w:rPr>
              <w:t>18,111.21</w:t>
            </w:r>
          </w:p>
        </w:tc>
      </w:tr>
      <w:tr w:rsidR="00E835D4" w:rsidRPr="00E835D4" w14:paraId="13C33508" w14:textId="77777777" w:rsidTr="00E835D4">
        <w:tblPrEx>
          <w:tblPrExChange w:id="2319" w:author="扬 邱" w:date="2025-07-09T17:16:00Z" w16du:dateUtc="2025-07-09T09:16:00Z">
            <w:tblPrEx>
              <w:tblLayout w:type="fixed"/>
            </w:tblPrEx>
          </w:tblPrExChange>
        </w:tblPrEx>
        <w:trPr>
          <w:trHeight w:val="285"/>
          <w:trPrChange w:id="2320"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321"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7FE77062" w14:textId="77777777" w:rsidR="00C75E31" w:rsidRPr="00E835D4" w:rsidRDefault="00000000">
            <w:pPr>
              <w:spacing w:before="0"/>
              <w:jc w:val="center"/>
              <w:rPr>
                <w:rFonts w:eastAsia="PMingLiU" w:cs="Arial"/>
                <w:b/>
                <w:bCs/>
                <w:sz w:val="16"/>
                <w:szCs w:val="16"/>
                <w:lang w:val="en-US" w:eastAsia="zh-CN"/>
                <w:rPrChange w:id="232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23" w:author="扬 邱" w:date="2025-07-09T17:16:00Z" w16du:dateUtc="2025-07-09T09:16:00Z">
                  <w:rPr>
                    <w:rFonts w:eastAsia="PMingLiU" w:cs="Arial"/>
                    <w:b/>
                    <w:bCs/>
                    <w:sz w:val="12"/>
                    <w:szCs w:val="12"/>
                    <w:lang w:val="en-US" w:eastAsia="zh-CN"/>
                  </w:rPr>
                </w:rPrChange>
              </w:rPr>
              <w:t>24</w:t>
            </w:r>
          </w:p>
        </w:tc>
        <w:tc>
          <w:tcPr>
            <w:tcW w:w="360" w:type="pct"/>
            <w:tcBorders>
              <w:top w:val="nil"/>
              <w:left w:val="nil"/>
              <w:bottom w:val="single" w:sz="4" w:space="0" w:color="auto"/>
              <w:right w:val="single" w:sz="4" w:space="0" w:color="auto"/>
            </w:tcBorders>
            <w:shd w:val="clear" w:color="auto" w:fill="auto"/>
            <w:vAlign w:val="center"/>
            <w:tcPrChange w:id="2324"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6CCF5889" w14:textId="77777777" w:rsidR="00C75E31" w:rsidRPr="00E835D4" w:rsidRDefault="00000000">
            <w:pPr>
              <w:spacing w:before="0"/>
              <w:rPr>
                <w:rFonts w:eastAsia="PMingLiU" w:cs="Arial"/>
                <w:b/>
                <w:bCs/>
                <w:sz w:val="16"/>
                <w:szCs w:val="16"/>
                <w:lang w:val="en-US" w:eastAsia="zh-CN"/>
                <w:rPrChange w:id="2325"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326" w:author="扬 邱" w:date="2025-07-09T17:16:00Z" w16du:dateUtc="2025-07-09T09:16:00Z">
                  <w:rPr>
                    <w:rFonts w:eastAsia="PMingLiU" w:cs="Arial" w:hint="eastAsia"/>
                    <w:b/>
                    <w:bCs/>
                    <w:sz w:val="12"/>
                    <w:szCs w:val="12"/>
                    <w:lang w:val="en-US" w:eastAsia="zh-CN"/>
                  </w:rPr>
                </w:rPrChange>
              </w:rPr>
              <w:t>硅铁</w:t>
            </w:r>
          </w:p>
        </w:tc>
        <w:tc>
          <w:tcPr>
            <w:tcW w:w="182" w:type="pct"/>
            <w:tcBorders>
              <w:top w:val="nil"/>
              <w:left w:val="nil"/>
              <w:bottom w:val="single" w:sz="4" w:space="0" w:color="auto"/>
              <w:right w:val="single" w:sz="4" w:space="0" w:color="auto"/>
            </w:tcBorders>
            <w:shd w:val="clear" w:color="000000" w:fill="FFFFFF"/>
            <w:vAlign w:val="center"/>
            <w:tcPrChange w:id="2327"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9846033" w14:textId="77777777" w:rsidR="00C75E31" w:rsidRPr="00E835D4" w:rsidRDefault="00000000">
            <w:pPr>
              <w:spacing w:before="0"/>
              <w:jc w:val="center"/>
              <w:rPr>
                <w:rFonts w:ascii="宋体" w:eastAsia="宋体" w:hAnsi="宋体" w:cs="宋体" w:hint="eastAsia"/>
                <w:b/>
                <w:bCs/>
                <w:sz w:val="16"/>
                <w:szCs w:val="16"/>
                <w:lang w:val="en-US" w:eastAsia="zh-CN"/>
                <w:rPrChange w:id="2328"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329"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2330"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166B7C0A" w14:textId="77777777" w:rsidR="00C75E31" w:rsidRPr="00E835D4" w:rsidRDefault="00000000">
            <w:pPr>
              <w:spacing w:before="0"/>
              <w:jc w:val="right"/>
              <w:rPr>
                <w:rFonts w:eastAsia="PMingLiU" w:cs="Arial"/>
                <w:b/>
                <w:bCs/>
                <w:sz w:val="16"/>
                <w:szCs w:val="16"/>
                <w:lang w:val="en-US" w:eastAsia="zh-CN"/>
                <w:rPrChange w:id="233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32" w:author="扬 邱" w:date="2025-07-09T17:16:00Z" w16du:dateUtc="2025-07-09T09:16:00Z">
                  <w:rPr>
                    <w:rFonts w:eastAsia="PMingLiU" w:cs="Arial"/>
                    <w:b/>
                    <w:bCs/>
                    <w:sz w:val="12"/>
                    <w:szCs w:val="12"/>
                    <w:lang w:val="en-US" w:eastAsia="zh-CN"/>
                  </w:rPr>
                </w:rPrChange>
              </w:rPr>
              <w:t>10,672.48</w:t>
            </w:r>
          </w:p>
        </w:tc>
        <w:tc>
          <w:tcPr>
            <w:tcW w:w="407" w:type="pct"/>
            <w:tcBorders>
              <w:top w:val="nil"/>
              <w:left w:val="nil"/>
              <w:bottom w:val="single" w:sz="4" w:space="0" w:color="auto"/>
              <w:right w:val="single" w:sz="4" w:space="0" w:color="auto"/>
            </w:tcBorders>
            <w:shd w:val="clear" w:color="000000" w:fill="FFFFFF"/>
            <w:noWrap/>
            <w:vAlign w:val="center"/>
            <w:tcPrChange w:id="2333"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34825A9C" w14:textId="77777777" w:rsidR="00C75E31" w:rsidRPr="00E835D4" w:rsidRDefault="00000000">
            <w:pPr>
              <w:spacing w:before="0"/>
              <w:rPr>
                <w:rFonts w:eastAsia="PMingLiU" w:cs="Arial"/>
                <w:b/>
                <w:bCs/>
                <w:sz w:val="16"/>
                <w:szCs w:val="16"/>
                <w:lang w:val="en-US" w:eastAsia="zh-CN"/>
                <w:rPrChange w:id="233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35"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336"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7DAD763" w14:textId="77777777" w:rsidR="00C75E31" w:rsidRPr="00E835D4" w:rsidRDefault="00000000">
            <w:pPr>
              <w:spacing w:before="0"/>
              <w:jc w:val="center"/>
              <w:rPr>
                <w:rFonts w:eastAsia="PMingLiU" w:cs="Arial"/>
                <w:b/>
                <w:bCs/>
                <w:sz w:val="16"/>
                <w:szCs w:val="16"/>
                <w:lang w:val="en-US" w:eastAsia="zh-CN"/>
                <w:rPrChange w:id="233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38" w:author="扬 邱" w:date="2025-07-09T17:16:00Z" w16du:dateUtc="2025-07-09T09:16:00Z">
                  <w:rPr>
                    <w:rFonts w:eastAsia="PMingLiU" w:cs="Arial"/>
                    <w:b/>
                    <w:bCs/>
                    <w:sz w:val="12"/>
                    <w:szCs w:val="12"/>
                    <w:lang w:val="en-US" w:eastAsia="zh-CN"/>
                  </w:rPr>
                </w:rPrChange>
              </w:rPr>
              <w:t>42.69</w:t>
            </w:r>
          </w:p>
        </w:tc>
        <w:tc>
          <w:tcPr>
            <w:tcW w:w="353" w:type="pct"/>
            <w:tcBorders>
              <w:top w:val="nil"/>
              <w:left w:val="nil"/>
              <w:bottom w:val="single" w:sz="4" w:space="0" w:color="auto"/>
              <w:right w:val="single" w:sz="4" w:space="0" w:color="auto"/>
            </w:tcBorders>
            <w:shd w:val="clear" w:color="000000" w:fill="C0C0C0"/>
            <w:noWrap/>
            <w:vAlign w:val="center"/>
            <w:tcPrChange w:id="2339"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718593BB" w14:textId="77777777" w:rsidR="00C75E31" w:rsidRPr="00E835D4" w:rsidRDefault="00000000">
            <w:pPr>
              <w:spacing w:before="0"/>
              <w:jc w:val="center"/>
              <w:rPr>
                <w:rFonts w:eastAsia="PMingLiU" w:cs="Arial"/>
                <w:b/>
                <w:bCs/>
                <w:sz w:val="16"/>
                <w:szCs w:val="16"/>
                <w:lang w:val="en-US" w:eastAsia="zh-CN"/>
                <w:rPrChange w:id="234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41"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342"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2C815190" w14:textId="77777777" w:rsidR="00C75E31" w:rsidRPr="00E835D4" w:rsidRDefault="00000000">
            <w:pPr>
              <w:spacing w:before="0"/>
              <w:jc w:val="center"/>
              <w:rPr>
                <w:rFonts w:eastAsia="PMingLiU" w:cs="Arial"/>
                <w:b/>
                <w:bCs/>
                <w:sz w:val="16"/>
                <w:szCs w:val="16"/>
                <w:lang w:val="en-US" w:eastAsia="zh-CN"/>
                <w:rPrChange w:id="234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44"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345"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7822D90D" w14:textId="77777777" w:rsidR="00C75E31" w:rsidRPr="00E835D4" w:rsidRDefault="00000000">
            <w:pPr>
              <w:spacing w:before="0"/>
              <w:jc w:val="center"/>
              <w:rPr>
                <w:rFonts w:eastAsia="PMingLiU" w:cs="Arial"/>
                <w:b/>
                <w:bCs/>
                <w:sz w:val="16"/>
                <w:szCs w:val="16"/>
                <w:lang w:val="en-US" w:eastAsia="zh-CN"/>
                <w:rPrChange w:id="234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4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34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BEDBC75" w14:textId="77777777" w:rsidR="00C75E31" w:rsidRPr="00E835D4" w:rsidRDefault="00000000">
            <w:pPr>
              <w:spacing w:before="0"/>
              <w:jc w:val="center"/>
              <w:rPr>
                <w:rFonts w:eastAsia="PMingLiU" w:cs="Arial"/>
                <w:b/>
                <w:bCs/>
                <w:sz w:val="16"/>
                <w:szCs w:val="16"/>
                <w:lang w:val="en-US" w:eastAsia="zh-CN"/>
                <w:rPrChange w:id="234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5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35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A63D4B5" w14:textId="77777777" w:rsidR="00C75E31" w:rsidRPr="00E835D4" w:rsidRDefault="00000000">
            <w:pPr>
              <w:spacing w:before="0"/>
              <w:jc w:val="center"/>
              <w:rPr>
                <w:rFonts w:eastAsia="PMingLiU" w:cs="Arial"/>
                <w:b/>
                <w:bCs/>
                <w:sz w:val="16"/>
                <w:szCs w:val="16"/>
                <w:lang w:val="en-US" w:eastAsia="zh-CN"/>
                <w:rPrChange w:id="235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5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35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2E3F581" w14:textId="77777777" w:rsidR="00C75E31" w:rsidRPr="00E835D4" w:rsidRDefault="00000000">
            <w:pPr>
              <w:spacing w:before="0"/>
              <w:jc w:val="center"/>
              <w:rPr>
                <w:rFonts w:eastAsia="PMingLiU" w:cs="Arial"/>
                <w:b/>
                <w:bCs/>
                <w:sz w:val="16"/>
                <w:szCs w:val="16"/>
                <w:lang w:val="en-US" w:eastAsia="zh-CN"/>
                <w:rPrChange w:id="235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56"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357"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7E4E0FDB" w14:textId="77777777" w:rsidR="00C75E31" w:rsidRPr="00E835D4" w:rsidRDefault="00000000">
            <w:pPr>
              <w:spacing w:before="0"/>
              <w:jc w:val="center"/>
              <w:rPr>
                <w:rFonts w:eastAsia="PMingLiU" w:cs="Arial"/>
                <w:b/>
                <w:bCs/>
                <w:sz w:val="16"/>
                <w:szCs w:val="16"/>
                <w:lang w:val="en-US" w:eastAsia="zh-CN"/>
                <w:rPrChange w:id="235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59" w:author="扬 邱" w:date="2025-07-09T17:16:00Z" w16du:dateUtc="2025-07-09T09:16:00Z">
                  <w:rPr>
                    <w:rFonts w:eastAsia="PMingLiU" w:cs="Arial"/>
                    <w:b/>
                    <w:bCs/>
                    <w:sz w:val="12"/>
                    <w:szCs w:val="12"/>
                    <w:lang w:val="en-US" w:eastAsia="zh-CN"/>
                  </w:rPr>
                </w:rPrChange>
              </w:rPr>
              <w:t>42.69</w:t>
            </w:r>
          </w:p>
        </w:tc>
      </w:tr>
      <w:tr w:rsidR="00E835D4" w:rsidRPr="00E835D4" w14:paraId="29FA656B" w14:textId="77777777" w:rsidTr="00E835D4">
        <w:tblPrEx>
          <w:tblPrExChange w:id="2360" w:author="扬 邱" w:date="2025-07-09T17:16:00Z" w16du:dateUtc="2025-07-09T09:16:00Z">
            <w:tblPrEx>
              <w:tblLayout w:type="fixed"/>
            </w:tblPrEx>
          </w:tblPrExChange>
        </w:tblPrEx>
        <w:trPr>
          <w:trHeight w:val="285"/>
          <w:trPrChange w:id="2361"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362"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42D630AC" w14:textId="77777777" w:rsidR="00C75E31" w:rsidRPr="00E835D4" w:rsidRDefault="00000000">
            <w:pPr>
              <w:spacing w:before="0"/>
              <w:jc w:val="center"/>
              <w:rPr>
                <w:rFonts w:eastAsia="PMingLiU" w:cs="Arial"/>
                <w:b/>
                <w:bCs/>
                <w:sz w:val="16"/>
                <w:szCs w:val="16"/>
                <w:lang w:val="en-US" w:eastAsia="zh-CN"/>
                <w:rPrChange w:id="236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64" w:author="扬 邱" w:date="2025-07-09T17:16:00Z" w16du:dateUtc="2025-07-09T09:16:00Z">
                  <w:rPr>
                    <w:rFonts w:eastAsia="PMingLiU" w:cs="Arial"/>
                    <w:b/>
                    <w:bCs/>
                    <w:sz w:val="12"/>
                    <w:szCs w:val="12"/>
                    <w:lang w:val="en-US" w:eastAsia="zh-CN"/>
                  </w:rPr>
                </w:rPrChange>
              </w:rPr>
              <w:t>25</w:t>
            </w:r>
          </w:p>
        </w:tc>
        <w:tc>
          <w:tcPr>
            <w:tcW w:w="360" w:type="pct"/>
            <w:tcBorders>
              <w:top w:val="nil"/>
              <w:left w:val="nil"/>
              <w:bottom w:val="single" w:sz="4" w:space="0" w:color="auto"/>
              <w:right w:val="single" w:sz="4" w:space="0" w:color="auto"/>
            </w:tcBorders>
            <w:shd w:val="clear" w:color="auto" w:fill="auto"/>
            <w:vAlign w:val="center"/>
            <w:tcPrChange w:id="2365"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2E161C3D" w14:textId="77777777" w:rsidR="00C75E31" w:rsidRPr="00E835D4" w:rsidRDefault="00000000">
            <w:pPr>
              <w:spacing w:before="0"/>
              <w:rPr>
                <w:rFonts w:eastAsia="PMingLiU" w:cs="Arial"/>
                <w:b/>
                <w:bCs/>
                <w:sz w:val="16"/>
                <w:szCs w:val="16"/>
                <w:lang w:val="en-US" w:eastAsia="zh-CN"/>
                <w:rPrChange w:id="2366"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367" w:author="扬 邱" w:date="2025-07-09T17:16:00Z" w16du:dateUtc="2025-07-09T09:16:00Z">
                  <w:rPr>
                    <w:rFonts w:eastAsia="PMingLiU" w:cs="Arial" w:hint="eastAsia"/>
                    <w:b/>
                    <w:bCs/>
                    <w:sz w:val="12"/>
                    <w:szCs w:val="12"/>
                    <w:lang w:val="en-US" w:eastAsia="zh-CN"/>
                  </w:rPr>
                </w:rPrChange>
              </w:rPr>
              <w:t>钼铁</w:t>
            </w:r>
          </w:p>
        </w:tc>
        <w:tc>
          <w:tcPr>
            <w:tcW w:w="182" w:type="pct"/>
            <w:tcBorders>
              <w:top w:val="nil"/>
              <w:left w:val="nil"/>
              <w:bottom w:val="single" w:sz="4" w:space="0" w:color="auto"/>
              <w:right w:val="single" w:sz="4" w:space="0" w:color="auto"/>
            </w:tcBorders>
            <w:shd w:val="clear" w:color="000000" w:fill="FFFFFF"/>
            <w:vAlign w:val="center"/>
            <w:tcPrChange w:id="2368"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21461D43" w14:textId="77777777" w:rsidR="00C75E31" w:rsidRPr="00E835D4" w:rsidRDefault="00000000">
            <w:pPr>
              <w:spacing w:before="0"/>
              <w:jc w:val="center"/>
              <w:rPr>
                <w:rFonts w:ascii="宋体" w:eastAsia="宋体" w:hAnsi="宋体" w:cs="宋体" w:hint="eastAsia"/>
                <w:b/>
                <w:bCs/>
                <w:sz w:val="16"/>
                <w:szCs w:val="16"/>
                <w:lang w:val="en-US" w:eastAsia="zh-CN"/>
                <w:rPrChange w:id="2369"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370"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2371"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19DD69A9" w14:textId="77777777" w:rsidR="00C75E31" w:rsidRPr="00E835D4" w:rsidRDefault="00000000">
            <w:pPr>
              <w:spacing w:before="0"/>
              <w:jc w:val="right"/>
              <w:rPr>
                <w:rFonts w:eastAsia="PMingLiU" w:cs="Arial"/>
                <w:b/>
                <w:bCs/>
                <w:sz w:val="16"/>
                <w:szCs w:val="16"/>
                <w:lang w:val="en-US" w:eastAsia="zh-CN"/>
                <w:rPrChange w:id="237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73" w:author="扬 邱" w:date="2025-07-09T17:16:00Z" w16du:dateUtc="2025-07-09T09:16:00Z">
                  <w:rPr>
                    <w:rFonts w:eastAsia="PMingLiU" w:cs="Arial"/>
                    <w:b/>
                    <w:bCs/>
                    <w:sz w:val="12"/>
                    <w:szCs w:val="12"/>
                    <w:lang w:val="en-US" w:eastAsia="zh-CN"/>
                  </w:rPr>
                </w:rPrChange>
              </w:rPr>
              <w:t>7,945.16</w:t>
            </w:r>
          </w:p>
        </w:tc>
        <w:tc>
          <w:tcPr>
            <w:tcW w:w="407" w:type="pct"/>
            <w:tcBorders>
              <w:top w:val="nil"/>
              <w:left w:val="nil"/>
              <w:bottom w:val="single" w:sz="4" w:space="0" w:color="auto"/>
              <w:right w:val="single" w:sz="4" w:space="0" w:color="auto"/>
            </w:tcBorders>
            <w:shd w:val="clear" w:color="000000" w:fill="FFFFFF"/>
            <w:noWrap/>
            <w:vAlign w:val="center"/>
            <w:tcPrChange w:id="2374"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5E2B3576" w14:textId="77777777" w:rsidR="00C75E31" w:rsidRPr="00E835D4" w:rsidRDefault="00000000">
            <w:pPr>
              <w:spacing w:before="0"/>
              <w:rPr>
                <w:rFonts w:eastAsia="PMingLiU" w:cs="Arial"/>
                <w:b/>
                <w:bCs/>
                <w:sz w:val="16"/>
                <w:szCs w:val="16"/>
                <w:lang w:val="en-US" w:eastAsia="zh-CN"/>
                <w:rPrChange w:id="237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76"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377"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3AAECB21" w14:textId="77777777" w:rsidR="00C75E31" w:rsidRPr="00E835D4" w:rsidRDefault="00000000">
            <w:pPr>
              <w:spacing w:before="0"/>
              <w:jc w:val="center"/>
              <w:rPr>
                <w:rFonts w:eastAsia="PMingLiU" w:cs="Arial"/>
                <w:b/>
                <w:bCs/>
                <w:sz w:val="16"/>
                <w:szCs w:val="16"/>
                <w:lang w:val="en-US" w:eastAsia="zh-CN"/>
                <w:rPrChange w:id="237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79" w:author="扬 邱" w:date="2025-07-09T17:16:00Z" w16du:dateUtc="2025-07-09T09:16:00Z">
                  <w:rPr>
                    <w:rFonts w:eastAsia="PMingLiU" w:cs="Arial"/>
                    <w:b/>
                    <w:bCs/>
                    <w:sz w:val="12"/>
                    <w:szCs w:val="12"/>
                    <w:lang w:val="en-US" w:eastAsia="zh-CN"/>
                  </w:rPr>
                </w:rPrChange>
              </w:rPr>
              <w:t>143.01</w:t>
            </w:r>
          </w:p>
        </w:tc>
        <w:tc>
          <w:tcPr>
            <w:tcW w:w="353" w:type="pct"/>
            <w:tcBorders>
              <w:top w:val="nil"/>
              <w:left w:val="nil"/>
              <w:bottom w:val="single" w:sz="4" w:space="0" w:color="auto"/>
              <w:right w:val="single" w:sz="4" w:space="0" w:color="auto"/>
            </w:tcBorders>
            <w:shd w:val="clear" w:color="000000" w:fill="C0C0C0"/>
            <w:noWrap/>
            <w:vAlign w:val="center"/>
            <w:tcPrChange w:id="2380"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5EB393F8" w14:textId="77777777" w:rsidR="00C75E31" w:rsidRPr="00E835D4" w:rsidRDefault="00000000">
            <w:pPr>
              <w:spacing w:before="0"/>
              <w:jc w:val="center"/>
              <w:rPr>
                <w:rFonts w:eastAsia="PMingLiU" w:cs="Arial"/>
                <w:b/>
                <w:bCs/>
                <w:sz w:val="16"/>
                <w:szCs w:val="16"/>
                <w:lang w:val="en-US" w:eastAsia="zh-CN"/>
                <w:rPrChange w:id="238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82"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383"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2A4068E9" w14:textId="77777777" w:rsidR="00C75E31" w:rsidRPr="00E835D4" w:rsidRDefault="00000000">
            <w:pPr>
              <w:spacing w:before="0"/>
              <w:jc w:val="center"/>
              <w:rPr>
                <w:rFonts w:eastAsia="PMingLiU" w:cs="Arial"/>
                <w:b/>
                <w:bCs/>
                <w:sz w:val="16"/>
                <w:szCs w:val="16"/>
                <w:lang w:val="en-US" w:eastAsia="zh-CN"/>
                <w:rPrChange w:id="238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85"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386"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40587FE" w14:textId="77777777" w:rsidR="00C75E31" w:rsidRPr="00E835D4" w:rsidRDefault="00000000">
            <w:pPr>
              <w:spacing w:before="0"/>
              <w:jc w:val="center"/>
              <w:rPr>
                <w:rFonts w:eastAsia="PMingLiU" w:cs="Arial"/>
                <w:b/>
                <w:bCs/>
                <w:sz w:val="16"/>
                <w:szCs w:val="16"/>
                <w:lang w:val="en-US" w:eastAsia="zh-CN"/>
                <w:rPrChange w:id="238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8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38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33ECA7A" w14:textId="77777777" w:rsidR="00C75E31" w:rsidRPr="00E835D4" w:rsidRDefault="00000000">
            <w:pPr>
              <w:spacing w:before="0"/>
              <w:jc w:val="center"/>
              <w:rPr>
                <w:rFonts w:eastAsia="PMingLiU" w:cs="Arial"/>
                <w:b/>
                <w:bCs/>
                <w:sz w:val="16"/>
                <w:szCs w:val="16"/>
                <w:lang w:val="en-US" w:eastAsia="zh-CN"/>
                <w:rPrChange w:id="239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9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39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AEA94CA" w14:textId="77777777" w:rsidR="00C75E31" w:rsidRPr="00E835D4" w:rsidRDefault="00000000">
            <w:pPr>
              <w:spacing w:before="0"/>
              <w:jc w:val="center"/>
              <w:rPr>
                <w:rFonts w:eastAsia="PMingLiU" w:cs="Arial"/>
                <w:b/>
                <w:bCs/>
                <w:sz w:val="16"/>
                <w:szCs w:val="16"/>
                <w:lang w:val="en-US" w:eastAsia="zh-CN"/>
                <w:rPrChange w:id="239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9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39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45B0DDC" w14:textId="77777777" w:rsidR="00C75E31" w:rsidRPr="00E835D4" w:rsidRDefault="00000000">
            <w:pPr>
              <w:spacing w:before="0"/>
              <w:jc w:val="center"/>
              <w:rPr>
                <w:rFonts w:eastAsia="PMingLiU" w:cs="Arial"/>
                <w:b/>
                <w:bCs/>
                <w:sz w:val="16"/>
                <w:szCs w:val="16"/>
                <w:lang w:val="en-US" w:eastAsia="zh-CN"/>
                <w:rPrChange w:id="239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397"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398"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042F69CC" w14:textId="77777777" w:rsidR="00C75E31" w:rsidRPr="00E835D4" w:rsidRDefault="00000000">
            <w:pPr>
              <w:spacing w:before="0"/>
              <w:jc w:val="center"/>
              <w:rPr>
                <w:rFonts w:eastAsia="PMingLiU" w:cs="Arial"/>
                <w:b/>
                <w:bCs/>
                <w:sz w:val="16"/>
                <w:szCs w:val="16"/>
                <w:lang w:val="en-US" w:eastAsia="zh-CN"/>
                <w:rPrChange w:id="239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00" w:author="扬 邱" w:date="2025-07-09T17:16:00Z" w16du:dateUtc="2025-07-09T09:16:00Z">
                  <w:rPr>
                    <w:rFonts w:eastAsia="PMingLiU" w:cs="Arial"/>
                    <w:b/>
                    <w:bCs/>
                    <w:sz w:val="12"/>
                    <w:szCs w:val="12"/>
                    <w:lang w:val="en-US" w:eastAsia="zh-CN"/>
                  </w:rPr>
                </w:rPrChange>
              </w:rPr>
              <w:t>143.01</w:t>
            </w:r>
          </w:p>
        </w:tc>
      </w:tr>
      <w:tr w:rsidR="00E835D4" w:rsidRPr="00E835D4" w14:paraId="617DEC04" w14:textId="77777777" w:rsidTr="00E835D4">
        <w:tblPrEx>
          <w:tblPrExChange w:id="2401" w:author="扬 邱" w:date="2025-07-09T17:16:00Z" w16du:dateUtc="2025-07-09T09:16:00Z">
            <w:tblPrEx>
              <w:tblLayout w:type="fixed"/>
            </w:tblPrEx>
          </w:tblPrExChange>
        </w:tblPrEx>
        <w:trPr>
          <w:trHeight w:val="285"/>
          <w:trPrChange w:id="2402"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403"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06117717" w14:textId="77777777" w:rsidR="00C75E31" w:rsidRPr="00E835D4" w:rsidRDefault="00000000">
            <w:pPr>
              <w:spacing w:before="0"/>
              <w:jc w:val="center"/>
              <w:rPr>
                <w:rFonts w:eastAsia="PMingLiU" w:cs="Arial"/>
                <w:b/>
                <w:bCs/>
                <w:sz w:val="16"/>
                <w:szCs w:val="16"/>
                <w:lang w:val="en-US" w:eastAsia="zh-CN"/>
                <w:rPrChange w:id="240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05" w:author="扬 邱" w:date="2025-07-09T17:16:00Z" w16du:dateUtc="2025-07-09T09:16:00Z">
                  <w:rPr>
                    <w:rFonts w:eastAsia="PMingLiU" w:cs="Arial"/>
                    <w:b/>
                    <w:bCs/>
                    <w:sz w:val="12"/>
                    <w:szCs w:val="12"/>
                    <w:lang w:val="en-US" w:eastAsia="zh-CN"/>
                  </w:rPr>
                </w:rPrChange>
              </w:rPr>
              <w:lastRenderedPageBreak/>
              <w:t>26</w:t>
            </w:r>
          </w:p>
        </w:tc>
        <w:tc>
          <w:tcPr>
            <w:tcW w:w="360" w:type="pct"/>
            <w:tcBorders>
              <w:top w:val="nil"/>
              <w:left w:val="nil"/>
              <w:bottom w:val="single" w:sz="4" w:space="0" w:color="auto"/>
              <w:right w:val="single" w:sz="4" w:space="0" w:color="auto"/>
            </w:tcBorders>
            <w:shd w:val="clear" w:color="auto" w:fill="auto"/>
            <w:vAlign w:val="center"/>
            <w:tcPrChange w:id="2406"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67127030" w14:textId="77777777" w:rsidR="00C75E31" w:rsidRPr="00E835D4" w:rsidRDefault="00000000">
            <w:pPr>
              <w:spacing w:before="0"/>
              <w:rPr>
                <w:rFonts w:eastAsia="PMingLiU" w:cs="Arial"/>
                <w:b/>
                <w:bCs/>
                <w:sz w:val="16"/>
                <w:szCs w:val="16"/>
                <w:lang w:val="en-US" w:eastAsia="zh-CN"/>
                <w:rPrChange w:id="2407"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408" w:author="扬 邱" w:date="2025-07-09T17:16:00Z" w16du:dateUtc="2025-07-09T09:16:00Z">
                  <w:rPr>
                    <w:rFonts w:eastAsia="PMingLiU" w:cs="Arial" w:hint="eastAsia"/>
                    <w:b/>
                    <w:bCs/>
                    <w:sz w:val="12"/>
                    <w:szCs w:val="12"/>
                    <w:lang w:val="en-US" w:eastAsia="zh-CN"/>
                  </w:rPr>
                </w:rPrChange>
              </w:rPr>
              <w:t>钢坯</w:t>
            </w:r>
          </w:p>
        </w:tc>
        <w:tc>
          <w:tcPr>
            <w:tcW w:w="182" w:type="pct"/>
            <w:tcBorders>
              <w:top w:val="nil"/>
              <w:left w:val="nil"/>
              <w:bottom w:val="single" w:sz="4" w:space="0" w:color="auto"/>
              <w:right w:val="single" w:sz="4" w:space="0" w:color="auto"/>
            </w:tcBorders>
            <w:shd w:val="clear" w:color="000000" w:fill="FFFFFF"/>
            <w:vAlign w:val="center"/>
            <w:tcPrChange w:id="2409"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4966E28A" w14:textId="77777777" w:rsidR="00C75E31" w:rsidRPr="00E835D4" w:rsidRDefault="00000000">
            <w:pPr>
              <w:spacing w:before="0"/>
              <w:jc w:val="center"/>
              <w:rPr>
                <w:rFonts w:ascii="宋体" w:eastAsia="宋体" w:hAnsi="宋体" w:cs="宋体" w:hint="eastAsia"/>
                <w:b/>
                <w:bCs/>
                <w:sz w:val="16"/>
                <w:szCs w:val="16"/>
                <w:lang w:val="en-US" w:eastAsia="zh-CN"/>
                <w:rPrChange w:id="2410"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411"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2412"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0B0DA0B4" w14:textId="77777777" w:rsidR="00C75E31" w:rsidRPr="00E835D4" w:rsidRDefault="00000000">
            <w:pPr>
              <w:spacing w:before="0"/>
              <w:jc w:val="right"/>
              <w:rPr>
                <w:rFonts w:eastAsia="PMingLiU" w:cs="Arial"/>
                <w:b/>
                <w:bCs/>
                <w:sz w:val="16"/>
                <w:szCs w:val="16"/>
                <w:lang w:val="en-US" w:eastAsia="zh-CN"/>
                <w:rPrChange w:id="2413" w:author="扬 邱" w:date="2025-07-09T17:16:00Z" w16du:dateUtc="2025-07-09T09:16:00Z">
                  <w:rPr>
                    <w:rFonts w:eastAsia="PMingLiU" w:cs="Arial"/>
                    <w:b/>
                    <w:bCs/>
                    <w:sz w:val="12"/>
                    <w:szCs w:val="12"/>
                    <w:lang w:val="en-US" w:eastAsia="zh-CN"/>
                  </w:rPr>
                </w:rPrChange>
              </w:rPr>
            </w:pPr>
            <w:r w:rsidRPr="00E835D4">
              <w:rPr>
                <w:rFonts w:eastAsia="PMingLiU" w:cs="Arial"/>
                <w:b/>
                <w:bCs/>
                <w:color w:val="FF0000"/>
                <w:sz w:val="16"/>
                <w:szCs w:val="16"/>
                <w:lang w:val="en-US" w:eastAsia="zh-CN"/>
                <w:rPrChange w:id="2414" w:author="扬 邱" w:date="2025-07-09T17:16:00Z" w16du:dateUtc="2025-07-09T09:16:00Z">
                  <w:rPr>
                    <w:rFonts w:eastAsia="PMingLiU" w:cs="Arial"/>
                    <w:b/>
                    <w:bCs/>
                    <w:color w:val="FF0000"/>
                    <w:sz w:val="12"/>
                    <w:szCs w:val="12"/>
                    <w:lang w:val="en-US" w:eastAsia="zh-CN"/>
                  </w:rPr>
                </w:rPrChange>
              </w:rPr>
              <w:t>4,332,821.94</w:t>
            </w:r>
          </w:p>
        </w:tc>
        <w:tc>
          <w:tcPr>
            <w:tcW w:w="407" w:type="pct"/>
            <w:tcBorders>
              <w:top w:val="nil"/>
              <w:left w:val="nil"/>
              <w:bottom w:val="single" w:sz="4" w:space="0" w:color="auto"/>
              <w:right w:val="single" w:sz="4" w:space="0" w:color="auto"/>
            </w:tcBorders>
            <w:shd w:val="clear" w:color="000000" w:fill="FFFFFF"/>
            <w:noWrap/>
            <w:vAlign w:val="center"/>
            <w:tcPrChange w:id="2415"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24DAC154" w14:textId="77777777" w:rsidR="00C75E31" w:rsidRPr="00E835D4" w:rsidRDefault="00000000">
            <w:pPr>
              <w:spacing w:before="0"/>
              <w:rPr>
                <w:rFonts w:eastAsia="PMingLiU" w:cs="Arial"/>
                <w:b/>
                <w:bCs/>
                <w:sz w:val="16"/>
                <w:szCs w:val="16"/>
                <w:lang w:val="en-US" w:eastAsia="zh-CN"/>
                <w:rPrChange w:id="241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17"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418"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7737863C" w14:textId="77777777" w:rsidR="00C75E31" w:rsidRPr="00E835D4" w:rsidRDefault="00000000">
            <w:pPr>
              <w:spacing w:before="0"/>
              <w:jc w:val="center"/>
              <w:rPr>
                <w:rFonts w:eastAsia="PMingLiU" w:cs="Arial"/>
                <w:b/>
                <w:bCs/>
                <w:sz w:val="16"/>
                <w:szCs w:val="16"/>
                <w:lang w:val="en-US" w:eastAsia="zh-CN"/>
                <w:rPrChange w:id="2419" w:author="扬 邱" w:date="2025-07-09T17:16:00Z" w16du:dateUtc="2025-07-09T09:16:00Z">
                  <w:rPr>
                    <w:rFonts w:eastAsia="PMingLiU" w:cs="Arial"/>
                    <w:b/>
                    <w:bCs/>
                    <w:sz w:val="12"/>
                    <w:szCs w:val="12"/>
                    <w:lang w:val="en-US" w:eastAsia="zh-CN"/>
                  </w:rPr>
                </w:rPrChange>
              </w:rPr>
            </w:pPr>
            <w:r w:rsidRPr="00E835D4">
              <w:rPr>
                <w:rFonts w:eastAsia="PMingLiU" w:cs="Arial"/>
                <w:b/>
                <w:bCs/>
                <w:color w:val="FF0000"/>
                <w:sz w:val="16"/>
                <w:szCs w:val="16"/>
                <w:lang w:val="en-US" w:eastAsia="zh-CN"/>
                <w:rPrChange w:id="2420" w:author="扬 邱" w:date="2025-07-09T17:16:00Z" w16du:dateUtc="2025-07-09T09:16:00Z">
                  <w:rPr>
                    <w:rFonts w:eastAsia="PMingLiU" w:cs="Arial"/>
                    <w:b/>
                    <w:bCs/>
                    <w:color w:val="FF0000"/>
                    <w:sz w:val="12"/>
                    <w:szCs w:val="12"/>
                    <w:lang w:val="en-US" w:eastAsia="zh-CN"/>
                  </w:rPr>
                </w:rPrChange>
              </w:rPr>
              <w:t>66,725.46</w:t>
            </w:r>
          </w:p>
        </w:tc>
        <w:tc>
          <w:tcPr>
            <w:tcW w:w="353" w:type="pct"/>
            <w:tcBorders>
              <w:top w:val="nil"/>
              <w:left w:val="nil"/>
              <w:bottom w:val="single" w:sz="4" w:space="0" w:color="auto"/>
              <w:right w:val="single" w:sz="4" w:space="0" w:color="auto"/>
            </w:tcBorders>
            <w:shd w:val="clear" w:color="000000" w:fill="C0C0C0"/>
            <w:noWrap/>
            <w:vAlign w:val="center"/>
            <w:tcPrChange w:id="2421"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28259A05" w14:textId="77777777" w:rsidR="00C75E31" w:rsidRPr="00E835D4" w:rsidRDefault="00000000">
            <w:pPr>
              <w:spacing w:before="0"/>
              <w:jc w:val="center"/>
              <w:rPr>
                <w:rFonts w:eastAsia="PMingLiU" w:cs="Arial"/>
                <w:b/>
                <w:bCs/>
                <w:sz w:val="16"/>
                <w:szCs w:val="16"/>
                <w:lang w:val="en-US" w:eastAsia="zh-CN"/>
                <w:rPrChange w:id="242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23"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424"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45926CC9" w14:textId="77777777" w:rsidR="00C75E31" w:rsidRPr="00E835D4" w:rsidRDefault="00000000">
            <w:pPr>
              <w:spacing w:before="0"/>
              <w:jc w:val="center"/>
              <w:rPr>
                <w:rFonts w:eastAsia="PMingLiU" w:cs="Arial"/>
                <w:b/>
                <w:bCs/>
                <w:sz w:val="16"/>
                <w:szCs w:val="16"/>
                <w:lang w:val="en-US" w:eastAsia="zh-CN"/>
                <w:rPrChange w:id="242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26"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427"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1D6432FD" w14:textId="77777777" w:rsidR="00C75E31" w:rsidRPr="00E835D4" w:rsidRDefault="00000000">
            <w:pPr>
              <w:spacing w:before="0"/>
              <w:jc w:val="center"/>
              <w:rPr>
                <w:rFonts w:eastAsia="PMingLiU" w:cs="Arial"/>
                <w:b/>
                <w:bCs/>
                <w:sz w:val="16"/>
                <w:szCs w:val="16"/>
                <w:lang w:val="en-US" w:eastAsia="zh-CN"/>
                <w:rPrChange w:id="242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2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43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804D0D4" w14:textId="77777777" w:rsidR="00C75E31" w:rsidRPr="00E835D4" w:rsidRDefault="00000000">
            <w:pPr>
              <w:spacing w:before="0"/>
              <w:jc w:val="center"/>
              <w:rPr>
                <w:rFonts w:eastAsia="PMingLiU" w:cs="Arial"/>
                <w:b/>
                <w:bCs/>
                <w:sz w:val="16"/>
                <w:szCs w:val="16"/>
                <w:lang w:val="en-US" w:eastAsia="zh-CN"/>
                <w:rPrChange w:id="243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3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43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BCC2257" w14:textId="77777777" w:rsidR="00C75E31" w:rsidRPr="00E835D4" w:rsidRDefault="00000000">
            <w:pPr>
              <w:spacing w:before="0"/>
              <w:jc w:val="center"/>
              <w:rPr>
                <w:rFonts w:eastAsia="PMingLiU" w:cs="Arial"/>
                <w:b/>
                <w:bCs/>
                <w:sz w:val="16"/>
                <w:szCs w:val="16"/>
                <w:lang w:val="en-US" w:eastAsia="zh-CN"/>
                <w:rPrChange w:id="243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3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43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14E4ED4" w14:textId="77777777" w:rsidR="00C75E31" w:rsidRPr="00E835D4" w:rsidRDefault="00000000">
            <w:pPr>
              <w:spacing w:before="0"/>
              <w:jc w:val="center"/>
              <w:rPr>
                <w:rFonts w:eastAsia="PMingLiU" w:cs="Arial"/>
                <w:b/>
                <w:bCs/>
                <w:sz w:val="16"/>
                <w:szCs w:val="16"/>
                <w:lang w:val="en-US" w:eastAsia="zh-CN"/>
                <w:rPrChange w:id="243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38"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439"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7432F214" w14:textId="77777777" w:rsidR="00C75E31" w:rsidRPr="00E835D4" w:rsidRDefault="00000000">
            <w:pPr>
              <w:spacing w:before="0"/>
              <w:jc w:val="center"/>
              <w:rPr>
                <w:rFonts w:eastAsia="PMingLiU" w:cs="Arial"/>
                <w:b/>
                <w:bCs/>
                <w:sz w:val="16"/>
                <w:szCs w:val="16"/>
                <w:lang w:val="en-US" w:eastAsia="zh-CN"/>
                <w:rPrChange w:id="2440" w:author="扬 邱" w:date="2025-07-09T17:16:00Z" w16du:dateUtc="2025-07-09T09:16:00Z">
                  <w:rPr>
                    <w:rFonts w:eastAsia="PMingLiU" w:cs="Arial"/>
                    <w:b/>
                    <w:bCs/>
                    <w:sz w:val="12"/>
                    <w:szCs w:val="12"/>
                    <w:lang w:val="en-US" w:eastAsia="zh-CN"/>
                  </w:rPr>
                </w:rPrChange>
              </w:rPr>
            </w:pPr>
            <w:r w:rsidRPr="00E835D4">
              <w:rPr>
                <w:rFonts w:eastAsia="PMingLiU" w:cs="Arial"/>
                <w:b/>
                <w:bCs/>
                <w:color w:val="FF0000"/>
                <w:sz w:val="16"/>
                <w:szCs w:val="16"/>
                <w:lang w:val="en-US" w:eastAsia="zh-CN"/>
                <w:rPrChange w:id="2441" w:author="扬 邱" w:date="2025-07-09T17:16:00Z" w16du:dateUtc="2025-07-09T09:16:00Z">
                  <w:rPr>
                    <w:rFonts w:eastAsia="PMingLiU" w:cs="Arial"/>
                    <w:b/>
                    <w:bCs/>
                    <w:color w:val="FF0000"/>
                    <w:sz w:val="12"/>
                    <w:szCs w:val="12"/>
                    <w:lang w:val="en-US" w:eastAsia="zh-CN"/>
                  </w:rPr>
                </w:rPrChange>
              </w:rPr>
              <w:t>66,725.46</w:t>
            </w:r>
          </w:p>
        </w:tc>
      </w:tr>
      <w:tr w:rsidR="00E835D4" w:rsidRPr="00E835D4" w14:paraId="50600336" w14:textId="77777777" w:rsidTr="00E835D4">
        <w:tblPrEx>
          <w:tblPrExChange w:id="2442" w:author="扬 邱" w:date="2025-07-09T17:16:00Z" w16du:dateUtc="2025-07-09T09:16:00Z">
            <w:tblPrEx>
              <w:tblLayout w:type="fixed"/>
            </w:tblPrEx>
          </w:tblPrExChange>
        </w:tblPrEx>
        <w:trPr>
          <w:trHeight w:val="285"/>
          <w:trPrChange w:id="2443" w:author="扬 邱" w:date="2025-07-09T17:16:00Z" w16du:dateUtc="2025-07-09T09:16:00Z">
            <w:trPr>
              <w:trHeight w:val="28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444"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6D42DF2" w14:textId="77777777" w:rsidR="00C75E31" w:rsidRPr="00E835D4" w:rsidRDefault="00000000">
            <w:pPr>
              <w:spacing w:before="0"/>
              <w:jc w:val="center"/>
              <w:rPr>
                <w:rFonts w:eastAsia="PMingLiU" w:cs="Arial"/>
                <w:b/>
                <w:bCs/>
                <w:sz w:val="16"/>
                <w:szCs w:val="16"/>
                <w:lang w:val="en-US" w:eastAsia="zh-CN"/>
                <w:rPrChange w:id="244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46" w:author="扬 邱" w:date="2025-07-09T17:16:00Z" w16du:dateUtc="2025-07-09T09:16:00Z">
                  <w:rPr>
                    <w:rFonts w:eastAsia="PMingLiU" w:cs="Arial"/>
                    <w:b/>
                    <w:bCs/>
                    <w:sz w:val="12"/>
                    <w:szCs w:val="12"/>
                    <w:lang w:val="en-US" w:eastAsia="zh-CN"/>
                  </w:rPr>
                </w:rPrChange>
              </w:rPr>
              <w:t>27</w:t>
            </w:r>
          </w:p>
        </w:tc>
        <w:tc>
          <w:tcPr>
            <w:tcW w:w="360" w:type="pct"/>
            <w:tcBorders>
              <w:top w:val="nil"/>
              <w:left w:val="nil"/>
              <w:bottom w:val="single" w:sz="4" w:space="0" w:color="auto"/>
              <w:right w:val="single" w:sz="4" w:space="0" w:color="auto"/>
            </w:tcBorders>
            <w:shd w:val="clear" w:color="auto" w:fill="auto"/>
            <w:vAlign w:val="center"/>
            <w:tcPrChange w:id="2447"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04F36440" w14:textId="77777777" w:rsidR="00C75E31" w:rsidRPr="00E835D4" w:rsidRDefault="00000000">
            <w:pPr>
              <w:spacing w:before="0"/>
              <w:rPr>
                <w:rFonts w:eastAsia="PMingLiU" w:cs="Arial"/>
                <w:b/>
                <w:bCs/>
                <w:sz w:val="16"/>
                <w:szCs w:val="16"/>
                <w:lang w:val="en-US" w:eastAsia="zh-CN"/>
                <w:rPrChange w:id="2448"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449" w:author="扬 邱" w:date="2025-07-09T17:16:00Z" w16du:dateUtc="2025-07-09T09:16:00Z">
                  <w:rPr>
                    <w:rFonts w:eastAsia="PMingLiU" w:cs="Arial" w:hint="eastAsia"/>
                    <w:b/>
                    <w:bCs/>
                    <w:sz w:val="12"/>
                    <w:szCs w:val="12"/>
                    <w:lang w:val="en-US" w:eastAsia="zh-CN"/>
                  </w:rPr>
                </w:rPrChange>
              </w:rPr>
              <w:t>粗苯</w:t>
            </w:r>
          </w:p>
        </w:tc>
        <w:tc>
          <w:tcPr>
            <w:tcW w:w="182" w:type="pct"/>
            <w:tcBorders>
              <w:top w:val="nil"/>
              <w:left w:val="nil"/>
              <w:bottom w:val="single" w:sz="4" w:space="0" w:color="auto"/>
              <w:right w:val="single" w:sz="4" w:space="0" w:color="auto"/>
            </w:tcBorders>
            <w:shd w:val="clear" w:color="000000" w:fill="FFFFFF"/>
            <w:vAlign w:val="center"/>
            <w:tcPrChange w:id="2450"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08599BBB" w14:textId="77777777" w:rsidR="00C75E31" w:rsidRPr="00E835D4" w:rsidRDefault="00000000">
            <w:pPr>
              <w:spacing w:before="0"/>
              <w:jc w:val="center"/>
              <w:rPr>
                <w:rFonts w:ascii="宋体" w:eastAsia="宋体" w:hAnsi="宋体" w:cs="宋体" w:hint="eastAsia"/>
                <w:b/>
                <w:bCs/>
                <w:sz w:val="16"/>
                <w:szCs w:val="16"/>
                <w:lang w:val="en-US" w:eastAsia="zh-CN"/>
                <w:rPrChange w:id="2451"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452" w:author="扬 邱" w:date="2025-07-09T17:16:00Z" w16du:dateUtc="2025-07-09T09:16:00Z">
                  <w:rPr>
                    <w:rFonts w:ascii="宋体" w:eastAsia="宋体" w:hAnsi="宋体" w:cs="宋体" w:hint="eastAsia"/>
                    <w:b/>
                    <w:bCs/>
                    <w:sz w:val="12"/>
                    <w:szCs w:val="12"/>
                    <w:lang w:val="en-US" w:eastAsia="zh-CN"/>
                  </w:rPr>
                </w:rPrChange>
              </w:rPr>
              <w:t>范围一</w:t>
            </w:r>
          </w:p>
        </w:tc>
        <w:tc>
          <w:tcPr>
            <w:tcW w:w="603" w:type="pct"/>
            <w:tcBorders>
              <w:top w:val="nil"/>
              <w:left w:val="nil"/>
              <w:bottom w:val="single" w:sz="4" w:space="0" w:color="auto"/>
              <w:right w:val="single" w:sz="4" w:space="0" w:color="auto"/>
            </w:tcBorders>
            <w:shd w:val="clear" w:color="000000" w:fill="FFFFFF"/>
            <w:noWrap/>
            <w:vAlign w:val="center"/>
            <w:tcPrChange w:id="2453"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70B81C6A" w14:textId="77777777" w:rsidR="00C75E31" w:rsidRPr="00E835D4" w:rsidRDefault="00000000">
            <w:pPr>
              <w:spacing w:before="0"/>
              <w:jc w:val="right"/>
              <w:rPr>
                <w:rFonts w:eastAsia="PMingLiU" w:cs="Arial"/>
                <w:b/>
                <w:bCs/>
                <w:sz w:val="16"/>
                <w:szCs w:val="16"/>
                <w:lang w:val="en-US" w:eastAsia="zh-CN"/>
                <w:rPrChange w:id="2454" w:author="扬 邱" w:date="2025-07-09T17:16:00Z" w16du:dateUtc="2025-07-09T09:16:00Z">
                  <w:rPr>
                    <w:rFonts w:eastAsia="PMingLiU" w:cs="Arial"/>
                    <w:b/>
                    <w:bCs/>
                    <w:sz w:val="12"/>
                    <w:szCs w:val="12"/>
                    <w:lang w:val="en-US" w:eastAsia="zh-CN"/>
                  </w:rPr>
                </w:rPrChange>
              </w:rPr>
            </w:pPr>
            <w:r w:rsidRPr="00E835D4">
              <w:rPr>
                <w:rFonts w:eastAsia="PMingLiU" w:cs="Arial"/>
                <w:b/>
                <w:bCs/>
                <w:color w:val="FF0000"/>
                <w:sz w:val="16"/>
                <w:szCs w:val="16"/>
                <w:lang w:val="en-US" w:eastAsia="zh-CN"/>
                <w:rPrChange w:id="2455" w:author="扬 邱" w:date="2025-07-09T17:16:00Z" w16du:dateUtc="2025-07-09T09:16:00Z">
                  <w:rPr>
                    <w:rFonts w:eastAsia="PMingLiU" w:cs="Arial"/>
                    <w:b/>
                    <w:bCs/>
                    <w:color w:val="FF0000"/>
                    <w:sz w:val="12"/>
                    <w:szCs w:val="12"/>
                    <w:lang w:val="en-US" w:eastAsia="zh-CN"/>
                  </w:rPr>
                </w:rPrChange>
              </w:rPr>
              <w:t>19,274.50</w:t>
            </w:r>
          </w:p>
        </w:tc>
        <w:tc>
          <w:tcPr>
            <w:tcW w:w="407" w:type="pct"/>
            <w:tcBorders>
              <w:top w:val="nil"/>
              <w:left w:val="nil"/>
              <w:bottom w:val="single" w:sz="4" w:space="0" w:color="auto"/>
              <w:right w:val="single" w:sz="4" w:space="0" w:color="auto"/>
            </w:tcBorders>
            <w:shd w:val="clear" w:color="000000" w:fill="FFFFFF"/>
            <w:noWrap/>
            <w:vAlign w:val="center"/>
            <w:tcPrChange w:id="2456"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6226F349" w14:textId="77777777" w:rsidR="00C75E31" w:rsidRPr="00E835D4" w:rsidRDefault="00000000">
            <w:pPr>
              <w:spacing w:before="0"/>
              <w:rPr>
                <w:rFonts w:eastAsia="PMingLiU" w:cs="Arial"/>
                <w:b/>
                <w:bCs/>
                <w:sz w:val="16"/>
                <w:szCs w:val="16"/>
                <w:lang w:val="en-US" w:eastAsia="zh-CN"/>
                <w:rPrChange w:id="245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58"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459"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B501D33" w14:textId="77777777" w:rsidR="00C75E31" w:rsidRPr="00E835D4" w:rsidRDefault="00000000">
            <w:pPr>
              <w:spacing w:before="0"/>
              <w:jc w:val="center"/>
              <w:rPr>
                <w:rFonts w:eastAsia="PMingLiU" w:cs="Arial"/>
                <w:b/>
                <w:bCs/>
                <w:sz w:val="16"/>
                <w:szCs w:val="16"/>
                <w:lang w:val="en-US" w:eastAsia="zh-CN"/>
                <w:rPrChange w:id="2460" w:author="扬 邱" w:date="2025-07-09T17:16:00Z" w16du:dateUtc="2025-07-09T09:16:00Z">
                  <w:rPr>
                    <w:rFonts w:eastAsia="PMingLiU" w:cs="Arial"/>
                    <w:b/>
                    <w:bCs/>
                    <w:sz w:val="12"/>
                    <w:szCs w:val="12"/>
                    <w:lang w:val="en-US" w:eastAsia="zh-CN"/>
                  </w:rPr>
                </w:rPrChange>
              </w:rPr>
            </w:pPr>
            <w:r w:rsidRPr="00E835D4">
              <w:rPr>
                <w:rFonts w:eastAsia="PMingLiU" w:cs="Arial"/>
                <w:b/>
                <w:bCs/>
                <w:color w:val="FF0000"/>
                <w:sz w:val="16"/>
                <w:szCs w:val="16"/>
                <w:lang w:val="en-US" w:eastAsia="zh-CN"/>
                <w:rPrChange w:id="2461" w:author="扬 邱" w:date="2025-07-09T17:16:00Z" w16du:dateUtc="2025-07-09T09:16:00Z">
                  <w:rPr>
                    <w:rFonts w:eastAsia="PMingLiU" w:cs="Arial"/>
                    <w:b/>
                    <w:bCs/>
                    <w:color w:val="FF0000"/>
                    <w:sz w:val="12"/>
                    <w:szCs w:val="12"/>
                    <w:lang w:val="en-US" w:eastAsia="zh-CN"/>
                  </w:rPr>
                </w:rPrChange>
              </w:rPr>
              <w:t>65,186.36</w:t>
            </w:r>
          </w:p>
        </w:tc>
        <w:tc>
          <w:tcPr>
            <w:tcW w:w="353" w:type="pct"/>
            <w:tcBorders>
              <w:top w:val="nil"/>
              <w:left w:val="nil"/>
              <w:bottom w:val="single" w:sz="4" w:space="0" w:color="auto"/>
              <w:right w:val="single" w:sz="4" w:space="0" w:color="auto"/>
            </w:tcBorders>
            <w:shd w:val="clear" w:color="000000" w:fill="C0C0C0"/>
            <w:noWrap/>
            <w:vAlign w:val="center"/>
            <w:tcPrChange w:id="2462"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1B7CF3AA" w14:textId="77777777" w:rsidR="00C75E31" w:rsidRPr="00E835D4" w:rsidRDefault="00000000">
            <w:pPr>
              <w:spacing w:before="0"/>
              <w:jc w:val="center"/>
              <w:rPr>
                <w:rFonts w:eastAsia="PMingLiU" w:cs="Arial"/>
                <w:b/>
                <w:bCs/>
                <w:sz w:val="16"/>
                <w:szCs w:val="16"/>
                <w:lang w:val="en-US" w:eastAsia="zh-CN"/>
                <w:rPrChange w:id="246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64"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465"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239C74D6" w14:textId="77777777" w:rsidR="00C75E31" w:rsidRPr="00E835D4" w:rsidRDefault="00000000">
            <w:pPr>
              <w:spacing w:before="0"/>
              <w:jc w:val="center"/>
              <w:rPr>
                <w:rFonts w:eastAsia="PMingLiU" w:cs="Arial"/>
                <w:b/>
                <w:bCs/>
                <w:sz w:val="16"/>
                <w:szCs w:val="16"/>
                <w:lang w:val="en-US" w:eastAsia="zh-CN"/>
                <w:rPrChange w:id="246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67"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468"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443AF26F" w14:textId="77777777" w:rsidR="00C75E31" w:rsidRPr="00E835D4" w:rsidRDefault="00000000">
            <w:pPr>
              <w:spacing w:before="0"/>
              <w:jc w:val="center"/>
              <w:rPr>
                <w:rFonts w:eastAsia="PMingLiU" w:cs="Arial"/>
                <w:b/>
                <w:bCs/>
                <w:sz w:val="16"/>
                <w:szCs w:val="16"/>
                <w:lang w:val="en-US" w:eastAsia="zh-CN"/>
                <w:rPrChange w:id="246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7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47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4736B1C" w14:textId="77777777" w:rsidR="00C75E31" w:rsidRPr="00E835D4" w:rsidRDefault="00000000">
            <w:pPr>
              <w:spacing w:before="0"/>
              <w:jc w:val="center"/>
              <w:rPr>
                <w:rFonts w:eastAsia="PMingLiU" w:cs="Arial"/>
                <w:b/>
                <w:bCs/>
                <w:sz w:val="16"/>
                <w:szCs w:val="16"/>
                <w:lang w:val="en-US" w:eastAsia="zh-CN"/>
                <w:rPrChange w:id="247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7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47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AE0E264" w14:textId="77777777" w:rsidR="00C75E31" w:rsidRPr="00E835D4" w:rsidRDefault="00000000">
            <w:pPr>
              <w:spacing w:before="0"/>
              <w:jc w:val="center"/>
              <w:rPr>
                <w:rFonts w:eastAsia="PMingLiU" w:cs="Arial"/>
                <w:b/>
                <w:bCs/>
                <w:sz w:val="16"/>
                <w:szCs w:val="16"/>
                <w:lang w:val="en-US" w:eastAsia="zh-CN"/>
                <w:rPrChange w:id="247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7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47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05A12A3" w14:textId="77777777" w:rsidR="00C75E31" w:rsidRPr="00E835D4" w:rsidRDefault="00000000">
            <w:pPr>
              <w:spacing w:before="0"/>
              <w:jc w:val="center"/>
              <w:rPr>
                <w:rFonts w:eastAsia="PMingLiU" w:cs="Arial"/>
                <w:b/>
                <w:bCs/>
                <w:sz w:val="16"/>
                <w:szCs w:val="16"/>
                <w:lang w:val="en-US" w:eastAsia="zh-CN"/>
                <w:rPrChange w:id="247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79"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480"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3A89B7E1" w14:textId="77777777" w:rsidR="00C75E31" w:rsidRPr="00E835D4" w:rsidRDefault="00000000">
            <w:pPr>
              <w:spacing w:before="0"/>
              <w:jc w:val="center"/>
              <w:rPr>
                <w:rFonts w:eastAsia="PMingLiU" w:cs="Arial"/>
                <w:b/>
                <w:bCs/>
                <w:sz w:val="16"/>
                <w:szCs w:val="16"/>
                <w:lang w:val="en-US" w:eastAsia="zh-CN"/>
                <w:rPrChange w:id="2481" w:author="扬 邱" w:date="2025-07-09T17:16:00Z" w16du:dateUtc="2025-07-09T09:16:00Z">
                  <w:rPr>
                    <w:rFonts w:eastAsia="PMingLiU" w:cs="Arial"/>
                    <w:b/>
                    <w:bCs/>
                    <w:sz w:val="12"/>
                    <w:szCs w:val="12"/>
                    <w:lang w:val="en-US" w:eastAsia="zh-CN"/>
                  </w:rPr>
                </w:rPrChange>
              </w:rPr>
            </w:pPr>
            <w:r w:rsidRPr="00E835D4">
              <w:rPr>
                <w:rFonts w:eastAsia="PMingLiU" w:cs="Arial"/>
                <w:b/>
                <w:bCs/>
                <w:color w:val="FF0000"/>
                <w:sz w:val="16"/>
                <w:szCs w:val="16"/>
                <w:lang w:val="en-US" w:eastAsia="zh-CN"/>
                <w:rPrChange w:id="2482" w:author="扬 邱" w:date="2025-07-09T17:16:00Z" w16du:dateUtc="2025-07-09T09:16:00Z">
                  <w:rPr>
                    <w:rFonts w:eastAsia="PMingLiU" w:cs="Arial"/>
                    <w:b/>
                    <w:bCs/>
                    <w:color w:val="FF0000"/>
                    <w:sz w:val="12"/>
                    <w:szCs w:val="12"/>
                    <w:lang w:val="en-US" w:eastAsia="zh-CN"/>
                  </w:rPr>
                </w:rPrChange>
              </w:rPr>
              <w:t>65,186.36</w:t>
            </w:r>
          </w:p>
        </w:tc>
      </w:tr>
      <w:tr w:rsidR="00E835D4" w:rsidRPr="00E835D4" w14:paraId="4348FC23" w14:textId="77777777" w:rsidTr="00E835D4">
        <w:tblPrEx>
          <w:tblPrExChange w:id="2483" w:author="扬 邱" w:date="2025-07-09T17:16:00Z" w16du:dateUtc="2025-07-09T09:16:00Z">
            <w:tblPrEx>
              <w:tblLayout w:type="fixed"/>
            </w:tblPrEx>
          </w:tblPrExChange>
        </w:tblPrEx>
        <w:trPr>
          <w:trHeight w:val="330"/>
          <w:trPrChange w:id="2484" w:author="扬 邱" w:date="2025-07-09T17:16:00Z" w16du:dateUtc="2025-07-09T09:16:00Z">
            <w:trPr>
              <w:trHeight w:val="33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485"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0E680B9B" w14:textId="77777777" w:rsidR="00C75E31" w:rsidRPr="00E835D4" w:rsidRDefault="00000000">
            <w:pPr>
              <w:spacing w:before="0"/>
              <w:jc w:val="center"/>
              <w:rPr>
                <w:rFonts w:eastAsia="PMingLiU" w:cs="Arial"/>
                <w:b/>
                <w:bCs/>
                <w:sz w:val="16"/>
                <w:szCs w:val="16"/>
                <w:lang w:val="en-US" w:eastAsia="zh-CN"/>
                <w:rPrChange w:id="248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87" w:author="扬 邱" w:date="2025-07-09T17:16:00Z" w16du:dateUtc="2025-07-09T09:16:00Z">
                  <w:rPr>
                    <w:rFonts w:eastAsia="PMingLiU" w:cs="Arial"/>
                    <w:b/>
                    <w:bCs/>
                    <w:sz w:val="12"/>
                    <w:szCs w:val="12"/>
                    <w:lang w:val="en-US" w:eastAsia="zh-CN"/>
                  </w:rPr>
                </w:rPrChange>
              </w:rPr>
              <w:t>28</w:t>
            </w:r>
          </w:p>
        </w:tc>
        <w:tc>
          <w:tcPr>
            <w:tcW w:w="360" w:type="pct"/>
            <w:tcBorders>
              <w:top w:val="nil"/>
              <w:left w:val="nil"/>
              <w:bottom w:val="single" w:sz="4" w:space="0" w:color="auto"/>
              <w:right w:val="single" w:sz="4" w:space="0" w:color="auto"/>
            </w:tcBorders>
            <w:shd w:val="clear" w:color="auto" w:fill="auto"/>
            <w:vAlign w:val="center"/>
            <w:tcPrChange w:id="2488"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4891FCBE" w14:textId="77777777" w:rsidR="00C75E31" w:rsidRPr="00E835D4" w:rsidRDefault="00000000">
            <w:pPr>
              <w:spacing w:before="0"/>
              <w:rPr>
                <w:rFonts w:eastAsia="PMingLiU" w:cs="Arial"/>
                <w:b/>
                <w:bCs/>
                <w:sz w:val="16"/>
                <w:szCs w:val="16"/>
                <w:lang w:val="en-US" w:eastAsia="zh-CN"/>
                <w:rPrChange w:id="2489"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490" w:author="扬 邱" w:date="2025-07-09T17:16:00Z" w16du:dateUtc="2025-07-09T09:16:00Z">
                  <w:rPr>
                    <w:rFonts w:eastAsia="PMingLiU" w:cs="Arial" w:hint="eastAsia"/>
                    <w:b/>
                    <w:bCs/>
                    <w:sz w:val="12"/>
                    <w:szCs w:val="12"/>
                    <w:lang w:val="en-US" w:eastAsia="zh-CN"/>
                  </w:rPr>
                </w:rPrChange>
              </w:rPr>
              <w:t>外购电力（基于位置）</w:t>
            </w:r>
          </w:p>
        </w:tc>
        <w:tc>
          <w:tcPr>
            <w:tcW w:w="182" w:type="pct"/>
            <w:tcBorders>
              <w:top w:val="nil"/>
              <w:left w:val="nil"/>
              <w:bottom w:val="single" w:sz="4" w:space="0" w:color="auto"/>
              <w:right w:val="single" w:sz="4" w:space="0" w:color="auto"/>
            </w:tcBorders>
            <w:shd w:val="clear" w:color="000000" w:fill="FFFFFF"/>
            <w:vAlign w:val="center"/>
            <w:tcPrChange w:id="2491"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2399F126" w14:textId="77777777" w:rsidR="00C75E31" w:rsidRPr="00E835D4" w:rsidRDefault="00000000">
            <w:pPr>
              <w:spacing w:before="0"/>
              <w:jc w:val="center"/>
              <w:rPr>
                <w:rFonts w:ascii="宋体" w:eastAsia="宋体" w:hAnsi="宋体" w:cs="宋体" w:hint="eastAsia"/>
                <w:b/>
                <w:bCs/>
                <w:sz w:val="16"/>
                <w:szCs w:val="16"/>
                <w:lang w:val="en-US" w:eastAsia="zh-CN"/>
                <w:rPrChange w:id="2492"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493" w:author="扬 邱" w:date="2025-07-09T17:16:00Z" w16du:dateUtc="2025-07-09T09:16:00Z">
                  <w:rPr>
                    <w:rFonts w:ascii="宋体" w:eastAsia="宋体" w:hAnsi="宋体" w:cs="宋体" w:hint="eastAsia"/>
                    <w:b/>
                    <w:bCs/>
                    <w:sz w:val="12"/>
                    <w:szCs w:val="12"/>
                    <w:lang w:val="en-US" w:eastAsia="zh-CN"/>
                  </w:rPr>
                </w:rPrChange>
              </w:rPr>
              <w:t>范围二</w:t>
            </w:r>
          </w:p>
        </w:tc>
        <w:tc>
          <w:tcPr>
            <w:tcW w:w="603" w:type="pct"/>
            <w:tcBorders>
              <w:top w:val="nil"/>
              <w:left w:val="nil"/>
              <w:bottom w:val="single" w:sz="4" w:space="0" w:color="auto"/>
              <w:right w:val="single" w:sz="4" w:space="0" w:color="auto"/>
            </w:tcBorders>
            <w:shd w:val="clear" w:color="000000" w:fill="FFFFFF"/>
            <w:noWrap/>
            <w:vAlign w:val="center"/>
            <w:tcPrChange w:id="2494"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63C4F666" w14:textId="77777777" w:rsidR="00C75E31" w:rsidRPr="00E835D4" w:rsidRDefault="00000000">
            <w:pPr>
              <w:spacing w:before="0"/>
              <w:jc w:val="right"/>
              <w:rPr>
                <w:rFonts w:eastAsia="PMingLiU" w:cs="Arial"/>
                <w:b/>
                <w:bCs/>
                <w:sz w:val="16"/>
                <w:szCs w:val="16"/>
                <w:lang w:val="en-US" w:eastAsia="zh-CN"/>
                <w:rPrChange w:id="249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96" w:author="扬 邱" w:date="2025-07-09T17:16:00Z" w16du:dateUtc="2025-07-09T09:16:00Z">
                  <w:rPr>
                    <w:rFonts w:eastAsia="PMingLiU" w:cs="Arial"/>
                    <w:b/>
                    <w:bCs/>
                    <w:sz w:val="12"/>
                    <w:szCs w:val="12"/>
                    <w:lang w:val="en-US" w:eastAsia="zh-CN"/>
                  </w:rPr>
                </w:rPrChange>
              </w:rPr>
              <w:t>2,001,638.12</w:t>
            </w:r>
          </w:p>
        </w:tc>
        <w:tc>
          <w:tcPr>
            <w:tcW w:w="407" w:type="pct"/>
            <w:tcBorders>
              <w:top w:val="nil"/>
              <w:left w:val="nil"/>
              <w:bottom w:val="single" w:sz="4" w:space="0" w:color="auto"/>
              <w:right w:val="single" w:sz="4" w:space="0" w:color="auto"/>
            </w:tcBorders>
            <w:shd w:val="clear" w:color="000000" w:fill="FFFFFF"/>
            <w:noWrap/>
            <w:vAlign w:val="center"/>
            <w:tcPrChange w:id="2497"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162D9EB8" w14:textId="77777777" w:rsidR="00C75E31" w:rsidRPr="00E835D4" w:rsidRDefault="00000000">
            <w:pPr>
              <w:spacing w:before="0"/>
              <w:rPr>
                <w:rFonts w:eastAsia="PMingLiU" w:cs="Arial"/>
                <w:b/>
                <w:bCs/>
                <w:sz w:val="16"/>
                <w:szCs w:val="16"/>
                <w:lang w:val="en-US" w:eastAsia="zh-CN"/>
                <w:rPrChange w:id="249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499" w:author="扬 邱" w:date="2025-07-09T17:16:00Z" w16du:dateUtc="2025-07-09T09:16:00Z">
                  <w:rPr>
                    <w:rFonts w:eastAsia="PMingLiU" w:cs="Arial"/>
                    <w:b/>
                    <w:bCs/>
                    <w:sz w:val="12"/>
                    <w:szCs w:val="12"/>
                    <w:lang w:val="en-US" w:eastAsia="zh-CN"/>
                  </w:rPr>
                </w:rPrChange>
              </w:rPr>
              <w:t>MWh</w:t>
            </w:r>
          </w:p>
        </w:tc>
        <w:tc>
          <w:tcPr>
            <w:tcW w:w="655" w:type="pct"/>
            <w:tcBorders>
              <w:top w:val="nil"/>
              <w:left w:val="nil"/>
              <w:bottom w:val="single" w:sz="4" w:space="0" w:color="auto"/>
              <w:right w:val="single" w:sz="4" w:space="0" w:color="auto"/>
            </w:tcBorders>
            <w:shd w:val="clear" w:color="000000" w:fill="C0C0C0"/>
            <w:noWrap/>
            <w:vAlign w:val="center"/>
            <w:tcPrChange w:id="2500"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6F2EAF64" w14:textId="77777777" w:rsidR="00C75E31" w:rsidRPr="00E835D4" w:rsidRDefault="00000000">
            <w:pPr>
              <w:spacing w:before="0"/>
              <w:jc w:val="center"/>
              <w:rPr>
                <w:rFonts w:eastAsia="PMingLiU" w:cs="Arial"/>
                <w:b/>
                <w:bCs/>
                <w:sz w:val="16"/>
                <w:szCs w:val="16"/>
                <w:lang w:val="en-US" w:eastAsia="zh-CN"/>
                <w:rPrChange w:id="250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02" w:author="扬 邱" w:date="2025-07-09T17:16:00Z" w16du:dateUtc="2025-07-09T09:16:00Z">
                  <w:rPr>
                    <w:rFonts w:eastAsia="PMingLiU" w:cs="Arial"/>
                    <w:b/>
                    <w:bCs/>
                    <w:sz w:val="12"/>
                    <w:szCs w:val="12"/>
                    <w:lang w:val="en-US" w:eastAsia="zh-CN"/>
                  </w:rPr>
                </w:rPrChange>
              </w:rPr>
              <w:t>873,514.88</w:t>
            </w:r>
          </w:p>
        </w:tc>
        <w:tc>
          <w:tcPr>
            <w:tcW w:w="353" w:type="pct"/>
            <w:tcBorders>
              <w:top w:val="nil"/>
              <w:left w:val="nil"/>
              <w:bottom w:val="single" w:sz="4" w:space="0" w:color="auto"/>
              <w:right w:val="single" w:sz="4" w:space="0" w:color="auto"/>
            </w:tcBorders>
            <w:shd w:val="clear" w:color="000000" w:fill="C0C0C0"/>
            <w:noWrap/>
            <w:vAlign w:val="center"/>
            <w:tcPrChange w:id="2503"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6D0B7228" w14:textId="77777777" w:rsidR="00C75E31" w:rsidRPr="00E835D4" w:rsidRDefault="00000000">
            <w:pPr>
              <w:spacing w:before="0"/>
              <w:jc w:val="center"/>
              <w:rPr>
                <w:rFonts w:eastAsia="PMingLiU" w:cs="Arial"/>
                <w:b/>
                <w:bCs/>
                <w:sz w:val="16"/>
                <w:szCs w:val="16"/>
                <w:lang w:val="en-US" w:eastAsia="zh-CN"/>
                <w:rPrChange w:id="250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05"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506"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6B2758D9" w14:textId="77777777" w:rsidR="00C75E31" w:rsidRPr="00E835D4" w:rsidRDefault="00000000">
            <w:pPr>
              <w:spacing w:before="0"/>
              <w:jc w:val="center"/>
              <w:rPr>
                <w:rFonts w:eastAsia="PMingLiU" w:cs="Arial"/>
                <w:b/>
                <w:bCs/>
                <w:sz w:val="16"/>
                <w:szCs w:val="16"/>
                <w:lang w:val="en-US" w:eastAsia="zh-CN"/>
                <w:rPrChange w:id="250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08"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509"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5F886176" w14:textId="77777777" w:rsidR="00C75E31" w:rsidRPr="00E835D4" w:rsidRDefault="00000000">
            <w:pPr>
              <w:spacing w:before="0"/>
              <w:jc w:val="center"/>
              <w:rPr>
                <w:rFonts w:eastAsia="PMingLiU" w:cs="Arial"/>
                <w:b/>
                <w:bCs/>
                <w:sz w:val="16"/>
                <w:szCs w:val="16"/>
                <w:lang w:val="en-US" w:eastAsia="zh-CN"/>
                <w:rPrChange w:id="251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1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51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E0FC39D" w14:textId="77777777" w:rsidR="00C75E31" w:rsidRPr="00E835D4" w:rsidRDefault="00000000">
            <w:pPr>
              <w:spacing w:before="0"/>
              <w:jc w:val="center"/>
              <w:rPr>
                <w:rFonts w:eastAsia="PMingLiU" w:cs="Arial"/>
                <w:b/>
                <w:bCs/>
                <w:sz w:val="16"/>
                <w:szCs w:val="16"/>
                <w:lang w:val="en-US" w:eastAsia="zh-CN"/>
                <w:rPrChange w:id="251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1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51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DD0060D" w14:textId="77777777" w:rsidR="00C75E31" w:rsidRPr="00E835D4" w:rsidRDefault="00000000">
            <w:pPr>
              <w:spacing w:before="0"/>
              <w:jc w:val="center"/>
              <w:rPr>
                <w:rFonts w:eastAsia="PMingLiU" w:cs="Arial"/>
                <w:b/>
                <w:bCs/>
                <w:sz w:val="16"/>
                <w:szCs w:val="16"/>
                <w:lang w:val="en-US" w:eastAsia="zh-CN"/>
                <w:rPrChange w:id="251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1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51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084D40E" w14:textId="77777777" w:rsidR="00C75E31" w:rsidRPr="00E835D4" w:rsidRDefault="00000000">
            <w:pPr>
              <w:spacing w:before="0"/>
              <w:jc w:val="center"/>
              <w:rPr>
                <w:rFonts w:eastAsia="PMingLiU" w:cs="Arial"/>
                <w:b/>
                <w:bCs/>
                <w:sz w:val="16"/>
                <w:szCs w:val="16"/>
                <w:lang w:val="en-US" w:eastAsia="zh-CN"/>
                <w:rPrChange w:id="251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20"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521"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02C7BA76" w14:textId="77777777" w:rsidR="00C75E31" w:rsidRPr="00E835D4" w:rsidRDefault="00000000">
            <w:pPr>
              <w:spacing w:before="0"/>
              <w:jc w:val="center"/>
              <w:rPr>
                <w:rFonts w:eastAsia="PMingLiU" w:cs="Arial"/>
                <w:b/>
                <w:bCs/>
                <w:sz w:val="16"/>
                <w:szCs w:val="16"/>
                <w:lang w:val="en-US" w:eastAsia="zh-CN"/>
                <w:rPrChange w:id="252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23" w:author="扬 邱" w:date="2025-07-09T17:16:00Z" w16du:dateUtc="2025-07-09T09:16:00Z">
                  <w:rPr>
                    <w:rFonts w:eastAsia="PMingLiU" w:cs="Arial"/>
                    <w:b/>
                    <w:bCs/>
                    <w:sz w:val="12"/>
                    <w:szCs w:val="12"/>
                    <w:lang w:val="en-US" w:eastAsia="zh-CN"/>
                  </w:rPr>
                </w:rPrChange>
              </w:rPr>
              <w:t>873,514.88</w:t>
            </w:r>
          </w:p>
        </w:tc>
      </w:tr>
      <w:tr w:rsidR="00E835D4" w:rsidRPr="00E835D4" w14:paraId="4336C4BC" w14:textId="77777777" w:rsidTr="00E835D4">
        <w:tblPrEx>
          <w:tblPrExChange w:id="2524" w:author="扬 邱" w:date="2025-07-09T17:16:00Z" w16du:dateUtc="2025-07-09T09:16:00Z">
            <w:tblPrEx>
              <w:tblLayout w:type="fixed"/>
            </w:tblPrEx>
          </w:tblPrExChange>
        </w:tblPrEx>
        <w:trPr>
          <w:trHeight w:val="330"/>
          <w:trPrChange w:id="2525" w:author="扬 邱" w:date="2025-07-09T17:16:00Z" w16du:dateUtc="2025-07-09T09:16:00Z">
            <w:trPr>
              <w:trHeight w:val="33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526"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61FDA3B0" w14:textId="77777777" w:rsidR="00C75E31" w:rsidRPr="00E835D4" w:rsidRDefault="00000000">
            <w:pPr>
              <w:spacing w:before="0"/>
              <w:jc w:val="center"/>
              <w:rPr>
                <w:rFonts w:eastAsia="PMingLiU" w:cs="Arial"/>
                <w:b/>
                <w:bCs/>
                <w:sz w:val="16"/>
                <w:szCs w:val="16"/>
                <w:lang w:val="en-US" w:eastAsia="zh-CN"/>
                <w:rPrChange w:id="252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28" w:author="扬 邱" w:date="2025-07-09T17:16:00Z" w16du:dateUtc="2025-07-09T09:16:00Z">
                  <w:rPr>
                    <w:rFonts w:eastAsia="PMingLiU" w:cs="Arial"/>
                    <w:b/>
                    <w:bCs/>
                    <w:sz w:val="12"/>
                    <w:szCs w:val="12"/>
                    <w:lang w:val="en-US" w:eastAsia="zh-CN"/>
                  </w:rPr>
                </w:rPrChange>
              </w:rPr>
              <w:t>29</w:t>
            </w:r>
          </w:p>
        </w:tc>
        <w:tc>
          <w:tcPr>
            <w:tcW w:w="360" w:type="pct"/>
            <w:tcBorders>
              <w:top w:val="nil"/>
              <w:left w:val="nil"/>
              <w:bottom w:val="single" w:sz="4" w:space="0" w:color="auto"/>
              <w:right w:val="single" w:sz="4" w:space="0" w:color="auto"/>
            </w:tcBorders>
            <w:shd w:val="clear" w:color="auto" w:fill="auto"/>
            <w:vAlign w:val="center"/>
            <w:tcPrChange w:id="2529"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5A7D87C7" w14:textId="77777777" w:rsidR="00C75E31" w:rsidRPr="00E835D4" w:rsidRDefault="00000000">
            <w:pPr>
              <w:spacing w:before="0"/>
              <w:rPr>
                <w:rFonts w:eastAsia="PMingLiU" w:cs="Arial"/>
                <w:b/>
                <w:bCs/>
                <w:sz w:val="16"/>
                <w:szCs w:val="16"/>
                <w:lang w:val="en-US" w:eastAsia="zh-CN"/>
                <w:rPrChange w:id="2530"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531" w:author="扬 邱" w:date="2025-07-09T17:16:00Z" w16du:dateUtc="2025-07-09T09:16:00Z">
                  <w:rPr>
                    <w:rFonts w:eastAsia="PMingLiU" w:cs="Arial" w:hint="eastAsia"/>
                    <w:b/>
                    <w:bCs/>
                    <w:sz w:val="12"/>
                    <w:szCs w:val="12"/>
                    <w:lang w:val="en-US" w:eastAsia="zh-CN"/>
                  </w:rPr>
                </w:rPrChange>
              </w:rPr>
              <w:t>外购电力（基于市场）</w:t>
            </w:r>
          </w:p>
        </w:tc>
        <w:tc>
          <w:tcPr>
            <w:tcW w:w="182" w:type="pct"/>
            <w:tcBorders>
              <w:top w:val="nil"/>
              <w:left w:val="nil"/>
              <w:bottom w:val="single" w:sz="4" w:space="0" w:color="auto"/>
              <w:right w:val="single" w:sz="4" w:space="0" w:color="auto"/>
            </w:tcBorders>
            <w:shd w:val="clear" w:color="000000" w:fill="FFFFFF"/>
            <w:vAlign w:val="center"/>
            <w:tcPrChange w:id="2532"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1CCECC44" w14:textId="77777777" w:rsidR="00C75E31" w:rsidRPr="00E835D4" w:rsidRDefault="00000000">
            <w:pPr>
              <w:spacing w:before="0"/>
              <w:jc w:val="center"/>
              <w:rPr>
                <w:rFonts w:ascii="宋体" w:eastAsia="宋体" w:hAnsi="宋体" w:cs="宋体" w:hint="eastAsia"/>
                <w:b/>
                <w:bCs/>
                <w:sz w:val="16"/>
                <w:szCs w:val="16"/>
                <w:lang w:val="en-US" w:eastAsia="zh-CN"/>
                <w:rPrChange w:id="2533"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534" w:author="扬 邱" w:date="2025-07-09T17:16:00Z" w16du:dateUtc="2025-07-09T09:16:00Z">
                  <w:rPr>
                    <w:rFonts w:ascii="宋体" w:eastAsia="宋体" w:hAnsi="宋体" w:cs="宋体" w:hint="eastAsia"/>
                    <w:b/>
                    <w:bCs/>
                    <w:sz w:val="12"/>
                    <w:szCs w:val="12"/>
                    <w:lang w:val="en-US" w:eastAsia="zh-CN"/>
                  </w:rPr>
                </w:rPrChange>
              </w:rPr>
              <w:t>范围二</w:t>
            </w:r>
          </w:p>
        </w:tc>
        <w:tc>
          <w:tcPr>
            <w:tcW w:w="603" w:type="pct"/>
            <w:tcBorders>
              <w:top w:val="nil"/>
              <w:left w:val="nil"/>
              <w:bottom w:val="single" w:sz="4" w:space="0" w:color="auto"/>
              <w:right w:val="single" w:sz="4" w:space="0" w:color="auto"/>
            </w:tcBorders>
            <w:shd w:val="clear" w:color="000000" w:fill="FFFFFF"/>
            <w:noWrap/>
            <w:vAlign w:val="center"/>
            <w:tcPrChange w:id="2535"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447F008E" w14:textId="77777777" w:rsidR="00C75E31" w:rsidRPr="00E835D4" w:rsidRDefault="00000000">
            <w:pPr>
              <w:spacing w:before="0"/>
              <w:jc w:val="right"/>
              <w:rPr>
                <w:rFonts w:eastAsia="PMingLiU" w:cs="Arial"/>
                <w:b/>
                <w:bCs/>
                <w:sz w:val="16"/>
                <w:szCs w:val="16"/>
                <w:lang w:val="en-US" w:eastAsia="zh-CN"/>
                <w:rPrChange w:id="253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37" w:author="扬 邱" w:date="2025-07-09T17:16:00Z" w16du:dateUtc="2025-07-09T09:16:00Z">
                  <w:rPr>
                    <w:rFonts w:eastAsia="PMingLiU" w:cs="Arial"/>
                    <w:b/>
                    <w:bCs/>
                    <w:sz w:val="12"/>
                    <w:szCs w:val="12"/>
                    <w:lang w:val="en-US" w:eastAsia="zh-CN"/>
                  </w:rPr>
                </w:rPrChange>
              </w:rPr>
              <w:t>1,992,878.77</w:t>
            </w:r>
          </w:p>
        </w:tc>
        <w:tc>
          <w:tcPr>
            <w:tcW w:w="407" w:type="pct"/>
            <w:tcBorders>
              <w:top w:val="nil"/>
              <w:left w:val="nil"/>
              <w:bottom w:val="single" w:sz="4" w:space="0" w:color="auto"/>
              <w:right w:val="single" w:sz="4" w:space="0" w:color="auto"/>
            </w:tcBorders>
            <w:shd w:val="clear" w:color="000000" w:fill="FFFFFF"/>
            <w:noWrap/>
            <w:vAlign w:val="center"/>
            <w:tcPrChange w:id="2538"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574515BC" w14:textId="77777777" w:rsidR="00C75E31" w:rsidRPr="00E835D4" w:rsidRDefault="00000000">
            <w:pPr>
              <w:spacing w:before="0"/>
              <w:rPr>
                <w:rFonts w:eastAsia="PMingLiU" w:cs="Arial"/>
                <w:b/>
                <w:bCs/>
                <w:sz w:val="16"/>
                <w:szCs w:val="16"/>
                <w:lang w:val="en-US" w:eastAsia="zh-CN"/>
                <w:rPrChange w:id="253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40" w:author="扬 邱" w:date="2025-07-09T17:16:00Z" w16du:dateUtc="2025-07-09T09:16:00Z">
                  <w:rPr>
                    <w:rFonts w:eastAsia="PMingLiU" w:cs="Arial"/>
                    <w:b/>
                    <w:bCs/>
                    <w:sz w:val="12"/>
                    <w:szCs w:val="12"/>
                    <w:lang w:val="en-US" w:eastAsia="zh-CN"/>
                  </w:rPr>
                </w:rPrChange>
              </w:rPr>
              <w:t>MWh</w:t>
            </w:r>
          </w:p>
        </w:tc>
        <w:tc>
          <w:tcPr>
            <w:tcW w:w="655" w:type="pct"/>
            <w:tcBorders>
              <w:top w:val="nil"/>
              <w:left w:val="nil"/>
              <w:bottom w:val="single" w:sz="4" w:space="0" w:color="auto"/>
              <w:right w:val="single" w:sz="4" w:space="0" w:color="auto"/>
            </w:tcBorders>
            <w:shd w:val="clear" w:color="000000" w:fill="C0C0C0"/>
            <w:noWrap/>
            <w:vAlign w:val="center"/>
            <w:tcPrChange w:id="2541"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105FB873" w14:textId="77777777" w:rsidR="00C75E31" w:rsidRPr="00E835D4" w:rsidRDefault="00000000">
            <w:pPr>
              <w:spacing w:before="0"/>
              <w:jc w:val="center"/>
              <w:rPr>
                <w:rFonts w:eastAsia="PMingLiU" w:cs="Arial"/>
                <w:b/>
                <w:bCs/>
                <w:sz w:val="16"/>
                <w:szCs w:val="16"/>
                <w:lang w:val="en-US" w:eastAsia="zh-CN"/>
                <w:rPrChange w:id="254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43" w:author="扬 邱" w:date="2025-07-09T17:16:00Z" w16du:dateUtc="2025-07-09T09:16:00Z">
                  <w:rPr>
                    <w:rFonts w:eastAsia="PMingLiU" w:cs="Arial"/>
                    <w:b/>
                    <w:bCs/>
                    <w:sz w:val="12"/>
                    <w:szCs w:val="12"/>
                    <w:lang w:val="en-US" w:eastAsia="zh-CN"/>
                  </w:rPr>
                </w:rPrChange>
              </w:rPr>
              <w:t>1,167,029.81</w:t>
            </w:r>
          </w:p>
        </w:tc>
        <w:tc>
          <w:tcPr>
            <w:tcW w:w="353" w:type="pct"/>
            <w:tcBorders>
              <w:top w:val="nil"/>
              <w:left w:val="nil"/>
              <w:bottom w:val="single" w:sz="4" w:space="0" w:color="auto"/>
              <w:right w:val="single" w:sz="4" w:space="0" w:color="auto"/>
            </w:tcBorders>
            <w:shd w:val="clear" w:color="000000" w:fill="C0C0C0"/>
            <w:noWrap/>
            <w:vAlign w:val="center"/>
            <w:tcPrChange w:id="2544"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4333BD83" w14:textId="77777777" w:rsidR="00C75E31" w:rsidRPr="00E835D4" w:rsidRDefault="00000000">
            <w:pPr>
              <w:spacing w:before="0"/>
              <w:jc w:val="center"/>
              <w:rPr>
                <w:rFonts w:eastAsia="PMingLiU" w:cs="Arial"/>
                <w:b/>
                <w:bCs/>
                <w:sz w:val="16"/>
                <w:szCs w:val="16"/>
                <w:lang w:val="en-US" w:eastAsia="zh-CN"/>
                <w:rPrChange w:id="254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46"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547"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32FA2B19" w14:textId="77777777" w:rsidR="00C75E31" w:rsidRPr="00E835D4" w:rsidRDefault="00000000">
            <w:pPr>
              <w:spacing w:before="0"/>
              <w:jc w:val="center"/>
              <w:rPr>
                <w:rFonts w:eastAsia="PMingLiU" w:cs="Arial"/>
                <w:b/>
                <w:bCs/>
                <w:sz w:val="16"/>
                <w:szCs w:val="16"/>
                <w:lang w:val="en-US" w:eastAsia="zh-CN"/>
                <w:rPrChange w:id="254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49"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550"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4254361F" w14:textId="77777777" w:rsidR="00C75E31" w:rsidRPr="00E835D4" w:rsidRDefault="00000000">
            <w:pPr>
              <w:spacing w:before="0"/>
              <w:jc w:val="center"/>
              <w:rPr>
                <w:rFonts w:eastAsia="PMingLiU" w:cs="Arial"/>
                <w:b/>
                <w:bCs/>
                <w:sz w:val="16"/>
                <w:szCs w:val="16"/>
                <w:lang w:val="en-US" w:eastAsia="zh-CN"/>
                <w:rPrChange w:id="255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5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55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3AD2D83" w14:textId="77777777" w:rsidR="00C75E31" w:rsidRPr="00E835D4" w:rsidRDefault="00000000">
            <w:pPr>
              <w:spacing w:before="0"/>
              <w:jc w:val="center"/>
              <w:rPr>
                <w:rFonts w:eastAsia="PMingLiU" w:cs="Arial"/>
                <w:b/>
                <w:bCs/>
                <w:sz w:val="16"/>
                <w:szCs w:val="16"/>
                <w:lang w:val="en-US" w:eastAsia="zh-CN"/>
                <w:rPrChange w:id="255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5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55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5B7C3CC" w14:textId="77777777" w:rsidR="00C75E31" w:rsidRPr="00E835D4" w:rsidRDefault="00000000">
            <w:pPr>
              <w:spacing w:before="0"/>
              <w:jc w:val="center"/>
              <w:rPr>
                <w:rFonts w:eastAsia="PMingLiU" w:cs="Arial"/>
                <w:b/>
                <w:bCs/>
                <w:sz w:val="16"/>
                <w:szCs w:val="16"/>
                <w:lang w:val="en-US" w:eastAsia="zh-CN"/>
                <w:rPrChange w:id="255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5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55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5DF2E58" w14:textId="77777777" w:rsidR="00C75E31" w:rsidRPr="00E835D4" w:rsidRDefault="00000000">
            <w:pPr>
              <w:spacing w:before="0"/>
              <w:jc w:val="center"/>
              <w:rPr>
                <w:rFonts w:eastAsia="PMingLiU" w:cs="Arial"/>
                <w:b/>
                <w:bCs/>
                <w:sz w:val="16"/>
                <w:szCs w:val="16"/>
                <w:lang w:val="en-US" w:eastAsia="zh-CN"/>
                <w:rPrChange w:id="256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61"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562"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1E01B984" w14:textId="77777777" w:rsidR="00C75E31" w:rsidRPr="00E835D4" w:rsidRDefault="00000000">
            <w:pPr>
              <w:spacing w:before="0"/>
              <w:jc w:val="center"/>
              <w:rPr>
                <w:rFonts w:eastAsia="PMingLiU" w:cs="Arial"/>
                <w:b/>
                <w:bCs/>
                <w:sz w:val="16"/>
                <w:szCs w:val="16"/>
                <w:lang w:val="en-US" w:eastAsia="zh-CN"/>
                <w:rPrChange w:id="256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64" w:author="扬 邱" w:date="2025-07-09T17:16:00Z" w16du:dateUtc="2025-07-09T09:16:00Z">
                  <w:rPr>
                    <w:rFonts w:eastAsia="PMingLiU" w:cs="Arial"/>
                    <w:b/>
                    <w:bCs/>
                    <w:sz w:val="12"/>
                    <w:szCs w:val="12"/>
                    <w:lang w:val="en-US" w:eastAsia="zh-CN"/>
                  </w:rPr>
                </w:rPrChange>
              </w:rPr>
              <w:t>1,167,029.81</w:t>
            </w:r>
          </w:p>
        </w:tc>
      </w:tr>
      <w:tr w:rsidR="00E835D4" w:rsidRPr="00E835D4" w14:paraId="0F188B57" w14:textId="77777777" w:rsidTr="00E835D4">
        <w:tblPrEx>
          <w:tblPrExChange w:id="2565" w:author="扬 邱" w:date="2025-07-09T17:16:00Z" w16du:dateUtc="2025-07-09T09:16:00Z">
            <w:tblPrEx>
              <w:tblLayout w:type="fixed"/>
            </w:tblPrEx>
          </w:tblPrExChange>
        </w:tblPrEx>
        <w:trPr>
          <w:trHeight w:val="360"/>
          <w:trPrChange w:id="2566"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567"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27263A96" w14:textId="77777777" w:rsidR="00C75E31" w:rsidRPr="00E835D4" w:rsidRDefault="00000000">
            <w:pPr>
              <w:spacing w:before="0"/>
              <w:jc w:val="center"/>
              <w:rPr>
                <w:rFonts w:eastAsia="PMingLiU" w:cs="Arial"/>
                <w:b/>
                <w:bCs/>
                <w:sz w:val="16"/>
                <w:szCs w:val="16"/>
                <w:lang w:val="en-US" w:eastAsia="zh-CN"/>
                <w:rPrChange w:id="2568" w:author="扬 邱" w:date="2025-07-09T17:16:00Z" w16du:dateUtc="2025-07-09T09:16:00Z">
                  <w:rPr>
                    <w:rFonts w:eastAsia="PMingLiU" w:cs="Arial"/>
                    <w:b/>
                    <w:bCs/>
                    <w:sz w:val="12"/>
                    <w:szCs w:val="12"/>
                    <w:lang w:val="en-US" w:eastAsia="zh-CN"/>
                  </w:rPr>
                </w:rPrChange>
              </w:rPr>
            </w:pPr>
            <w:commentRangeStart w:id="2569"/>
            <w:r w:rsidRPr="00E835D4">
              <w:rPr>
                <w:rFonts w:eastAsia="PMingLiU" w:cs="Arial"/>
                <w:b/>
                <w:bCs/>
                <w:sz w:val="16"/>
                <w:szCs w:val="16"/>
                <w:lang w:val="en-US" w:eastAsia="zh-CN"/>
                <w:rPrChange w:id="2570" w:author="扬 邱" w:date="2025-07-09T17:16:00Z" w16du:dateUtc="2025-07-09T09:16:00Z">
                  <w:rPr>
                    <w:rFonts w:eastAsia="PMingLiU" w:cs="Arial"/>
                    <w:b/>
                    <w:bCs/>
                    <w:sz w:val="12"/>
                    <w:szCs w:val="12"/>
                    <w:lang w:val="en-US" w:eastAsia="zh-CN"/>
                  </w:rPr>
                </w:rPrChange>
              </w:rPr>
              <w:t>30</w:t>
            </w:r>
          </w:p>
        </w:tc>
        <w:tc>
          <w:tcPr>
            <w:tcW w:w="360" w:type="pct"/>
            <w:tcBorders>
              <w:top w:val="nil"/>
              <w:left w:val="nil"/>
              <w:bottom w:val="single" w:sz="4" w:space="0" w:color="auto"/>
              <w:right w:val="single" w:sz="4" w:space="0" w:color="auto"/>
            </w:tcBorders>
            <w:shd w:val="clear" w:color="auto" w:fill="auto"/>
            <w:vAlign w:val="center"/>
            <w:tcPrChange w:id="2571"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00A2619D" w14:textId="77777777" w:rsidR="00C75E31" w:rsidRPr="00E835D4" w:rsidRDefault="00000000">
            <w:pPr>
              <w:spacing w:before="0"/>
              <w:rPr>
                <w:rFonts w:eastAsia="PMingLiU" w:cs="Arial"/>
                <w:b/>
                <w:bCs/>
                <w:sz w:val="16"/>
                <w:szCs w:val="16"/>
                <w:lang w:val="en-US" w:eastAsia="zh-CN"/>
                <w:rPrChange w:id="2572"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573" w:author="扬 邱" w:date="2025-07-09T17:16:00Z" w16du:dateUtc="2025-07-09T09:16:00Z">
                  <w:rPr>
                    <w:rFonts w:eastAsia="PMingLiU" w:cs="Arial" w:hint="eastAsia"/>
                    <w:b/>
                    <w:bCs/>
                    <w:sz w:val="12"/>
                    <w:szCs w:val="12"/>
                    <w:lang w:val="en-US" w:eastAsia="zh-CN"/>
                  </w:rPr>
                </w:rPrChange>
              </w:rPr>
              <w:t>铁矿石生产</w:t>
            </w:r>
          </w:p>
        </w:tc>
        <w:tc>
          <w:tcPr>
            <w:tcW w:w="182" w:type="pct"/>
            <w:tcBorders>
              <w:top w:val="nil"/>
              <w:left w:val="nil"/>
              <w:bottom w:val="single" w:sz="4" w:space="0" w:color="auto"/>
              <w:right w:val="single" w:sz="4" w:space="0" w:color="auto"/>
            </w:tcBorders>
            <w:shd w:val="clear" w:color="000000" w:fill="FFFFFF"/>
            <w:vAlign w:val="center"/>
            <w:tcPrChange w:id="2574"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708784B2" w14:textId="77777777" w:rsidR="00C75E31" w:rsidRPr="00E835D4" w:rsidRDefault="00000000">
            <w:pPr>
              <w:spacing w:before="0"/>
              <w:jc w:val="center"/>
              <w:rPr>
                <w:rFonts w:ascii="宋体" w:eastAsia="宋体" w:hAnsi="宋体" w:cs="宋体" w:hint="eastAsia"/>
                <w:b/>
                <w:bCs/>
                <w:sz w:val="16"/>
                <w:szCs w:val="16"/>
                <w:lang w:val="en-US" w:eastAsia="zh-CN"/>
                <w:rPrChange w:id="2575"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576"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2577"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19FA9781" w14:textId="77777777" w:rsidR="00C75E31" w:rsidRPr="00E835D4" w:rsidRDefault="00000000">
            <w:pPr>
              <w:spacing w:before="0"/>
              <w:jc w:val="right"/>
              <w:rPr>
                <w:rFonts w:eastAsia="PMingLiU" w:cs="Arial"/>
                <w:b/>
                <w:bCs/>
                <w:sz w:val="16"/>
                <w:szCs w:val="16"/>
                <w:lang w:val="en-US" w:eastAsia="zh-CN"/>
                <w:rPrChange w:id="257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79" w:author="扬 邱" w:date="2025-07-09T17:16:00Z" w16du:dateUtc="2025-07-09T09:16:00Z">
                  <w:rPr>
                    <w:rFonts w:eastAsia="PMingLiU" w:cs="Arial"/>
                    <w:b/>
                    <w:bCs/>
                    <w:sz w:val="12"/>
                    <w:szCs w:val="12"/>
                    <w:lang w:val="en-US" w:eastAsia="zh-CN"/>
                  </w:rPr>
                </w:rPrChange>
              </w:rPr>
              <w:t>4,538,211.34</w:t>
            </w:r>
          </w:p>
        </w:tc>
        <w:tc>
          <w:tcPr>
            <w:tcW w:w="407" w:type="pct"/>
            <w:tcBorders>
              <w:top w:val="nil"/>
              <w:left w:val="nil"/>
              <w:bottom w:val="single" w:sz="4" w:space="0" w:color="auto"/>
              <w:right w:val="single" w:sz="4" w:space="0" w:color="auto"/>
            </w:tcBorders>
            <w:shd w:val="clear" w:color="000000" w:fill="FFFFFF"/>
            <w:noWrap/>
            <w:vAlign w:val="center"/>
            <w:tcPrChange w:id="2580"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3D92F207" w14:textId="77777777" w:rsidR="00C75E31" w:rsidRPr="00E835D4" w:rsidRDefault="00000000">
            <w:pPr>
              <w:spacing w:before="0"/>
              <w:rPr>
                <w:rFonts w:eastAsia="PMingLiU" w:cs="Arial"/>
                <w:b/>
                <w:bCs/>
                <w:sz w:val="16"/>
                <w:szCs w:val="16"/>
                <w:lang w:val="en-US" w:eastAsia="zh-CN"/>
                <w:rPrChange w:id="258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82"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583"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95BB8EE" w14:textId="77777777" w:rsidR="00C75E31" w:rsidRPr="00E835D4" w:rsidRDefault="00000000">
            <w:pPr>
              <w:spacing w:before="0"/>
              <w:jc w:val="center"/>
              <w:rPr>
                <w:rFonts w:eastAsia="PMingLiU" w:cs="Arial"/>
                <w:b/>
                <w:bCs/>
                <w:sz w:val="16"/>
                <w:szCs w:val="16"/>
                <w:lang w:val="en-US" w:eastAsia="zh-CN"/>
                <w:rPrChange w:id="2584" w:author="扬 邱" w:date="2025-07-09T17:16:00Z" w16du:dateUtc="2025-07-09T09:16:00Z">
                  <w:rPr>
                    <w:rFonts w:eastAsia="PMingLiU" w:cs="Arial"/>
                    <w:b/>
                    <w:bCs/>
                    <w:sz w:val="12"/>
                    <w:szCs w:val="12"/>
                    <w:lang w:val="en-US" w:eastAsia="zh-CN"/>
                  </w:rPr>
                </w:rPrChange>
              </w:rPr>
            </w:pPr>
            <w:commentRangeStart w:id="2585"/>
            <w:r w:rsidRPr="00E835D4">
              <w:rPr>
                <w:rFonts w:eastAsia="PMingLiU" w:cs="Arial"/>
                <w:b/>
                <w:bCs/>
                <w:sz w:val="16"/>
                <w:szCs w:val="16"/>
                <w:lang w:val="en-US" w:eastAsia="zh-CN"/>
                <w:rPrChange w:id="2586" w:author="扬 邱" w:date="2025-07-09T17:16:00Z" w16du:dateUtc="2025-07-09T09:16:00Z">
                  <w:rPr>
                    <w:rFonts w:eastAsia="PMingLiU" w:cs="Arial"/>
                    <w:b/>
                    <w:bCs/>
                    <w:sz w:val="12"/>
                    <w:szCs w:val="12"/>
                    <w:lang w:val="en-US" w:eastAsia="zh-CN"/>
                  </w:rPr>
                </w:rPrChange>
              </w:rPr>
              <w:t>448,588.58</w:t>
            </w:r>
          </w:p>
        </w:tc>
        <w:tc>
          <w:tcPr>
            <w:tcW w:w="353" w:type="pct"/>
            <w:tcBorders>
              <w:top w:val="nil"/>
              <w:left w:val="nil"/>
              <w:bottom w:val="single" w:sz="4" w:space="0" w:color="auto"/>
              <w:right w:val="single" w:sz="4" w:space="0" w:color="auto"/>
            </w:tcBorders>
            <w:shd w:val="clear" w:color="000000" w:fill="C0C0C0"/>
            <w:noWrap/>
            <w:vAlign w:val="center"/>
            <w:tcPrChange w:id="2587"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5ED259C0" w14:textId="77777777" w:rsidR="00C75E31" w:rsidRPr="00E835D4" w:rsidRDefault="00000000">
            <w:pPr>
              <w:spacing w:before="0"/>
              <w:jc w:val="center"/>
              <w:rPr>
                <w:rFonts w:eastAsia="PMingLiU" w:cs="Arial"/>
                <w:b/>
                <w:bCs/>
                <w:sz w:val="16"/>
                <w:szCs w:val="16"/>
                <w:lang w:val="en-US" w:eastAsia="zh-CN"/>
                <w:rPrChange w:id="258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89"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590"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46CA0C0B" w14:textId="77777777" w:rsidR="00C75E31" w:rsidRPr="00E835D4" w:rsidRDefault="00000000">
            <w:pPr>
              <w:spacing w:before="0"/>
              <w:jc w:val="center"/>
              <w:rPr>
                <w:rFonts w:eastAsia="PMingLiU" w:cs="Arial"/>
                <w:b/>
                <w:bCs/>
                <w:sz w:val="16"/>
                <w:szCs w:val="16"/>
                <w:lang w:val="en-US" w:eastAsia="zh-CN"/>
                <w:rPrChange w:id="259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92"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593"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503CCE0C" w14:textId="77777777" w:rsidR="00C75E31" w:rsidRPr="00E835D4" w:rsidRDefault="00000000">
            <w:pPr>
              <w:spacing w:before="0"/>
              <w:jc w:val="center"/>
              <w:rPr>
                <w:rFonts w:eastAsia="PMingLiU" w:cs="Arial"/>
                <w:b/>
                <w:bCs/>
                <w:sz w:val="16"/>
                <w:szCs w:val="16"/>
                <w:lang w:val="en-US" w:eastAsia="zh-CN"/>
                <w:rPrChange w:id="259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9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59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7B98A36" w14:textId="77777777" w:rsidR="00C75E31" w:rsidRPr="00E835D4" w:rsidRDefault="00000000">
            <w:pPr>
              <w:spacing w:before="0"/>
              <w:jc w:val="center"/>
              <w:rPr>
                <w:rFonts w:eastAsia="PMingLiU" w:cs="Arial"/>
                <w:b/>
                <w:bCs/>
                <w:sz w:val="16"/>
                <w:szCs w:val="16"/>
                <w:lang w:val="en-US" w:eastAsia="zh-CN"/>
                <w:rPrChange w:id="259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59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59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3F80A04" w14:textId="77777777" w:rsidR="00C75E31" w:rsidRPr="00E835D4" w:rsidRDefault="00000000">
            <w:pPr>
              <w:spacing w:before="0"/>
              <w:jc w:val="center"/>
              <w:rPr>
                <w:rFonts w:eastAsia="PMingLiU" w:cs="Arial"/>
                <w:b/>
                <w:bCs/>
                <w:sz w:val="16"/>
                <w:szCs w:val="16"/>
                <w:lang w:val="en-US" w:eastAsia="zh-CN"/>
                <w:rPrChange w:id="260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0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60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DA51178" w14:textId="77777777" w:rsidR="00C75E31" w:rsidRPr="00E835D4" w:rsidRDefault="00000000">
            <w:pPr>
              <w:spacing w:before="0"/>
              <w:jc w:val="center"/>
              <w:rPr>
                <w:rFonts w:eastAsia="PMingLiU" w:cs="Arial"/>
                <w:b/>
                <w:bCs/>
                <w:sz w:val="16"/>
                <w:szCs w:val="16"/>
                <w:lang w:val="en-US" w:eastAsia="zh-CN"/>
                <w:rPrChange w:id="260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04"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605"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509C1683" w14:textId="77777777" w:rsidR="00C75E31" w:rsidRPr="00E835D4" w:rsidRDefault="00000000">
            <w:pPr>
              <w:spacing w:before="0"/>
              <w:jc w:val="center"/>
              <w:rPr>
                <w:rFonts w:eastAsia="PMingLiU" w:cs="Arial"/>
                <w:b/>
                <w:bCs/>
                <w:sz w:val="16"/>
                <w:szCs w:val="16"/>
                <w:lang w:val="en-US" w:eastAsia="zh-CN"/>
                <w:rPrChange w:id="260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07" w:author="扬 邱" w:date="2025-07-09T17:16:00Z" w16du:dateUtc="2025-07-09T09:16:00Z">
                  <w:rPr>
                    <w:rFonts w:eastAsia="PMingLiU" w:cs="Arial"/>
                    <w:b/>
                    <w:bCs/>
                    <w:sz w:val="12"/>
                    <w:szCs w:val="12"/>
                    <w:lang w:val="en-US" w:eastAsia="zh-CN"/>
                  </w:rPr>
                </w:rPrChange>
              </w:rPr>
              <w:t>448,588.58</w:t>
            </w:r>
            <w:commentRangeEnd w:id="2585"/>
            <w:r w:rsidRPr="00E835D4">
              <w:rPr>
                <w:sz w:val="16"/>
                <w:szCs w:val="16"/>
                <w:rPrChange w:id="2608" w:author="扬 邱" w:date="2025-07-09T17:16:00Z" w16du:dateUtc="2025-07-09T09:16:00Z">
                  <w:rPr/>
                </w:rPrChange>
              </w:rPr>
              <w:commentReference w:id="2585"/>
            </w:r>
            <w:r w:rsidR="00E835D4" w:rsidRPr="00E835D4">
              <w:rPr>
                <w:rStyle w:val="af8"/>
                <w:sz w:val="16"/>
                <w:szCs w:val="16"/>
                <w:rPrChange w:id="2609" w:author="扬 邱" w:date="2025-07-09T17:16:00Z" w16du:dateUtc="2025-07-09T09:16:00Z">
                  <w:rPr>
                    <w:rStyle w:val="af8"/>
                  </w:rPr>
                </w:rPrChange>
              </w:rPr>
              <w:commentReference w:id="2569"/>
            </w:r>
          </w:p>
        </w:tc>
      </w:tr>
      <w:commentRangeEnd w:id="2569"/>
      <w:tr w:rsidR="00E835D4" w:rsidRPr="00E835D4" w14:paraId="51D09CDE" w14:textId="77777777" w:rsidTr="00E835D4">
        <w:tblPrEx>
          <w:tblPrExChange w:id="2610" w:author="扬 邱" w:date="2025-07-09T17:16:00Z" w16du:dateUtc="2025-07-09T09:16:00Z">
            <w:tblPrEx>
              <w:tblLayout w:type="fixed"/>
            </w:tblPrEx>
          </w:tblPrExChange>
        </w:tblPrEx>
        <w:trPr>
          <w:trHeight w:val="360"/>
          <w:trPrChange w:id="2611"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612"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BA643B9" w14:textId="77777777" w:rsidR="00C75E31" w:rsidRPr="00E835D4" w:rsidRDefault="00000000">
            <w:pPr>
              <w:spacing w:before="0"/>
              <w:jc w:val="center"/>
              <w:rPr>
                <w:rFonts w:eastAsia="PMingLiU" w:cs="Arial"/>
                <w:b/>
                <w:bCs/>
                <w:sz w:val="16"/>
                <w:szCs w:val="16"/>
                <w:lang w:val="en-US" w:eastAsia="zh-CN"/>
                <w:rPrChange w:id="261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14" w:author="扬 邱" w:date="2025-07-09T17:16:00Z" w16du:dateUtc="2025-07-09T09:16:00Z">
                  <w:rPr>
                    <w:rFonts w:eastAsia="PMingLiU" w:cs="Arial"/>
                    <w:b/>
                    <w:bCs/>
                    <w:sz w:val="12"/>
                    <w:szCs w:val="12"/>
                    <w:lang w:val="en-US" w:eastAsia="zh-CN"/>
                  </w:rPr>
                </w:rPrChange>
              </w:rPr>
              <w:t>31</w:t>
            </w:r>
          </w:p>
        </w:tc>
        <w:tc>
          <w:tcPr>
            <w:tcW w:w="360" w:type="pct"/>
            <w:tcBorders>
              <w:top w:val="nil"/>
              <w:left w:val="nil"/>
              <w:bottom w:val="single" w:sz="4" w:space="0" w:color="auto"/>
              <w:right w:val="single" w:sz="4" w:space="0" w:color="auto"/>
            </w:tcBorders>
            <w:shd w:val="clear" w:color="auto" w:fill="auto"/>
            <w:vAlign w:val="center"/>
            <w:tcPrChange w:id="2615"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7480F61B" w14:textId="77777777" w:rsidR="00C75E31" w:rsidRPr="00E835D4" w:rsidRDefault="00000000">
            <w:pPr>
              <w:spacing w:before="0"/>
              <w:rPr>
                <w:rFonts w:eastAsia="PMingLiU" w:cs="Arial"/>
                <w:b/>
                <w:bCs/>
                <w:sz w:val="16"/>
                <w:szCs w:val="16"/>
                <w:lang w:val="en-US" w:eastAsia="zh-CN"/>
                <w:rPrChange w:id="2616"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617" w:author="扬 邱" w:date="2025-07-09T17:16:00Z" w16du:dateUtc="2025-07-09T09:16:00Z">
                  <w:rPr>
                    <w:rFonts w:eastAsia="PMingLiU" w:cs="Arial" w:hint="eastAsia"/>
                    <w:b/>
                    <w:bCs/>
                    <w:sz w:val="12"/>
                    <w:szCs w:val="12"/>
                    <w:lang w:val="en-US" w:eastAsia="zh-CN"/>
                  </w:rPr>
                </w:rPrChange>
              </w:rPr>
              <w:t>生石灰生产</w:t>
            </w:r>
          </w:p>
        </w:tc>
        <w:tc>
          <w:tcPr>
            <w:tcW w:w="182" w:type="pct"/>
            <w:tcBorders>
              <w:top w:val="nil"/>
              <w:left w:val="nil"/>
              <w:bottom w:val="single" w:sz="4" w:space="0" w:color="auto"/>
              <w:right w:val="single" w:sz="4" w:space="0" w:color="auto"/>
            </w:tcBorders>
            <w:shd w:val="clear" w:color="000000" w:fill="FFFFFF"/>
            <w:vAlign w:val="center"/>
            <w:tcPrChange w:id="2618"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126E6B36" w14:textId="77777777" w:rsidR="00C75E31" w:rsidRPr="00E835D4" w:rsidRDefault="00000000">
            <w:pPr>
              <w:spacing w:before="0"/>
              <w:jc w:val="center"/>
              <w:rPr>
                <w:rFonts w:ascii="宋体" w:eastAsia="宋体" w:hAnsi="宋体" w:cs="宋体" w:hint="eastAsia"/>
                <w:b/>
                <w:bCs/>
                <w:sz w:val="16"/>
                <w:szCs w:val="16"/>
                <w:lang w:val="en-US" w:eastAsia="zh-CN"/>
                <w:rPrChange w:id="2619"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620"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2621"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3113C4C5" w14:textId="77777777" w:rsidR="00C75E31" w:rsidRPr="00E835D4" w:rsidRDefault="00000000">
            <w:pPr>
              <w:spacing w:before="0"/>
              <w:jc w:val="right"/>
              <w:rPr>
                <w:rFonts w:eastAsia="PMingLiU" w:cs="Arial"/>
                <w:b/>
                <w:bCs/>
                <w:sz w:val="16"/>
                <w:szCs w:val="16"/>
                <w:lang w:val="en-US" w:eastAsia="zh-CN"/>
                <w:rPrChange w:id="262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23" w:author="扬 邱" w:date="2025-07-09T17:16:00Z" w16du:dateUtc="2025-07-09T09:16:00Z">
                  <w:rPr>
                    <w:rFonts w:eastAsia="PMingLiU" w:cs="Arial"/>
                    <w:b/>
                    <w:bCs/>
                    <w:sz w:val="12"/>
                    <w:szCs w:val="12"/>
                    <w:lang w:val="en-US" w:eastAsia="zh-CN"/>
                  </w:rPr>
                </w:rPrChange>
              </w:rPr>
              <w:t>611,514.48</w:t>
            </w:r>
          </w:p>
        </w:tc>
        <w:tc>
          <w:tcPr>
            <w:tcW w:w="407" w:type="pct"/>
            <w:tcBorders>
              <w:top w:val="nil"/>
              <w:left w:val="nil"/>
              <w:bottom w:val="single" w:sz="4" w:space="0" w:color="auto"/>
              <w:right w:val="single" w:sz="4" w:space="0" w:color="auto"/>
            </w:tcBorders>
            <w:shd w:val="clear" w:color="000000" w:fill="FFFFFF"/>
            <w:noWrap/>
            <w:vAlign w:val="center"/>
            <w:tcPrChange w:id="2624"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5E707E59" w14:textId="77777777" w:rsidR="00C75E31" w:rsidRPr="00E835D4" w:rsidRDefault="00000000">
            <w:pPr>
              <w:spacing w:before="0"/>
              <w:rPr>
                <w:rFonts w:eastAsia="PMingLiU" w:cs="Arial"/>
                <w:b/>
                <w:bCs/>
                <w:sz w:val="16"/>
                <w:szCs w:val="16"/>
                <w:lang w:val="en-US" w:eastAsia="zh-CN"/>
                <w:rPrChange w:id="262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26"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627"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1CAC12CC" w14:textId="77777777" w:rsidR="00C75E31" w:rsidRPr="00E835D4" w:rsidRDefault="00000000">
            <w:pPr>
              <w:spacing w:before="0"/>
              <w:jc w:val="center"/>
              <w:rPr>
                <w:rFonts w:eastAsia="PMingLiU" w:cs="Arial"/>
                <w:b/>
                <w:bCs/>
                <w:sz w:val="16"/>
                <w:szCs w:val="16"/>
                <w:lang w:val="en-US" w:eastAsia="zh-CN"/>
                <w:rPrChange w:id="262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29" w:author="扬 邱" w:date="2025-07-09T17:16:00Z" w16du:dateUtc="2025-07-09T09:16:00Z">
                  <w:rPr>
                    <w:rFonts w:eastAsia="PMingLiU" w:cs="Arial"/>
                    <w:b/>
                    <w:bCs/>
                    <w:sz w:val="12"/>
                    <w:szCs w:val="12"/>
                    <w:lang w:val="en-US" w:eastAsia="zh-CN"/>
                  </w:rPr>
                </w:rPrChange>
              </w:rPr>
              <w:t>727,500.38</w:t>
            </w:r>
          </w:p>
        </w:tc>
        <w:tc>
          <w:tcPr>
            <w:tcW w:w="353" w:type="pct"/>
            <w:tcBorders>
              <w:top w:val="nil"/>
              <w:left w:val="nil"/>
              <w:bottom w:val="single" w:sz="4" w:space="0" w:color="auto"/>
              <w:right w:val="single" w:sz="4" w:space="0" w:color="auto"/>
            </w:tcBorders>
            <w:shd w:val="clear" w:color="000000" w:fill="C0C0C0"/>
            <w:noWrap/>
            <w:vAlign w:val="center"/>
            <w:tcPrChange w:id="2630"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1059D642" w14:textId="77777777" w:rsidR="00C75E31" w:rsidRPr="00E835D4" w:rsidRDefault="00000000">
            <w:pPr>
              <w:spacing w:before="0"/>
              <w:jc w:val="center"/>
              <w:rPr>
                <w:rFonts w:eastAsia="PMingLiU" w:cs="Arial"/>
                <w:b/>
                <w:bCs/>
                <w:sz w:val="16"/>
                <w:szCs w:val="16"/>
                <w:lang w:val="en-US" w:eastAsia="zh-CN"/>
                <w:rPrChange w:id="263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32"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633"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617D53A7" w14:textId="77777777" w:rsidR="00C75E31" w:rsidRPr="00E835D4" w:rsidRDefault="00000000">
            <w:pPr>
              <w:spacing w:before="0"/>
              <w:jc w:val="center"/>
              <w:rPr>
                <w:rFonts w:eastAsia="PMingLiU" w:cs="Arial"/>
                <w:b/>
                <w:bCs/>
                <w:sz w:val="16"/>
                <w:szCs w:val="16"/>
                <w:lang w:val="en-US" w:eastAsia="zh-CN"/>
                <w:rPrChange w:id="263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35"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636"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1FFF17EB" w14:textId="77777777" w:rsidR="00C75E31" w:rsidRPr="00E835D4" w:rsidRDefault="00000000">
            <w:pPr>
              <w:spacing w:before="0"/>
              <w:jc w:val="center"/>
              <w:rPr>
                <w:rFonts w:eastAsia="PMingLiU" w:cs="Arial"/>
                <w:b/>
                <w:bCs/>
                <w:sz w:val="16"/>
                <w:szCs w:val="16"/>
                <w:lang w:val="en-US" w:eastAsia="zh-CN"/>
                <w:rPrChange w:id="263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3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63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8455B94" w14:textId="77777777" w:rsidR="00C75E31" w:rsidRPr="00E835D4" w:rsidRDefault="00000000">
            <w:pPr>
              <w:spacing w:before="0"/>
              <w:jc w:val="center"/>
              <w:rPr>
                <w:rFonts w:eastAsia="PMingLiU" w:cs="Arial"/>
                <w:b/>
                <w:bCs/>
                <w:sz w:val="16"/>
                <w:szCs w:val="16"/>
                <w:lang w:val="en-US" w:eastAsia="zh-CN"/>
                <w:rPrChange w:id="264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4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64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7D70200" w14:textId="77777777" w:rsidR="00C75E31" w:rsidRPr="00E835D4" w:rsidRDefault="00000000">
            <w:pPr>
              <w:spacing w:before="0"/>
              <w:jc w:val="center"/>
              <w:rPr>
                <w:rFonts w:eastAsia="PMingLiU" w:cs="Arial"/>
                <w:b/>
                <w:bCs/>
                <w:sz w:val="16"/>
                <w:szCs w:val="16"/>
                <w:lang w:val="en-US" w:eastAsia="zh-CN"/>
                <w:rPrChange w:id="264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4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64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E748D8B" w14:textId="77777777" w:rsidR="00C75E31" w:rsidRPr="00E835D4" w:rsidRDefault="00000000">
            <w:pPr>
              <w:spacing w:before="0"/>
              <w:jc w:val="center"/>
              <w:rPr>
                <w:rFonts w:eastAsia="PMingLiU" w:cs="Arial"/>
                <w:b/>
                <w:bCs/>
                <w:sz w:val="16"/>
                <w:szCs w:val="16"/>
                <w:lang w:val="en-US" w:eastAsia="zh-CN"/>
                <w:rPrChange w:id="264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47"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648"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6866FBA3" w14:textId="77777777" w:rsidR="00C75E31" w:rsidRPr="00E835D4" w:rsidRDefault="00000000">
            <w:pPr>
              <w:spacing w:before="0"/>
              <w:jc w:val="center"/>
              <w:rPr>
                <w:rFonts w:eastAsia="PMingLiU" w:cs="Arial"/>
                <w:b/>
                <w:bCs/>
                <w:sz w:val="16"/>
                <w:szCs w:val="16"/>
                <w:lang w:val="en-US" w:eastAsia="zh-CN"/>
                <w:rPrChange w:id="264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50" w:author="扬 邱" w:date="2025-07-09T17:16:00Z" w16du:dateUtc="2025-07-09T09:16:00Z">
                  <w:rPr>
                    <w:rFonts w:eastAsia="PMingLiU" w:cs="Arial"/>
                    <w:b/>
                    <w:bCs/>
                    <w:sz w:val="12"/>
                    <w:szCs w:val="12"/>
                    <w:lang w:val="en-US" w:eastAsia="zh-CN"/>
                  </w:rPr>
                </w:rPrChange>
              </w:rPr>
              <w:t>727,500.38</w:t>
            </w:r>
          </w:p>
        </w:tc>
      </w:tr>
      <w:tr w:rsidR="00E835D4" w:rsidRPr="00E835D4" w14:paraId="47BEA02F" w14:textId="77777777" w:rsidTr="00E835D4">
        <w:tblPrEx>
          <w:tblPrExChange w:id="2651" w:author="扬 邱" w:date="2025-07-09T17:16:00Z" w16du:dateUtc="2025-07-09T09:16:00Z">
            <w:tblPrEx>
              <w:tblLayout w:type="fixed"/>
            </w:tblPrEx>
          </w:tblPrExChange>
        </w:tblPrEx>
        <w:trPr>
          <w:trHeight w:val="360"/>
          <w:trPrChange w:id="2652"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653"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4B1EC5C4" w14:textId="77777777" w:rsidR="00C75E31" w:rsidRPr="00E835D4" w:rsidRDefault="00000000">
            <w:pPr>
              <w:spacing w:before="0"/>
              <w:jc w:val="center"/>
              <w:rPr>
                <w:rFonts w:eastAsia="PMingLiU" w:cs="Arial"/>
                <w:b/>
                <w:bCs/>
                <w:sz w:val="16"/>
                <w:szCs w:val="16"/>
                <w:lang w:val="en-US" w:eastAsia="zh-CN"/>
                <w:rPrChange w:id="265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55" w:author="扬 邱" w:date="2025-07-09T17:16:00Z" w16du:dateUtc="2025-07-09T09:16:00Z">
                  <w:rPr>
                    <w:rFonts w:eastAsia="PMingLiU" w:cs="Arial"/>
                    <w:b/>
                    <w:bCs/>
                    <w:sz w:val="12"/>
                    <w:szCs w:val="12"/>
                    <w:lang w:val="en-US" w:eastAsia="zh-CN"/>
                  </w:rPr>
                </w:rPrChange>
              </w:rPr>
              <w:t>32</w:t>
            </w:r>
          </w:p>
        </w:tc>
        <w:tc>
          <w:tcPr>
            <w:tcW w:w="360" w:type="pct"/>
            <w:tcBorders>
              <w:top w:val="nil"/>
              <w:left w:val="nil"/>
              <w:bottom w:val="single" w:sz="4" w:space="0" w:color="auto"/>
              <w:right w:val="single" w:sz="4" w:space="0" w:color="auto"/>
            </w:tcBorders>
            <w:shd w:val="clear" w:color="auto" w:fill="auto"/>
            <w:vAlign w:val="center"/>
            <w:tcPrChange w:id="2656"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7695D73A" w14:textId="77777777" w:rsidR="00C75E31" w:rsidRPr="00E835D4" w:rsidRDefault="00000000">
            <w:pPr>
              <w:spacing w:before="0"/>
              <w:rPr>
                <w:rFonts w:eastAsia="PMingLiU" w:cs="Arial"/>
                <w:b/>
                <w:bCs/>
                <w:sz w:val="16"/>
                <w:szCs w:val="16"/>
                <w:lang w:val="en-US" w:eastAsia="zh-CN"/>
                <w:rPrChange w:id="2657"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658" w:author="扬 邱" w:date="2025-07-09T17:16:00Z" w16du:dateUtc="2025-07-09T09:16:00Z">
                  <w:rPr>
                    <w:rFonts w:eastAsia="PMingLiU" w:cs="Arial" w:hint="eastAsia"/>
                    <w:b/>
                    <w:bCs/>
                    <w:sz w:val="12"/>
                    <w:szCs w:val="12"/>
                    <w:lang w:val="en-US" w:eastAsia="zh-CN"/>
                  </w:rPr>
                </w:rPrChange>
              </w:rPr>
              <w:t>石灰石生产</w:t>
            </w:r>
          </w:p>
        </w:tc>
        <w:tc>
          <w:tcPr>
            <w:tcW w:w="182" w:type="pct"/>
            <w:tcBorders>
              <w:top w:val="nil"/>
              <w:left w:val="nil"/>
              <w:bottom w:val="single" w:sz="4" w:space="0" w:color="auto"/>
              <w:right w:val="single" w:sz="4" w:space="0" w:color="auto"/>
            </w:tcBorders>
            <w:shd w:val="clear" w:color="000000" w:fill="FFFFFF"/>
            <w:vAlign w:val="center"/>
            <w:tcPrChange w:id="2659"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D6EC2E7" w14:textId="77777777" w:rsidR="00C75E31" w:rsidRPr="00E835D4" w:rsidRDefault="00000000">
            <w:pPr>
              <w:spacing w:before="0"/>
              <w:jc w:val="center"/>
              <w:rPr>
                <w:rFonts w:ascii="宋体" w:eastAsia="宋体" w:hAnsi="宋体" w:cs="宋体" w:hint="eastAsia"/>
                <w:b/>
                <w:bCs/>
                <w:sz w:val="16"/>
                <w:szCs w:val="16"/>
                <w:lang w:val="en-US" w:eastAsia="zh-CN"/>
                <w:rPrChange w:id="2660"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661"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2662"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4D381B6B" w14:textId="77777777" w:rsidR="00C75E31" w:rsidRPr="00E835D4" w:rsidRDefault="00000000">
            <w:pPr>
              <w:spacing w:before="0"/>
              <w:jc w:val="right"/>
              <w:rPr>
                <w:rFonts w:eastAsia="PMingLiU" w:cs="Arial"/>
                <w:b/>
                <w:bCs/>
                <w:sz w:val="16"/>
                <w:szCs w:val="16"/>
                <w:lang w:val="en-US" w:eastAsia="zh-CN"/>
                <w:rPrChange w:id="266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64" w:author="扬 邱" w:date="2025-07-09T17:16:00Z" w16du:dateUtc="2025-07-09T09:16:00Z">
                  <w:rPr>
                    <w:rFonts w:eastAsia="PMingLiU" w:cs="Arial"/>
                    <w:b/>
                    <w:bCs/>
                    <w:sz w:val="12"/>
                    <w:szCs w:val="12"/>
                    <w:lang w:val="en-US" w:eastAsia="zh-CN"/>
                  </w:rPr>
                </w:rPrChange>
              </w:rPr>
              <w:t>19,365.77</w:t>
            </w:r>
          </w:p>
        </w:tc>
        <w:tc>
          <w:tcPr>
            <w:tcW w:w="407" w:type="pct"/>
            <w:tcBorders>
              <w:top w:val="nil"/>
              <w:left w:val="nil"/>
              <w:bottom w:val="single" w:sz="4" w:space="0" w:color="auto"/>
              <w:right w:val="single" w:sz="4" w:space="0" w:color="auto"/>
            </w:tcBorders>
            <w:shd w:val="clear" w:color="000000" w:fill="FFFFFF"/>
            <w:noWrap/>
            <w:vAlign w:val="center"/>
            <w:tcPrChange w:id="2665"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7C80A951" w14:textId="77777777" w:rsidR="00C75E31" w:rsidRPr="00E835D4" w:rsidRDefault="00000000">
            <w:pPr>
              <w:spacing w:before="0"/>
              <w:rPr>
                <w:rFonts w:eastAsia="PMingLiU" w:cs="Arial"/>
                <w:b/>
                <w:bCs/>
                <w:sz w:val="16"/>
                <w:szCs w:val="16"/>
                <w:lang w:val="en-US" w:eastAsia="zh-CN"/>
                <w:rPrChange w:id="266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67"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668"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6EEC7345" w14:textId="77777777" w:rsidR="00C75E31" w:rsidRPr="00E835D4" w:rsidRDefault="00000000">
            <w:pPr>
              <w:spacing w:before="0"/>
              <w:jc w:val="center"/>
              <w:rPr>
                <w:rFonts w:eastAsia="PMingLiU" w:cs="Arial"/>
                <w:b/>
                <w:bCs/>
                <w:sz w:val="16"/>
                <w:szCs w:val="16"/>
                <w:lang w:val="en-US" w:eastAsia="zh-CN"/>
                <w:rPrChange w:id="266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70" w:author="扬 邱" w:date="2025-07-09T17:16:00Z" w16du:dateUtc="2025-07-09T09:16:00Z">
                  <w:rPr>
                    <w:rFonts w:eastAsia="PMingLiU" w:cs="Arial"/>
                    <w:b/>
                    <w:bCs/>
                    <w:sz w:val="12"/>
                    <w:szCs w:val="12"/>
                    <w:lang w:val="en-US" w:eastAsia="zh-CN"/>
                  </w:rPr>
                </w:rPrChange>
              </w:rPr>
              <w:t>58.68</w:t>
            </w:r>
          </w:p>
        </w:tc>
        <w:tc>
          <w:tcPr>
            <w:tcW w:w="353" w:type="pct"/>
            <w:tcBorders>
              <w:top w:val="nil"/>
              <w:left w:val="nil"/>
              <w:bottom w:val="single" w:sz="4" w:space="0" w:color="auto"/>
              <w:right w:val="single" w:sz="4" w:space="0" w:color="auto"/>
            </w:tcBorders>
            <w:shd w:val="clear" w:color="000000" w:fill="C0C0C0"/>
            <w:noWrap/>
            <w:vAlign w:val="center"/>
            <w:tcPrChange w:id="2671"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000F1F2C" w14:textId="77777777" w:rsidR="00C75E31" w:rsidRPr="00E835D4" w:rsidRDefault="00000000">
            <w:pPr>
              <w:spacing w:before="0"/>
              <w:jc w:val="center"/>
              <w:rPr>
                <w:rFonts w:eastAsia="PMingLiU" w:cs="Arial"/>
                <w:b/>
                <w:bCs/>
                <w:sz w:val="16"/>
                <w:szCs w:val="16"/>
                <w:lang w:val="en-US" w:eastAsia="zh-CN"/>
                <w:rPrChange w:id="267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73"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674"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5F2B8D42" w14:textId="77777777" w:rsidR="00C75E31" w:rsidRPr="00E835D4" w:rsidRDefault="00000000">
            <w:pPr>
              <w:spacing w:before="0"/>
              <w:jc w:val="center"/>
              <w:rPr>
                <w:rFonts w:eastAsia="PMingLiU" w:cs="Arial"/>
                <w:b/>
                <w:bCs/>
                <w:sz w:val="16"/>
                <w:szCs w:val="16"/>
                <w:lang w:val="en-US" w:eastAsia="zh-CN"/>
                <w:rPrChange w:id="267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76"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677"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24D7189D" w14:textId="77777777" w:rsidR="00C75E31" w:rsidRPr="00E835D4" w:rsidRDefault="00000000">
            <w:pPr>
              <w:spacing w:before="0"/>
              <w:jc w:val="center"/>
              <w:rPr>
                <w:rFonts w:eastAsia="PMingLiU" w:cs="Arial"/>
                <w:b/>
                <w:bCs/>
                <w:sz w:val="16"/>
                <w:szCs w:val="16"/>
                <w:lang w:val="en-US" w:eastAsia="zh-CN"/>
                <w:rPrChange w:id="267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7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68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AD7F4E8" w14:textId="77777777" w:rsidR="00C75E31" w:rsidRPr="00E835D4" w:rsidRDefault="00000000">
            <w:pPr>
              <w:spacing w:before="0"/>
              <w:jc w:val="center"/>
              <w:rPr>
                <w:rFonts w:eastAsia="PMingLiU" w:cs="Arial"/>
                <w:b/>
                <w:bCs/>
                <w:sz w:val="16"/>
                <w:szCs w:val="16"/>
                <w:lang w:val="en-US" w:eastAsia="zh-CN"/>
                <w:rPrChange w:id="268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8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68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9DB591F" w14:textId="77777777" w:rsidR="00C75E31" w:rsidRPr="00E835D4" w:rsidRDefault="00000000">
            <w:pPr>
              <w:spacing w:before="0"/>
              <w:jc w:val="center"/>
              <w:rPr>
                <w:rFonts w:eastAsia="PMingLiU" w:cs="Arial"/>
                <w:b/>
                <w:bCs/>
                <w:sz w:val="16"/>
                <w:szCs w:val="16"/>
                <w:lang w:val="en-US" w:eastAsia="zh-CN"/>
                <w:rPrChange w:id="268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8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68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EF6E961" w14:textId="77777777" w:rsidR="00C75E31" w:rsidRPr="00E835D4" w:rsidRDefault="00000000">
            <w:pPr>
              <w:spacing w:before="0"/>
              <w:jc w:val="center"/>
              <w:rPr>
                <w:rFonts w:eastAsia="PMingLiU" w:cs="Arial"/>
                <w:b/>
                <w:bCs/>
                <w:sz w:val="16"/>
                <w:szCs w:val="16"/>
                <w:lang w:val="en-US" w:eastAsia="zh-CN"/>
                <w:rPrChange w:id="268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88"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689"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11641677" w14:textId="77777777" w:rsidR="00C75E31" w:rsidRPr="00E835D4" w:rsidRDefault="00000000">
            <w:pPr>
              <w:spacing w:before="0"/>
              <w:jc w:val="center"/>
              <w:rPr>
                <w:rFonts w:eastAsia="PMingLiU" w:cs="Arial"/>
                <w:b/>
                <w:bCs/>
                <w:sz w:val="16"/>
                <w:szCs w:val="16"/>
                <w:lang w:val="en-US" w:eastAsia="zh-CN"/>
                <w:rPrChange w:id="269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91" w:author="扬 邱" w:date="2025-07-09T17:16:00Z" w16du:dateUtc="2025-07-09T09:16:00Z">
                  <w:rPr>
                    <w:rFonts w:eastAsia="PMingLiU" w:cs="Arial"/>
                    <w:b/>
                    <w:bCs/>
                    <w:sz w:val="12"/>
                    <w:szCs w:val="12"/>
                    <w:lang w:val="en-US" w:eastAsia="zh-CN"/>
                  </w:rPr>
                </w:rPrChange>
              </w:rPr>
              <w:t>58.68</w:t>
            </w:r>
          </w:p>
        </w:tc>
      </w:tr>
      <w:tr w:rsidR="00E835D4" w:rsidRPr="00E835D4" w14:paraId="7515D168" w14:textId="77777777" w:rsidTr="00E835D4">
        <w:tblPrEx>
          <w:tblPrExChange w:id="2692" w:author="扬 邱" w:date="2025-07-09T17:16:00Z" w16du:dateUtc="2025-07-09T09:16:00Z">
            <w:tblPrEx>
              <w:tblLayout w:type="fixed"/>
            </w:tblPrEx>
          </w:tblPrExChange>
        </w:tblPrEx>
        <w:trPr>
          <w:trHeight w:val="360"/>
          <w:trPrChange w:id="2693"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694"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7713F374" w14:textId="77777777" w:rsidR="00C75E31" w:rsidRPr="00E835D4" w:rsidRDefault="00000000">
            <w:pPr>
              <w:spacing w:before="0"/>
              <w:jc w:val="center"/>
              <w:rPr>
                <w:rFonts w:eastAsia="PMingLiU" w:cs="Arial"/>
                <w:b/>
                <w:bCs/>
                <w:sz w:val="16"/>
                <w:szCs w:val="16"/>
                <w:lang w:val="en-US" w:eastAsia="zh-CN"/>
                <w:rPrChange w:id="269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696" w:author="扬 邱" w:date="2025-07-09T17:16:00Z" w16du:dateUtc="2025-07-09T09:16:00Z">
                  <w:rPr>
                    <w:rFonts w:eastAsia="PMingLiU" w:cs="Arial"/>
                    <w:b/>
                    <w:bCs/>
                    <w:sz w:val="12"/>
                    <w:szCs w:val="12"/>
                    <w:lang w:val="en-US" w:eastAsia="zh-CN"/>
                  </w:rPr>
                </w:rPrChange>
              </w:rPr>
              <w:t>33</w:t>
            </w:r>
          </w:p>
        </w:tc>
        <w:tc>
          <w:tcPr>
            <w:tcW w:w="360" w:type="pct"/>
            <w:tcBorders>
              <w:top w:val="nil"/>
              <w:left w:val="nil"/>
              <w:bottom w:val="single" w:sz="4" w:space="0" w:color="auto"/>
              <w:right w:val="single" w:sz="4" w:space="0" w:color="auto"/>
            </w:tcBorders>
            <w:shd w:val="clear" w:color="auto" w:fill="auto"/>
            <w:vAlign w:val="center"/>
            <w:tcPrChange w:id="2697"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536F94D0" w14:textId="77777777" w:rsidR="00C75E31" w:rsidRPr="00E835D4" w:rsidRDefault="00000000">
            <w:pPr>
              <w:spacing w:before="0"/>
              <w:rPr>
                <w:rFonts w:eastAsia="PMingLiU" w:cs="Arial"/>
                <w:b/>
                <w:bCs/>
                <w:sz w:val="16"/>
                <w:szCs w:val="16"/>
                <w:lang w:val="en-US" w:eastAsia="zh-CN"/>
                <w:rPrChange w:id="2698"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699" w:author="扬 邱" w:date="2025-07-09T17:16:00Z" w16du:dateUtc="2025-07-09T09:16:00Z">
                  <w:rPr>
                    <w:rFonts w:eastAsia="PMingLiU" w:cs="Arial" w:hint="eastAsia"/>
                    <w:b/>
                    <w:bCs/>
                    <w:sz w:val="12"/>
                    <w:szCs w:val="12"/>
                    <w:lang w:val="en-US" w:eastAsia="zh-CN"/>
                  </w:rPr>
                </w:rPrChange>
              </w:rPr>
              <w:t>白云石生产</w:t>
            </w:r>
          </w:p>
        </w:tc>
        <w:tc>
          <w:tcPr>
            <w:tcW w:w="182" w:type="pct"/>
            <w:tcBorders>
              <w:top w:val="nil"/>
              <w:left w:val="nil"/>
              <w:bottom w:val="single" w:sz="4" w:space="0" w:color="auto"/>
              <w:right w:val="single" w:sz="4" w:space="0" w:color="auto"/>
            </w:tcBorders>
            <w:shd w:val="clear" w:color="000000" w:fill="FFFFFF"/>
            <w:vAlign w:val="center"/>
            <w:tcPrChange w:id="2700"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7AACCA26" w14:textId="77777777" w:rsidR="00C75E31" w:rsidRPr="00E835D4" w:rsidRDefault="00000000">
            <w:pPr>
              <w:spacing w:before="0"/>
              <w:jc w:val="center"/>
              <w:rPr>
                <w:rFonts w:ascii="宋体" w:eastAsia="宋体" w:hAnsi="宋体" w:cs="宋体" w:hint="eastAsia"/>
                <w:b/>
                <w:bCs/>
                <w:sz w:val="16"/>
                <w:szCs w:val="16"/>
                <w:lang w:val="en-US" w:eastAsia="zh-CN"/>
                <w:rPrChange w:id="2701"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702"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2703"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51D404CC" w14:textId="77777777" w:rsidR="00C75E31" w:rsidRPr="00E835D4" w:rsidRDefault="00000000">
            <w:pPr>
              <w:spacing w:before="0"/>
              <w:jc w:val="right"/>
              <w:rPr>
                <w:rFonts w:eastAsia="PMingLiU" w:cs="Arial"/>
                <w:b/>
                <w:bCs/>
                <w:sz w:val="16"/>
                <w:szCs w:val="16"/>
                <w:lang w:val="en-US" w:eastAsia="zh-CN"/>
                <w:rPrChange w:id="270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05" w:author="扬 邱" w:date="2025-07-09T17:16:00Z" w16du:dateUtc="2025-07-09T09:16:00Z">
                  <w:rPr>
                    <w:rFonts w:eastAsia="PMingLiU" w:cs="Arial"/>
                    <w:b/>
                    <w:bCs/>
                    <w:sz w:val="12"/>
                    <w:szCs w:val="12"/>
                    <w:lang w:val="en-US" w:eastAsia="zh-CN"/>
                  </w:rPr>
                </w:rPrChange>
              </w:rPr>
              <w:t>356,289.39</w:t>
            </w:r>
          </w:p>
        </w:tc>
        <w:tc>
          <w:tcPr>
            <w:tcW w:w="407" w:type="pct"/>
            <w:tcBorders>
              <w:top w:val="nil"/>
              <w:left w:val="nil"/>
              <w:bottom w:val="single" w:sz="4" w:space="0" w:color="auto"/>
              <w:right w:val="single" w:sz="4" w:space="0" w:color="auto"/>
            </w:tcBorders>
            <w:shd w:val="clear" w:color="000000" w:fill="FFFFFF"/>
            <w:noWrap/>
            <w:vAlign w:val="center"/>
            <w:tcPrChange w:id="2706"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4DC8DCA7" w14:textId="77777777" w:rsidR="00C75E31" w:rsidRPr="00E835D4" w:rsidRDefault="00000000">
            <w:pPr>
              <w:spacing w:before="0"/>
              <w:rPr>
                <w:rFonts w:eastAsia="PMingLiU" w:cs="Arial"/>
                <w:b/>
                <w:bCs/>
                <w:sz w:val="16"/>
                <w:szCs w:val="16"/>
                <w:lang w:val="en-US" w:eastAsia="zh-CN"/>
                <w:rPrChange w:id="270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08"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709"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2DC5C4A4" w14:textId="77777777" w:rsidR="00C75E31" w:rsidRPr="00E835D4" w:rsidRDefault="00000000">
            <w:pPr>
              <w:spacing w:before="0"/>
              <w:jc w:val="center"/>
              <w:rPr>
                <w:rFonts w:eastAsia="PMingLiU" w:cs="Arial"/>
                <w:b/>
                <w:bCs/>
                <w:sz w:val="16"/>
                <w:szCs w:val="16"/>
                <w:lang w:val="en-US" w:eastAsia="zh-CN"/>
                <w:rPrChange w:id="271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11" w:author="扬 邱" w:date="2025-07-09T17:16:00Z" w16du:dateUtc="2025-07-09T09:16:00Z">
                  <w:rPr>
                    <w:rFonts w:eastAsia="PMingLiU" w:cs="Arial"/>
                    <w:b/>
                    <w:bCs/>
                    <w:sz w:val="12"/>
                    <w:szCs w:val="12"/>
                    <w:lang w:val="en-US" w:eastAsia="zh-CN"/>
                  </w:rPr>
                </w:rPrChange>
              </w:rPr>
              <w:t>46,435.20</w:t>
            </w:r>
          </w:p>
        </w:tc>
        <w:tc>
          <w:tcPr>
            <w:tcW w:w="353" w:type="pct"/>
            <w:tcBorders>
              <w:top w:val="nil"/>
              <w:left w:val="nil"/>
              <w:bottom w:val="single" w:sz="4" w:space="0" w:color="auto"/>
              <w:right w:val="single" w:sz="4" w:space="0" w:color="auto"/>
            </w:tcBorders>
            <w:shd w:val="clear" w:color="000000" w:fill="C0C0C0"/>
            <w:noWrap/>
            <w:vAlign w:val="center"/>
            <w:tcPrChange w:id="2712"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1715967B" w14:textId="77777777" w:rsidR="00C75E31" w:rsidRPr="00E835D4" w:rsidRDefault="00000000">
            <w:pPr>
              <w:spacing w:before="0"/>
              <w:jc w:val="center"/>
              <w:rPr>
                <w:rFonts w:eastAsia="PMingLiU" w:cs="Arial"/>
                <w:b/>
                <w:bCs/>
                <w:sz w:val="16"/>
                <w:szCs w:val="16"/>
                <w:lang w:val="en-US" w:eastAsia="zh-CN"/>
                <w:rPrChange w:id="271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14"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715"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323AAA6D" w14:textId="77777777" w:rsidR="00C75E31" w:rsidRPr="00E835D4" w:rsidRDefault="00000000">
            <w:pPr>
              <w:spacing w:before="0"/>
              <w:jc w:val="center"/>
              <w:rPr>
                <w:rFonts w:eastAsia="PMingLiU" w:cs="Arial"/>
                <w:b/>
                <w:bCs/>
                <w:sz w:val="16"/>
                <w:szCs w:val="16"/>
                <w:lang w:val="en-US" w:eastAsia="zh-CN"/>
                <w:rPrChange w:id="271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17"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718"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FA8E4DA" w14:textId="77777777" w:rsidR="00C75E31" w:rsidRPr="00E835D4" w:rsidRDefault="00000000">
            <w:pPr>
              <w:spacing w:before="0"/>
              <w:jc w:val="center"/>
              <w:rPr>
                <w:rFonts w:eastAsia="PMingLiU" w:cs="Arial"/>
                <w:b/>
                <w:bCs/>
                <w:sz w:val="16"/>
                <w:szCs w:val="16"/>
                <w:lang w:val="en-US" w:eastAsia="zh-CN"/>
                <w:rPrChange w:id="271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2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72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D603D16" w14:textId="77777777" w:rsidR="00C75E31" w:rsidRPr="00E835D4" w:rsidRDefault="00000000">
            <w:pPr>
              <w:spacing w:before="0"/>
              <w:jc w:val="center"/>
              <w:rPr>
                <w:rFonts w:eastAsia="PMingLiU" w:cs="Arial"/>
                <w:b/>
                <w:bCs/>
                <w:sz w:val="16"/>
                <w:szCs w:val="16"/>
                <w:lang w:val="en-US" w:eastAsia="zh-CN"/>
                <w:rPrChange w:id="272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2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72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014502E" w14:textId="77777777" w:rsidR="00C75E31" w:rsidRPr="00E835D4" w:rsidRDefault="00000000">
            <w:pPr>
              <w:spacing w:before="0"/>
              <w:jc w:val="center"/>
              <w:rPr>
                <w:rFonts w:eastAsia="PMingLiU" w:cs="Arial"/>
                <w:b/>
                <w:bCs/>
                <w:sz w:val="16"/>
                <w:szCs w:val="16"/>
                <w:lang w:val="en-US" w:eastAsia="zh-CN"/>
                <w:rPrChange w:id="272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2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72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654D0B9" w14:textId="77777777" w:rsidR="00C75E31" w:rsidRPr="00E835D4" w:rsidRDefault="00000000">
            <w:pPr>
              <w:spacing w:before="0"/>
              <w:jc w:val="center"/>
              <w:rPr>
                <w:rFonts w:eastAsia="PMingLiU" w:cs="Arial"/>
                <w:b/>
                <w:bCs/>
                <w:sz w:val="16"/>
                <w:szCs w:val="16"/>
                <w:lang w:val="en-US" w:eastAsia="zh-CN"/>
                <w:rPrChange w:id="272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29"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730"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6ED82524" w14:textId="77777777" w:rsidR="00C75E31" w:rsidRPr="00E835D4" w:rsidRDefault="00000000">
            <w:pPr>
              <w:spacing w:before="0"/>
              <w:jc w:val="center"/>
              <w:rPr>
                <w:rFonts w:eastAsia="PMingLiU" w:cs="Arial"/>
                <w:b/>
                <w:bCs/>
                <w:sz w:val="16"/>
                <w:szCs w:val="16"/>
                <w:lang w:val="en-US" w:eastAsia="zh-CN"/>
                <w:rPrChange w:id="273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32" w:author="扬 邱" w:date="2025-07-09T17:16:00Z" w16du:dateUtc="2025-07-09T09:16:00Z">
                  <w:rPr>
                    <w:rFonts w:eastAsia="PMingLiU" w:cs="Arial"/>
                    <w:b/>
                    <w:bCs/>
                    <w:sz w:val="12"/>
                    <w:szCs w:val="12"/>
                    <w:lang w:val="en-US" w:eastAsia="zh-CN"/>
                  </w:rPr>
                </w:rPrChange>
              </w:rPr>
              <w:t>46,435.20</w:t>
            </w:r>
          </w:p>
        </w:tc>
      </w:tr>
      <w:tr w:rsidR="00E835D4" w:rsidRPr="00E835D4" w14:paraId="5DAF7543" w14:textId="77777777" w:rsidTr="00E835D4">
        <w:tblPrEx>
          <w:tblPrExChange w:id="2733" w:author="扬 邱" w:date="2025-07-09T17:16:00Z" w16du:dateUtc="2025-07-09T09:16:00Z">
            <w:tblPrEx>
              <w:tblLayout w:type="fixed"/>
            </w:tblPrEx>
          </w:tblPrExChange>
        </w:tblPrEx>
        <w:trPr>
          <w:trHeight w:val="360"/>
          <w:trPrChange w:id="2734"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735"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610F8262" w14:textId="77777777" w:rsidR="00C75E31" w:rsidRPr="00E835D4" w:rsidRDefault="00000000">
            <w:pPr>
              <w:spacing w:before="0"/>
              <w:jc w:val="center"/>
              <w:rPr>
                <w:rFonts w:eastAsia="PMingLiU" w:cs="Arial"/>
                <w:b/>
                <w:bCs/>
                <w:sz w:val="16"/>
                <w:szCs w:val="16"/>
                <w:lang w:val="en-US" w:eastAsia="zh-CN"/>
                <w:rPrChange w:id="273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37" w:author="扬 邱" w:date="2025-07-09T17:16:00Z" w16du:dateUtc="2025-07-09T09:16:00Z">
                  <w:rPr>
                    <w:rFonts w:eastAsia="PMingLiU" w:cs="Arial"/>
                    <w:b/>
                    <w:bCs/>
                    <w:sz w:val="12"/>
                    <w:szCs w:val="12"/>
                    <w:lang w:val="en-US" w:eastAsia="zh-CN"/>
                  </w:rPr>
                </w:rPrChange>
              </w:rPr>
              <w:t>34</w:t>
            </w:r>
          </w:p>
        </w:tc>
        <w:tc>
          <w:tcPr>
            <w:tcW w:w="360" w:type="pct"/>
            <w:tcBorders>
              <w:top w:val="nil"/>
              <w:left w:val="nil"/>
              <w:bottom w:val="single" w:sz="4" w:space="0" w:color="auto"/>
              <w:right w:val="single" w:sz="4" w:space="0" w:color="auto"/>
            </w:tcBorders>
            <w:shd w:val="clear" w:color="auto" w:fill="auto"/>
            <w:vAlign w:val="center"/>
            <w:tcPrChange w:id="2738"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2B09D054" w14:textId="77777777" w:rsidR="00C75E31" w:rsidRPr="00E835D4" w:rsidRDefault="00000000">
            <w:pPr>
              <w:spacing w:before="0"/>
              <w:rPr>
                <w:rFonts w:eastAsia="PMingLiU" w:cs="Arial"/>
                <w:b/>
                <w:bCs/>
                <w:sz w:val="16"/>
                <w:szCs w:val="16"/>
                <w:lang w:val="en-US" w:eastAsia="zh-CN"/>
                <w:rPrChange w:id="2739"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740" w:author="扬 邱" w:date="2025-07-09T17:16:00Z" w16du:dateUtc="2025-07-09T09:16:00Z">
                  <w:rPr>
                    <w:rFonts w:eastAsia="PMingLiU" w:cs="Arial" w:hint="eastAsia"/>
                    <w:b/>
                    <w:bCs/>
                    <w:sz w:val="12"/>
                    <w:szCs w:val="12"/>
                    <w:lang w:val="en-US" w:eastAsia="zh-CN"/>
                  </w:rPr>
                </w:rPrChange>
              </w:rPr>
              <w:t>轻烧白云石生产</w:t>
            </w:r>
          </w:p>
        </w:tc>
        <w:tc>
          <w:tcPr>
            <w:tcW w:w="182" w:type="pct"/>
            <w:tcBorders>
              <w:top w:val="nil"/>
              <w:left w:val="nil"/>
              <w:bottom w:val="single" w:sz="4" w:space="0" w:color="auto"/>
              <w:right w:val="single" w:sz="4" w:space="0" w:color="auto"/>
            </w:tcBorders>
            <w:shd w:val="clear" w:color="000000" w:fill="FFFFFF"/>
            <w:vAlign w:val="center"/>
            <w:tcPrChange w:id="2741"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328A017B" w14:textId="77777777" w:rsidR="00C75E31" w:rsidRPr="00E835D4" w:rsidRDefault="00000000">
            <w:pPr>
              <w:spacing w:before="0"/>
              <w:jc w:val="center"/>
              <w:rPr>
                <w:rFonts w:ascii="宋体" w:eastAsia="宋体" w:hAnsi="宋体" w:cs="宋体" w:hint="eastAsia"/>
                <w:b/>
                <w:bCs/>
                <w:sz w:val="16"/>
                <w:szCs w:val="16"/>
                <w:lang w:val="en-US" w:eastAsia="zh-CN"/>
                <w:rPrChange w:id="2742"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743"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2744"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736792CA" w14:textId="77777777" w:rsidR="00C75E31" w:rsidRPr="00E835D4" w:rsidRDefault="00000000">
            <w:pPr>
              <w:spacing w:before="0"/>
              <w:jc w:val="right"/>
              <w:rPr>
                <w:rFonts w:eastAsia="PMingLiU" w:cs="Arial"/>
                <w:b/>
                <w:bCs/>
                <w:sz w:val="16"/>
                <w:szCs w:val="16"/>
                <w:lang w:val="en-US" w:eastAsia="zh-CN"/>
                <w:rPrChange w:id="274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46" w:author="扬 邱" w:date="2025-07-09T17:16:00Z" w16du:dateUtc="2025-07-09T09:16:00Z">
                  <w:rPr>
                    <w:rFonts w:eastAsia="PMingLiU" w:cs="Arial"/>
                    <w:b/>
                    <w:bCs/>
                    <w:sz w:val="12"/>
                    <w:szCs w:val="12"/>
                    <w:lang w:val="en-US" w:eastAsia="zh-CN"/>
                  </w:rPr>
                </w:rPrChange>
              </w:rPr>
              <w:t>2,786.84</w:t>
            </w:r>
          </w:p>
        </w:tc>
        <w:tc>
          <w:tcPr>
            <w:tcW w:w="407" w:type="pct"/>
            <w:tcBorders>
              <w:top w:val="nil"/>
              <w:left w:val="nil"/>
              <w:bottom w:val="single" w:sz="4" w:space="0" w:color="auto"/>
              <w:right w:val="single" w:sz="4" w:space="0" w:color="auto"/>
            </w:tcBorders>
            <w:shd w:val="clear" w:color="000000" w:fill="FFFFFF"/>
            <w:noWrap/>
            <w:vAlign w:val="center"/>
            <w:tcPrChange w:id="2747"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677737AE" w14:textId="77777777" w:rsidR="00C75E31" w:rsidRPr="00E835D4" w:rsidRDefault="00000000">
            <w:pPr>
              <w:spacing w:before="0"/>
              <w:rPr>
                <w:rFonts w:eastAsia="PMingLiU" w:cs="Arial"/>
                <w:b/>
                <w:bCs/>
                <w:sz w:val="16"/>
                <w:szCs w:val="16"/>
                <w:lang w:val="en-US" w:eastAsia="zh-CN"/>
                <w:rPrChange w:id="274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49"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750"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63A0086B" w14:textId="77777777" w:rsidR="00C75E31" w:rsidRPr="00E835D4" w:rsidRDefault="00000000">
            <w:pPr>
              <w:spacing w:before="0"/>
              <w:jc w:val="center"/>
              <w:rPr>
                <w:rFonts w:eastAsia="PMingLiU" w:cs="Arial"/>
                <w:b/>
                <w:bCs/>
                <w:sz w:val="16"/>
                <w:szCs w:val="16"/>
                <w:lang w:val="en-US" w:eastAsia="zh-CN"/>
                <w:rPrChange w:id="275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52" w:author="扬 邱" w:date="2025-07-09T17:16:00Z" w16du:dateUtc="2025-07-09T09:16:00Z">
                  <w:rPr>
                    <w:rFonts w:eastAsia="PMingLiU" w:cs="Arial"/>
                    <w:b/>
                    <w:bCs/>
                    <w:sz w:val="12"/>
                    <w:szCs w:val="12"/>
                    <w:lang w:val="en-US" w:eastAsia="zh-CN"/>
                  </w:rPr>
                </w:rPrChange>
              </w:rPr>
              <w:t>363.21</w:t>
            </w:r>
          </w:p>
        </w:tc>
        <w:tc>
          <w:tcPr>
            <w:tcW w:w="353" w:type="pct"/>
            <w:tcBorders>
              <w:top w:val="nil"/>
              <w:left w:val="nil"/>
              <w:bottom w:val="single" w:sz="4" w:space="0" w:color="auto"/>
              <w:right w:val="single" w:sz="4" w:space="0" w:color="auto"/>
            </w:tcBorders>
            <w:shd w:val="clear" w:color="000000" w:fill="C0C0C0"/>
            <w:noWrap/>
            <w:vAlign w:val="center"/>
            <w:tcPrChange w:id="2753"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0D6FD487" w14:textId="77777777" w:rsidR="00C75E31" w:rsidRPr="00E835D4" w:rsidRDefault="00000000">
            <w:pPr>
              <w:spacing w:before="0"/>
              <w:jc w:val="center"/>
              <w:rPr>
                <w:rFonts w:eastAsia="PMingLiU" w:cs="Arial"/>
                <w:b/>
                <w:bCs/>
                <w:sz w:val="16"/>
                <w:szCs w:val="16"/>
                <w:lang w:val="en-US" w:eastAsia="zh-CN"/>
                <w:rPrChange w:id="275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55"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756"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163908DA" w14:textId="77777777" w:rsidR="00C75E31" w:rsidRPr="00E835D4" w:rsidRDefault="00000000">
            <w:pPr>
              <w:spacing w:before="0"/>
              <w:jc w:val="center"/>
              <w:rPr>
                <w:rFonts w:eastAsia="PMingLiU" w:cs="Arial"/>
                <w:b/>
                <w:bCs/>
                <w:sz w:val="16"/>
                <w:szCs w:val="16"/>
                <w:lang w:val="en-US" w:eastAsia="zh-CN"/>
                <w:rPrChange w:id="275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58"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759"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25154373" w14:textId="77777777" w:rsidR="00C75E31" w:rsidRPr="00E835D4" w:rsidRDefault="00000000">
            <w:pPr>
              <w:spacing w:before="0"/>
              <w:jc w:val="center"/>
              <w:rPr>
                <w:rFonts w:eastAsia="PMingLiU" w:cs="Arial"/>
                <w:b/>
                <w:bCs/>
                <w:sz w:val="16"/>
                <w:szCs w:val="16"/>
                <w:lang w:val="en-US" w:eastAsia="zh-CN"/>
                <w:rPrChange w:id="276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6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76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BC96BB8" w14:textId="77777777" w:rsidR="00C75E31" w:rsidRPr="00E835D4" w:rsidRDefault="00000000">
            <w:pPr>
              <w:spacing w:before="0"/>
              <w:jc w:val="center"/>
              <w:rPr>
                <w:rFonts w:eastAsia="PMingLiU" w:cs="Arial"/>
                <w:b/>
                <w:bCs/>
                <w:sz w:val="16"/>
                <w:szCs w:val="16"/>
                <w:lang w:val="en-US" w:eastAsia="zh-CN"/>
                <w:rPrChange w:id="276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6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76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9363C9F" w14:textId="77777777" w:rsidR="00C75E31" w:rsidRPr="00E835D4" w:rsidRDefault="00000000">
            <w:pPr>
              <w:spacing w:before="0"/>
              <w:jc w:val="center"/>
              <w:rPr>
                <w:rFonts w:eastAsia="PMingLiU" w:cs="Arial"/>
                <w:b/>
                <w:bCs/>
                <w:sz w:val="16"/>
                <w:szCs w:val="16"/>
                <w:lang w:val="en-US" w:eastAsia="zh-CN"/>
                <w:rPrChange w:id="276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6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76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0C0843D" w14:textId="77777777" w:rsidR="00C75E31" w:rsidRPr="00E835D4" w:rsidRDefault="00000000">
            <w:pPr>
              <w:spacing w:before="0"/>
              <w:jc w:val="center"/>
              <w:rPr>
                <w:rFonts w:eastAsia="PMingLiU" w:cs="Arial"/>
                <w:b/>
                <w:bCs/>
                <w:sz w:val="16"/>
                <w:szCs w:val="16"/>
                <w:lang w:val="en-US" w:eastAsia="zh-CN"/>
                <w:rPrChange w:id="276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70"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771"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249E0841" w14:textId="77777777" w:rsidR="00C75E31" w:rsidRPr="00E835D4" w:rsidRDefault="00000000">
            <w:pPr>
              <w:spacing w:before="0"/>
              <w:jc w:val="center"/>
              <w:rPr>
                <w:rFonts w:eastAsia="PMingLiU" w:cs="Arial"/>
                <w:b/>
                <w:bCs/>
                <w:sz w:val="16"/>
                <w:szCs w:val="16"/>
                <w:lang w:val="en-US" w:eastAsia="zh-CN"/>
                <w:rPrChange w:id="277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73" w:author="扬 邱" w:date="2025-07-09T17:16:00Z" w16du:dateUtc="2025-07-09T09:16:00Z">
                  <w:rPr>
                    <w:rFonts w:eastAsia="PMingLiU" w:cs="Arial"/>
                    <w:b/>
                    <w:bCs/>
                    <w:sz w:val="12"/>
                    <w:szCs w:val="12"/>
                    <w:lang w:val="en-US" w:eastAsia="zh-CN"/>
                  </w:rPr>
                </w:rPrChange>
              </w:rPr>
              <w:t>363.21</w:t>
            </w:r>
          </w:p>
        </w:tc>
      </w:tr>
      <w:tr w:rsidR="00E835D4" w:rsidRPr="00E835D4" w14:paraId="408B22C2" w14:textId="77777777" w:rsidTr="00E835D4">
        <w:tblPrEx>
          <w:tblPrExChange w:id="2774" w:author="扬 邱" w:date="2025-07-09T17:16:00Z" w16du:dateUtc="2025-07-09T09:16:00Z">
            <w:tblPrEx>
              <w:tblLayout w:type="fixed"/>
            </w:tblPrEx>
          </w:tblPrExChange>
        </w:tblPrEx>
        <w:trPr>
          <w:trHeight w:val="360"/>
          <w:trPrChange w:id="2775"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776"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2F326867" w14:textId="77777777" w:rsidR="00C75E31" w:rsidRPr="00E835D4" w:rsidRDefault="00000000">
            <w:pPr>
              <w:spacing w:before="0"/>
              <w:jc w:val="center"/>
              <w:rPr>
                <w:rFonts w:eastAsia="PMingLiU" w:cs="Arial"/>
                <w:b/>
                <w:bCs/>
                <w:sz w:val="16"/>
                <w:szCs w:val="16"/>
                <w:lang w:val="en-US" w:eastAsia="zh-CN"/>
                <w:rPrChange w:id="277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78" w:author="扬 邱" w:date="2025-07-09T17:16:00Z" w16du:dateUtc="2025-07-09T09:16:00Z">
                  <w:rPr>
                    <w:rFonts w:eastAsia="PMingLiU" w:cs="Arial"/>
                    <w:b/>
                    <w:bCs/>
                    <w:sz w:val="12"/>
                    <w:szCs w:val="12"/>
                    <w:lang w:val="en-US" w:eastAsia="zh-CN"/>
                  </w:rPr>
                </w:rPrChange>
              </w:rPr>
              <w:t>35</w:t>
            </w:r>
          </w:p>
        </w:tc>
        <w:tc>
          <w:tcPr>
            <w:tcW w:w="360" w:type="pct"/>
            <w:tcBorders>
              <w:top w:val="nil"/>
              <w:left w:val="nil"/>
              <w:bottom w:val="single" w:sz="4" w:space="0" w:color="auto"/>
              <w:right w:val="single" w:sz="4" w:space="0" w:color="auto"/>
            </w:tcBorders>
            <w:shd w:val="clear" w:color="auto" w:fill="auto"/>
            <w:vAlign w:val="center"/>
            <w:tcPrChange w:id="2779"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3BDC01D3" w14:textId="77777777" w:rsidR="00C75E31" w:rsidRPr="00E835D4" w:rsidRDefault="00000000">
            <w:pPr>
              <w:spacing w:before="0"/>
              <w:rPr>
                <w:rFonts w:eastAsia="PMingLiU" w:cs="Arial"/>
                <w:b/>
                <w:bCs/>
                <w:sz w:val="16"/>
                <w:szCs w:val="16"/>
                <w:lang w:val="en-US" w:eastAsia="zh-CN"/>
                <w:rPrChange w:id="2780"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781" w:author="扬 邱" w:date="2025-07-09T17:16:00Z" w16du:dateUtc="2025-07-09T09:16:00Z">
                  <w:rPr>
                    <w:rFonts w:eastAsia="PMingLiU" w:cs="Arial" w:hint="eastAsia"/>
                    <w:b/>
                    <w:bCs/>
                    <w:sz w:val="12"/>
                    <w:szCs w:val="12"/>
                    <w:lang w:val="en-US" w:eastAsia="zh-CN"/>
                  </w:rPr>
                </w:rPrChange>
              </w:rPr>
              <w:t>球团生产</w:t>
            </w:r>
          </w:p>
        </w:tc>
        <w:tc>
          <w:tcPr>
            <w:tcW w:w="182" w:type="pct"/>
            <w:tcBorders>
              <w:top w:val="nil"/>
              <w:left w:val="nil"/>
              <w:bottom w:val="single" w:sz="4" w:space="0" w:color="auto"/>
              <w:right w:val="single" w:sz="4" w:space="0" w:color="auto"/>
            </w:tcBorders>
            <w:shd w:val="clear" w:color="000000" w:fill="FFFFFF"/>
            <w:vAlign w:val="center"/>
            <w:tcPrChange w:id="2782"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023EBD4B" w14:textId="77777777" w:rsidR="00C75E31" w:rsidRPr="00E835D4" w:rsidRDefault="00000000">
            <w:pPr>
              <w:spacing w:before="0"/>
              <w:jc w:val="center"/>
              <w:rPr>
                <w:rFonts w:ascii="宋体" w:eastAsia="宋体" w:hAnsi="宋体" w:cs="宋体" w:hint="eastAsia"/>
                <w:b/>
                <w:bCs/>
                <w:sz w:val="16"/>
                <w:szCs w:val="16"/>
                <w:lang w:val="en-US" w:eastAsia="zh-CN"/>
                <w:rPrChange w:id="2783"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784"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2785"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3BF09E38" w14:textId="77777777" w:rsidR="00C75E31" w:rsidRPr="00E835D4" w:rsidRDefault="00000000">
            <w:pPr>
              <w:spacing w:before="0"/>
              <w:jc w:val="right"/>
              <w:rPr>
                <w:rFonts w:eastAsia="PMingLiU" w:cs="Arial"/>
                <w:b/>
                <w:bCs/>
                <w:sz w:val="16"/>
                <w:szCs w:val="16"/>
                <w:lang w:val="en-US" w:eastAsia="zh-CN"/>
                <w:rPrChange w:id="278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87" w:author="扬 邱" w:date="2025-07-09T17:16:00Z" w16du:dateUtc="2025-07-09T09:16:00Z">
                  <w:rPr>
                    <w:rFonts w:eastAsia="PMingLiU" w:cs="Arial"/>
                    <w:b/>
                    <w:bCs/>
                    <w:sz w:val="12"/>
                    <w:szCs w:val="12"/>
                    <w:lang w:val="en-US" w:eastAsia="zh-CN"/>
                  </w:rPr>
                </w:rPrChange>
              </w:rPr>
              <w:t>685,439.89</w:t>
            </w:r>
          </w:p>
        </w:tc>
        <w:tc>
          <w:tcPr>
            <w:tcW w:w="407" w:type="pct"/>
            <w:tcBorders>
              <w:top w:val="nil"/>
              <w:left w:val="nil"/>
              <w:bottom w:val="single" w:sz="4" w:space="0" w:color="auto"/>
              <w:right w:val="single" w:sz="4" w:space="0" w:color="auto"/>
            </w:tcBorders>
            <w:shd w:val="clear" w:color="000000" w:fill="FFFFFF"/>
            <w:noWrap/>
            <w:vAlign w:val="center"/>
            <w:tcPrChange w:id="2788"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18F29820" w14:textId="77777777" w:rsidR="00C75E31" w:rsidRPr="00E835D4" w:rsidRDefault="00000000">
            <w:pPr>
              <w:spacing w:before="0"/>
              <w:rPr>
                <w:rFonts w:eastAsia="PMingLiU" w:cs="Arial"/>
                <w:b/>
                <w:bCs/>
                <w:sz w:val="16"/>
                <w:szCs w:val="16"/>
                <w:lang w:val="en-US" w:eastAsia="zh-CN"/>
                <w:rPrChange w:id="278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90"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791"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2DC2BC92" w14:textId="77777777" w:rsidR="00C75E31" w:rsidRPr="00E835D4" w:rsidRDefault="00000000">
            <w:pPr>
              <w:spacing w:before="0"/>
              <w:jc w:val="center"/>
              <w:rPr>
                <w:rFonts w:eastAsia="PMingLiU" w:cs="Arial"/>
                <w:b/>
                <w:bCs/>
                <w:sz w:val="16"/>
                <w:szCs w:val="16"/>
                <w:lang w:val="en-US" w:eastAsia="zh-CN"/>
                <w:rPrChange w:id="279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93" w:author="扬 邱" w:date="2025-07-09T17:16:00Z" w16du:dateUtc="2025-07-09T09:16:00Z">
                  <w:rPr>
                    <w:rFonts w:eastAsia="PMingLiU" w:cs="Arial"/>
                    <w:b/>
                    <w:bCs/>
                    <w:sz w:val="12"/>
                    <w:szCs w:val="12"/>
                    <w:lang w:val="en-US" w:eastAsia="zh-CN"/>
                  </w:rPr>
                </w:rPrChange>
              </w:rPr>
              <w:t>71,601.05</w:t>
            </w:r>
          </w:p>
        </w:tc>
        <w:tc>
          <w:tcPr>
            <w:tcW w:w="353" w:type="pct"/>
            <w:tcBorders>
              <w:top w:val="nil"/>
              <w:left w:val="nil"/>
              <w:bottom w:val="single" w:sz="4" w:space="0" w:color="auto"/>
              <w:right w:val="single" w:sz="4" w:space="0" w:color="auto"/>
            </w:tcBorders>
            <w:shd w:val="clear" w:color="000000" w:fill="C0C0C0"/>
            <w:noWrap/>
            <w:vAlign w:val="center"/>
            <w:tcPrChange w:id="2794"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22C908AE" w14:textId="77777777" w:rsidR="00C75E31" w:rsidRPr="00E835D4" w:rsidRDefault="00000000">
            <w:pPr>
              <w:spacing w:before="0"/>
              <w:jc w:val="center"/>
              <w:rPr>
                <w:rFonts w:eastAsia="PMingLiU" w:cs="Arial"/>
                <w:b/>
                <w:bCs/>
                <w:sz w:val="16"/>
                <w:szCs w:val="16"/>
                <w:lang w:val="en-US" w:eastAsia="zh-CN"/>
                <w:rPrChange w:id="279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96"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797"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155EB44F" w14:textId="77777777" w:rsidR="00C75E31" w:rsidRPr="00E835D4" w:rsidRDefault="00000000">
            <w:pPr>
              <w:spacing w:before="0"/>
              <w:jc w:val="center"/>
              <w:rPr>
                <w:rFonts w:eastAsia="PMingLiU" w:cs="Arial"/>
                <w:b/>
                <w:bCs/>
                <w:sz w:val="16"/>
                <w:szCs w:val="16"/>
                <w:lang w:val="en-US" w:eastAsia="zh-CN"/>
                <w:rPrChange w:id="279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799"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800"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6D37FDE8" w14:textId="77777777" w:rsidR="00C75E31" w:rsidRPr="00E835D4" w:rsidRDefault="00000000">
            <w:pPr>
              <w:spacing w:before="0"/>
              <w:jc w:val="center"/>
              <w:rPr>
                <w:rFonts w:eastAsia="PMingLiU" w:cs="Arial"/>
                <w:b/>
                <w:bCs/>
                <w:sz w:val="16"/>
                <w:szCs w:val="16"/>
                <w:lang w:val="en-US" w:eastAsia="zh-CN"/>
                <w:rPrChange w:id="280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0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80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814AADD" w14:textId="77777777" w:rsidR="00C75E31" w:rsidRPr="00E835D4" w:rsidRDefault="00000000">
            <w:pPr>
              <w:spacing w:before="0"/>
              <w:jc w:val="center"/>
              <w:rPr>
                <w:rFonts w:eastAsia="PMingLiU" w:cs="Arial"/>
                <w:b/>
                <w:bCs/>
                <w:sz w:val="16"/>
                <w:szCs w:val="16"/>
                <w:lang w:val="en-US" w:eastAsia="zh-CN"/>
                <w:rPrChange w:id="280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0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80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BEBA43E" w14:textId="77777777" w:rsidR="00C75E31" w:rsidRPr="00E835D4" w:rsidRDefault="00000000">
            <w:pPr>
              <w:spacing w:before="0"/>
              <w:jc w:val="center"/>
              <w:rPr>
                <w:rFonts w:eastAsia="PMingLiU" w:cs="Arial"/>
                <w:b/>
                <w:bCs/>
                <w:sz w:val="16"/>
                <w:szCs w:val="16"/>
                <w:lang w:val="en-US" w:eastAsia="zh-CN"/>
                <w:rPrChange w:id="280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0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80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A08D50F" w14:textId="77777777" w:rsidR="00C75E31" w:rsidRPr="00E835D4" w:rsidRDefault="00000000">
            <w:pPr>
              <w:spacing w:before="0"/>
              <w:jc w:val="center"/>
              <w:rPr>
                <w:rFonts w:eastAsia="PMingLiU" w:cs="Arial"/>
                <w:b/>
                <w:bCs/>
                <w:sz w:val="16"/>
                <w:szCs w:val="16"/>
                <w:lang w:val="en-US" w:eastAsia="zh-CN"/>
                <w:rPrChange w:id="281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11"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812"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4FE28813" w14:textId="77777777" w:rsidR="00C75E31" w:rsidRPr="00E835D4" w:rsidRDefault="00000000">
            <w:pPr>
              <w:spacing w:before="0"/>
              <w:jc w:val="center"/>
              <w:rPr>
                <w:rFonts w:eastAsia="PMingLiU" w:cs="Arial"/>
                <w:b/>
                <w:bCs/>
                <w:sz w:val="16"/>
                <w:szCs w:val="16"/>
                <w:lang w:val="en-US" w:eastAsia="zh-CN"/>
                <w:rPrChange w:id="281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14" w:author="扬 邱" w:date="2025-07-09T17:16:00Z" w16du:dateUtc="2025-07-09T09:16:00Z">
                  <w:rPr>
                    <w:rFonts w:eastAsia="PMingLiU" w:cs="Arial"/>
                    <w:b/>
                    <w:bCs/>
                    <w:sz w:val="12"/>
                    <w:szCs w:val="12"/>
                    <w:lang w:val="en-US" w:eastAsia="zh-CN"/>
                  </w:rPr>
                </w:rPrChange>
              </w:rPr>
              <w:t>71,601.05</w:t>
            </w:r>
          </w:p>
        </w:tc>
      </w:tr>
      <w:tr w:rsidR="00E835D4" w:rsidRPr="00E835D4" w14:paraId="7847538A" w14:textId="77777777" w:rsidTr="00E835D4">
        <w:tblPrEx>
          <w:tblPrExChange w:id="2815" w:author="扬 邱" w:date="2025-07-09T17:16:00Z" w16du:dateUtc="2025-07-09T09:16:00Z">
            <w:tblPrEx>
              <w:tblLayout w:type="fixed"/>
            </w:tblPrEx>
          </w:tblPrExChange>
        </w:tblPrEx>
        <w:trPr>
          <w:trHeight w:val="360"/>
          <w:trPrChange w:id="2816"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817"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4C14EDC" w14:textId="77777777" w:rsidR="00C75E31" w:rsidRPr="00E835D4" w:rsidRDefault="00000000">
            <w:pPr>
              <w:spacing w:before="0"/>
              <w:jc w:val="center"/>
              <w:rPr>
                <w:rFonts w:eastAsia="PMingLiU" w:cs="Arial"/>
                <w:b/>
                <w:bCs/>
                <w:sz w:val="16"/>
                <w:szCs w:val="16"/>
                <w:lang w:val="en-US" w:eastAsia="zh-CN"/>
                <w:rPrChange w:id="281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19" w:author="扬 邱" w:date="2025-07-09T17:16:00Z" w16du:dateUtc="2025-07-09T09:16:00Z">
                  <w:rPr>
                    <w:rFonts w:eastAsia="PMingLiU" w:cs="Arial"/>
                    <w:b/>
                    <w:bCs/>
                    <w:sz w:val="12"/>
                    <w:szCs w:val="12"/>
                    <w:lang w:val="en-US" w:eastAsia="zh-CN"/>
                  </w:rPr>
                </w:rPrChange>
              </w:rPr>
              <w:t>36</w:t>
            </w:r>
          </w:p>
        </w:tc>
        <w:tc>
          <w:tcPr>
            <w:tcW w:w="360" w:type="pct"/>
            <w:tcBorders>
              <w:top w:val="nil"/>
              <w:left w:val="nil"/>
              <w:bottom w:val="single" w:sz="4" w:space="0" w:color="auto"/>
              <w:right w:val="single" w:sz="4" w:space="0" w:color="auto"/>
            </w:tcBorders>
            <w:shd w:val="clear" w:color="auto" w:fill="auto"/>
            <w:vAlign w:val="center"/>
            <w:tcPrChange w:id="2820"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76FB145A" w14:textId="77777777" w:rsidR="00C75E31" w:rsidRPr="00E835D4" w:rsidRDefault="00000000">
            <w:pPr>
              <w:spacing w:before="0"/>
              <w:rPr>
                <w:rFonts w:eastAsia="PMingLiU" w:cs="Arial"/>
                <w:b/>
                <w:bCs/>
                <w:sz w:val="16"/>
                <w:szCs w:val="16"/>
                <w:lang w:val="en-US" w:eastAsia="zh-CN"/>
                <w:rPrChange w:id="2821"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822" w:author="扬 邱" w:date="2025-07-09T17:16:00Z" w16du:dateUtc="2025-07-09T09:16:00Z">
                  <w:rPr>
                    <w:rFonts w:eastAsia="PMingLiU" w:cs="Arial" w:hint="eastAsia"/>
                    <w:b/>
                    <w:bCs/>
                    <w:sz w:val="12"/>
                    <w:szCs w:val="12"/>
                    <w:lang w:val="en-US" w:eastAsia="zh-CN"/>
                  </w:rPr>
                </w:rPrChange>
              </w:rPr>
              <w:t>废钢生产</w:t>
            </w:r>
          </w:p>
        </w:tc>
        <w:tc>
          <w:tcPr>
            <w:tcW w:w="182" w:type="pct"/>
            <w:tcBorders>
              <w:top w:val="nil"/>
              <w:left w:val="nil"/>
              <w:bottom w:val="single" w:sz="4" w:space="0" w:color="auto"/>
              <w:right w:val="single" w:sz="4" w:space="0" w:color="auto"/>
            </w:tcBorders>
            <w:shd w:val="clear" w:color="000000" w:fill="FFFFFF"/>
            <w:vAlign w:val="center"/>
            <w:tcPrChange w:id="2823"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1948B703" w14:textId="77777777" w:rsidR="00C75E31" w:rsidRPr="00E835D4" w:rsidRDefault="00000000">
            <w:pPr>
              <w:spacing w:before="0"/>
              <w:jc w:val="center"/>
              <w:rPr>
                <w:rFonts w:ascii="宋体" w:eastAsia="宋体" w:hAnsi="宋体" w:cs="宋体" w:hint="eastAsia"/>
                <w:b/>
                <w:bCs/>
                <w:sz w:val="16"/>
                <w:szCs w:val="16"/>
                <w:lang w:val="en-US" w:eastAsia="zh-CN"/>
                <w:rPrChange w:id="2824"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825"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2826"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15A19A60" w14:textId="77777777" w:rsidR="00C75E31" w:rsidRPr="00E835D4" w:rsidRDefault="00000000">
            <w:pPr>
              <w:spacing w:before="0"/>
              <w:jc w:val="right"/>
              <w:rPr>
                <w:rFonts w:eastAsia="PMingLiU" w:cs="Arial"/>
                <w:b/>
                <w:bCs/>
                <w:sz w:val="16"/>
                <w:szCs w:val="16"/>
                <w:lang w:val="en-US" w:eastAsia="zh-CN"/>
                <w:rPrChange w:id="282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28" w:author="扬 邱" w:date="2025-07-09T17:16:00Z" w16du:dateUtc="2025-07-09T09:16:00Z">
                  <w:rPr>
                    <w:rFonts w:eastAsia="PMingLiU" w:cs="Arial"/>
                    <w:b/>
                    <w:bCs/>
                    <w:sz w:val="12"/>
                    <w:szCs w:val="12"/>
                    <w:lang w:val="en-US" w:eastAsia="zh-CN"/>
                  </w:rPr>
                </w:rPrChange>
              </w:rPr>
              <w:t>1,077,722.64</w:t>
            </w:r>
          </w:p>
        </w:tc>
        <w:tc>
          <w:tcPr>
            <w:tcW w:w="407" w:type="pct"/>
            <w:tcBorders>
              <w:top w:val="nil"/>
              <w:left w:val="nil"/>
              <w:bottom w:val="single" w:sz="4" w:space="0" w:color="auto"/>
              <w:right w:val="single" w:sz="4" w:space="0" w:color="auto"/>
            </w:tcBorders>
            <w:shd w:val="clear" w:color="000000" w:fill="FFFFFF"/>
            <w:noWrap/>
            <w:vAlign w:val="center"/>
            <w:tcPrChange w:id="2829"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73AC15C3" w14:textId="77777777" w:rsidR="00C75E31" w:rsidRPr="00E835D4" w:rsidRDefault="00000000">
            <w:pPr>
              <w:spacing w:before="0"/>
              <w:rPr>
                <w:rFonts w:eastAsia="PMingLiU" w:cs="Arial"/>
                <w:b/>
                <w:bCs/>
                <w:sz w:val="16"/>
                <w:szCs w:val="16"/>
                <w:lang w:val="en-US" w:eastAsia="zh-CN"/>
                <w:rPrChange w:id="283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31"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832"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2BCBBF38" w14:textId="77777777" w:rsidR="00C75E31" w:rsidRPr="00E835D4" w:rsidRDefault="00000000">
            <w:pPr>
              <w:spacing w:before="0"/>
              <w:jc w:val="center"/>
              <w:rPr>
                <w:rFonts w:eastAsia="PMingLiU" w:cs="Arial"/>
                <w:b/>
                <w:bCs/>
                <w:sz w:val="16"/>
                <w:szCs w:val="16"/>
                <w:lang w:val="en-US" w:eastAsia="zh-CN"/>
                <w:rPrChange w:id="283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34" w:author="扬 邱" w:date="2025-07-09T17:16:00Z" w16du:dateUtc="2025-07-09T09:16:00Z">
                  <w:rPr>
                    <w:rFonts w:eastAsia="PMingLiU" w:cs="Arial"/>
                    <w:b/>
                    <w:bCs/>
                    <w:sz w:val="12"/>
                    <w:szCs w:val="12"/>
                    <w:lang w:val="en-US" w:eastAsia="zh-CN"/>
                  </w:rPr>
                </w:rPrChange>
              </w:rPr>
              <w:t>79,944.39</w:t>
            </w:r>
          </w:p>
        </w:tc>
        <w:tc>
          <w:tcPr>
            <w:tcW w:w="353" w:type="pct"/>
            <w:tcBorders>
              <w:top w:val="nil"/>
              <w:left w:val="nil"/>
              <w:bottom w:val="single" w:sz="4" w:space="0" w:color="auto"/>
              <w:right w:val="single" w:sz="4" w:space="0" w:color="auto"/>
            </w:tcBorders>
            <w:shd w:val="clear" w:color="000000" w:fill="C0C0C0"/>
            <w:noWrap/>
            <w:vAlign w:val="center"/>
            <w:tcPrChange w:id="2835"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4273980B" w14:textId="77777777" w:rsidR="00C75E31" w:rsidRPr="00E835D4" w:rsidRDefault="00000000">
            <w:pPr>
              <w:spacing w:before="0"/>
              <w:jc w:val="center"/>
              <w:rPr>
                <w:rFonts w:eastAsia="PMingLiU" w:cs="Arial"/>
                <w:b/>
                <w:bCs/>
                <w:sz w:val="16"/>
                <w:szCs w:val="16"/>
                <w:lang w:val="en-US" w:eastAsia="zh-CN"/>
                <w:rPrChange w:id="283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37"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838"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679CA986" w14:textId="77777777" w:rsidR="00C75E31" w:rsidRPr="00E835D4" w:rsidRDefault="00000000">
            <w:pPr>
              <w:spacing w:before="0"/>
              <w:jc w:val="center"/>
              <w:rPr>
                <w:rFonts w:eastAsia="PMingLiU" w:cs="Arial"/>
                <w:b/>
                <w:bCs/>
                <w:sz w:val="16"/>
                <w:szCs w:val="16"/>
                <w:lang w:val="en-US" w:eastAsia="zh-CN"/>
                <w:rPrChange w:id="283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40"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841"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020571F" w14:textId="77777777" w:rsidR="00C75E31" w:rsidRPr="00E835D4" w:rsidRDefault="00000000">
            <w:pPr>
              <w:spacing w:before="0"/>
              <w:jc w:val="center"/>
              <w:rPr>
                <w:rFonts w:eastAsia="PMingLiU" w:cs="Arial"/>
                <w:b/>
                <w:bCs/>
                <w:sz w:val="16"/>
                <w:szCs w:val="16"/>
                <w:lang w:val="en-US" w:eastAsia="zh-CN"/>
                <w:rPrChange w:id="284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4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84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3BAE0C7" w14:textId="77777777" w:rsidR="00C75E31" w:rsidRPr="00E835D4" w:rsidRDefault="00000000">
            <w:pPr>
              <w:spacing w:before="0"/>
              <w:jc w:val="center"/>
              <w:rPr>
                <w:rFonts w:eastAsia="PMingLiU" w:cs="Arial"/>
                <w:b/>
                <w:bCs/>
                <w:sz w:val="16"/>
                <w:szCs w:val="16"/>
                <w:lang w:val="en-US" w:eastAsia="zh-CN"/>
                <w:rPrChange w:id="284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4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84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34E2C0D" w14:textId="77777777" w:rsidR="00C75E31" w:rsidRPr="00E835D4" w:rsidRDefault="00000000">
            <w:pPr>
              <w:spacing w:before="0"/>
              <w:jc w:val="center"/>
              <w:rPr>
                <w:rFonts w:eastAsia="PMingLiU" w:cs="Arial"/>
                <w:b/>
                <w:bCs/>
                <w:sz w:val="16"/>
                <w:szCs w:val="16"/>
                <w:lang w:val="en-US" w:eastAsia="zh-CN"/>
                <w:rPrChange w:id="284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4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85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8FCDD64" w14:textId="77777777" w:rsidR="00C75E31" w:rsidRPr="00E835D4" w:rsidRDefault="00000000">
            <w:pPr>
              <w:spacing w:before="0"/>
              <w:jc w:val="center"/>
              <w:rPr>
                <w:rFonts w:eastAsia="PMingLiU" w:cs="Arial"/>
                <w:b/>
                <w:bCs/>
                <w:sz w:val="16"/>
                <w:szCs w:val="16"/>
                <w:lang w:val="en-US" w:eastAsia="zh-CN"/>
                <w:rPrChange w:id="285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52"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853"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27C62A09" w14:textId="77777777" w:rsidR="00C75E31" w:rsidRPr="00E835D4" w:rsidRDefault="00000000">
            <w:pPr>
              <w:spacing w:before="0"/>
              <w:jc w:val="center"/>
              <w:rPr>
                <w:rFonts w:eastAsia="PMingLiU" w:cs="Arial"/>
                <w:b/>
                <w:bCs/>
                <w:sz w:val="16"/>
                <w:szCs w:val="16"/>
                <w:lang w:val="en-US" w:eastAsia="zh-CN"/>
                <w:rPrChange w:id="285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55" w:author="扬 邱" w:date="2025-07-09T17:16:00Z" w16du:dateUtc="2025-07-09T09:16:00Z">
                  <w:rPr>
                    <w:rFonts w:eastAsia="PMingLiU" w:cs="Arial"/>
                    <w:b/>
                    <w:bCs/>
                    <w:sz w:val="12"/>
                    <w:szCs w:val="12"/>
                    <w:lang w:val="en-US" w:eastAsia="zh-CN"/>
                  </w:rPr>
                </w:rPrChange>
              </w:rPr>
              <w:t>79,944.39</w:t>
            </w:r>
          </w:p>
        </w:tc>
      </w:tr>
      <w:tr w:rsidR="00E835D4" w:rsidRPr="00E835D4" w14:paraId="04056A7A" w14:textId="77777777" w:rsidTr="00E835D4">
        <w:tblPrEx>
          <w:tblPrExChange w:id="2856" w:author="扬 邱" w:date="2025-07-09T17:16:00Z" w16du:dateUtc="2025-07-09T09:16:00Z">
            <w:tblPrEx>
              <w:tblLayout w:type="fixed"/>
            </w:tblPrEx>
          </w:tblPrExChange>
        </w:tblPrEx>
        <w:trPr>
          <w:trHeight w:val="360"/>
          <w:trPrChange w:id="2857"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858"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635CBEC8" w14:textId="77777777" w:rsidR="00C75E31" w:rsidRPr="00E835D4" w:rsidRDefault="00000000">
            <w:pPr>
              <w:spacing w:before="0"/>
              <w:jc w:val="center"/>
              <w:rPr>
                <w:rFonts w:eastAsia="PMingLiU" w:cs="Arial"/>
                <w:b/>
                <w:bCs/>
                <w:sz w:val="16"/>
                <w:szCs w:val="16"/>
                <w:lang w:val="en-US" w:eastAsia="zh-CN"/>
                <w:rPrChange w:id="285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60" w:author="扬 邱" w:date="2025-07-09T17:16:00Z" w16du:dateUtc="2025-07-09T09:16:00Z">
                  <w:rPr>
                    <w:rFonts w:eastAsia="PMingLiU" w:cs="Arial"/>
                    <w:b/>
                    <w:bCs/>
                    <w:sz w:val="12"/>
                    <w:szCs w:val="12"/>
                    <w:lang w:val="en-US" w:eastAsia="zh-CN"/>
                  </w:rPr>
                </w:rPrChange>
              </w:rPr>
              <w:t>37</w:t>
            </w:r>
          </w:p>
        </w:tc>
        <w:tc>
          <w:tcPr>
            <w:tcW w:w="360" w:type="pct"/>
            <w:tcBorders>
              <w:top w:val="nil"/>
              <w:left w:val="nil"/>
              <w:bottom w:val="single" w:sz="4" w:space="0" w:color="auto"/>
              <w:right w:val="single" w:sz="4" w:space="0" w:color="auto"/>
            </w:tcBorders>
            <w:shd w:val="clear" w:color="auto" w:fill="auto"/>
            <w:vAlign w:val="center"/>
            <w:tcPrChange w:id="2861"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780FDCFD" w14:textId="77777777" w:rsidR="00C75E31" w:rsidRPr="00E835D4" w:rsidRDefault="00000000">
            <w:pPr>
              <w:spacing w:before="0"/>
              <w:rPr>
                <w:rFonts w:eastAsia="PMingLiU" w:cs="Arial"/>
                <w:b/>
                <w:bCs/>
                <w:sz w:val="16"/>
                <w:szCs w:val="16"/>
                <w:lang w:val="en-US" w:eastAsia="zh-CN"/>
                <w:rPrChange w:id="2862"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863" w:author="扬 邱" w:date="2025-07-09T17:16:00Z" w16du:dateUtc="2025-07-09T09:16:00Z">
                  <w:rPr>
                    <w:rFonts w:eastAsia="PMingLiU" w:cs="Arial" w:hint="eastAsia"/>
                    <w:b/>
                    <w:bCs/>
                    <w:sz w:val="12"/>
                    <w:szCs w:val="12"/>
                    <w:lang w:val="en-US" w:eastAsia="zh-CN"/>
                  </w:rPr>
                </w:rPrChange>
              </w:rPr>
              <w:t>电极生产</w:t>
            </w:r>
          </w:p>
        </w:tc>
        <w:tc>
          <w:tcPr>
            <w:tcW w:w="182" w:type="pct"/>
            <w:tcBorders>
              <w:top w:val="nil"/>
              <w:left w:val="nil"/>
              <w:bottom w:val="single" w:sz="4" w:space="0" w:color="auto"/>
              <w:right w:val="single" w:sz="4" w:space="0" w:color="auto"/>
            </w:tcBorders>
            <w:shd w:val="clear" w:color="000000" w:fill="FFFFFF"/>
            <w:vAlign w:val="center"/>
            <w:tcPrChange w:id="2864"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139DCA0D" w14:textId="77777777" w:rsidR="00C75E31" w:rsidRPr="00E835D4" w:rsidRDefault="00000000">
            <w:pPr>
              <w:spacing w:before="0"/>
              <w:jc w:val="center"/>
              <w:rPr>
                <w:rFonts w:ascii="宋体" w:eastAsia="宋体" w:hAnsi="宋体" w:cs="宋体" w:hint="eastAsia"/>
                <w:b/>
                <w:bCs/>
                <w:sz w:val="16"/>
                <w:szCs w:val="16"/>
                <w:lang w:val="en-US" w:eastAsia="zh-CN"/>
                <w:rPrChange w:id="2865"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866"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2867"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275D1D2E" w14:textId="77777777" w:rsidR="00C75E31" w:rsidRPr="00E835D4" w:rsidRDefault="00000000">
            <w:pPr>
              <w:spacing w:before="0"/>
              <w:jc w:val="right"/>
              <w:rPr>
                <w:rFonts w:eastAsia="PMingLiU" w:cs="Arial"/>
                <w:b/>
                <w:bCs/>
                <w:sz w:val="16"/>
                <w:szCs w:val="16"/>
                <w:lang w:val="en-US" w:eastAsia="zh-CN"/>
                <w:rPrChange w:id="286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69" w:author="扬 邱" w:date="2025-07-09T17:16:00Z" w16du:dateUtc="2025-07-09T09:16:00Z">
                  <w:rPr>
                    <w:rFonts w:eastAsia="PMingLiU" w:cs="Arial"/>
                    <w:b/>
                    <w:bCs/>
                    <w:sz w:val="12"/>
                    <w:szCs w:val="12"/>
                    <w:lang w:val="en-US" w:eastAsia="zh-CN"/>
                  </w:rPr>
                </w:rPrChange>
              </w:rPr>
              <w:t>4,473.46</w:t>
            </w:r>
          </w:p>
        </w:tc>
        <w:tc>
          <w:tcPr>
            <w:tcW w:w="407" w:type="pct"/>
            <w:tcBorders>
              <w:top w:val="nil"/>
              <w:left w:val="nil"/>
              <w:bottom w:val="single" w:sz="4" w:space="0" w:color="auto"/>
              <w:right w:val="single" w:sz="4" w:space="0" w:color="auto"/>
            </w:tcBorders>
            <w:shd w:val="clear" w:color="000000" w:fill="FFFFFF"/>
            <w:noWrap/>
            <w:vAlign w:val="center"/>
            <w:tcPrChange w:id="2870"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3A3539FD" w14:textId="77777777" w:rsidR="00C75E31" w:rsidRPr="00E835D4" w:rsidRDefault="00000000">
            <w:pPr>
              <w:spacing w:before="0"/>
              <w:rPr>
                <w:rFonts w:eastAsia="PMingLiU" w:cs="Arial"/>
                <w:b/>
                <w:bCs/>
                <w:sz w:val="16"/>
                <w:szCs w:val="16"/>
                <w:lang w:val="en-US" w:eastAsia="zh-CN"/>
                <w:rPrChange w:id="287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72"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873"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26FE754E" w14:textId="77777777" w:rsidR="00C75E31" w:rsidRPr="00E835D4" w:rsidRDefault="00000000">
            <w:pPr>
              <w:spacing w:before="0"/>
              <w:jc w:val="center"/>
              <w:rPr>
                <w:rFonts w:eastAsia="PMingLiU" w:cs="Arial"/>
                <w:b/>
                <w:bCs/>
                <w:sz w:val="16"/>
                <w:szCs w:val="16"/>
                <w:lang w:val="en-US" w:eastAsia="zh-CN"/>
                <w:rPrChange w:id="287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75" w:author="扬 邱" w:date="2025-07-09T17:16:00Z" w16du:dateUtc="2025-07-09T09:16:00Z">
                  <w:rPr>
                    <w:rFonts w:eastAsia="PMingLiU" w:cs="Arial"/>
                    <w:b/>
                    <w:bCs/>
                    <w:sz w:val="12"/>
                    <w:szCs w:val="12"/>
                    <w:lang w:val="en-US" w:eastAsia="zh-CN"/>
                  </w:rPr>
                </w:rPrChange>
              </w:rPr>
              <w:t>37,742.81</w:t>
            </w:r>
          </w:p>
        </w:tc>
        <w:tc>
          <w:tcPr>
            <w:tcW w:w="353" w:type="pct"/>
            <w:tcBorders>
              <w:top w:val="nil"/>
              <w:left w:val="nil"/>
              <w:bottom w:val="single" w:sz="4" w:space="0" w:color="auto"/>
              <w:right w:val="single" w:sz="4" w:space="0" w:color="auto"/>
            </w:tcBorders>
            <w:shd w:val="clear" w:color="000000" w:fill="C0C0C0"/>
            <w:noWrap/>
            <w:vAlign w:val="center"/>
            <w:tcPrChange w:id="2876"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0AE6F560" w14:textId="77777777" w:rsidR="00C75E31" w:rsidRPr="00E835D4" w:rsidRDefault="00000000">
            <w:pPr>
              <w:spacing w:before="0"/>
              <w:jc w:val="center"/>
              <w:rPr>
                <w:rFonts w:eastAsia="PMingLiU" w:cs="Arial"/>
                <w:b/>
                <w:bCs/>
                <w:sz w:val="16"/>
                <w:szCs w:val="16"/>
                <w:lang w:val="en-US" w:eastAsia="zh-CN"/>
                <w:rPrChange w:id="287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78"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879"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596014A7" w14:textId="77777777" w:rsidR="00C75E31" w:rsidRPr="00E835D4" w:rsidRDefault="00000000">
            <w:pPr>
              <w:spacing w:before="0"/>
              <w:jc w:val="center"/>
              <w:rPr>
                <w:rFonts w:eastAsia="PMingLiU" w:cs="Arial"/>
                <w:b/>
                <w:bCs/>
                <w:sz w:val="16"/>
                <w:szCs w:val="16"/>
                <w:lang w:val="en-US" w:eastAsia="zh-CN"/>
                <w:rPrChange w:id="288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81"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882"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56052E06" w14:textId="77777777" w:rsidR="00C75E31" w:rsidRPr="00E835D4" w:rsidRDefault="00000000">
            <w:pPr>
              <w:spacing w:before="0"/>
              <w:jc w:val="center"/>
              <w:rPr>
                <w:rFonts w:eastAsia="PMingLiU" w:cs="Arial"/>
                <w:b/>
                <w:bCs/>
                <w:sz w:val="16"/>
                <w:szCs w:val="16"/>
                <w:lang w:val="en-US" w:eastAsia="zh-CN"/>
                <w:rPrChange w:id="288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8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88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FC3707A" w14:textId="77777777" w:rsidR="00C75E31" w:rsidRPr="00E835D4" w:rsidRDefault="00000000">
            <w:pPr>
              <w:spacing w:before="0"/>
              <w:jc w:val="center"/>
              <w:rPr>
                <w:rFonts w:eastAsia="PMingLiU" w:cs="Arial"/>
                <w:b/>
                <w:bCs/>
                <w:sz w:val="16"/>
                <w:szCs w:val="16"/>
                <w:lang w:val="en-US" w:eastAsia="zh-CN"/>
                <w:rPrChange w:id="288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8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88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7BEB90F" w14:textId="77777777" w:rsidR="00C75E31" w:rsidRPr="00E835D4" w:rsidRDefault="00000000">
            <w:pPr>
              <w:spacing w:before="0"/>
              <w:jc w:val="center"/>
              <w:rPr>
                <w:rFonts w:eastAsia="PMingLiU" w:cs="Arial"/>
                <w:b/>
                <w:bCs/>
                <w:sz w:val="16"/>
                <w:szCs w:val="16"/>
                <w:lang w:val="en-US" w:eastAsia="zh-CN"/>
                <w:rPrChange w:id="288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9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89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ACE4BE4" w14:textId="77777777" w:rsidR="00C75E31" w:rsidRPr="00E835D4" w:rsidRDefault="00000000">
            <w:pPr>
              <w:spacing w:before="0"/>
              <w:jc w:val="center"/>
              <w:rPr>
                <w:rFonts w:eastAsia="PMingLiU" w:cs="Arial"/>
                <w:b/>
                <w:bCs/>
                <w:sz w:val="16"/>
                <w:szCs w:val="16"/>
                <w:lang w:val="en-US" w:eastAsia="zh-CN"/>
                <w:rPrChange w:id="289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93"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894"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374242B2" w14:textId="77777777" w:rsidR="00C75E31" w:rsidRPr="00E835D4" w:rsidRDefault="00000000">
            <w:pPr>
              <w:spacing w:before="0"/>
              <w:jc w:val="center"/>
              <w:rPr>
                <w:rFonts w:eastAsia="PMingLiU" w:cs="Arial"/>
                <w:b/>
                <w:bCs/>
                <w:sz w:val="16"/>
                <w:szCs w:val="16"/>
                <w:lang w:val="en-US" w:eastAsia="zh-CN"/>
                <w:rPrChange w:id="289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896" w:author="扬 邱" w:date="2025-07-09T17:16:00Z" w16du:dateUtc="2025-07-09T09:16:00Z">
                  <w:rPr>
                    <w:rFonts w:eastAsia="PMingLiU" w:cs="Arial"/>
                    <w:b/>
                    <w:bCs/>
                    <w:sz w:val="12"/>
                    <w:szCs w:val="12"/>
                    <w:lang w:val="en-US" w:eastAsia="zh-CN"/>
                  </w:rPr>
                </w:rPrChange>
              </w:rPr>
              <w:t>37,742.81</w:t>
            </w:r>
          </w:p>
        </w:tc>
      </w:tr>
      <w:tr w:rsidR="00E835D4" w:rsidRPr="00E835D4" w14:paraId="476D309E" w14:textId="77777777" w:rsidTr="00E835D4">
        <w:tblPrEx>
          <w:tblPrExChange w:id="2897" w:author="扬 邱" w:date="2025-07-09T17:16:00Z" w16du:dateUtc="2025-07-09T09:16:00Z">
            <w:tblPrEx>
              <w:tblLayout w:type="fixed"/>
            </w:tblPrEx>
          </w:tblPrExChange>
        </w:tblPrEx>
        <w:trPr>
          <w:trHeight w:val="360"/>
          <w:trPrChange w:id="2898"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899"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5ED28C8E" w14:textId="77777777" w:rsidR="00C75E31" w:rsidRPr="00E835D4" w:rsidRDefault="00000000">
            <w:pPr>
              <w:spacing w:before="0"/>
              <w:jc w:val="center"/>
              <w:rPr>
                <w:rFonts w:eastAsia="PMingLiU" w:cs="Arial"/>
                <w:b/>
                <w:bCs/>
                <w:sz w:val="16"/>
                <w:szCs w:val="16"/>
                <w:lang w:val="en-US" w:eastAsia="zh-CN"/>
                <w:rPrChange w:id="290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01" w:author="扬 邱" w:date="2025-07-09T17:16:00Z" w16du:dateUtc="2025-07-09T09:16:00Z">
                  <w:rPr>
                    <w:rFonts w:eastAsia="PMingLiU" w:cs="Arial"/>
                    <w:b/>
                    <w:bCs/>
                    <w:sz w:val="12"/>
                    <w:szCs w:val="12"/>
                    <w:lang w:val="en-US" w:eastAsia="zh-CN"/>
                  </w:rPr>
                </w:rPrChange>
              </w:rPr>
              <w:t>38</w:t>
            </w:r>
          </w:p>
        </w:tc>
        <w:tc>
          <w:tcPr>
            <w:tcW w:w="360" w:type="pct"/>
            <w:tcBorders>
              <w:top w:val="nil"/>
              <w:left w:val="nil"/>
              <w:bottom w:val="single" w:sz="4" w:space="0" w:color="auto"/>
              <w:right w:val="single" w:sz="4" w:space="0" w:color="auto"/>
            </w:tcBorders>
            <w:shd w:val="clear" w:color="auto" w:fill="auto"/>
            <w:vAlign w:val="center"/>
            <w:tcPrChange w:id="2902"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4E67134E" w14:textId="77777777" w:rsidR="00C75E31" w:rsidRPr="00E835D4" w:rsidRDefault="00000000">
            <w:pPr>
              <w:spacing w:before="0"/>
              <w:rPr>
                <w:rFonts w:eastAsia="PMingLiU" w:cs="Arial"/>
                <w:b/>
                <w:bCs/>
                <w:sz w:val="16"/>
                <w:szCs w:val="16"/>
                <w:lang w:val="en-US" w:eastAsia="zh-CN"/>
                <w:rPrChange w:id="2903"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904" w:author="扬 邱" w:date="2025-07-09T17:16:00Z" w16du:dateUtc="2025-07-09T09:16:00Z">
                  <w:rPr>
                    <w:rFonts w:eastAsia="PMingLiU" w:cs="Arial" w:hint="eastAsia"/>
                    <w:b/>
                    <w:bCs/>
                    <w:sz w:val="12"/>
                    <w:szCs w:val="12"/>
                    <w:lang w:val="en-US" w:eastAsia="zh-CN"/>
                  </w:rPr>
                </w:rPrChange>
              </w:rPr>
              <w:t>锰铁生产</w:t>
            </w:r>
          </w:p>
        </w:tc>
        <w:tc>
          <w:tcPr>
            <w:tcW w:w="182" w:type="pct"/>
            <w:tcBorders>
              <w:top w:val="nil"/>
              <w:left w:val="nil"/>
              <w:bottom w:val="single" w:sz="4" w:space="0" w:color="auto"/>
              <w:right w:val="single" w:sz="4" w:space="0" w:color="auto"/>
            </w:tcBorders>
            <w:shd w:val="clear" w:color="000000" w:fill="FFFFFF"/>
            <w:vAlign w:val="center"/>
            <w:tcPrChange w:id="2905"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35C6A81" w14:textId="77777777" w:rsidR="00C75E31" w:rsidRPr="00E835D4" w:rsidRDefault="00000000">
            <w:pPr>
              <w:spacing w:before="0"/>
              <w:jc w:val="center"/>
              <w:rPr>
                <w:rFonts w:ascii="宋体" w:eastAsia="宋体" w:hAnsi="宋体" w:cs="宋体" w:hint="eastAsia"/>
                <w:b/>
                <w:bCs/>
                <w:sz w:val="16"/>
                <w:szCs w:val="16"/>
                <w:lang w:val="en-US" w:eastAsia="zh-CN"/>
                <w:rPrChange w:id="2906"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907" w:author="扬 邱" w:date="2025-07-09T17:16:00Z" w16du:dateUtc="2025-07-09T09:16:00Z">
                  <w:rPr>
                    <w:rFonts w:ascii="宋体" w:eastAsia="宋体" w:hAnsi="宋体" w:cs="宋体" w:hint="eastAsia"/>
                    <w:b/>
                    <w:bCs/>
                    <w:sz w:val="12"/>
                    <w:szCs w:val="12"/>
                    <w:lang w:val="en-US" w:eastAsia="zh-CN"/>
                  </w:rPr>
                </w:rPrChange>
              </w:rPr>
              <w:t>范围</w:t>
            </w:r>
            <w:r w:rsidRPr="00E835D4">
              <w:rPr>
                <w:rFonts w:ascii="宋体" w:eastAsia="宋体" w:hAnsi="宋体" w:cs="宋体" w:hint="eastAsia"/>
                <w:b/>
                <w:bCs/>
                <w:sz w:val="16"/>
                <w:szCs w:val="16"/>
                <w:lang w:val="en-US" w:eastAsia="zh-CN"/>
                <w:rPrChange w:id="2908" w:author="扬 邱" w:date="2025-07-09T17:16:00Z" w16du:dateUtc="2025-07-09T09:16:00Z">
                  <w:rPr>
                    <w:rFonts w:ascii="宋体" w:eastAsia="宋体" w:hAnsi="宋体" w:cs="宋体" w:hint="eastAsia"/>
                    <w:b/>
                    <w:bCs/>
                    <w:sz w:val="12"/>
                    <w:szCs w:val="12"/>
                    <w:lang w:val="en-US" w:eastAsia="zh-CN"/>
                  </w:rPr>
                </w:rPrChange>
              </w:rPr>
              <w:lastRenderedPageBreak/>
              <w:t>三 类别1</w:t>
            </w:r>
          </w:p>
        </w:tc>
        <w:tc>
          <w:tcPr>
            <w:tcW w:w="603" w:type="pct"/>
            <w:tcBorders>
              <w:top w:val="nil"/>
              <w:left w:val="nil"/>
              <w:bottom w:val="single" w:sz="4" w:space="0" w:color="auto"/>
              <w:right w:val="single" w:sz="4" w:space="0" w:color="auto"/>
            </w:tcBorders>
            <w:shd w:val="clear" w:color="000000" w:fill="FFFFFF"/>
            <w:noWrap/>
            <w:vAlign w:val="center"/>
            <w:tcPrChange w:id="2909"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6B6EC887" w14:textId="77777777" w:rsidR="00C75E31" w:rsidRPr="00E835D4" w:rsidRDefault="00000000">
            <w:pPr>
              <w:spacing w:before="0"/>
              <w:jc w:val="right"/>
              <w:rPr>
                <w:rFonts w:eastAsia="PMingLiU" w:cs="Arial"/>
                <w:b/>
                <w:bCs/>
                <w:sz w:val="16"/>
                <w:szCs w:val="16"/>
                <w:lang w:val="en-US" w:eastAsia="zh-CN"/>
                <w:rPrChange w:id="291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11" w:author="扬 邱" w:date="2025-07-09T17:16:00Z" w16du:dateUtc="2025-07-09T09:16:00Z">
                  <w:rPr>
                    <w:rFonts w:eastAsia="PMingLiU" w:cs="Arial"/>
                    <w:b/>
                    <w:bCs/>
                    <w:sz w:val="12"/>
                    <w:szCs w:val="12"/>
                    <w:lang w:val="en-US" w:eastAsia="zh-CN"/>
                  </w:rPr>
                </w:rPrChange>
              </w:rPr>
              <w:lastRenderedPageBreak/>
              <w:t>47,651.68</w:t>
            </w:r>
          </w:p>
        </w:tc>
        <w:tc>
          <w:tcPr>
            <w:tcW w:w="407" w:type="pct"/>
            <w:tcBorders>
              <w:top w:val="nil"/>
              <w:left w:val="nil"/>
              <w:bottom w:val="single" w:sz="4" w:space="0" w:color="auto"/>
              <w:right w:val="single" w:sz="4" w:space="0" w:color="auto"/>
            </w:tcBorders>
            <w:shd w:val="clear" w:color="000000" w:fill="FFFFFF"/>
            <w:noWrap/>
            <w:vAlign w:val="center"/>
            <w:tcPrChange w:id="2912"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140FD1F1" w14:textId="77777777" w:rsidR="00C75E31" w:rsidRPr="00E835D4" w:rsidRDefault="00000000">
            <w:pPr>
              <w:spacing w:before="0"/>
              <w:rPr>
                <w:rFonts w:eastAsia="PMingLiU" w:cs="Arial"/>
                <w:b/>
                <w:bCs/>
                <w:sz w:val="16"/>
                <w:szCs w:val="16"/>
                <w:lang w:val="en-US" w:eastAsia="zh-CN"/>
                <w:rPrChange w:id="291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14"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915"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3DF5B76F" w14:textId="77777777" w:rsidR="00C75E31" w:rsidRPr="00E835D4" w:rsidRDefault="00000000">
            <w:pPr>
              <w:spacing w:before="0"/>
              <w:jc w:val="center"/>
              <w:rPr>
                <w:rFonts w:eastAsia="PMingLiU" w:cs="Arial"/>
                <w:b/>
                <w:bCs/>
                <w:sz w:val="16"/>
                <w:szCs w:val="16"/>
                <w:lang w:val="en-US" w:eastAsia="zh-CN"/>
                <w:rPrChange w:id="291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17" w:author="扬 邱" w:date="2025-07-09T17:16:00Z" w16du:dateUtc="2025-07-09T09:16:00Z">
                  <w:rPr>
                    <w:rFonts w:eastAsia="PMingLiU" w:cs="Arial"/>
                    <w:b/>
                    <w:bCs/>
                    <w:sz w:val="12"/>
                    <w:szCs w:val="12"/>
                    <w:lang w:val="en-US" w:eastAsia="zh-CN"/>
                  </w:rPr>
                </w:rPrChange>
              </w:rPr>
              <w:t>141,868.58</w:t>
            </w:r>
          </w:p>
        </w:tc>
        <w:tc>
          <w:tcPr>
            <w:tcW w:w="353" w:type="pct"/>
            <w:tcBorders>
              <w:top w:val="nil"/>
              <w:left w:val="nil"/>
              <w:bottom w:val="single" w:sz="4" w:space="0" w:color="auto"/>
              <w:right w:val="single" w:sz="4" w:space="0" w:color="auto"/>
            </w:tcBorders>
            <w:shd w:val="clear" w:color="000000" w:fill="C0C0C0"/>
            <w:noWrap/>
            <w:vAlign w:val="center"/>
            <w:tcPrChange w:id="2918"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168AEF99" w14:textId="77777777" w:rsidR="00C75E31" w:rsidRPr="00E835D4" w:rsidRDefault="00000000">
            <w:pPr>
              <w:spacing w:before="0"/>
              <w:jc w:val="center"/>
              <w:rPr>
                <w:rFonts w:eastAsia="PMingLiU" w:cs="Arial"/>
                <w:b/>
                <w:bCs/>
                <w:sz w:val="16"/>
                <w:szCs w:val="16"/>
                <w:lang w:val="en-US" w:eastAsia="zh-CN"/>
                <w:rPrChange w:id="291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20"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921"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6B1684FD" w14:textId="77777777" w:rsidR="00C75E31" w:rsidRPr="00E835D4" w:rsidRDefault="00000000">
            <w:pPr>
              <w:spacing w:before="0"/>
              <w:jc w:val="center"/>
              <w:rPr>
                <w:rFonts w:eastAsia="PMingLiU" w:cs="Arial"/>
                <w:b/>
                <w:bCs/>
                <w:sz w:val="16"/>
                <w:szCs w:val="16"/>
                <w:lang w:val="en-US" w:eastAsia="zh-CN"/>
                <w:rPrChange w:id="292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23"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924"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59F8D7E4" w14:textId="77777777" w:rsidR="00C75E31" w:rsidRPr="00E835D4" w:rsidRDefault="00000000">
            <w:pPr>
              <w:spacing w:before="0"/>
              <w:jc w:val="center"/>
              <w:rPr>
                <w:rFonts w:eastAsia="PMingLiU" w:cs="Arial"/>
                <w:b/>
                <w:bCs/>
                <w:sz w:val="16"/>
                <w:szCs w:val="16"/>
                <w:lang w:val="en-US" w:eastAsia="zh-CN"/>
                <w:rPrChange w:id="292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2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92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A7F3AF1" w14:textId="77777777" w:rsidR="00C75E31" w:rsidRPr="00E835D4" w:rsidRDefault="00000000">
            <w:pPr>
              <w:spacing w:before="0"/>
              <w:jc w:val="center"/>
              <w:rPr>
                <w:rFonts w:eastAsia="PMingLiU" w:cs="Arial"/>
                <w:b/>
                <w:bCs/>
                <w:sz w:val="16"/>
                <w:szCs w:val="16"/>
                <w:lang w:val="en-US" w:eastAsia="zh-CN"/>
                <w:rPrChange w:id="292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2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93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E0505B8" w14:textId="77777777" w:rsidR="00C75E31" w:rsidRPr="00E835D4" w:rsidRDefault="00000000">
            <w:pPr>
              <w:spacing w:before="0"/>
              <w:jc w:val="center"/>
              <w:rPr>
                <w:rFonts w:eastAsia="PMingLiU" w:cs="Arial"/>
                <w:b/>
                <w:bCs/>
                <w:sz w:val="16"/>
                <w:szCs w:val="16"/>
                <w:lang w:val="en-US" w:eastAsia="zh-CN"/>
                <w:rPrChange w:id="293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3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93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1B93956" w14:textId="77777777" w:rsidR="00C75E31" w:rsidRPr="00E835D4" w:rsidRDefault="00000000">
            <w:pPr>
              <w:spacing w:before="0"/>
              <w:jc w:val="center"/>
              <w:rPr>
                <w:rFonts w:eastAsia="PMingLiU" w:cs="Arial"/>
                <w:b/>
                <w:bCs/>
                <w:sz w:val="16"/>
                <w:szCs w:val="16"/>
                <w:lang w:val="en-US" w:eastAsia="zh-CN"/>
                <w:rPrChange w:id="293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35"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936"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19D97BC0" w14:textId="77777777" w:rsidR="00C75E31" w:rsidRPr="00E835D4" w:rsidRDefault="00000000">
            <w:pPr>
              <w:spacing w:before="0"/>
              <w:jc w:val="center"/>
              <w:rPr>
                <w:rFonts w:eastAsia="PMingLiU" w:cs="Arial"/>
                <w:b/>
                <w:bCs/>
                <w:sz w:val="16"/>
                <w:szCs w:val="16"/>
                <w:lang w:val="en-US" w:eastAsia="zh-CN"/>
                <w:rPrChange w:id="293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38" w:author="扬 邱" w:date="2025-07-09T17:16:00Z" w16du:dateUtc="2025-07-09T09:16:00Z">
                  <w:rPr>
                    <w:rFonts w:eastAsia="PMingLiU" w:cs="Arial"/>
                    <w:b/>
                    <w:bCs/>
                    <w:sz w:val="12"/>
                    <w:szCs w:val="12"/>
                    <w:lang w:val="en-US" w:eastAsia="zh-CN"/>
                  </w:rPr>
                </w:rPrChange>
              </w:rPr>
              <w:t>141,868.58</w:t>
            </w:r>
          </w:p>
        </w:tc>
      </w:tr>
      <w:tr w:rsidR="00E835D4" w:rsidRPr="00E835D4" w14:paraId="6497289B" w14:textId="77777777" w:rsidTr="00E835D4">
        <w:tblPrEx>
          <w:tblPrExChange w:id="2939" w:author="扬 邱" w:date="2025-07-09T17:16:00Z" w16du:dateUtc="2025-07-09T09:16:00Z">
            <w:tblPrEx>
              <w:tblLayout w:type="fixed"/>
            </w:tblPrEx>
          </w:tblPrExChange>
        </w:tblPrEx>
        <w:trPr>
          <w:trHeight w:val="360"/>
          <w:trPrChange w:id="2940"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941"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42EEFC42" w14:textId="77777777" w:rsidR="00C75E31" w:rsidRPr="00E835D4" w:rsidRDefault="00000000">
            <w:pPr>
              <w:spacing w:before="0"/>
              <w:jc w:val="center"/>
              <w:rPr>
                <w:rFonts w:eastAsia="PMingLiU" w:cs="Arial"/>
                <w:b/>
                <w:bCs/>
                <w:sz w:val="16"/>
                <w:szCs w:val="16"/>
                <w:lang w:val="en-US" w:eastAsia="zh-CN"/>
                <w:rPrChange w:id="294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43" w:author="扬 邱" w:date="2025-07-09T17:16:00Z" w16du:dateUtc="2025-07-09T09:16:00Z">
                  <w:rPr>
                    <w:rFonts w:eastAsia="PMingLiU" w:cs="Arial"/>
                    <w:b/>
                    <w:bCs/>
                    <w:sz w:val="12"/>
                    <w:szCs w:val="12"/>
                    <w:lang w:val="en-US" w:eastAsia="zh-CN"/>
                  </w:rPr>
                </w:rPrChange>
              </w:rPr>
              <w:t>39</w:t>
            </w:r>
          </w:p>
        </w:tc>
        <w:tc>
          <w:tcPr>
            <w:tcW w:w="360" w:type="pct"/>
            <w:tcBorders>
              <w:top w:val="nil"/>
              <w:left w:val="nil"/>
              <w:bottom w:val="single" w:sz="4" w:space="0" w:color="auto"/>
              <w:right w:val="single" w:sz="4" w:space="0" w:color="auto"/>
            </w:tcBorders>
            <w:shd w:val="clear" w:color="auto" w:fill="auto"/>
            <w:vAlign w:val="center"/>
            <w:tcPrChange w:id="2944"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6550482A" w14:textId="77777777" w:rsidR="00C75E31" w:rsidRPr="00E835D4" w:rsidRDefault="00000000">
            <w:pPr>
              <w:spacing w:before="0"/>
              <w:rPr>
                <w:rFonts w:eastAsia="PMingLiU" w:cs="Arial"/>
                <w:b/>
                <w:bCs/>
                <w:sz w:val="16"/>
                <w:szCs w:val="16"/>
                <w:lang w:val="en-US" w:eastAsia="zh-CN"/>
                <w:rPrChange w:id="2945"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946" w:author="扬 邱" w:date="2025-07-09T17:16:00Z" w16du:dateUtc="2025-07-09T09:16:00Z">
                  <w:rPr>
                    <w:rFonts w:eastAsia="PMingLiU" w:cs="Arial" w:hint="eastAsia"/>
                    <w:b/>
                    <w:bCs/>
                    <w:sz w:val="12"/>
                    <w:szCs w:val="12"/>
                    <w:lang w:val="en-US" w:eastAsia="zh-CN"/>
                  </w:rPr>
                </w:rPrChange>
              </w:rPr>
              <w:t>镍铁生产</w:t>
            </w:r>
          </w:p>
        </w:tc>
        <w:tc>
          <w:tcPr>
            <w:tcW w:w="182" w:type="pct"/>
            <w:tcBorders>
              <w:top w:val="nil"/>
              <w:left w:val="nil"/>
              <w:bottom w:val="single" w:sz="4" w:space="0" w:color="auto"/>
              <w:right w:val="single" w:sz="4" w:space="0" w:color="auto"/>
            </w:tcBorders>
            <w:shd w:val="clear" w:color="000000" w:fill="FFFFFF"/>
            <w:vAlign w:val="center"/>
            <w:tcPrChange w:id="2947"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53ED6B71" w14:textId="77777777" w:rsidR="00C75E31" w:rsidRPr="00E835D4" w:rsidRDefault="00000000">
            <w:pPr>
              <w:spacing w:before="0"/>
              <w:jc w:val="center"/>
              <w:rPr>
                <w:rFonts w:ascii="宋体" w:eastAsia="宋体" w:hAnsi="宋体" w:cs="宋体" w:hint="eastAsia"/>
                <w:b/>
                <w:bCs/>
                <w:sz w:val="16"/>
                <w:szCs w:val="16"/>
                <w:lang w:val="en-US" w:eastAsia="zh-CN"/>
                <w:rPrChange w:id="2948"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949"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2950"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563FB560" w14:textId="77777777" w:rsidR="00C75E31" w:rsidRPr="00E835D4" w:rsidRDefault="00000000">
            <w:pPr>
              <w:spacing w:before="0"/>
              <w:jc w:val="right"/>
              <w:rPr>
                <w:rFonts w:eastAsia="PMingLiU" w:cs="Arial"/>
                <w:b/>
                <w:bCs/>
                <w:sz w:val="16"/>
                <w:szCs w:val="16"/>
                <w:lang w:val="en-US" w:eastAsia="zh-CN"/>
                <w:rPrChange w:id="295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52" w:author="扬 邱" w:date="2025-07-09T17:16:00Z" w16du:dateUtc="2025-07-09T09:16:00Z">
                  <w:rPr>
                    <w:rFonts w:eastAsia="PMingLiU" w:cs="Arial"/>
                    <w:b/>
                    <w:bCs/>
                    <w:sz w:val="12"/>
                    <w:szCs w:val="12"/>
                    <w:lang w:val="en-US" w:eastAsia="zh-CN"/>
                  </w:rPr>
                </w:rPrChange>
              </w:rPr>
              <w:t>9,688.41</w:t>
            </w:r>
          </w:p>
        </w:tc>
        <w:tc>
          <w:tcPr>
            <w:tcW w:w="407" w:type="pct"/>
            <w:tcBorders>
              <w:top w:val="nil"/>
              <w:left w:val="nil"/>
              <w:bottom w:val="single" w:sz="4" w:space="0" w:color="auto"/>
              <w:right w:val="single" w:sz="4" w:space="0" w:color="auto"/>
            </w:tcBorders>
            <w:shd w:val="clear" w:color="000000" w:fill="FFFFFF"/>
            <w:noWrap/>
            <w:vAlign w:val="center"/>
            <w:tcPrChange w:id="2953"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651E1038" w14:textId="77777777" w:rsidR="00C75E31" w:rsidRPr="00E835D4" w:rsidRDefault="00000000">
            <w:pPr>
              <w:spacing w:before="0"/>
              <w:rPr>
                <w:rFonts w:eastAsia="PMingLiU" w:cs="Arial"/>
                <w:b/>
                <w:bCs/>
                <w:sz w:val="16"/>
                <w:szCs w:val="16"/>
                <w:lang w:val="en-US" w:eastAsia="zh-CN"/>
                <w:rPrChange w:id="295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55"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956"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D612735" w14:textId="77777777" w:rsidR="00C75E31" w:rsidRPr="00E835D4" w:rsidRDefault="00000000">
            <w:pPr>
              <w:spacing w:before="0"/>
              <w:jc w:val="center"/>
              <w:rPr>
                <w:rFonts w:eastAsia="PMingLiU" w:cs="Arial"/>
                <w:b/>
                <w:bCs/>
                <w:sz w:val="16"/>
                <w:szCs w:val="16"/>
                <w:lang w:val="en-US" w:eastAsia="zh-CN"/>
                <w:rPrChange w:id="295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58" w:author="扬 邱" w:date="2025-07-09T17:16:00Z" w16du:dateUtc="2025-07-09T09:16:00Z">
                  <w:rPr>
                    <w:rFonts w:eastAsia="PMingLiU" w:cs="Arial"/>
                    <w:b/>
                    <w:bCs/>
                    <w:sz w:val="12"/>
                    <w:szCs w:val="12"/>
                    <w:lang w:val="en-US" w:eastAsia="zh-CN"/>
                  </w:rPr>
                </w:rPrChange>
              </w:rPr>
              <w:t>84,819.12</w:t>
            </w:r>
          </w:p>
        </w:tc>
        <w:tc>
          <w:tcPr>
            <w:tcW w:w="353" w:type="pct"/>
            <w:tcBorders>
              <w:top w:val="nil"/>
              <w:left w:val="nil"/>
              <w:bottom w:val="single" w:sz="4" w:space="0" w:color="auto"/>
              <w:right w:val="single" w:sz="4" w:space="0" w:color="auto"/>
            </w:tcBorders>
            <w:shd w:val="clear" w:color="000000" w:fill="C0C0C0"/>
            <w:noWrap/>
            <w:vAlign w:val="center"/>
            <w:tcPrChange w:id="2959"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232A078E" w14:textId="77777777" w:rsidR="00C75E31" w:rsidRPr="00E835D4" w:rsidRDefault="00000000">
            <w:pPr>
              <w:spacing w:before="0"/>
              <w:jc w:val="center"/>
              <w:rPr>
                <w:rFonts w:eastAsia="PMingLiU" w:cs="Arial"/>
                <w:b/>
                <w:bCs/>
                <w:sz w:val="16"/>
                <w:szCs w:val="16"/>
                <w:lang w:val="en-US" w:eastAsia="zh-CN"/>
                <w:rPrChange w:id="296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61"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2962"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1E708A43" w14:textId="77777777" w:rsidR="00C75E31" w:rsidRPr="00E835D4" w:rsidRDefault="00000000">
            <w:pPr>
              <w:spacing w:before="0"/>
              <w:jc w:val="center"/>
              <w:rPr>
                <w:rFonts w:eastAsia="PMingLiU" w:cs="Arial"/>
                <w:b/>
                <w:bCs/>
                <w:sz w:val="16"/>
                <w:szCs w:val="16"/>
                <w:lang w:val="en-US" w:eastAsia="zh-CN"/>
                <w:rPrChange w:id="296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64"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2965"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5E74DE3E" w14:textId="77777777" w:rsidR="00C75E31" w:rsidRPr="00E835D4" w:rsidRDefault="00000000">
            <w:pPr>
              <w:spacing w:before="0"/>
              <w:jc w:val="center"/>
              <w:rPr>
                <w:rFonts w:eastAsia="PMingLiU" w:cs="Arial"/>
                <w:b/>
                <w:bCs/>
                <w:sz w:val="16"/>
                <w:szCs w:val="16"/>
                <w:lang w:val="en-US" w:eastAsia="zh-CN"/>
                <w:rPrChange w:id="296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6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96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47EC950" w14:textId="77777777" w:rsidR="00C75E31" w:rsidRPr="00E835D4" w:rsidRDefault="00000000">
            <w:pPr>
              <w:spacing w:before="0"/>
              <w:jc w:val="center"/>
              <w:rPr>
                <w:rFonts w:eastAsia="PMingLiU" w:cs="Arial"/>
                <w:b/>
                <w:bCs/>
                <w:sz w:val="16"/>
                <w:szCs w:val="16"/>
                <w:lang w:val="en-US" w:eastAsia="zh-CN"/>
                <w:rPrChange w:id="296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7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97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EFDE544" w14:textId="77777777" w:rsidR="00C75E31" w:rsidRPr="00E835D4" w:rsidRDefault="00000000">
            <w:pPr>
              <w:spacing w:before="0"/>
              <w:jc w:val="center"/>
              <w:rPr>
                <w:rFonts w:eastAsia="PMingLiU" w:cs="Arial"/>
                <w:b/>
                <w:bCs/>
                <w:sz w:val="16"/>
                <w:szCs w:val="16"/>
                <w:lang w:val="en-US" w:eastAsia="zh-CN"/>
                <w:rPrChange w:id="297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7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297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D514E6C" w14:textId="77777777" w:rsidR="00C75E31" w:rsidRPr="00E835D4" w:rsidRDefault="00000000">
            <w:pPr>
              <w:spacing w:before="0"/>
              <w:jc w:val="center"/>
              <w:rPr>
                <w:rFonts w:eastAsia="PMingLiU" w:cs="Arial"/>
                <w:b/>
                <w:bCs/>
                <w:sz w:val="16"/>
                <w:szCs w:val="16"/>
                <w:lang w:val="en-US" w:eastAsia="zh-CN"/>
                <w:rPrChange w:id="297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76"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2977"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333A7494" w14:textId="77777777" w:rsidR="00C75E31" w:rsidRPr="00E835D4" w:rsidRDefault="00000000">
            <w:pPr>
              <w:spacing w:before="0"/>
              <w:jc w:val="center"/>
              <w:rPr>
                <w:rFonts w:eastAsia="PMingLiU" w:cs="Arial"/>
                <w:b/>
                <w:bCs/>
                <w:sz w:val="16"/>
                <w:szCs w:val="16"/>
                <w:lang w:val="en-US" w:eastAsia="zh-CN"/>
                <w:rPrChange w:id="297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79" w:author="扬 邱" w:date="2025-07-09T17:16:00Z" w16du:dateUtc="2025-07-09T09:16:00Z">
                  <w:rPr>
                    <w:rFonts w:eastAsia="PMingLiU" w:cs="Arial"/>
                    <w:b/>
                    <w:bCs/>
                    <w:sz w:val="12"/>
                    <w:szCs w:val="12"/>
                    <w:lang w:val="en-US" w:eastAsia="zh-CN"/>
                  </w:rPr>
                </w:rPrChange>
              </w:rPr>
              <w:t>84,819.12</w:t>
            </w:r>
          </w:p>
        </w:tc>
      </w:tr>
      <w:tr w:rsidR="00E835D4" w:rsidRPr="00E835D4" w14:paraId="4E506E0E" w14:textId="77777777" w:rsidTr="00E835D4">
        <w:tblPrEx>
          <w:tblPrExChange w:id="2980" w:author="扬 邱" w:date="2025-07-09T17:16:00Z" w16du:dateUtc="2025-07-09T09:16:00Z">
            <w:tblPrEx>
              <w:tblLayout w:type="fixed"/>
            </w:tblPrEx>
          </w:tblPrExChange>
        </w:tblPrEx>
        <w:trPr>
          <w:trHeight w:val="360"/>
          <w:trPrChange w:id="2981"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2982"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15FDB028" w14:textId="77777777" w:rsidR="00C75E31" w:rsidRPr="00E835D4" w:rsidRDefault="00000000">
            <w:pPr>
              <w:spacing w:before="0"/>
              <w:jc w:val="center"/>
              <w:rPr>
                <w:rFonts w:eastAsia="PMingLiU" w:cs="Arial"/>
                <w:b/>
                <w:bCs/>
                <w:sz w:val="16"/>
                <w:szCs w:val="16"/>
                <w:lang w:val="en-US" w:eastAsia="zh-CN"/>
                <w:rPrChange w:id="298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84" w:author="扬 邱" w:date="2025-07-09T17:16:00Z" w16du:dateUtc="2025-07-09T09:16:00Z">
                  <w:rPr>
                    <w:rFonts w:eastAsia="PMingLiU" w:cs="Arial"/>
                    <w:b/>
                    <w:bCs/>
                    <w:sz w:val="12"/>
                    <w:szCs w:val="12"/>
                    <w:lang w:val="en-US" w:eastAsia="zh-CN"/>
                  </w:rPr>
                </w:rPrChange>
              </w:rPr>
              <w:t>40</w:t>
            </w:r>
          </w:p>
        </w:tc>
        <w:tc>
          <w:tcPr>
            <w:tcW w:w="360" w:type="pct"/>
            <w:tcBorders>
              <w:top w:val="nil"/>
              <w:left w:val="nil"/>
              <w:bottom w:val="single" w:sz="4" w:space="0" w:color="auto"/>
              <w:right w:val="single" w:sz="4" w:space="0" w:color="auto"/>
            </w:tcBorders>
            <w:shd w:val="clear" w:color="auto" w:fill="auto"/>
            <w:vAlign w:val="center"/>
            <w:tcPrChange w:id="2985"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405BACF2" w14:textId="77777777" w:rsidR="00C75E31" w:rsidRPr="00E835D4" w:rsidRDefault="00000000">
            <w:pPr>
              <w:spacing w:before="0"/>
              <w:rPr>
                <w:rFonts w:eastAsia="PMingLiU" w:cs="Arial"/>
                <w:b/>
                <w:bCs/>
                <w:sz w:val="16"/>
                <w:szCs w:val="16"/>
                <w:lang w:val="en-US" w:eastAsia="zh-CN"/>
                <w:rPrChange w:id="2986"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2987" w:author="扬 邱" w:date="2025-07-09T17:16:00Z" w16du:dateUtc="2025-07-09T09:16:00Z">
                  <w:rPr>
                    <w:rFonts w:eastAsia="PMingLiU" w:cs="Arial" w:hint="eastAsia"/>
                    <w:b/>
                    <w:bCs/>
                    <w:sz w:val="12"/>
                    <w:szCs w:val="12"/>
                    <w:lang w:val="en-US" w:eastAsia="zh-CN"/>
                  </w:rPr>
                </w:rPrChange>
              </w:rPr>
              <w:t>铬铁生产</w:t>
            </w:r>
          </w:p>
        </w:tc>
        <w:tc>
          <w:tcPr>
            <w:tcW w:w="182" w:type="pct"/>
            <w:tcBorders>
              <w:top w:val="nil"/>
              <w:left w:val="nil"/>
              <w:bottom w:val="single" w:sz="4" w:space="0" w:color="auto"/>
              <w:right w:val="single" w:sz="4" w:space="0" w:color="auto"/>
            </w:tcBorders>
            <w:shd w:val="clear" w:color="000000" w:fill="FFFFFF"/>
            <w:vAlign w:val="center"/>
            <w:tcPrChange w:id="2988"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1806A585" w14:textId="77777777" w:rsidR="00C75E31" w:rsidRPr="00E835D4" w:rsidRDefault="00000000">
            <w:pPr>
              <w:spacing w:before="0"/>
              <w:jc w:val="center"/>
              <w:rPr>
                <w:rFonts w:ascii="宋体" w:eastAsia="宋体" w:hAnsi="宋体" w:cs="宋体" w:hint="eastAsia"/>
                <w:b/>
                <w:bCs/>
                <w:sz w:val="16"/>
                <w:szCs w:val="16"/>
                <w:lang w:val="en-US" w:eastAsia="zh-CN"/>
                <w:rPrChange w:id="2989"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2990"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2991"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52089E7B" w14:textId="77777777" w:rsidR="00C75E31" w:rsidRPr="00E835D4" w:rsidRDefault="00000000">
            <w:pPr>
              <w:spacing w:before="0"/>
              <w:jc w:val="right"/>
              <w:rPr>
                <w:rFonts w:eastAsia="PMingLiU" w:cs="Arial"/>
                <w:b/>
                <w:bCs/>
                <w:sz w:val="16"/>
                <w:szCs w:val="16"/>
                <w:lang w:val="en-US" w:eastAsia="zh-CN"/>
                <w:rPrChange w:id="299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93" w:author="扬 邱" w:date="2025-07-09T17:16:00Z" w16du:dateUtc="2025-07-09T09:16:00Z">
                  <w:rPr>
                    <w:rFonts w:eastAsia="PMingLiU" w:cs="Arial"/>
                    <w:b/>
                    <w:bCs/>
                    <w:sz w:val="12"/>
                    <w:szCs w:val="12"/>
                    <w:lang w:val="en-US" w:eastAsia="zh-CN"/>
                  </w:rPr>
                </w:rPrChange>
              </w:rPr>
              <w:t>67,771.93</w:t>
            </w:r>
          </w:p>
        </w:tc>
        <w:tc>
          <w:tcPr>
            <w:tcW w:w="407" w:type="pct"/>
            <w:tcBorders>
              <w:top w:val="nil"/>
              <w:left w:val="nil"/>
              <w:bottom w:val="single" w:sz="4" w:space="0" w:color="auto"/>
              <w:right w:val="single" w:sz="4" w:space="0" w:color="auto"/>
            </w:tcBorders>
            <w:shd w:val="clear" w:color="000000" w:fill="FFFFFF"/>
            <w:noWrap/>
            <w:vAlign w:val="center"/>
            <w:tcPrChange w:id="2994"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2FB4B33F" w14:textId="77777777" w:rsidR="00C75E31" w:rsidRPr="00E835D4" w:rsidRDefault="00000000">
            <w:pPr>
              <w:spacing w:before="0"/>
              <w:rPr>
                <w:rFonts w:eastAsia="PMingLiU" w:cs="Arial"/>
                <w:b/>
                <w:bCs/>
                <w:sz w:val="16"/>
                <w:szCs w:val="16"/>
                <w:lang w:val="en-US" w:eastAsia="zh-CN"/>
                <w:rPrChange w:id="299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96"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2997"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24D3434" w14:textId="77777777" w:rsidR="00C75E31" w:rsidRPr="00E835D4" w:rsidRDefault="00000000">
            <w:pPr>
              <w:spacing w:before="0"/>
              <w:jc w:val="center"/>
              <w:rPr>
                <w:rFonts w:eastAsia="PMingLiU" w:cs="Arial"/>
                <w:b/>
                <w:bCs/>
                <w:sz w:val="16"/>
                <w:szCs w:val="16"/>
                <w:lang w:val="en-US" w:eastAsia="zh-CN"/>
                <w:rPrChange w:id="299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2999" w:author="扬 邱" w:date="2025-07-09T17:16:00Z" w16du:dateUtc="2025-07-09T09:16:00Z">
                  <w:rPr>
                    <w:rFonts w:eastAsia="PMingLiU" w:cs="Arial"/>
                    <w:b/>
                    <w:bCs/>
                    <w:sz w:val="12"/>
                    <w:szCs w:val="12"/>
                    <w:lang w:val="en-US" w:eastAsia="zh-CN"/>
                  </w:rPr>
                </w:rPrChange>
              </w:rPr>
              <w:t>345,101.44</w:t>
            </w:r>
          </w:p>
        </w:tc>
        <w:tc>
          <w:tcPr>
            <w:tcW w:w="353" w:type="pct"/>
            <w:tcBorders>
              <w:top w:val="nil"/>
              <w:left w:val="nil"/>
              <w:bottom w:val="single" w:sz="4" w:space="0" w:color="auto"/>
              <w:right w:val="single" w:sz="4" w:space="0" w:color="auto"/>
            </w:tcBorders>
            <w:shd w:val="clear" w:color="000000" w:fill="C0C0C0"/>
            <w:noWrap/>
            <w:vAlign w:val="center"/>
            <w:tcPrChange w:id="3000"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26D89133" w14:textId="77777777" w:rsidR="00C75E31" w:rsidRPr="00E835D4" w:rsidRDefault="00000000">
            <w:pPr>
              <w:spacing w:before="0"/>
              <w:jc w:val="center"/>
              <w:rPr>
                <w:rFonts w:eastAsia="PMingLiU" w:cs="Arial"/>
                <w:b/>
                <w:bCs/>
                <w:sz w:val="16"/>
                <w:szCs w:val="16"/>
                <w:lang w:val="en-US" w:eastAsia="zh-CN"/>
                <w:rPrChange w:id="300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02"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003"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5D4710FD" w14:textId="77777777" w:rsidR="00C75E31" w:rsidRPr="00E835D4" w:rsidRDefault="00000000">
            <w:pPr>
              <w:spacing w:before="0"/>
              <w:jc w:val="center"/>
              <w:rPr>
                <w:rFonts w:eastAsia="PMingLiU" w:cs="Arial"/>
                <w:b/>
                <w:bCs/>
                <w:sz w:val="16"/>
                <w:szCs w:val="16"/>
                <w:lang w:val="en-US" w:eastAsia="zh-CN"/>
                <w:rPrChange w:id="300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05"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006"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A63B459" w14:textId="77777777" w:rsidR="00C75E31" w:rsidRPr="00E835D4" w:rsidRDefault="00000000">
            <w:pPr>
              <w:spacing w:before="0"/>
              <w:jc w:val="center"/>
              <w:rPr>
                <w:rFonts w:eastAsia="PMingLiU" w:cs="Arial"/>
                <w:b/>
                <w:bCs/>
                <w:sz w:val="16"/>
                <w:szCs w:val="16"/>
                <w:lang w:val="en-US" w:eastAsia="zh-CN"/>
                <w:rPrChange w:id="300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0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00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E0A662B" w14:textId="77777777" w:rsidR="00C75E31" w:rsidRPr="00E835D4" w:rsidRDefault="00000000">
            <w:pPr>
              <w:spacing w:before="0"/>
              <w:jc w:val="center"/>
              <w:rPr>
                <w:rFonts w:eastAsia="PMingLiU" w:cs="Arial"/>
                <w:b/>
                <w:bCs/>
                <w:sz w:val="16"/>
                <w:szCs w:val="16"/>
                <w:lang w:val="en-US" w:eastAsia="zh-CN"/>
                <w:rPrChange w:id="301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1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01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FFE3D10" w14:textId="77777777" w:rsidR="00C75E31" w:rsidRPr="00E835D4" w:rsidRDefault="00000000">
            <w:pPr>
              <w:spacing w:before="0"/>
              <w:jc w:val="center"/>
              <w:rPr>
                <w:rFonts w:eastAsia="PMingLiU" w:cs="Arial"/>
                <w:b/>
                <w:bCs/>
                <w:sz w:val="16"/>
                <w:szCs w:val="16"/>
                <w:lang w:val="en-US" w:eastAsia="zh-CN"/>
                <w:rPrChange w:id="301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1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01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779668E" w14:textId="77777777" w:rsidR="00C75E31" w:rsidRPr="00E835D4" w:rsidRDefault="00000000">
            <w:pPr>
              <w:spacing w:before="0"/>
              <w:jc w:val="center"/>
              <w:rPr>
                <w:rFonts w:eastAsia="PMingLiU" w:cs="Arial"/>
                <w:b/>
                <w:bCs/>
                <w:sz w:val="16"/>
                <w:szCs w:val="16"/>
                <w:lang w:val="en-US" w:eastAsia="zh-CN"/>
                <w:rPrChange w:id="301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17"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018"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476023F6" w14:textId="77777777" w:rsidR="00C75E31" w:rsidRPr="00E835D4" w:rsidRDefault="00000000">
            <w:pPr>
              <w:spacing w:before="0"/>
              <w:jc w:val="center"/>
              <w:rPr>
                <w:rFonts w:eastAsia="PMingLiU" w:cs="Arial"/>
                <w:b/>
                <w:bCs/>
                <w:sz w:val="16"/>
                <w:szCs w:val="16"/>
                <w:lang w:val="en-US" w:eastAsia="zh-CN"/>
                <w:rPrChange w:id="301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20" w:author="扬 邱" w:date="2025-07-09T17:16:00Z" w16du:dateUtc="2025-07-09T09:16:00Z">
                  <w:rPr>
                    <w:rFonts w:eastAsia="PMingLiU" w:cs="Arial"/>
                    <w:b/>
                    <w:bCs/>
                    <w:sz w:val="12"/>
                    <w:szCs w:val="12"/>
                    <w:lang w:val="en-US" w:eastAsia="zh-CN"/>
                  </w:rPr>
                </w:rPrChange>
              </w:rPr>
              <w:t>345,101.44</w:t>
            </w:r>
          </w:p>
        </w:tc>
      </w:tr>
      <w:tr w:rsidR="00E835D4" w:rsidRPr="00E835D4" w14:paraId="7528004F" w14:textId="77777777" w:rsidTr="00E835D4">
        <w:tblPrEx>
          <w:tblPrExChange w:id="3021" w:author="扬 邱" w:date="2025-07-09T17:16:00Z" w16du:dateUtc="2025-07-09T09:16:00Z">
            <w:tblPrEx>
              <w:tblLayout w:type="fixed"/>
            </w:tblPrEx>
          </w:tblPrExChange>
        </w:tblPrEx>
        <w:trPr>
          <w:trHeight w:val="360"/>
          <w:trPrChange w:id="3022"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023"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7E9AF92E" w14:textId="77777777" w:rsidR="00C75E31" w:rsidRPr="00E835D4" w:rsidRDefault="00000000">
            <w:pPr>
              <w:spacing w:before="0"/>
              <w:jc w:val="center"/>
              <w:rPr>
                <w:rFonts w:eastAsia="PMingLiU" w:cs="Arial"/>
                <w:b/>
                <w:bCs/>
                <w:sz w:val="16"/>
                <w:szCs w:val="16"/>
                <w:lang w:val="en-US" w:eastAsia="zh-CN"/>
                <w:rPrChange w:id="302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25" w:author="扬 邱" w:date="2025-07-09T17:16:00Z" w16du:dateUtc="2025-07-09T09:16:00Z">
                  <w:rPr>
                    <w:rFonts w:eastAsia="PMingLiU" w:cs="Arial"/>
                    <w:b/>
                    <w:bCs/>
                    <w:sz w:val="12"/>
                    <w:szCs w:val="12"/>
                    <w:lang w:val="en-US" w:eastAsia="zh-CN"/>
                  </w:rPr>
                </w:rPrChange>
              </w:rPr>
              <w:t>41</w:t>
            </w:r>
          </w:p>
        </w:tc>
        <w:tc>
          <w:tcPr>
            <w:tcW w:w="360" w:type="pct"/>
            <w:tcBorders>
              <w:top w:val="nil"/>
              <w:left w:val="nil"/>
              <w:bottom w:val="single" w:sz="4" w:space="0" w:color="auto"/>
              <w:right w:val="single" w:sz="4" w:space="0" w:color="auto"/>
            </w:tcBorders>
            <w:shd w:val="clear" w:color="auto" w:fill="auto"/>
            <w:vAlign w:val="center"/>
            <w:tcPrChange w:id="3026"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1A5661B5" w14:textId="77777777" w:rsidR="00C75E31" w:rsidRPr="00E835D4" w:rsidRDefault="00000000">
            <w:pPr>
              <w:spacing w:before="0"/>
              <w:rPr>
                <w:rFonts w:eastAsia="PMingLiU" w:cs="Arial"/>
                <w:b/>
                <w:bCs/>
                <w:sz w:val="16"/>
                <w:szCs w:val="16"/>
                <w:lang w:val="en-US" w:eastAsia="zh-CN"/>
                <w:rPrChange w:id="3027"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028" w:author="扬 邱" w:date="2025-07-09T17:16:00Z" w16du:dateUtc="2025-07-09T09:16:00Z">
                  <w:rPr>
                    <w:rFonts w:eastAsia="PMingLiU" w:cs="Arial" w:hint="eastAsia"/>
                    <w:b/>
                    <w:bCs/>
                    <w:sz w:val="12"/>
                    <w:szCs w:val="12"/>
                    <w:lang w:val="en-US" w:eastAsia="zh-CN"/>
                  </w:rPr>
                </w:rPrChange>
              </w:rPr>
              <w:t>萤石生产</w:t>
            </w:r>
          </w:p>
        </w:tc>
        <w:tc>
          <w:tcPr>
            <w:tcW w:w="182" w:type="pct"/>
            <w:tcBorders>
              <w:top w:val="nil"/>
              <w:left w:val="nil"/>
              <w:bottom w:val="single" w:sz="4" w:space="0" w:color="auto"/>
              <w:right w:val="single" w:sz="4" w:space="0" w:color="auto"/>
            </w:tcBorders>
            <w:shd w:val="clear" w:color="000000" w:fill="FFFFFF"/>
            <w:vAlign w:val="center"/>
            <w:tcPrChange w:id="3029"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7EEF2A4D" w14:textId="77777777" w:rsidR="00C75E31" w:rsidRPr="00E835D4" w:rsidRDefault="00000000">
            <w:pPr>
              <w:spacing w:before="0"/>
              <w:jc w:val="center"/>
              <w:rPr>
                <w:rFonts w:ascii="宋体" w:eastAsia="宋体" w:hAnsi="宋体" w:cs="宋体" w:hint="eastAsia"/>
                <w:b/>
                <w:bCs/>
                <w:sz w:val="16"/>
                <w:szCs w:val="16"/>
                <w:lang w:val="en-US" w:eastAsia="zh-CN"/>
                <w:rPrChange w:id="3030"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031"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3032"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3836CC1A" w14:textId="77777777" w:rsidR="00C75E31" w:rsidRPr="00E835D4" w:rsidRDefault="00000000">
            <w:pPr>
              <w:spacing w:before="0"/>
              <w:jc w:val="right"/>
              <w:rPr>
                <w:rFonts w:eastAsia="PMingLiU" w:cs="Arial"/>
                <w:b/>
                <w:bCs/>
                <w:sz w:val="16"/>
                <w:szCs w:val="16"/>
                <w:lang w:val="en-US" w:eastAsia="zh-CN"/>
                <w:rPrChange w:id="303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34" w:author="扬 邱" w:date="2025-07-09T17:16:00Z" w16du:dateUtc="2025-07-09T09:16:00Z">
                  <w:rPr>
                    <w:rFonts w:eastAsia="PMingLiU" w:cs="Arial"/>
                    <w:b/>
                    <w:bCs/>
                    <w:sz w:val="12"/>
                    <w:szCs w:val="12"/>
                    <w:lang w:val="en-US" w:eastAsia="zh-CN"/>
                  </w:rPr>
                </w:rPrChange>
              </w:rPr>
              <w:t>3,243.51</w:t>
            </w:r>
          </w:p>
        </w:tc>
        <w:tc>
          <w:tcPr>
            <w:tcW w:w="407" w:type="pct"/>
            <w:tcBorders>
              <w:top w:val="nil"/>
              <w:left w:val="nil"/>
              <w:bottom w:val="single" w:sz="4" w:space="0" w:color="auto"/>
              <w:right w:val="single" w:sz="4" w:space="0" w:color="auto"/>
            </w:tcBorders>
            <w:shd w:val="clear" w:color="000000" w:fill="FFFFFF"/>
            <w:noWrap/>
            <w:vAlign w:val="center"/>
            <w:tcPrChange w:id="3035"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2940CC4D" w14:textId="77777777" w:rsidR="00C75E31" w:rsidRPr="00E835D4" w:rsidRDefault="00000000">
            <w:pPr>
              <w:spacing w:before="0"/>
              <w:rPr>
                <w:rFonts w:eastAsia="PMingLiU" w:cs="Arial"/>
                <w:b/>
                <w:bCs/>
                <w:sz w:val="16"/>
                <w:szCs w:val="16"/>
                <w:lang w:val="en-US" w:eastAsia="zh-CN"/>
                <w:rPrChange w:id="303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37"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3038"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35EA6B0F" w14:textId="77777777" w:rsidR="00C75E31" w:rsidRPr="00E835D4" w:rsidRDefault="00000000">
            <w:pPr>
              <w:spacing w:before="0"/>
              <w:jc w:val="center"/>
              <w:rPr>
                <w:rFonts w:eastAsia="PMingLiU" w:cs="Arial"/>
                <w:b/>
                <w:bCs/>
                <w:sz w:val="16"/>
                <w:szCs w:val="16"/>
                <w:lang w:val="en-US" w:eastAsia="zh-CN"/>
                <w:rPrChange w:id="303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40" w:author="扬 邱" w:date="2025-07-09T17:16:00Z" w16du:dateUtc="2025-07-09T09:16:00Z">
                  <w:rPr>
                    <w:rFonts w:eastAsia="PMingLiU" w:cs="Arial"/>
                    <w:b/>
                    <w:bCs/>
                    <w:sz w:val="12"/>
                    <w:szCs w:val="12"/>
                    <w:lang w:val="en-US" w:eastAsia="zh-CN"/>
                  </w:rPr>
                </w:rPrChange>
              </w:rPr>
              <w:t>686.26</w:t>
            </w:r>
          </w:p>
        </w:tc>
        <w:tc>
          <w:tcPr>
            <w:tcW w:w="353" w:type="pct"/>
            <w:tcBorders>
              <w:top w:val="nil"/>
              <w:left w:val="nil"/>
              <w:bottom w:val="single" w:sz="4" w:space="0" w:color="auto"/>
              <w:right w:val="single" w:sz="4" w:space="0" w:color="auto"/>
            </w:tcBorders>
            <w:shd w:val="clear" w:color="000000" w:fill="C0C0C0"/>
            <w:noWrap/>
            <w:vAlign w:val="center"/>
            <w:tcPrChange w:id="3041"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7D19E40E" w14:textId="77777777" w:rsidR="00C75E31" w:rsidRPr="00E835D4" w:rsidRDefault="00000000">
            <w:pPr>
              <w:spacing w:before="0"/>
              <w:jc w:val="center"/>
              <w:rPr>
                <w:rFonts w:eastAsia="PMingLiU" w:cs="Arial"/>
                <w:b/>
                <w:bCs/>
                <w:sz w:val="16"/>
                <w:szCs w:val="16"/>
                <w:lang w:val="en-US" w:eastAsia="zh-CN"/>
                <w:rPrChange w:id="304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43"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044"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654EE378" w14:textId="77777777" w:rsidR="00C75E31" w:rsidRPr="00E835D4" w:rsidRDefault="00000000">
            <w:pPr>
              <w:spacing w:before="0"/>
              <w:jc w:val="center"/>
              <w:rPr>
                <w:rFonts w:eastAsia="PMingLiU" w:cs="Arial"/>
                <w:b/>
                <w:bCs/>
                <w:sz w:val="16"/>
                <w:szCs w:val="16"/>
                <w:lang w:val="en-US" w:eastAsia="zh-CN"/>
                <w:rPrChange w:id="304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46"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047"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1E797280" w14:textId="77777777" w:rsidR="00C75E31" w:rsidRPr="00E835D4" w:rsidRDefault="00000000">
            <w:pPr>
              <w:spacing w:before="0"/>
              <w:jc w:val="center"/>
              <w:rPr>
                <w:rFonts w:eastAsia="PMingLiU" w:cs="Arial"/>
                <w:b/>
                <w:bCs/>
                <w:sz w:val="16"/>
                <w:szCs w:val="16"/>
                <w:lang w:val="en-US" w:eastAsia="zh-CN"/>
                <w:rPrChange w:id="304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4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05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42A4E4D" w14:textId="77777777" w:rsidR="00C75E31" w:rsidRPr="00E835D4" w:rsidRDefault="00000000">
            <w:pPr>
              <w:spacing w:before="0"/>
              <w:jc w:val="center"/>
              <w:rPr>
                <w:rFonts w:eastAsia="PMingLiU" w:cs="Arial"/>
                <w:b/>
                <w:bCs/>
                <w:sz w:val="16"/>
                <w:szCs w:val="16"/>
                <w:lang w:val="en-US" w:eastAsia="zh-CN"/>
                <w:rPrChange w:id="305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5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05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60AA37B" w14:textId="77777777" w:rsidR="00C75E31" w:rsidRPr="00E835D4" w:rsidRDefault="00000000">
            <w:pPr>
              <w:spacing w:before="0"/>
              <w:jc w:val="center"/>
              <w:rPr>
                <w:rFonts w:eastAsia="PMingLiU" w:cs="Arial"/>
                <w:b/>
                <w:bCs/>
                <w:sz w:val="16"/>
                <w:szCs w:val="16"/>
                <w:lang w:val="en-US" w:eastAsia="zh-CN"/>
                <w:rPrChange w:id="305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5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05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12E98C5" w14:textId="77777777" w:rsidR="00C75E31" w:rsidRPr="00E835D4" w:rsidRDefault="00000000">
            <w:pPr>
              <w:spacing w:before="0"/>
              <w:jc w:val="center"/>
              <w:rPr>
                <w:rFonts w:eastAsia="PMingLiU" w:cs="Arial"/>
                <w:b/>
                <w:bCs/>
                <w:sz w:val="16"/>
                <w:szCs w:val="16"/>
                <w:lang w:val="en-US" w:eastAsia="zh-CN"/>
                <w:rPrChange w:id="305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58"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059"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23A7BDC5" w14:textId="77777777" w:rsidR="00C75E31" w:rsidRPr="00E835D4" w:rsidRDefault="00000000">
            <w:pPr>
              <w:spacing w:before="0"/>
              <w:jc w:val="center"/>
              <w:rPr>
                <w:rFonts w:eastAsia="PMingLiU" w:cs="Arial"/>
                <w:b/>
                <w:bCs/>
                <w:sz w:val="16"/>
                <w:szCs w:val="16"/>
                <w:lang w:val="en-US" w:eastAsia="zh-CN"/>
                <w:rPrChange w:id="306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61" w:author="扬 邱" w:date="2025-07-09T17:16:00Z" w16du:dateUtc="2025-07-09T09:16:00Z">
                  <w:rPr>
                    <w:rFonts w:eastAsia="PMingLiU" w:cs="Arial"/>
                    <w:b/>
                    <w:bCs/>
                    <w:sz w:val="12"/>
                    <w:szCs w:val="12"/>
                    <w:lang w:val="en-US" w:eastAsia="zh-CN"/>
                  </w:rPr>
                </w:rPrChange>
              </w:rPr>
              <w:t>686.26</w:t>
            </w:r>
          </w:p>
        </w:tc>
      </w:tr>
      <w:tr w:rsidR="00E835D4" w:rsidRPr="00E835D4" w14:paraId="542AD83C" w14:textId="77777777" w:rsidTr="00E835D4">
        <w:tblPrEx>
          <w:tblPrExChange w:id="3062" w:author="扬 邱" w:date="2025-07-09T17:16:00Z" w16du:dateUtc="2025-07-09T09:16:00Z">
            <w:tblPrEx>
              <w:tblLayout w:type="fixed"/>
            </w:tblPrEx>
          </w:tblPrExChange>
        </w:tblPrEx>
        <w:trPr>
          <w:trHeight w:val="360"/>
          <w:trPrChange w:id="3063"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064"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1AA0DD6C" w14:textId="77777777" w:rsidR="00C75E31" w:rsidRPr="00E835D4" w:rsidRDefault="00000000">
            <w:pPr>
              <w:spacing w:before="0"/>
              <w:jc w:val="center"/>
              <w:rPr>
                <w:rFonts w:eastAsia="PMingLiU" w:cs="Arial"/>
                <w:b/>
                <w:bCs/>
                <w:sz w:val="16"/>
                <w:szCs w:val="16"/>
                <w:lang w:val="en-US" w:eastAsia="zh-CN"/>
                <w:rPrChange w:id="306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66" w:author="扬 邱" w:date="2025-07-09T17:16:00Z" w16du:dateUtc="2025-07-09T09:16:00Z">
                  <w:rPr>
                    <w:rFonts w:eastAsia="PMingLiU" w:cs="Arial"/>
                    <w:b/>
                    <w:bCs/>
                    <w:sz w:val="12"/>
                    <w:szCs w:val="12"/>
                    <w:lang w:val="en-US" w:eastAsia="zh-CN"/>
                  </w:rPr>
                </w:rPrChange>
              </w:rPr>
              <w:t>42</w:t>
            </w:r>
          </w:p>
        </w:tc>
        <w:tc>
          <w:tcPr>
            <w:tcW w:w="360" w:type="pct"/>
            <w:tcBorders>
              <w:top w:val="nil"/>
              <w:left w:val="nil"/>
              <w:bottom w:val="single" w:sz="4" w:space="0" w:color="auto"/>
              <w:right w:val="single" w:sz="4" w:space="0" w:color="auto"/>
            </w:tcBorders>
            <w:shd w:val="clear" w:color="auto" w:fill="auto"/>
            <w:vAlign w:val="center"/>
            <w:tcPrChange w:id="3067"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285B427D" w14:textId="77777777" w:rsidR="00C75E31" w:rsidRPr="00E835D4" w:rsidRDefault="00000000">
            <w:pPr>
              <w:spacing w:before="0"/>
              <w:rPr>
                <w:rFonts w:eastAsia="PMingLiU" w:cs="Arial"/>
                <w:b/>
                <w:bCs/>
                <w:sz w:val="16"/>
                <w:szCs w:val="16"/>
                <w:lang w:val="en-US" w:eastAsia="zh-CN"/>
                <w:rPrChange w:id="3068"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069" w:author="扬 邱" w:date="2025-07-09T17:16:00Z" w16du:dateUtc="2025-07-09T09:16:00Z">
                  <w:rPr>
                    <w:rFonts w:eastAsia="PMingLiU" w:cs="Arial" w:hint="eastAsia"/>
                    <w:b/>
                    <w:bCs/>
                    <w:sz w:val="12"/>
                    <w:szCs w:val="12"/>
                    <w:lang w:val="en-US" w:eastAsia="zh-CN"/>
                  </w:rPr>
                </w:rPrChange>
              </w:rPr>
              <w:t>硅铁生产</w:t>
            </w:r>
          </w:p>
        </w:tc>
        <w:tc>
          <w:tcPr>
            <w:tcW w:w="182" w:type="pct"/>
            <w:tcBorders>
              <w:top w:val="nil"/>
              <w:left w:val="nil"/>
              <w:bottom w:val="single" w:sz="4" w:space="0" w:color="auto"/>
              <w:right w:val="single" w:sz="4" w:space="0" w:color="auto"/>
            </w:tcBorders>
            <w:shd w:val="clear" w:color="000000" w:fill="FFFFFF"/>
            <w:vAlign w:val="center"/>
            <w:tcPrChange w:id="3070"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50128F79" w14:textId="77777777" w:rsidR="00C75E31" w:rsidRPr="00E835D4" w:rsidRDefault="00000000">
            <w:pPr>
              <w:spacing w:before="0"/>
              <w:jc w:val="center"/>
              <w:rPr>
                <w:rFonts w:ascii="宋体" w:eastAsia="宋体" w:hAnsi="宋体" w:cs="宋体" w:hint="eastAsia"/>
                <w:b/>
                <w:bCs/>
                <w:sz w:val="16"/>
                <w:szCs w:val="16"/>
                <w:lang w:val="en-US" w:eastAsia="zh-CN"/>
                <w:rPrChange w:id="3071"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072"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3073"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7316FB88" w14:textId="77777777" w:rsidR="00C75E31" w:rsidRPr="00E835D4" w:rsidRDefault="00000000">
            <w:pPr>
              <w:spacing w:before="0"/>
              <w:jc w:val="right"/>
              <w:rPr>
                <w:rFonts w:eastAsia="PMingLiU" w:cs="Arial"/>
                <w:b/>
                <w:bCs/>
                <w:sz w:val="16"/>
                <w:szCs w:val="16"/>
                <w:lang w:val="en-US" w:eastAsia="zh-CN"/>
                <w:rPrChange w:id="307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75" w:author="扬 邱" w:date="2025-07-09T17:16:00Z" w16du:dateUtc="2025-07-09T09:16:00Z">
                  <w:rPr>
                    <w:rFonts w:eastAsia="PMingLiU" w:cs="Arial"/>
                    <w:b/>
                    <w:bCs/>
                    <w:sz w:val="12"/>
                    <w:szCs w:val="12"/>
                    <w:lang w:val="en-US" w:eastAsia="zh-CN"/>
                  </w:rPr>
                </w:rPrChange>
              </w:rPr>
              <w:t>10,209.54</w:t>
            </w:r>
          </w:p>
        </w:tc>
        <w:tc>
          <w:tcPr>
            <w:tcW w:w="407" w:type="pct"/>
            <w:tcBorders>
              <w:top w:val="nil"/>
              <w:left w:val="nil"/>
              <w:bottom w:val="single" w:sz="4" w:space="0" w:color="auto"/>
              <w:right w:val="single" w:sz="4" w:space="0" w:color="auto"/>
            </w:tcBorders>
            <w:shd w:val="clear" w:color="000000" w:fill="FFFFFF"/>
            <w:noWrap/>
            <w:vAlign w:val="center"/>
            <w:tcPrChange w:id="3076"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53BC83CC" w14:textId="77777777" w:rsidR="00C75E31" w:rsidRPr="00E835D4" w:rsidRDefault="00000000">
            <w:pPr>
              <w:spacing w:before="0"/>
              <w:rPr>
                <w:rFonts w:eastAsia="PMingLiU" w:cs="Arial"/>
                <w:b/>
                <w:bCs/>
                <w:sz w:val="16"/>
                <w:szCs w:val="16"/>
                <w:lang w:val="en-US" w:eastAsia="zh-CN"/>
                <w:rPrChange w:id="307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78"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3079"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218F876" w14:textId="77777777" w:rsidR="00C75E31" w:rsidRPr="00E835D4" w:rsidRDefault="00000000">
            <w:pPr>
              <w:spacing w:before="0"/>
              <w:jc w:val="center"/>
              <w:rPr>
                <w:rFonts w:eastAsia="PMingLiU" w:cs="Arial"/>
                <w:b/>
                <w:bCs/>
                <w:sz w:val="16"/>
                <w:szCs w:val="16"/>
                <w:lang w:val="en-US" w:eastAsia="zh-CN"/>
                <w:rPrChange w:id="308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81" w:author="扬 邱" w:date="2025-07-09T17:16:00Z" w16du:dateUtc="2025-07-09T09:16:00Z">
                  <w:rPr>
                    <w:rFonts w:eastAsia="PMingLiU" w:cs="Arial"/>
                    <w:b/>
                    <w:bCs/>
                    <w:sz w:val="12"/>
                    <w:szCs w:val="12"/>
                    <w:lang w:val="en-US" w:eastAsia="zh-CN"/>
                  </w:rPr>
                </w:rPrChange>
              </w:rPr>
              <w:t>103,575.78</w:t>
            </w:r>
          </w:p>
        </w:tc>
        <w:tc>
          <w:tcPr>
            <w:tcW w:w="353" w:type="pct"/>
            <w:tcBorders>
              <w:top w:val="nil"/>
              <w:left w:val="nil"/>
              <w:bottom w:val="single" w:sz="4" w:space="0" w:color="auto"/>
              <w:right w:val="single" w:sz="4" w:space="0" w:color="auto"/>
            </w:tcBorders>
            <w:shd w:val="clear" w:color="000000" w:fill="C0C0C0"/>
            <w:noWrap/>
            <w:vAlign w:val="center"/>
            <w:tcPrChange w:id="3082"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1300880F" w14:textId="77777777" w:rsidR="00C75E31" w:rsidRPr="00E835D4" w:rsidRDefault="00000000">
            <w:pPr>
              <w:spacing w:before="0"/>
              <w:jc w:val="center"/>
              <w:rPr>
                <w:rFonts w:eastAsia="PMingLiU" w:cs="Arial"/>
                <w:b/>
                <w:bCs/>
                <w:sz w:val="16"/>
                <w:szCs w:val="16"/>
                <w:lang w:val="en-US" w:eastAsia="zh-CN"/>
                <w:rPrChange w:id="308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84"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085"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16705BFB" w14:textId="77777777" w:rsidR="00C75E31" w:rsidRPr="00E835D4" w:rsidRDefault="00000000">
            <w:pPr>
              <w:spacing w:before="0"/>
              <w:jc w:val="center"/>
              <w:rPr>
                <w:rFonts w:eastAsia="PMingLiU" w:cs="Arial"/>
                <w:b/>
                <w:bCs/>
                <w:sz w:val="16"/>
                <w:szCs w:val="16"/>
                <w:lang w:val="en-US" w:eastAsia="zh-CN"/>
                <w:rPrChange w:id="308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87"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088"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6F855CF6" w14:textId="77777777" w:rsidR="00C75E31" w:rsidRPr="00E835D4" w:rsidRDefault="00000000">
            <w:pPr>
              <w:spacing w:before="0"/>
              <w:jc w:val="center"/>
              <w:rPr>
                <w:rFonts w:eastAsia="PMingLiU" w:cs="Arial"/>
                <w:b/>
                <w:bCs/>
                <w:sz w:val="16"/>
                <w:szCs w:val="16"/>
                <w:lang w:val="en-US" w:eastAsia="zh-CN"/>
                <w:rPrChange w:id="308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9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09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A4C2CB8" w14:textId="77777777" w:rsidR="00C75E31" w:rsidRPr="00E835D4" w:rsidRDefault="00000000">
            <w:pPr>
              <w:spacing w:before="0"/>
              <w:jc w:val="center"/>
              <w:rPr>
                <w:rFonts w:eastAsia="PMingLiU" w:cs="Arial"/>
                <w:b/>
                <w:bCs/>
                <w:sz w:val="16"/>
                <w:szCs w:val="16"/>
                <w:lang w:val="en-US" w:eastAsia="zh-CN"/>
                <w:rPrChange w:id="309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9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09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75C89A8" w14:textId="77777777" w:rsidR="00C75E31" w:rsidRPr="00E835D4" w:rsidRDefault="00000000">
            <w:pPr>
              <w:spacing w:before="0"/>
              <w:jc w:val="center"/>
              <w:rPr>
                <w:rFonts w:eastAsia="PMingLiU" w:cs="Arial"/>
                <w:b/>
                <w:bCs/>
                <w:sz w:val="16"/>
                <w:szCs w:val="16"/>
                <w:lang w:val="en-US" w:eastAsia="zh-CN"/>
                <w:rPrChange w:id="309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9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09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4199A59" w14:textId="77777777" w:rsidR="00C75E31" w:rsidRPr="00E835D4" w:rsidRDefault="00000000">
            <w:pPr>
              <w:spacing w:before="0"/>
              <w:jc w:val="center"/>
              <w:rPr>
                <w:rFonts w:eastAsia="PMingLiU" w:cs="Arial"/>
                <w:b/>
                <w:bCs/>
                <w:sz w:val="16"/>
                <w:szCs w:val="16"/>
                <w:lang w:val="en-US" w:eastAsia="zh-CN"/>
                <w:rPrChange w:id="309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099"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100"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6542F12A" w14:textId="77777777" w:rsidR="00C75E31" w:rsidRPr="00E835D4" w:rsidRDefault="00000000">
            <w:pPr>
              <w:spacing w:before="0"/>
              <w:jc w:val="center"/>
              <w:rPr>
                <w:rFonts w:eastAsia="PMingLiU" w:cs="Arial"/>
                <w:b/>
                <w:bCs/>
                <w:sz w:val="16"/>
                <w:szCs w:val="16"/>
                <w:lang w:val="en-US" w:eastAsia="zh-CN"/>
                <w:rPrChange w:id="310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02" w:author="扬 邱" w:date="2025-07-09T17:16:00Z" w16du:dateUtc="2025-07-09T09:16:00Z">
                  <w:rPr>
                    <w:rFonts w:eastAsia="PMingLiU" w:cs="Arial"/>
                    <w:b/>
                    <w:bCs/>
                    <w:sz w:val="12"/>
                    <w:szCs w:val="12"/>
                    <w:lang w:val="en-US" w:eastAsia="zh-CN"/>
                  </w:rPr>
                </w:rPrChange>
              </w:rPr>
              <w:t>103,575.78</w:t>
            </w:r>
          </w:p>
        </w:tc>
      </w:tr>
      <w:tr w:rsidR="00E835D4" w:rsidRPr="00E835D4" w14:paraId="084E3D75" w14:textId="77777777" w:rsidTr="00E835D4">
        <w:tblPrEx>
          <w:tblPrExChange w:id="3103" w:author="扬 邱" w:date="2025-07-09T17:16:00Z" w16du:dateUtc="2025-07-09T09:16:00Z">
            <w:tblPrEx>
              <w:tblLayout w:type="fixed"/>
            </w:tblPrEx>
          </w:tblPrExChange>
        </w:tblPrEx>
        <w:trPr>
          <w:trHeight w:val="360"/>
          <w:trPrChange w:id="3104"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105"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0AB658EE" w14:textId="77777777" w:rsidR="00C75E31" w:rsidRPr="00E835D4" w:rsidRDefault="00000000">
            <w:pPr>
              <w:spacing w:before="0"/>
              <w:jc w:val="center"/>
              <w:rPr>
                <w:rFonts w:eastAsia="PMingLiU" w:cs="Arial"/>
                <w:b/>
                <w:bCs/>
                <w:sz w:val="16"/>
                <w:szCs w:val="16"/>
                <w:lang w:val="en-US" w:eastAsia="zh-CN"/>
                <w:rPrChange w:id="310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07" w:author="扬 邱" w:date="2025-07-09T17:16:00Z" w16du:dateUtc="2025-07-09T09:16:00Z">
                  <w:rPr>
                    <w:rFonts w:eastAsia="PMingLiU" w:cs="Arial"/>
                    <w:b/>
                    <w:bCs/>
                    <w:sz w:val="12"/>
                    <w:szCs w:val="12"/>
                    <w:lang w:val="en-US" w:eastAsia="zh-CN"/>
                  </w:rPr>
                </w:rPrChange>
              </w:rPr>
              <w:t>43</w:t>
            </w:r>
          </w:p>
        </w:tc>
        <w:tc>
          <w:tcPr>
            <w:tcW w:w="360" w:type="pct"/>
            <w:tcBorders>
              <w:top w:val="nil"/>
              <w:left w:val="nil"/>
              <w:bottom w:val="single" w:sz="4" w:space="0" w:color="auto"/>
              <w:right w:val="single" w:sz="4" w:space="0" w:color="auto"/>
            </w:tcBorders>
            <w:shd w:val="clear" w:color="auto" w:fill="auto"/>
            <w:vAlign w:val="center"/>
            <w:tcPrChange w:id="3108"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107E61DA" w14:textId="77777777" w:rsidR="00C75E31" w:rsidRPr="00E835D4" w:rsidRDefault="00000000">
            <w:pPr>
              <w:spacing w:before="0"/>
              <w:rPr>
                <w:rFonts w:eastAsia="PMingLiU" w:cs="Arial"/>
                <w:b/>
                <w:bCs/>
                <w:sz w:val="16"/>
                <w:szCs w:val="16"/>
                <w:lang w:val="en-US" w:eastAsia="zh-CN"/>
                <w:rPrChange w:id="3109"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110" w:author="扬 邱" w:date="2025-07-09T17:16:00Z" w16du:dateUtc="2025-07-09T09:16:00Z">
                  <w:rPr>
                    <w:rFonts w:eastAsia="PMingLiU" w:cs="Arial" w:hint="eastAsia"/>
                    <w:b/>
                    <w:bCs/>
                    <w:sz w:val="12"/>
                    <w:szCs w:val="12"/>
                    <w:lang w:val="en-US" w:eastAsia="zh-CN"/>
                  </w:rPr>
                </w:rPrChange>
              </w:rPr>
              <w:t>钼铁生产</w:t>
            </w:r>
          </w:p>
        </w:tc>
        <w:tc>
          <w:tcPr>
            <w:tcW w:w="182" w:type="pct"/>
            <w:tcBorders>
              <w:top w:val="nil"/>
              <w:left w:val="nil"/>
              <w:bottom w:val="single" w:sz="4" w:space="0" w:color="auto"/>
              <w:right w:val="single" w:sz="4" w:space="0" w:color="auto"/>
            </w:tcBorders>
            <w:shd w:val="clear" w:color="000000" w:fill="FFFFFF"/>
            <w:vAlign w:val="center"/>
            <w:tcPrChange w:id="3111"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5B7CB54C" w14:textId="77777777" w:rsidR="00C75E31" w:rsidRPr="00E835D4" w:rsidRDefault="00000000">
            <w:pPr>
              <w:spacing w:before="0"/>
              <w:jc w:val="center"/>
              <w:rPr>
                <w:rFonts w:ascii="宋体" w:eastAsia="宋体" w:hAnsi="宋体" w:cs="宋体" w:hint="eastAsia"/>
                <w:b/>
                <w:bCs/>
                <w:sz w:val="16"/>
                <w:szCs w:val="16"/>
                <w:lang w:val="en-US" w:eastAsia="zh-CN"/>
                <w:rPrChange w:id="3112"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113"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3114"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5A43FAED" w14:textId="77777777" w:rsidR="00C75E31" w:rsidRPr="00E835D4" w:rsidRDefault="00000000">
            <w:pPr>
              <w:spacing w:before="0"/>
              <w:jc w:val="right"/>
              <w:rPr>
                <w:rFonts w:eastAsia="PMingLiU" w:cs="Arial"/>
                <w:b/>
                <w:bCs/>
                <w:sz w:val="16"/>
                <w:szCs w:val="16"/>
                <w:lang w:val="en-US" w:eastAsia="zh-CN"/>
                <w:rPrChange w:id="311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16" w:author="扬 邱" w:date="2025-07-09T17:16:00Z" w16du:dateUtc="2025-07-09T09:16:00Z">
                  <w:rPr>
                    <w:rFonts w:eastAsia="PMingLiU" w:cs="Arial"/>
                    <w:b/>
                    <w:bCs/>
                    <w:sz w:val="12"/>
                    <w:szCs w:val="12"/>
                    <w:lang w:val="en-US" w:eastAsia="zh-CN"/>
                  </w:rPr>
                </w:rPrChange>
              </w:rPr>
              <w:t>7,772.40</w:t>
            </w:r>
          </w:p>
        </w:tc>
        <w:tc>
          <w:tcPr>
            <w:tcW w:w="407" w:type="pct"/>
            <w:tcBorders>
              <w:top w:val="nil"/>
              <w:left w:val="nil"/>
              <w:bottom w:val="single" w:sz="4" w:space="0" w:color="auto"/>
              <w:right w:val="single" w:sz="4" w:space="0" w:color="auto"/>
            </w:tcBorders>
            <w:shd w:val="clear" w:color="000000" w:fill="FFFFFF"/>
            <w:noWrap/>
            <w:vAlign w:val="center"/>
            <w:tcPrChange w:id="3117"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7CFE3986" w14:textId="77777777" w:rsidR="00C75E31" w:rsidRPr="00E835D4" w:rsidRDefault="00000000">
            <w:pPr>
              <w:spacing w:before="0"/>
              <w:rPr>
                <w:rFonts w:eastAsia="PMingLiU" w:cs="Arial"/>
                <w:b/>
                <w:bCs/>
                <w:sz w:val="16"/>
                <w:szCs w:val="16"/>
                <w:lang w:val="en-US" w:eastAsia="zh-CN"/>
                <w:rPrChange w:id="311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19"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3120"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3FF1CB4E" w14:textId="77777777" w:rsidR="00C75E31" w:rsidRPr="00E835D4" w:rsidRDefault="00000000">
            <w:pPr>
              <w:spacing w:before="0"/>
              <w:jc w:val="center"/>
              <w:rPr>
                <w:rFonts w:eastAsia="PMingLiU" w:cs="Arial"/>
                <w:b/>
                <w:bCs/>
                <w:sz w:val="16"/>
                <w:szCs w:val="16"/>
                <w:lang w:val="en-US" w:eastAsia="zh-CN"/>
                <w:rPrChange w:id="312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22" w:author="扬 邱" w:date="2025-07-09T17:16:00Z" w16du:dateUtc="2025-07-09T09:16:00Z">
                  <w:rPr>
                    <w:rFonts w:eastAsia="PMingLiU" w:cs="Arial"/>
                    <w:b/>
                    <w:bCs/>
                    <w:sz w:val="12"/>
                    <w:szCs w:val="12"/>
                    <w:lang w:val="en-US" w:eastAsia="zh-CN"/>
                  </w:rPr>
                </w:rPrChange>
              </w:rPr>
              <w:t>139.90</w:t>
            </w:r>
          </w:p>
        </w:tc>
        <w:tc>
          <w:tcPr>
            <w:tcW w:w="353" w:type="pct"/>
            <w:tcBorders>
              <w:top w:val="nil"/>
              <w:left w:val="nil"/>
              <w:bottom w:val="single" w:sz="4" w:space="0" w:color="auto"/>
              <w:right w:val="single" w:sz="4" w:space="0" w:color="auto"/>
            </w:tcBorders>
            <w:shd w:val="clear" w:color="000000" w:fill="C0C0C0"/>
            <w:noWrap/>
            <w:vAlign w:val="center"/>
            <w:tcPrChange w:id="3123"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3A115277" w14:textId="77777777" w:rsidR="00C75E31" w:rsidRPr="00E835D4" w:rsidRDefault="00000000">
            <w:pPr>
              <w:spacing w:before="0"/>
              <w:jc w:val="center"/>
              <w:rPr>
                <w:rFonts w:eastAsia="PMingLiU" w:cs="Arial"/>
                <w:b/>
                <w:bCs/>
                <w:sz w:val="16"/>
                <w:szCs w:val="16"/>
                <w:lang w:val="en-US" w:eastAsia="zh-CN"/>
                <w:rPrChange w:id="312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25"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126"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459584FC" w14:textId="77777777" w:rsidR="00C75E31" w:rsidRPr="00E835D4" w:rsidRDefault="00000000">
            <w:pPr>
              <w:spacing w:before="0"/>
              <w:jc w:val="center"/>
              <w:rPr>
                <w:rFonts w:eastAsia="PMingLiU" w:cs="Arial"/>
                <w:b/>
                <w:bCs/>
                <w:sz w:val="16"/>
                <w:szCs w:val="16"/>
                <w:lang w:val="en-US" w:eastAsia="zh-CN"/>
                <w:rPrChange w:id="312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28"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129"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141B84A7" w14:textId="77777777" w:rsidR="00C75E31" w:rsidRPr="00E835D4" w:rsidRDefault="00000000">
            <w:pPr>
              <w:spacing w:before="0"/>
              <w:jc w:val="center"/>
              <w:rPr>
                <w:rFonts w:eastAsia="PMingLiU" w:cs="Arial"/>
                <w:b/>
                <w:bCs/>
                <w:sz w:val="16"/>
                <w:szCs w:val="16"/>
                <w:lang w:val="en-US" w:eastAsia="zh-CN"/>
                <w:rPrChange w:id="313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3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13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EBCAA9E" w14:textId="77777777" w:rsidR="00C75E31" w:rsidRPr="00E835D4" w:rsidRDefault="00000000">
            <w:pPr>
              <w:spacing w:before="0"/>
              <w:jc w:val="center"/>
              <w:rPr>
                <w:rFonts w:eastAsia="PMingLiU" w:cs="Arial"/>
                <w:b/>
                <w:bCs/>
                <w:sz w:val="16"/>
                <w:szCs w:val="16"/>
                <w:lang w:val="en-US" w:eastAsia="zh-CN"/>
                <w:rPrChange w:id="313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3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13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6EA7932" w14:textId="77777777" w:rsidR="00C75E31" w:rsidRPr="00E835D4" w:rsidRDefault="00000000">
            <w:pPr>
              <w:spacing w:before="0"/>
              <w:jc w:val="center"/>
              <w:rPr>
                <w:rFonts w:eastAsia="PMingLiU" w:cs="Arial"/>
                <w:b/>
                <w:bCs/>
                <w:sz w:val="16"/>
                <w:szCs w:val="16"/>
                <w:lang w:val="en-US" w:eastAsia="zh-CN"/>
                <w:rPrChange w:id="313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3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13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C382824" w14:textId="77777777" w:rsidR="00C75E31" w:rsidRPr="00E835D4" w:rsidRDefault="00000000">
            <w:pPr>
              <w:spacing w:before="0"/>
              <w:jc w:val="center"/>
              <w:rPr>
                <w:rFonts w:eastAsia="PMingLiU" w:cs="Arial"/>
                <w:b/>
                <w:bCs/>
                <w:sz w:val="16"/>
                <w:szCs w:val="16"/>
                <w:lang w:val="en-US" w:eastAsia="zh-CN"/>
                <w:rPrChange w:id="313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40"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141"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6168B0A9" w14:textId="77777777" w:rsidR="00C75E31" w:rsidRPr="00E835D4" w:rsidRDefault="00000000">
            <w:pPr>
              <w:spacing w:before="0"/>
              <w:jc w:val="center"/>
              <w:rPr>
                <w:rFonts w:eastAsia="PMingLiU" w:cs="Arial"/>
                <w:b/>
                <w:bCs/>
                <w:sz w:val="16"/>
                <w:szCs w:val="16"/>
                <w:lang w:val="en-US" w:eastAsia="zh-CN"/>
                <w:rPrChange w:id="314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43" w:author="扬 邱" w:date="2025-07-09T17:16:00Z" w16du:dateUtc="2025-07-09T09:16:00Z">
                  <w:rPr>
                    <w:rFonts w:eastAsia="PMingLiU" w:cs="Arial"/>
                    <w:b/>
                    <w:bCs/>
                    <w:sz w:val="12"/>
                    <w:szCs w:val="12"/>
                    <w:lang w:val="en-US" w:eastAsia="zh-CN"/>
                  </w:rPr>
                </w:rPrChange>
              </w:rPr>
              <w:t>139.90</w:t>
            </w:r>
          </w:p>
        </w:tc>
      </w:tr>
      <w:tr w:rsidR="00E835D4" w:rsidRPr="00E835D4" w14:paraId="2C1158ED" w14:textId="77777777" w:rsidTr="00E835D4">
        <w:tblPrEx>
          <w:tblPrExChange w:id="3144" w:author="扬 邱" w:date="2025-07-09T17:16:00Z" w16du:dateUtc="2025-07-09T09:16:00Z">
            <w:tblPrEx>
              <w:tblLayout w:type="fixed"/>
            </w:tblPrEx>
          </w:tblPrExChange>
        </w:tblPrEx>
        <w:trPr>
          <w:trHeight w:val="360"/>
          <w:trPrChange w:id="3145"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146"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C9860DC" w14:textId="77777777" w:rsidR="00C75E31" w:rsidRPr="00E835D4" w:rsidRDefault="00000000">
            <w:pPr>
              <w:spacing w:before="0"/>
              <w:jc w:val="center"/>
              <w:rPr>
                <w:rFonts w:eastAsia="PMingLiU" w:cs="Arial"/>
                <w:b/>
                <w:bCs/>
                <w:sz w:val="16"/>
                <w:szCs w:val="16"/>
                <w:lang w:val="en-US" w:eastAsia="zh-CN"/>
                <w:rPrChange w:id="314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48" w:author="扬 邱" w:date="2025-07-09T17:16:00Z" w16du:dateUtc="2025-07-09T09:16:00Z">
                  <w:rPr>
                    <w:rFonts w:eastAsia="PMingLiU" w:cs="Arial"/>
                    <w:b/>
                    <w:bCs/>
                    <w:sz w:val="12"/>
                    <w:szCs w:val="12"/>
                    <w:lang w:val="en-US" w:eastAsia="zh-CN"/>
                  </w:rPr>
                </w:rPrChange>
              </w:rPr>
              <w:t>44</w:t>
            </w:r>
          </w:p>
        </w:tc>
        <w:tc>
          <w:tcPr>
            <w:tcW w:w="360" w:type="pct"/>
            <w:tcBorders>
              <w:top w:val="nil"/>
              <w:left w:val="nil"/>
              <w:bottom w:val="single" w:sz="4" w:space="0" w:color="auto"/>
              <w:right w:val="single" w:sz="4" w:space="0" w:color="auto"/>
            </w:tcBorders>
            <w:shd w:val="clear" w:color="auto" w:fill="auto"/>
            <w:vAlign w:val="center"/>
            <w:tcPrChange w:id="3149"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3CC8A9F8" w14:textId="77777777" w:rsidR="00C75E31" w:rsidRPr="00E835D4" w:rsidRDefault="00000000">
            <w:pPr>
              <w:spacing w:before="0"/>
              <w:rPr>
                <w:rFonts w:eastAsia="PMingLiU" w:cs="Arial"/>
                <w:b/>
                <w:bCs/>
                <w:sz w:val="16"/>
                <w:szCs w:val="16"/>
                <w:lang w:val="en-US" w:eastAsia="zh-CN"/>
                <w:rPrChange w:id="3150"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151" w:author="扬 邱" w:date="2025-07-09T17:16:00Z" w16du:dateUtc="2025-07-09T09:16:00Z">
                  <w:rPr>
                    <w:rFonts w:eastAsia="PMingLiU" w:cs="Arial" w:hint="eastAsia"/>
                    <w:b/>
                    <w:bCs/>
                    <w:sz w:val="12"/>
                    <w:szCs w:val="12"/>
                    <w:lang w:val="en-US" w:eastAsia="zh-CN"/>
                  </w:rPr>
                </w:rPrChange>
              </w:rPr>
              <w:t>铝铁生产</w:t>
            </w:r>
          </w:p>
        </w:tc>
        <w:tc>
          <w:tcPr>
            <w:tcW w:w="182" w:type="pct"/>
            <w:tcBorders>
              <w:top w:val="nil"/>
              <w:left w:val="nil"/>
              <w:bottom w:val="single" w:sz="4" w:space="0" w:color="auto"/>
              <w:right w:val="single" w:sz="4" w:space="0" w:color="auto"/>
            </w:tcBorders>
            <w:shd w:val="clear" w:color="000000" w:fill="FFFFFF"/>
            <w:vAlign w:val="center"/>
            <w:tcPrChange w:id="3152"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792D64F5" w14:textId="77777777" w:rsidR="00C75E31" w:rsidRPr="00E835D4" w:rsidRDefault="00000000">
            <w:pPr>
              <w:spacing w:before="0"/>
              <w:jc w:val="center"/>
              <w:rPr>
                <w:rFonts w:ascii="宋体" w:eastAsia="宋体" w:hAnsi="宋体" w:cs="宋体" w:hint="eastAsia"/>
                <w:b/>
                <w:bCs/>
                <w:sz w:val="16"/>
                <w:szCs w:val="16"/>
                <w:lang w:val="en-US" w:eastAsia="zh-CN"/>
                <w:rPrChange w:id="3153"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154"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3155"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5D871159" w14:textId="77777777" w:rsidR="00C75E31" w:rsidRPr="00E835D4" w:rsidRDefault="00000000">
            <w:pPr>
              <w:spacing w:before="0"/>
              <w:jc w:val="right"/>
              <w:rPr>
                <w:rFonts w:eastAsia="PMingLiU" w:cs="Arial"/>
                <w:b/>
                <w:bCs/>
                <w:sz w:val="16"/>
                <w:szCs w:val="16"/>
                <w:lang w:val="en-US" w:eastAsia="zh-CN"/>
                <w:rPrChange w:id="315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57" w:author="扬 邱" w:date="2025-07-09T17:16:00Z" w16du:dateUtc="2025-07-09T09:16:00Z">
                  <w:rPr>
                    <w:rFonts w:eastAsia="PMingLiU" w:cs="Arial"/>
                    <w:b/>
                    <w:bCs/>
                    <w:sz w:val="12"/>
                    <w:szCs w:val="12"/>
                    <w:lang w:val="en-US" w:eastAsia="zh-CN"/>
                  </w:rPr>
                </w:rPrChange>
              </w:rPr>
              <w:t>11,018.51</w:t>
            </w:r>
          </w:p>
        </w:tc>
        <w:tc>
          <w:tcPr>
            <w:tcW w:w="407" w:type="pct"/>
            <w:tcBorders>
              <w:top w:val="nil"/>
              <w:left w:val="nil"/>
              <w:bottom w:val="single" w:sz="4" w:space="0" w:color="auto"/>
              <w:right w:val="single" w:sz="4" w:space="0" w:color="auto"/>
            </w:tcBorders>
            <w:shd w:val="clear" w:color="000000" w:fill="FFFFFF"/>
            <w:noWrap/>
            <w:vAlign w:val="center"/>
            <w:tcPrChange w:id="3158"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21B17766" w14:textId="77777777" w:rsidR="00C75E31" w:rsidRPr="00E835D4" w:rsidRDefault="00000000">
            <w:pPr>
              <w:spacing w:before="0"/>
              <w:rPr>
                <w:rFonts w:eastAsia="PMingLiU" w:cs="Arial"/>
                <w:b/>
                <w:bCs/>
                <w:sz w:val="16"/>
                <w:szCs w:val="16"/>
                <w:lang w:val="en-US" w:eastAsia="zh-CN"/>
                <w:rPrChange w:id="315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60"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3161"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303E4565" w14:textId="77777777" w:rsidR="00C75E31" w:rsidRPr="00E835D4" w:rsidRDefault="00000000">
            <w:pPr>
              <w:spacing w:before="0"/>
              <w:jc w:val="center"/>
              <w:rPr>
                <w:rFonts w:eastAsia="PMingLiU" w:cs="Arial"/>
                <w:b/>
                <w:bCs/>
                <w:sz w:val="16"/>
                <w:szCs w:val="16"/>
                <w:lang w:val="en-US" w:eastAsia="zh-CN"/>
                <w:rPrChange w:id="316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63" w:author="扬 邱" w:date="2025-07-09T17:16:00Z" w16du:dateUtc="2025-07-09T09:16:00Z">
                  <w:rPr>
                    <w:rFonts w:eastAsia="PMingLiU" w:cs="Arial"/>
                    <w:b/>
                    <w:bCs/>
                    <w:sz w:val="12"/>
                    <w:szCs w:val="12"/>
                    <w:lang w:val="en-US" w:eastAsia="zh-CN"/>
                  </w:rPr>
                </w:rPrChange>
              </w:rPr>
              <w:t>63,158.19</w:t>
            </w:r>
          </w:p>
        </w:tc>
        <w:tc>
          <w:tcPr>
            <w:tcW w:w="353" w:type="pct"/>
            <w:tcBorders>
              <w:top w:val="nil"/>
              <w:left w:val="nil"/>
              <w:bottom w:val="single" w:sz="4" w:space="0" w:color="auto"/>
              <w:right w:val="single" w:sz="4" w:space="0" w:color="auto"/>
            </w:tcBorders>
            <w:shd w:val="clear" w:color="000000" w:fill="C0C0C0"/>
            <w:noWrap/>
            <w:vAlign w:val="center"/>
            <w:tcPrChange w:id="3164"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5FF8F627" w14:textId="77777777" w:rsidR="00C75E31" w:rsidRPr="00E835D4" w:rsidRDefault="00000000">
            <w:pPr>
              <w:spacing w:before="0"/>
              <w:jc w:val="center"/>
              <w:rPr>
                <w:rFonts w:eastAsia="PMingLiU" w:cs="Arial"/>
                <w:b/>
                <w:bCs/>
                <w:sz w:val="16"/>
                <w:szCs w:val="16"/>
                <w:lang w:val="en-US" w:eastAsia="zh-CN"/>
                <w:rPrChange w:id="316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66"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167"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6D08146D" w14:textId="77777777" w:rsidR="00C75E31" w:rsidRPr="00E835D4" w:rsidRDefault="00000000">
            <w:pPr>
              <w:spacing w:before="0"/>
              <w:jc w:val="center"/>
              <w:rPr>
                <w:rFonts w:eastAsia="PMingLiU" w:cs="Arial"/>
                <w:b/>
                <w:bCs/>
                <w:sz w:val="16"/>
                <w:szCs w:val="16"/>
                <w:lang w:val="en-US" w:eastAsia="zh-CN"/>
                <w:rPrChange w:id="316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69"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170"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6A0486C4" w14:textId="77777777" w:rsidR="00C75E31" w:rsidRPr="00E835D4" w:rsidRDefault="00000000">
            <w:pPr>
              <w:spacing w:before="0"/>
              <w:jc w:val="center"/>
              <w:rPr>
                <w:rFonts w:eastAsia="PMingLiU" w:cs="Arial"/>
                <w:b/>
                <w:bCs/>
                <w:sz w:val="16"/>
                <w:szCs w:val="16"/>
                <w:lang w:val="en-US" w:eastAsia="zh-CN"/>
                <w:rPrChange w:id="317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7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17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AB30011" w14:textId="77777777" w:rsidR="00C75E31" w:rsidRPr="00E835D4" w:rsidRDefault="00000000">
            <w:pPr>
              <w:spacing w:before="0"/>
              <w:jc w:val="center"/>
              <w:rPr>
                <w:rFonts w:eastAsia="PMingLiU" w:cs="Arial"/>
                <w:b/>
                <w:bCs/>
                <w:sz w:val="16"/>
                <w:szCs w:val="16"/>
                <w:lang w:val="en-US" w:eastAsia="zh-CN"/>
                <w:rPrChange w:id="317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7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17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0167779" w14:textId="77777777" w:rsidR="00C75E31" w:rsidRPr="00E835D4" w:rsidRDefault="00000000">
            <w:pPr>
              <w:spacing w:before="0"/>
              <w:jc w:val="center"/>
              <w:rPr>
                <w:rFonts w:eastAsia="PMingLiU" w:cs="Arial"/>
                <w:b/>
                <w:bCs/>
                <w:sz w:val="16"/>
                <w:szCs w:val="16"/>
                <w:lang w:val="en-US" w:eastAsia="zh-CN"/>
                <w:rPrChange w:id="317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7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17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8F23AFF" w14:textId="77777777" w:rsidR="00C75E31" w:rsidRPr="00E835D4" w:rsidRDefault="00000000">
            <w:pPr>
              <w:spacing w:before="0"/>
              <w:jc w:val="center"/>
              <w:rPr>
                <w:rFonts w:eastAsia="PMingLiU" w:cs="Arial"/>
                <w:b/>
                <w:bCs/>
                <w:sz w:val="16"/>
                <w:szCs w:val="16"/>
                <w:lang w:val="en-US" w:eastAsia="zh-CN"/>
                <w:rPrChange w:id="318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81"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182"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4FCDFA8A" w14:textId="77777777" w:rsidR="00C75E31" w:rsidRPr="00E835D4" w:rsidRDefault="00000000">
            <w:pPr>
              <w:spacing w:before="0"/>
              <w:jc w:val="center"/>
              <w:rPr>
                <w:rFonts w:eastAsia="PMingLiU" w:cs="Arial"/>
                <w:b/>
                <w:bCs/>
                <w:sz w:val="16"/>
                <w:szCs w:val="16"/>
                <w:lang w:val="en-US" w:eastAsia="zh-CN"/>
                <w:rPrChange w:id="318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84" w:author="扬 邱" w:date="2025-07-09T17:16:00Z" w16du:dateUtc="2025-07-09T09:16:00Z">
                  <w:rPr>
                    <w:rFonts w:eastAsia="PMingLiU" w:cs="Arial"/>
                    <w:b/>
                    <w:bCs/>
                    <w:sz w:val="12"/>
                    <w:szCs w:val="12"/>
                    <w:lang w:val="en-US" w:eastAsia="zh-CN"/>
                  </w:rPr>
                </w:rPrChange>
              </w:rPr>
              <w:t>63,158.19</w:t>
            </w:r>
          </w:p>
        </w:tc>
      </w:tr>
      <w:tr w:rsidR="00E835D4" w:rsidRPr="00E835D4" w14:paraId="5D2B47AA" w14:textId="77777777" w:rsidTr="00E835D4">
        <w:tblPrEx>
          <w:tblPrExChange w:id="3185" w:author="扬 邱" w:date="2025-07-09T17:16:00Z" w16du:dateUtc="2025-07-09T09:16:00Z">
            <w:tblPrEx>
              <w:tblLayout w:type="fixed"/>
            </w:tblPrEx>
          </w:tblPrExChange>
        </w:tblPrEx>
        <w:trPr>
          <w:trHeight w:val="1215"/>
          <w:trPrChange w:id="3186" w:author="扬 邱" w:date="2025-07-09T17:16:00Z" w16du:dateUtc="2025-07-09T09:16:00Z">
            <w:trPr>
              <w:trHeight w:val="1215"/>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187"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08D38F1" w14:textId="77777777" w:rsidR="00C75E31" w:rsidRPr="00E835D4" w:rsidRDefault="00000000">
            <w:pPr>
              <w:spacing w:before="0"/>
              <w:jc w:val="center"/>
              <w:rPr>
                <w:rFonts w:eastAsia="PMingLiU" w:cs="Arial"/>
                <w:b/>
                <w:bCs/>
                <w:sz w:val="16"/>
                <w:szCs w:val="16"/>
                <w:lang w:val="en-US" w:eastAsia="zh-CN"/>
                <w:rPrChange w:id="318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89" w:author="扬 邱" w:date="2025-07-09T17:16:00Z" w16du:dateUtc="2025-07-09T09:16:00Z">
                  <w:rPr>
                    <w:rFonts w:eastAsia="PMingLiU" w:cs="Arial"/>
                    <w:b/>
                    <w:bCs/>
                    <w:sz w:val="12"/>
                    <w:szCs w:val="12"/>
                    <w:lang w:val="en-US" w:eastAsia="zh-CN"/>
                  </w:rPr>
                </w:rPrChange>
              </w:rPr>
              <w:t>45</w:t>
            </w:r>
          </w:p>
        </w:tc>
        <w:tc>
          <w:tcPr>
            <w:tcW w:w="360" w:type="pct"/>
            <w:tcBorders>
              <w:top w:val="nil"/>
              <w:left w:val="nil"/>
              <w:bottom w:val="single" w:sz="4" w:space="0" w:color="auto"/>
              <w:right w:val="single" w:sz="4" w:space="0" w:color="auto"/>
            </w:tcBorders>
            <w:shd w:val="clear" w:color="auto" w:fill="auto"/>
            <w:vAlign w:val="center"/>
            <w:tcPrChange w:id="3190"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34CE3BE9" w14:textId="77777777" w:rsidR="00C75E31" w:rsidRPr="00E835D4" w:rsidRDefault="00000000">
            <w:pPr>
              <w:spacing w:before="0"/>
              <w:rPr>
                <w:rFonts w:eastAsia="PMingLiU" w:cs="Arial"/>
                <w:b/>
                <w:bCs/>
                <w:sz w:val="16"/>
                <w:szCs w:val="16"/>
                <w:lang w:val="en-US" w:eastAsia="zh-CN"/>
                <w:rPrChange w:id="3191"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192" w:author="扬 邱" w:date="2025-07-09T17:16:00Z" w16du:dateUtc="2025-07-09T09:16:00Z">
                  <w:rPr>
                    <w:rFonts w:eastAsia="PMingLiU" w:cs="Arial" w:hint="eastAsia"/>
                    <w:b/>
                    <w:bCs/>
                    <w:sz w:val="12"/>
                    <w:szCs w:val="12"/>
                    <w:lang w:val="en-US" w:eastAsia="zh-CN"/>
                  </w:rPr>
                </w:rPrChange>
              </w:rPr>
              <w:t>铝生产</w:t>
            </w:r>
          </w:p>
        </w:tc>
        <w:tc>
          <w:tcPr>
            <w:tcW w:w="182" w:type="pct"/>
            <w:tcBorders>
              <w:top w:val="nil"/>
              <w:left w:val="nil"/>
              <w:bottom w:val="single" w:sz="4" w:space="0" w:color="auto"/>
              <w:right w:val="single" w:sz="4" w:space="0" w:color="auto"/>
            </w:tcBorders>
            <w:shd w:val="clear" w:color="000000" w:fill="FFFFFF"/>
            <w:vAlign w:val="center"/>
            <w:tcPrChange w:id="3193"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6DD229F" w14:textId="77777777" w:rsidR="00C75E31" w:rsidRPr="00E835D4" w:rsidRDefault="00000000">
            <w:pPr>
              <w:spacing w:before="0"/>
              <w:jc w:val="center"/>
              <w:rPr>
                <w:rFonts w:ascii="宋体" w:eastAsia="宋体" w:hAnsi="宋体" w:cs="宋体" w:hint="eastAsia"/>
                <w:b/>
                <w:bCs/>
                <w:sz w:val="16"/>
                <w:szCs w:val="16"/>
                <w:lang w:val="en-US" w:eastAsia="zh-CN"/>
                <w:rPrChange w:id="3194"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195"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3196"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4C862AD1" w14:textId="77777777" w:rsidR="00C75E31" w:rsidRPr="00E835D4" w:rsidRDefault="00000000">
            <w:pPr>
              <w:spacing w:before="0"/>
              <w:jc w:val="right"/>
              <w:rPr>
                <w:rFonts w:eastAsia="PMingLiU" w:cs="Arial"/>
                <w:b/>
                <w:bCs/>
                <w:sz w:val="16"/>
                <w:szCs w:val="16"/>
                <w:lang w:val="en-US" w:eastAsia="zh-CN"/>
                <w:rPrChange w:id="319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198" w:author="扬 邱" w:date="2025-07-09T17:16:00Z" w16du:dateUtc="2025-07-09T09:16:00Z">
                  <w:rPr>
                    <w:rFonts w:eastAsia="PMingLiU" w:cs="Arial"/>
                    <w:b/>
                    <w:bCs/>
                    <w:sz w:val="12"/>
                    <w:szCs w:val="12"/>
                    <w:lang w:val="en-US" w:eastAsia="zh-CN"/>
                  </w:rPr>
                </w:rPrChange>
              </w:rPr>
              <w:t>2,841.66</w:t>
            </w:r>
          </w:p>
        </w:tc>
        <w:tc>
          <w:tcPr>
            <w:tcW w:w="407" w:type="pct"/>
            <w:tcBorders>
              <w:top w:val="nil"/>
              <w:left w:val="nil"/>
              <w:bottom w:val="single" w:sz="4" w:space="0" w:color="auto"/>
              <w:right w:val="single" w:sz="4" w:space="0" w:color="auto"/>
            </w:tcBorders>
            <w:shd w:val="clear" w:color="000000" w:fill="FFFFFF"/>
            <w:noWrap/>
            <w:vAlign w:val="center"/>
            <w:tcPrChange w:id="3199"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522573D5" w14:textId="77777777" w:rsidR="00C75E31" w:rsidRPr="00E835D4" w:rsidRDefault="00000000">
            <w:pPr>
              <w:spacing w:before="0"/>
              <w:rPr>
                <w:rFonts w:eastAsia="PMingLiU" w:cs="Arial"/>
                <w:b/>
                <w:bCs/>
                <w:sz w:val="16"/>
                <w:szCs w:val="16"/>
                <w:lang w:val="en-US" w:eastAsia="zh-CN"/>
                <w:rPrChange w:id="320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01"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3202"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1D99F67" w14:textId="77777777" w:rsidR="00C75E31" w:rsidRPr="00E835D4" w:rsidRDefault="00000000">
            <w:pPr>
              <w:spacing w:before="0"/>
              <w:jc w:val="center"/>
              <w:rPr>
                <w:rFonts w:eastAsia="PMingLiU" w:cs="Arial"/>
                <w:b/>
                <w:bCs/>
                <w:sz w:val="16"/>
                <w:szCs w:val="16"/>
                <w:lang w:val="en-US" w:eastAsia="zh-CN"/>
                <w:rPrChange w:id="320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04" w:author="扬 邱" w:date="2025-07-09T17:16:00Z" w16du:dateUtc="2025-07-09T09:16:00Z">
                  <w:rPr>
                    <w:rFonts w:eastAsia="PMingLiU" w:cs="Arial"/>
                    <w:b/>
                    <w:bCs/>
                    <w:sz w:val="12"/>
                    <w:szCs w:val="12"/>
                    <w:lang w:val="en-US" w:eastAsia="zh-CN"/>
                  </w:rPr>
                </w:rPrChange>
              </w:rPr>
              <w:t>63,342.20</w:t>
            </w:r>
          </w:p>
        </w:tc>
        <w:tc>
          <w:tcPr>
            <w:tcW w:w="353" w:type="pct"/>
            <w:tcBorders>
              <w:top w:val="nil"/>
              <w:left w:val="nil"/>
              <w:bottom w:val="single" w:sz="4" w:space="0" w:color="auto"/>
              <w:right w:val="single" w:sz="4" w:space="0" w:color="auto"/>
            </w:tcBorders>
            <w:shd w:val="clear" w:color="000000" w:fill="C0C0C0"/>
            <w:noWrap/>
            <w:vAlign w:val="center"/>
            <w:tcPrChange w:id="3205"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14C4F0E9" w14:textId="77777777" w:rsidR="00C75E31" w:rsidRPr="00E835D4" w:rsidRDefault="00000000">
            <w:pPr>
              <w:spacing w:before="0"/>
              <w:jc w:val="center"/>
              <w:rPr>
                <w:rFonts w:eastAsia="PMingLiU" w:cs="Arial"/>
                <w:b/>
                <w:bCs/>
                <w:sz w:val="16"/>
                <w:szCs w:val="16"/>
                <w:lang w:val="en-US" w:eastAsia="zh-CN"/>
                <w:rPrChange w:id="320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07"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208"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625AE0DA" w14:textId="77777777" w:rsidR="00C75E31" w:rsidRPr="00E835D4" w:rsidRDefault="00000000">
            <w:pPr>
              <w:spacing w:before="0"/>
              <w:jc w:val="center"/>
              <w:rPr>
                <w:rFonts w:eastAsia="PMingLiU" w:cs="Arial"/>
                <w:b/>
                <w:bCs/>
                <w:sz w:val="16"/>
                <w:szCs w:val="16"/>
                <w:lang w:val="en-US" w:eastAsia="zh-CN"/>
                <w:rPrChange w:id="320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10"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211"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5371039B" w14:textId="77777777" w:rsidR="00C75E31" w:rsidRPr="00E835D4" w:rsidRDefault="00000000">
            <w:pPr>
              <w:spacing w:before="0"/>
              <w:jc w:val="center"/>
              <w:rPr>
                <w:rFonts w:eastAsia="PMingLiU" w:cs="Arial"/>
                <w:b/>
                <w:bCs/>
                <w:sz w:val="16"/>
                <w:szCs w:val="16"/>
                <w:lang w:val="en-US" w:eastAsia="zh-CN"/>
                <w:rPrChange w:id="321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1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21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1A4272D" w14:textId="77777777" w:rsidR="00C75E31" w:rsidRPr="00E835D4" w:rsidRDefault="00000000">
            <w:pPr>
              <w:spacing w:before="0"/>
              <w:jc w:val="center"/>
              <w:rPr>
                <w:rFonts w:eastAsia="PMingLiU" w:cs="Arial"/>
                <w:b/>
                <w:bCs/>
                <w:sz w:val="16"/>
                <w:szCs w:val="16"/>
                <w:lang w:val="en-US" w:eastAsia="zh-CN"/>
                <w:rPrChange w:id="321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1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21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17FC956" w14:textId="77777777" w:rsidR="00C75E31" w:rsidRPr="00E835D4" w:rsidRDefault="00000000">
            <w:pPr>
              <w:spacing w:before="0"/>
              <w:jc w:val="center"/>
              <w:rPr>
                <w:rFonts w:eastAsia="PMingLiU" w:cs="Arial"/>
                <w:b/>
                <w:bCs/>
                <w:sz w:val="16"/>
                <w:szCs w:val="16"/>
                <w:lang w:val="en-US" w:eastAsia="zh-CN"/>
                <w:rPrChange w:id="321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1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22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E5B8F82" w14:textId="77777777" w:rsidR="00C75E31" w:rsidRPr="00E835D4" w:rsidRDefault="00000000">
            <w:pPr>
              <w:spacing w:before="0"/>
              <w:jc w:val="center"/>
              <w:rPr>
                <w:rFonts w:eastAsia="PMingLiU" w:cs="Arial"/>
                <w:b/>
                <w:bCs/>
                <w:sz w:val="16"/>
                <w:szCs w:val="16"/>
                <w:lang w:val="en-US" w:eastAsia="zh-CN"/>
                <w:rPrChange w:id="322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22"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223"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399D2899" w14:textId="77777777" w:rsidR="00C75E31" w:rsidRPr="00E835D4" w:rsidRDefault="00000000">
            <w:pPr>
              <w:spacing w:before="0"/>
              <w:jc w:val="center"/>
              <w:rPr>
                <w:rFonts w:eastAsia="PMingLiU" w:cs="Arial"/>
                <w:b/>
                <w:bCs/>
                <w:sz w:val="16"/>
                <w:szCs w:val="16"/>
                <w:lang w:val="en-US" w:eastAsia="zh-CN"/>
                <w:rPrChange w:id="322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25" w:author="扬 邱" w:date="2025-07-09T17:16:00Z" w16du:dateUtc="2025-07-09T09:16:00Z">
                  <w:rPr>
                    <w:rFonts w:eastAsia="PMingLiU" w:cs="Arial"/>
                    <w:b/>
                    <w:bCs/>
                    <w:sz w:val="12"/>
                    <w:szCs w:val="12"/>
                    <w:lang w:val="en-US" w:eastAsia="zh-CN"/>
                  </w:rPr>
                </w:rPrChange>
              </w:rPr>
              <w:t>63,342.20</w:t>
            </w:r>
          </w:p>
        </w:tc>
      </w:tr>
      <w:tr w:rsidR="00E835D4" w:rsidRPr="00E835D4" w14:paraId="1316A971" w14:textId="77777777" w:rsidTr="00E835D4">
        <w:tblPrEx>
          <w:tblPrExChange w:id="3226" w:author="扬 邱" w:date="2025-07-09T17:16:00Z" w16du:dateUtc="2025-07-09T09:16:00Z">
            <w:tblPrEx>
              <w:tblLayout w:type="fixed"/>
            </w:tblPrEx>
          </w:tblPrExChange>
        </w:tblPrEx>
        <w:trPr>
          <w:trHeight w:val="360"/>
          <w:trPrChange w:id="3227"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228"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60693141" w14:textId="77777777" w:rsidR="00C75E31" w:rsidRPr="00E835D4" w:rsidRDefault="00000000">
            <w:pPr>
              <w:spacing w:before="0"/>
              <w:jc w:val="center"/>
              <w:rPr>
                <w:rFonts w:eastAsia="PMingLiU" w:cs="Arial"/>
                <w:b/>
                <w:bCs/>
                <w:sz w:val="16"/>
                <w:szCs w:val="16"/>
                <w:lang w:val="en-US" w:eastAsia="zh-CN"/>
                <w:rPrChange w:id="322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30" w:author="扬 邱" w:date="2025-07-09T17:16:00Z" w16du:dateUtc="2025-07-09T09:16:00Z">
                  <w:rPr>
                    <w:rFonts w:eastAsia="PMingLiU" w:cs="Arial"/>
                    <w:b/>
                    <w:bCs/>
                    <w:sz w:val="12"/>
                    <w:szCs w:val="12"/>
                    <w:lang w:val="en-US" w:eastAsia="zh-CN"/>
                  </w:rPr>
                </w:rPrChange>
              </w:rPr>
              <w:t>46</w:t>
            </w:r>
          </w:p>
        </w:tc>
        <w:tc>
          <w:tcPr>
            <w:tcW w:w="360" w:type="pct"/>
            <w:tcBorders>
              <w:top w:val="nil"/>
              <w:left w:val="nil"/>
              <w:bottom w:val="single" w:sz="4" w:space="0" w:color="auto"/>
              <w:right w:val="single" w:sz="4" w:space="0" w:color="auto"/>
            </w:tcBorders>
            <w:shd w:val="clear" w:color="auto" w:fill="auto"/>
            <w:vAlign w:val="center"/>
            <w:tcPrChange w:id="3231"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3E93650D" w14:textId="77777777" w:rsidR="00C75E31" w:rsidRPr="00E835D4" w:rsidRDefault="00000000">
            <w:pPr>
              <w:spacing w:before="0"/>
              <w:rPr>
                <w:rFonts w:eastAsia="PMingLiU" w:cs="Arial"/>
                <w:b/>
                <w:bCs/>
                <w:sz w:val="16"/>
                <w:szCs w:val="16"/>
                <w:lang w:val="en-US" w:eastAsia="zh-CN"/>
                <w:rPrChange w:id="3232"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233" w:author="扬 邱" w:date="2025-07-09T17:16:00Z" w16du:dateUtc="2025-07-09T09:16:00Z">
                  <w:rPr>
                    <w:rFonts w:eastAsia="PMingLiU" w:cs="Arial" w:hint="eastAsia"/>
                    <w:b/>
                    <w:bCs/>
                    <w:sz w:val="12"/>
                    <w:szCs w:val="12"/>
                    <w:lang w:val="en-US" w:eastAsia="zh-CN"/>
                  </w:rPr>
                </w:rPrChange>
              </w:rPr>
              <w:t>增碳剂生产</w:t>
            </w:r>
          </w:p>
        </w:tc>
        <w:tc>
          <w:tcPr>
            <w:tcW w:w="182" w:type="pct"/>
            <w:tcBorders>
              <w:top w:val="nil"/>
              <w:left w:val="nil"/>
              <w:bottom w:val="single" w:sz="4" w:space="0" w:color="auto"/>
              <w:right w:val="single" w:sz="4" w:space="0" w:color="auto"/>
            </w:tcBorders>
            <w:shd w:val="clear" w:color="000000" w:fill="FFFFFF"/>
            <w:vAlign w:val="center"/>
            <w:tcPrChange w:id="3234"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379886C7" w14:textId="77777777" w:rsidR="00C75E31" w:rsidRPr="00E835D4" w:rsidRDefault="00000000">
            <w:pPr>
              <w:spacing w:before="0"/>
              <w:jc w:val="center"/>
              <w:rPr>
                <w:rFonts w:ascii="宋体" w:eastAsia="宋体" w:hAnsi="宋体" w:cs="宋体" w:hint="eastAsia"/>
                <w:b/>
                <w:bCs/>
                <w:sz w:val="16"/>
                <w:szCs w:val="16"/>
                <w:lang w:val="en-US" w:eastAsia="zh-CN"/>
                <w:rPrChange w:id="3235"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236"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3237"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71775F13" w14:textId="77777777" w:rsidR="00C75E31" w:rsidRPr="00E835D4" w:rsidRDefault="00000000">
            <w:pPr>
              <w:spacing w:before="0"/>
              <w:jc w:val="right"/>
              <w:rPr>
                <w:rFonts w:eastAsia="PMingLiU" w:cs="Arial"/>
                <w:b/>
                <w:bCs/>
                <w:sz w:val="16"/>
                <w:szCs w:val="16"/>
                <w:lang w:val="en-US" w:eastAsia="zh-CN"/>
                <w:rPrChange w:id="323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39" w:author="扬 邱" w:date="2025-07-09T17:16:00Z" w16du:dateUtc="2025-07-09T09:16:00Z">
                  <w:rPr>
                    <w:rFonts w:eastAsia="PMingLiU" w:cs="Arial"/>
                    <w:b/>
                    <w:bCs/>
                    <w:sz w:val="12"/>
                    <w:szCs w:val="12"/>
                    <w:lang w:val="en-US" w:eastAsia="zh-CN"/>
                  </w:rPr>
                </w:rPrChange>
              </w:rPr>
              <w:t>10,680.66</w:t>
            </w:r>
          </w:p>
        </w:tc>
        <w:tc>
          <w:tcPr>
            <w:tcW w:w="407" w:type="pct"/>
            <w:tcBorders>
              <w:top w:val="nil"/>
              <w:left w:val="nil"/>
              <w:bottom w:val="single" w:sz="4" w:space="0" w:color="auto"/>
              <w:right w:val="single" w:sz="4" w:space="0" w:color="auto"/>
            </w:tcBorders>
            <w:shd w:val="clear" w:color="000000" w:fill="FFFFFF"/>
            <w:noWrap/>
            <w:vAlign w:val="center"/>
            <w:tcPrChange w:id="3240"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0B87537E" w14:textId="77777777" w:rsidR="00C75E31" w:rsidRPr="00E835D4" w:rsidRDefault="00000000">
            <w:pPr>
              <w:spacing w:before="0"/>
              <w:rPr>
                <w:rFonts w:eastAsia="PMingLiU" w:cs="Arial"/>
                <w:b/>
                <w:bCs/>
                <w:sz w:val="16"/>
                <w:szCs w:val="16"/>
                <w:lang w:val="en-US" w:eastAsia="zh-CN"/>
                <w:rPrChange w:id="324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42"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3243"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619AB85A" w14:textId="77777777" w:rsidR="00C75E31" w:rsidRPr="00E835D4" w:rsidRDefault="00000000">
            <w:pPr>
              <w:spacing w:before="0"/>
              <w:jc w:val="center"/>
              <w:rPr>
                <w:rFonts w:eastAsia="PMingLiU" w:cs="Arial"/>
                <w:b/>
                <w:bCs/>
                <w:sz w:val="16"/>
                <w:szCs w:val="16"/>
                <w:lang w:val="en-US" w:eastAsia="zh-CN"/>
                <w:rPrChange w:id="324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45" w:author="扬 邱" w:date="2025-07-09T17:16:00Z" w16du:dateUtc="2025-07-09T09:16:00Z">
                  <w:rPr>
                    <w:rFonts w:eastAsia="PMingLiU" w:cs="Arial"/>
                    <w:b/>
                    <w:bCs/>
                    <w:sz w:val="12"/>
                    <w:szCs w:val="12"/>
                    <w:lang w:val="en-US" w:eastAsia="zh-CN"/>
                  </w:rPr>
                </w:rPrChange>
              </w:rPr>
              <w:t>17,778.32</w:t>
            </w:r>
          </w:p>
        </w:tc>
        <w:tc>
          <w:tcPr>
            <w:tcW w:w="353" w:type="pct"/>
            <w:tcBorders>
              <w:top w:val="nil"/>
              <w:left w:val="nil"/>
              <w:bottom w:val="single" w:sz="4" w:space="0" w:color="auto"/>
              <w:right w:val="single" w:sz="4" w:space="0" w:color="auto"/>
            </w:tcBorders>
            <w:shd w:val="clear" w:color="000000" w:fill="C0C0C0"/>
            <w:noWrap/>
            <w:vAlign w:val="center"/>
            <w:tcPrChange w:id="3246"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079F3BA7" w14:textId="77777777" w:rsidR="00C75E31" w:rsidRPr="00E835D4" w:rsidRDefault="00000000">
            <w:pPr>
              <w:spacing w:before="0"/>
              <w:jc w:val="center"/>
              <w:rPr>
                <w:rFonts w:eastAsia="PMingLiU" w:cs="Arial"/>
                <w:b/>
                <w:bCs/>
                <w:sz w:val="16"/>
                <w:szCs w:val="16"/>
                <w:lang w:val="en-US" w:eastAsia="zh-CN"/>
                <w:rPrChange w:id="324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48"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249"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02C018D0" w14:textId="77777777" w:rsidR="00C75E31" w:rsidRPr="00E835D4" w:rsidRDefault="00000000">
            <w:pPr>
              <w:spacing w:before="0"/>
              <w:jc w:val="center"/>
              <w:rPr>
                <w:rFonts w:eastAsia="PMingLiU" w:cs="Arial"/>
                <w:b/>
                <w:bCs/>
                <w:sz w:val="16"/>
                <w:szCs w:val="16"/>
                <w:lang w:val="en-US" w:eastAsia="zh-CN"/>
                <w:rPrChange w:id="325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51"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252"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1E849E4F" w14:textId="77777777" w:rsidR="00C75E31" w:rsidRPr="00E835D4" w:rsidRDefault="00000000">
            <w:pPr>
              <w:spacing w:before="0"/>
              <w:jc w:val="center"/>
              <w:rPr>
                <w:rFonts w:eastAsia="PMingLiU" w:cs="Arial"/>
                <w:b/>
                <w:bCs/>
                <w:sz w:val="16"/>
                <w:szCs w:val="16"/>
                <w:lang w:val="en-US" w:eastAsia="zh-CN"/>
                <w:rPrChange w:id="325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5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25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0B9FFC3" w14:textId="77777777" w:rsidR="00C75E31" w:rsidRPr="00E835D4" w:rsidRDefault="00000000">
            <w:pPr>
              <w:spacing w:before="0"/>
              <w:jc w:val="center"/>
              <w:rPr>
                <w:rFonts w:eastAsia="PMingLiU" w:cs="Arial"/>
                <w:b/>
                <w:bCs/>
                <w:sz w:val="16"/>
                <w:szCs w:val="16"/>
                <w:lang w:val="en-US" w:eastAsia="zh-CN"/>
                <w:rPrChange w:id="325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5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25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A95BC1F" w14:textId="77777777" w:rsidR="00C75E31" w:rsidRPr="00E835D4" w:rsidRDefault="00000000">
            <w:pPr>
              <w:spacing w:before="0"/>
              <w:jc w:val="center"/>
              <w:rPr>
                <w:rFonts w:eastAsia="PMingLiU" w:cs="Arial"/>
                <w:b/>
                <w:bCs/>
                <w:sz w:val="16"/>
                <w:szCs w:val="16"/>
                <w:lang w:val="en-US" w:eastAsia="zh-CN"/>
                <w:rPrChange w:id="325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6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26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D5EDAC3" w14:textId="77777777" w:rsidR="00C75E31" w:rsidRPr="00E835D4" w:rsidRDefault="00000000">
            <w:pPr>
              <w:spacing w:before="0"/>
              <w:jc w:val="center"/>
              <w:rPr>
                <w:rFonts w:eastAsia="PMingLiU" w:cs="Arial"/>
                <w:b/>
                <w:bCs/>
                <w:sz w:val="16"/>
                <w:szCs w:val="16"/>
                <w:lang w:val="en-US" w:eastAsia="zh-CN"/>
                <w:rPrChange w:id="326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63"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264"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7AFB3B16" w14:textId="77777777" w:rsidR="00C75E31" w:rsidRPr="00E835D4" w:rsidRDefault="00000000">
            <w:pPr>
              <w:spacing w:before="0"/>
              <w:jc w:val="center"/>
              <w:rPr>
                <w:rFonts w:eastAsia="PMingLiU" w:cs="Arial"/>
                <w:b/>
                <w:bCs/>
                <w:sz w:val="16"/>
                <w:szCs w:val="16"/>
                <w:lang w:val="en-US" w:eastAsia="zh-CN"/>
                <w:rPrChange w:id="326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66" w:author="扬 邱" w:date="2025-07-09T17:16:00Z" w16du:dateUtc="2025-07-09T09:16:00Z">
                  <w:rPr>
                    <w:rFonts w:eastAsia="PMingLiU" w:cs="Arial"/>
                    <w:b/>
                    <w:bCs/>
                    <w:sz w:val="12"/>
                    <w:szCs w:val="12"/>
                    <w:lang w:val="en-US" w:eastAsia="zh-CN"/>
                  </w:rPr>
                </w:rPrChange>
              </w:rPr>
              <w:t>17,778.32</w:t>
            </w:r>
          </w:p>
        </w:tc>
      </w:tr>
      <w:tr w:rsidR="00E835D4" w:rsidRPr="00E835D4" w14:paraId="19D80484" w14:textId="77777777" w:rsidTr="00E835D4">
        <w:tblPrEx>
          <w:tblPrExChange w:id="3267" w:author="扬 邱" w:date="2025-07-09T17:16:00Z" w16du:dateUtc="2025-07-09T09:16:00Z">
            <w:tblPrEx>
              <w:tblLayout w:type="fixed"/>
            </w:tblPrEx>
          </w:tblPrExChange>
        </w:tblPrEx>
        <w:trPr>
          <w:trHeight w:val="360"/>
          <w:trPrChange w:id="3268"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269"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676EFDA2" w14:textId="77777777" w:rsidR="00C75E31" w:rsidRPr="00E835D4" w:rsidRDefault="00000000">
            <w:pPr>
              <w:spacing w:before="0"/>
              <w:jc w:val="center"/>
              <w:rPr>
                <w:rFonts w:eastAsia="PMingLiU" w:cs="Arial"/>
                <w:b/>
                <w:bCs/>
                <w:sz w:val="16"/>
                <w:szCs w:val="16"/>
                <w:lang w:val="en-US" w:eastAsia="zh-CN"/>
                <w:rPrChange w:id="327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71" w:author="扬 邱" w:date="2025-07-09T17:16:00Z" w16du:dateUtc="2025-07-09T09:16:00Z">
                  <w:rPr>
                    <w:rFonts w:eastAsia="PMingLiU" w:cs="Arial"/>
                    <w:b/>
                    <w:bCs/>
                    <w:sz w:val="12"/>
                    <w:szCs w:val="12"/>
                    <w:lang w:val="en-US" w:eastAsia="zh-CN"/>
                  </w:rPr>
                </w:rPrChange>
              </w:rPr>
              <w:t>47</w:t>
            </w:r>
          </w:p>
        </w:tc>
        <w:tc>
          <w:tcPr>
            <w:tcW w:w="360" w:type="pct"/>
            <w:tcBorders>
              <w:top w:val="nil"/>
              <w:left w:val="nil"/>
              <w:bottom w:val="single" w:sz="4" w:space="0" w:color="auto"/>
              <w:right w:val="single" w:sz="4" w:space="0" w:color="auto"/>
            </w:tcBorders>
            <w:shd w:val="clear" w:color="auto" w:fill="auto"/>
            <w:vAlign w:val="center"/>
            <w:tcPrChange w:id="3272"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280528CA" w14:textId="77777777" w:rsidR="00C75E31" w:rsidRPr="00E835D4" w:rsidRDefault="00000000">
            <w:pPr>
              <w:spacing w:before="0"/>
              <w:rPr>
                <w:rFonts w:eastAsia="PMingLiU" w:cs="Arial"/>
                <w:b/>
                <w:bCs/>
                <w:sz w:val="16"/>
                <w:szCs w:val="16"/>
                <w:lang w:val="en-US" w:eastAsia="zh-CN"/>
                <w:rPrChange w:id="3273"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274" w:author="扬 邱" w:date="2025-07-09T17:16:00Z" w16du:dateUtc="2025-07-09T09:16:00Z">
                  <w:rPr>
                    <w:rFonts w:eastAsia="PMingLiU" w:cs="Arial" w:hint="eastAsia"/>
                    <w:b/>
                    <w:bCs/>
                    <w:sz w:val="12"/>
                    <w:szCs w:val="12"/>
                    <w:lang w:val="en-US" w:eastAsia="zh-CN"/>
                  </w:rPr>
                </w:rPrChange>
              </w:rPr>
              <w:t>铁鳞生产</w:t>
            </w:r>
          </w:p>
        </w:tc>
        <w:tc>
          <w:tcPr>
            <w:tcW w:w="182" w:type="pct"/>
            <w:tcBorders>
              <w:top w:val="nil"/>
              <w:left w:val="nil"/>
              <w:bottom w:val="single" w:sz="4" w:space="0" w:color="auto"/>
              <w:right w:val="single" w:sz="4" w:space="0" w:color="auto"/>
            </w:tcBorders>
            <w:shd w:val="clear" w:color="000000" w:fill="FFFFFF"/>
            <w:vAlign w:val="center"/>
            <w:tcPrChange w:id="3275"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8FA874D" w14:textId="77777777" w:rsidR="00C75E31" w:rsidRPr="00E835D4" w:rsidRDefault="00000000">
            <w:pPr>
              <w:spacing w:before="0"/>
              <w:jc w:val="center"/>
              <w:rPr>
                <w:rFonts w:ascii="宋体" w:eastAsia="宋体" w:hAnsi="宋体" w:cs="宋体" w:hint="eastAsia"/>
                <w:b/>
                <w:bCs/>
                <w:sz w:val="16"/>
                <w:szCs w:val="16"/>
                <w:lang w:val="en-US" w:eastAsia="zh-CN"/>
                <w:rPrChange w:id="3276"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277"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3278"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6E257E78" w14:textId="77777777" w:rsidR="00C75E31" w:rsidRPr="00E835D4" w:rsidRDefault="00000000">
            <w:pPr>
              <w:spacing w:before="0"/>
              <w:jc w:val="right"/>
              <w:rPr>
                <w:rFonts w:eastAsia="PMingLiU" w:cs="Arial"/>
                <w:b/>
                <w:bCs/>
                <w:sz w:val="16"/>
                <w:szCs w:val="16"/>
                <w:lang w:val="en-US" w:eastAsia="zh-CN"/>
                <w:rPrChange w:id="327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80" w:author="扬 邱" w:date="2025-07-09T17:16:00Z" w16du:dateUtc="2025-07-09T09:16:00Z">
                  <w:rPr>
                    <w:rFonts w:eastAsia="PMingLiU" w:cs="Arial"/>
                    <w:b/>
                    <w:bCs/>
                    <w:sz w:val="12"/>
                    <w:szCs w:val="12"/>
                    <w:lang w:val="en-US" w:eastAsia="zh-CN"/>
                  </w:rPr>
                </w:rPrChange>
              </w:rPr>
              <w:t>172,683.99</w:t>
            </w:r>
          </w:p>
        </w:tc>
        <w:tc>
          <w:tcPr>
            <w:tcW w:w="407" w:type="pct"/>
            <w:tcBorders>
              <w:top w:val="nil"/>
              <w:left w:val="nil"/>
              <w:bottom w:val="single" w:sz="4" w:space="0" w:color="auto"/>
              <w:right w:val="single" w:sz="4" w:space="0" w:color="auto"/>
            </w:tcBorders>
            <w:shd w:val="clear" w:color="000000" w:fill="FFFFFF"/>
            <w:noWrap/>
            <w:vAlign w:val="center"/>
            <w:tcPrChange w:id="3281"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2F71B835" w14:textId="77777777" w:rsidR="00C75E31" w:rsidRPr="00E835D4" w:rsidRDefault="00000000">
            <w:pPr>
              <w:spacing w:before="0"/>
              <w:rPr>
                <w:rFonts w:eastAsia="PMingLiU" w:cs="Arial"/>
                <w:b/>
                <w:bCs/>
                <w:sz w:val="16"/>
                <w:szCs w:val="16"/>
                <w:lang w:val="en-US" w:eastAsia="zh-CN"/>
                <w:rPrChange w:id="328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83"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3284"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38B49169" w14:textId="77777777" w:rsidR="00C75E31" w:rsidRPr="00E835D4" w:rsidRDefault="00000000">
            <w:pPr>
              <w:spacing w:before="0"/>
              <w:jc w:val="center"/>
              <w:rPr>
                <w:rFonts w:eastAsia="PMingLiU" w:cs="Arial"/>
                <w:b/>
                <w:bCs/>
                <w:sz w:val="16"/>
                <w:szCs w:val="16"/>
                <w:lang w:val="en-US" w:eastAsia="zh-CN"/>
                <w:rPrChange w:id="328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86" w:author="扬 邱" w:date="2025-07-09T17:16:00Z" w16du:dateUtc="2025-07-09T09:16:00Z">
                  <w:rPr>
                    <w:rFonts w:eastAsia="PMingLiU" w:cs="Arial"/>
                    <w:b/>
                    <w:bCs/>
                    <w:sz w:val="12"/>
                    <w:szCs w:val="12"/>
                    <w:lang w:val="en-US" w:eastAsia="zh-CN"/>
                  </w:rPr>
                </w:rPrChange>
              </w:rPr>
              <w:t>608.38</w:t>
            </w:r>
          </w:p>
        </w:tc>
        <w:tc>
          <w:tcPr>
            <w:tcW w:w="353" w:type="pct"/>
            <w:tcBorders>
              <w:top w:val="nil"/>
              <w:left w:val="nil"/>
              <w:bottom w:val="single" w:sz="4" w:space="0" w:color="auto"/>
              <w:right w:val="single" w:sz="4" w:space="0" w:color="auto"/>
            </w:tcBorders>
            <w:shd w:val="clear" w:color="000000" w:fill="C0C0C0"/>
            <w:noWrap/>
            <w:vAlign w:val="center"/>
            <w:tcPrChange w:id="3287"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023B3FEA" w14:textId="77777777" w:rsidR="00C75E31" w:rsidRPr="00E835D4" w:rsidRDefault="00000000">
            <w:pPr>
              <w:spacing w:before="0"/>
              <w:jc w:val="center"/>
              <w:rPr>
                <w:rFonts w:eastAsia="PMingLiU" w:cs="Arial"/>
                <w:b/>
                <w:bCs/>
                <w:sz w:val="16"/>
                <w:szCs w:val="16"/>
                <w:lang w:val="en-US" w:eastAsia="zh-CN"/>
                <w:rPrChange w:id="328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89"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290"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360FB486" w14:textId="77777777" w:rsidR="00C75E31" w:rsidRPr="00E835D4" w:rsidRDefault="00000000">
            <w:pPr>
              <w:spacing w:before="0"/>
              <w:jc w:val="center"/>
              <w:rPr>
                <w:rFonts w:eastAsia="PMingLiU" w:cs="Arial"/>
                <w:b/>
                <w:bCs/>
                <w:sz w:val="16"/>
                <w:szCs w:val="16"/>
                <w:lang w:val="en-US" w:eastAsia="zh-CN"/>
                <w:rPrChange w:id="329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92"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293"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138D3B39" w14:textId="77777777" w:rsidR="00C75E31" w:rsidRPr="00E835D4" w:rsidRDefault="00000000">
            <w:pPr>
              <w:spacing w:before="0"/>
              <w:jc w:val="center"/>
              <w:rPr>
                <w:rFonts w:eastAsia="PMingLiU" w:cs="Arial"/>
                <w:b/>
                <w:bCs/>
                <w:sz w:val="16"/>
                <w:szCs w:val="16"/>
                <w:lang w:val="en-US" w:eastAsia="zh-CN"/>
                <w:rPrChange w:id="329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9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29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C25A937" w14:textId="77777777" w:rsidR="00C75E31" w:rsidRPr="00E835D4" w:rsidRDefault="00000000">
            <w:pPr>
              <w:spacing w:before="0"/>
              <w:jc w:val="center"/>
              <w:rPr>
                <w:rFonts w:eastAsia="PMingLiU" w:cs="Arial"/>
                <w:b/>
                <w:bCs/>
                <w:sz w:val="16"/>
                <w:szCs w:val="16"/>
                <w:lang w:val="en-US" w:eastAsia="zh-CN"/>
                <w:rPrChange w:id="329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29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29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BD95C9A" w14:textId="77777777" w:rsidR="00C75E31" w:rsidRPr="00E835D4" w:rsidRDefault="00000000">
            <w:pPr>
              <w:spacing w:before="0"/>
              <w:jc w:val="center"/>
              <w:rPr>
                <w:rFonts w:eastAsia="PMingLiU" w:cs="Arial"/>
                <w:b/>
                <w:bCs/>
                <w:sz w:val="16"/>
                <w:szCs w:val="16"/>
                <w:lang w:val="en-US" w:eastAsia="zh-CN"/>
                <w:rPrChange w:id="330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0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30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CC24D93" w14:textId="77777777" w:rsidR="00C75E31" w:rsidRPr="00E835D4" w:rsidRDefault="00000000">
            <w:pPr>
              <w:spacing w:before="0"/>
              <w:jc w:val="center"/>
              <w:rPr>
                <w:rFonts w:eastAsia="PMingLiU" w:cs="Arial"/>
                <w:b/>
                <w:bCs/>
                <w:sz w:val="16"/>
                <w:szCs w:val="16"/>
                <w:lang w:val="en-US" w:eastAsia="zh-CN"/>
                <w:rPrChange w:id="330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04"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305"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6526BAC5" w14:textId="77777777" w:rsidR="00C75E31" w:rsidRPr="00E835D4" w:rsidRDefault="00000000">
            <w:pPr>
              <w:spacing w:before="0"/>
              <w:jc w:val="center"/>
              <w:rPr>
                <w:rFonts w:eastAsia="PMingLiU" w:cs="Arial"/>
                <w:b/>
                <w:bCs/>
                <w:sz w:val="16"/>
                <w:szCs w:val="16"/>
                <w:lang w:val="en-US" w:eastAsia="zh-CN"/>
                <w:rPrChange w:id="330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07" w:author="扬 邱" w:date="2025-07-09T17:16:00Z" w16du:dateUtc="2025-07-09T09:16:00Z">
                  <w:rPr>
                    <w:rFonts w:eastAsia="PMingLiU" w:cs="Arial"/>
                    <w:b/>
                    <w:bCs/>
                    <w:sz w:val="12"/>
                    <w:szCs w:val="12"/>
                    <w:lang w:val="en-US" w:eastAsia="zh-CN"/>
                  </w:rPr>
                </w:rPrChange>
              </w:rPr>
              <w:t>608.38</w:t>
            </w:r>
          </w:p>
        </w:tc>
      </w:tr>
      <w:tr w:rsidR="00E835D4" w:rsidRPr="00E835D4" w14:paraId="625CF128" w14:textId="77777777" w:rsidTr="00E835D4">
        <w:tblPrEx>
          <w:tblPrExChange w:id="3308" w:author="扬 邱" w:date="2025-07-09T17:16:00Z" w16du:dateUtc="2025-07-09T09:16:00Z">
            <w:tblPrEx>
              <w:tblLayout w:type="fixed"/>
            </w:tblPrEx>
          </w:tblPrExChange>
        </w:tblPrEx>
        <w:trPr>
          <w:trHeight w:val="360"/>
          <w:trPrChange w:id="3309"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310"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0F31F37A" w14:textId="77777777" w:rsidR="00C75E31" w:rsidRPr="00E835D4" w:rsidRDefault="00000000">
            <w:pPr>
              <w:spacing w:before="0"/>
              <w:jc w:val="center"/>
              <w:rPr>
                <w:rFonts w:eastAsia="PMingLiU" w:cs="Arial"/>
                <w:b/>
                <w:bCs/>
                <w:sz w:val="16"/>
                <w:szCs w:val="16"/>
                <w:lang w:val="en-US" w:eastAsia="zh-CN"/>
                <w:rPrChange w:id="331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12" w:author="扬 邱" w:date="2025-07-09T17:16:00Z" w16du:dateUtc="2025-07-09T09:16:00Z">
                  <w:rPr>
                    <w:rFonts w:eastAsia="PMingLiU" w:cs="Arial"/>
                    <w:b/>
                    <w:bCs/>
                    <w:sz w:val="12"/>
                    <w:szCs w:val="12"/>
                    <w:lang w:val="en-US" w:eastAsia="zh-CN"/>
                  </w:rPr>
                </w:rPrChange>
              </w:rPr>
              <w:t>48</w:t>
            </w:r>
          </w:p>
        </w:tc>
        <w:tc>
          <w:tcPr>
            <w:tcW w:w="360" w:type="pct"/>
            <w:tcBorders>
              <w:top w:val="nil"/>
              <w:left w:val="nil"/>
              <w:bottom w:val="single" w:sz="4" w:space="0" w:color="auto"/>
              <w:right w:val="single" w:sz="4" w:space="0" w:color="auto"/>
            </w:tcBorders>
            <w:shd w:val="clear" w:color="auto" w:fill="auto"/>
            <w:vAlign w:val="center"/>
            <w:tcPrChange w:id="3313"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0A5659A7" w14:textId="77777777" w:rsidR="00C75E31" w:rsidRPr="00E835D4" w:rsidRDefault="00000000">
            <w:pPr>
              <w:spacing w:before="0"/>
              <w:rPr>
                <w:rFonts w:eastAsia="PMingLiU" w:cs="Arial"/>
                <w:b/>
                <w:bCs/>
                <w:sz w:val="16"/>
                <w:szCs w:val="16"/>
                <w:lang w:val="en-US" w:eastAsia="zh-CN"/>
                <w:rPrChange w:id="3314"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315" w:author="扬 邱" w:date="2025-07-09T17:16:00Z" w16du:dateUtc="2025-07-09T09:16:00Z">
                  <w:rPr>
                    <w:rFonts w:eastAsia="PMingLiU" w:cs="Arial" w:hint="eastAsia"/>
                    <w:b/>
                    <w:bCs/>
                    <w:sz w:val="12"/>
                    <w:szCs w:val="12"/>
                    <w:lang w:val="en-US" w:eastAsia="zh-CN"/>
                  </w:rPr>
                </w:rPrChange>
              </w:rPr>
              <w:t>氨水生产</w:t>
            </w:r>
          </w:p>
        </w:tc>
        <w:tc>
          <w:tcPr>
            <w:tcW w:w="182" w:type="pct"/>
            <w:tcBorders>
              <w:top w:val="nil"/>
              <w:left w:val="nil"/>
              <w:bottom w:val="single" w:sz="4" w:space="0" w:color="auto"/>
              <w:right w:val="single" w:sz="4" w:space="0" w:color="auto"/>
            </w:tcBorders>
            <w:shd w:val="clear" w:color="000000" w:fill="FFFFFF"/>
            <w:vAlign w:val="center"/>
            <w:tcPrChange w:id="3316"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2DBA1657" w14:textId="77777777" w:rsidR="00C75E31" w:rsidRPr="00E835D4" w:rsidRDefault="00000000">
            <w:pPr>
              <w:spacing w:before="0"/>
              <w:jc w:val="center"/>
              <w:rPr>
                <w:rFonts w:ascii="宋体" w:eastAsia="宋体" w:hAnsi="宋体" w:cs="宋体" w:hint="eastAsia"/>
                <w:b/>
                <w:bCs/>
                <w:sz w:val="16"/>
                <w:szCs w:val="16"/>
                <w:lang w:val="en-US" w:eastAsia="zh-CN"/>
                <w:rPrChange w:id="3317"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318"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3319"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56F7C3B2" w14:textId="77777777" w:rsidR="00C75E31" w:rsidRPr="00E835D4" w:rsidRDefault="00000000">
            <w:pPr>
              <w:spacing w:before="0"/>
              <w:jc w:val="right"/>
              <w:rPr>
                <w:rFonts w:eastAsia="PMingLiU" w:cs="Arial"/>
                <w:b/>
                <w:bCs/>
                <w:sz w:val="16"/>
                <w:szCs w:val="16"/>
                <w:lang w:val="en-US" w:eastAsia="zh-CN"/>
                <w:rPrChange w:id="332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21" w:author="扬 邱" w:date="2025-07-09T17:16:00Z" w16du:dateUtc="2025-07-09T09:16:00Z">
                  <w:rPr>
                    <w:rFonts w:eastAsia="PMingLiU" w:cs="Arial"/>
                    <w:b/>
                    <w:bCs/>
                    <w:sz w:val="12"/>
                    <w:szCs w:val="12"/>
                    <w:lang w:val="en-US" w:eastAsia="zh-CN"/>
                  </w:rPr>
                </w:rPrChange>
              </w:rPr>
              <w:t>4,496.14</w:t>
            </w:r>
          </w:p>
        </w:tc>
        <w:tc>
          <w:tcPr>
            <w:tcW w:w="407" w:type="pct"/>
            <w:tcBorders>
              <w:top w:val="nil"/>
              <w:left w:val="nil"/>
              <w:bottom w:val="single" w:sz="4" w:space="0" w:color="auto"/>
              <w:right w:val="single" w:sz="4" w:space="0" w:color="auto"/>
            </w:tcBorders>
            <w:shd w:val="clear" w:color="000000" w:fill="FFFFFF"/>
            <w:noWrap/>
            <w:vAlign w:val="center"/>
            <w:tcPrChange w:id="3322"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7A1B776D" w14:textId="77777777" w:rsidR="00C75E31" w:rsidRPr="00E835D4" w:rsidRDefault="00000000">
            <w:pPr>
              <w:spacing w:before="0"/>
              <w:rPr>
                <w:rFonts w:eastAsia="PMingLiU" w:cs="Arial"/>
                <w:b/>
                <w:bCs/>
                <w:sz w:val="16"/>
                <w:szCs w:val="16"/>
                <w:lang w:val="en-US" w:eastAsia="zh-CN"/>
                <w:rPrChange w:id="332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24"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3325"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AC182CB" w14:textId="77777777" w:rsidR="00C75E31" w:rsidRPr="00E835D4" w:rsidRDefault="00000000">
            <w:pPr>
              <w:spacing w:before="0"/>
              <w:jc w:val="center"/>
              <w:rPr>
                <w:rFonts w:eastAsia="PMingLiU" w:cs="Arial"/>
                <w:b/>
                <w:bCs/>
                <w:sz w:val="16"/>
                <w:szCs w:val="16"/>
                <w:lang w:val="en-US" w:eastAsia="zh-CN"/>
                <w:rPrChange w:id="332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27" w:author="扬 邱" w:date="2025-07-09T17:16:00Z" w16du:dateUtc="2025-07-09T09:16:00Z">
                  <w:rPr>
                    <w:rFonts w:eastAsia="PMingLiU" w:cs="Arial"/>
                    <w:b/>
                    <w:bCs/>
                    <w:sz w:val="12"/>
                    <w:szCs w:val="12"/>
                    <w:lang w:val="en-US" w:eastAsia="zh-CN"/>
                  </w:rPr>
                </w:rPrChange>
              </w:rPr>
              <w:t>24,444.82</w:t>
            </w:r>
          </w:p>
        </w:tc>
        <w:tc>
          <w:tcPr>
            <w:tcW w:w="353" w:type="pct"/>
            <w:tcBorders>
              <w:top w:val="nil"/>
              <w:left w:val="nil"/>
              <w:bottom w:val="single" w:sz="4" w:space="0" w:color="auto"/>
              <w:right w:val="single" w:sz="4" w:space="0" w:color="auto"/>
            </w:tcBorders>
            <w:shd w:val="clear" w:color="000000" w:fill="C0C0C0"/>
            <w:noWrap/>
            <w:vAlign w:val="center"/>
            <w:tcPrChange w:id="3328"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3CC35254" w14:textId="77777777" w:rsidR="00C75E31" w:rsidRPr="00E835D4" w:rsidRDefault="00000000">
            <w:pPr>
              <w:spacing w:before="0"/>
              <w:jc w:val="center"/>
              <w:rPr>
                <w:rFonts w:eastAsia="PMingLiU" w:cs="Arial"/>
                <w:b/>
                <w:bCs/>
                <w:sz w:val="16"/>
                <w:szCs w:val="16"/>
                <w:lang w:val="en-US" w:eastAsia="zh-CN"/>
                <w:rPrChange w:id="332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30"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331"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2C3A3D47" w14:textId="77777777" w:rsidR="00C75E31" w:rsidRPr="00E835D4" w:rsidRDefault="00000000">
            <w:pPr>
              <w:spacing w:before="0"/>
              <w:jc w:val="center"/>
              <w:rPr>
                <w:rFonts w:eastAsia="PMingLiU" w:cs="Arial"/>
                <w:b/>
                <w:bCs/>
                <w:sz w:val="16"/>
                <w:szCs w:val="16"/>
                <w:lang w:val="en-US" w:eastAsia="zh-CN"/>
                <w:rPrChange w:id="333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33"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334"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514DA1B0" w14:textId="77777777" w:rsidR="00C75E31" w:rsidRPr="00E835D4" w:rsidRDefault="00000000">
            <w:pPr>
              <w:spacing w:before="0"/>
              <w:jc w:val="center"/>
              <w:rPr>
                <w:rFonts w:eastAsia="PMingLiU" w:cs="Arial"/>
                <w:b/>
                <w:bCs/>
                <w:sz w:val="16"/>
                <w:szCs w:val="16"/>
                <w:lang w:val="en-US" w:eastAsia="zh-CN"/>
                <w:rPrChange w:id="333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3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33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A40AF10" w14:textId="77777777" w:rsidR="00C75E31" w:rsidRPr="00E835D4" w:rsidRDefault="00000000">
            <w:pPr>
              <w:spacing w:before="0"/>
              <w:jc w:val="center"/>
              <w:rPr>
                <w:rFonts w:eastAsia="PMingLiU" w:cs="Arial"/>
                <w:b/>
                <w:bCs/>
                <w:sz w:val="16"/>
                <w:szCs w:val="16"/>
                <w:lang w:val="en-US" w:eastAsia="zh-CN"/>
                <w:rPrChange w:id="333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3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34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E88AF4A" w14:textId="77777777" w:rsidR="00C75E31" w:rsidRPr="00E835D4" w:rsidRDefault="00000000">
            <w:pPr>
              <w:spacing w:before="0"/>
              <w:jc w:val="center"/>
              <w:rPr>
                <w:rFonts w:eastAsia="PMingLiU" w:cs="Arial"/>
                <w:b/>
                <w:bCs/>
                <w:sz w:val="16"/>
                <w:szCs w:val="16"/>
                <w:lang w:val="en-US" w:eastAsia="zh-CN"/>
                <w:rPrChange w:id="334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4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34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CB95F62" w14:textId="77777777" w:rsidR="00C75E31" w:rsidRPr="00E835D4" w:rsidRDefault="00000000">
            <w:pPr>
              <w:spacing w:before="0"/>
              <w:jc w:val="center"/>
              <w:rPr>
                <w:rFonts w:eastAsia="PMingLiU" w:cs="Arial"/>
                <w:b/>
                <w:bCs/>
                <w:sz w:val="16"/>
                <w:szCs w:val="16"/>
                <w:lang w:val="en-US" w:eastAsia="zh-CN"/>
                <w:rPrChange w:id="334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45"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346"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5E8D009A" w14:textId="77777777" w:rsidR="00C75E31" w:rsidRPr="00E835D4" w:rsidRDefault="00000000">
            <w:pPr>
              <w:spacing w:before="0"/>
              <w:jc w:val="center"/>
              <w:rPr>
                <w:rFonts w:eastAsia="PMingLiU" w:cs="Arial"/>
                <w:b/>
                <w:bCs/>
                <w:sz w:val="16"/>
                <w:szCs w:val="16"/>
                <w:lang w:val="en-US" w:eastAsia="zh-CN"/>
                <w:rPrChange w:id="334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48" w:author="扬 邱" w:date="2025-07-09T17:16:00Z" w16du:dateUtc="2025-07-09T09:16:00Z">
                  <w:rPr>
                    <w:rFonts w:eastAsia="PMingLiU" w:cs="Arial"/>
                    <w:b/>
                    <w:bCs/>
                    <w:sz w:val="12"/>
                    <w:szCs w:val="12"/>
                    <w:lang w:val="en-US" w:eastAsia="zh-CN"/>
                  </w:rPr>
                </w:rPrChange>
              </w:rPr>
              <w:t>24,444.82</w:t>
            </w:r>
          </w:p>
        </w:tc>
      </w:tr>
      <w:tr w:rsidR="00E835D4" w:rsidRPr="00E835D4" w14:paraId="0A5B24D3" w14:textId="77777777" w:rsidTr="00E835D4">
        <w:tblPrEx>
          <w:tblPrExChange w:id="3349" w:author="扬 邱" w:date="2025-07-09T17:16:00Z" w16du:dateUtc="2025-07-09T09:16:00Z">
            <w:tblPrEx>
              <w:tblLayout w:type="fixed"/>
            </w:tblPrEx>
          </w:tblPrExChange>
        </w:tblPrEx>
        <w:trPr>
          <w:trHeight w:val="360"/>
          <w:trPrChange w:id="3350"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351"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229C63E0" w14:textId="77777777" w:rsidR="00C75E31" w:rsidRPr="00E835D4" w:rsidRDefault="00000000">
            <w:pPr>
              <w:spacing w:before="0"/>
              <w:jc w:val="center"/>
              <w:rPr>
                <w:rFonts w:eastAsia="PMingLiU" w:cs="Arial"/>
                <w:b/>
                <w:bCs/>
                <w:sz w:val="16"/>
                <w:szCs w:val="16"/>
                <w:lang w:val="en-US" w:eastAsia="zh-CN"/>
                <w:rPrChange w:id="335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53" w:author="扬 邱" w:date="2025-07-09T17:16:00Z" w16du:dateUtc="2025-07-09T09:16:00Z">
                  <w:rPr>
                    <w:rFonts w:eastAsia="PMingLiU" w:cs="Arial"/>
                    <w:b/>
                    <w:bCs/>
                    <w:sz w:val="12"/>
                    <w:szCs w:val="12"/>
                    <w:lang w:val="en-US" w:eastAsia="zh-CN"/>
                  </w:rPr>
                </w:rPrChange>
              </w:rPr>
              <w:lastRenderedPageBreak/>
              <w:t>49</w:t>
            </w:r>
          </w:p>
        </w:tc>
        <w:tc>
          <w:tcPr>
            <w:tcW w:w="360" w:type="pct"/>
            <w:tcBorders>
              <w:top w:val="nil"/>
              <w:left w:val="nil"/>
              <w:bottom w:val="single" w:sz="4" w:space="0" w:color="auto"/>
              <w:right w:val="single" w:sz="4" w:space="0" w:color="auto"/>
            </w:tcBorders>
            <w:shd w:val="clear" w:color="auto" w:fill="auto"/>
            <w:vAlign w:val="center"/>
            <w:tcPrChange w:id="3354"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64B041C5" w14:textId="77777777" w:rsidR="00C75E31" w:rsidRPr="00E835D4" w:rsidRDefault="00000000">
            <w:pPr>
              <w:spacing w:before="0"/>
              <w:rPr>
                <w:rFonts w:eastAsia="PMingLiU" w:cs="Arial"/>
                <w:b/>
                <w:bCs/>
                <w:sz w:val="16"/>
                <w:szCs w:val="16"/>
                <w:lang w:val="en-US" w:eastAsia="zh-CN"/>
                <w:rPrChange w:id="3355"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356" w:author="扬 邱" w:date="2025-07-09T17:16:00Z" w16du:dateUtc="2025-07-09T09:16:00Z">
                  <w:rPr>
                    <w:rFonts w:eastAsia="PMingLiU" w:cs="Arial" w:hint="eastAsia"/>
                    <w:b/>
                    <w:bCs/>
                    <w:sz w:val="12"/>
                    <w:szCs w:val="12"/>
                    <w:lang w:val="en-US" w:eastAsia="zh-CN"/>
                  </w:rPr>
                </w:rPrChange>
              </w:rPr>
              <w:t>碳化硅生产</w:t>
            </w:r>
          </w:p>
        </w:tc>
        <w:tc>
          <w:tcPr>
            <w:tcW w:w="182" w:type="pct"/>
            <w:tcBorders>
              <w:top w:val="nil"/>
              <w:left w:val="nil"/>
              <w:bottom w:val="single" w:sz="4" w:space="0" w:color="auto"/>
              <w:right w:val="single" w:sz="4" w:space="0" w:color="auto"/>
            </w:tcBorders>
            <w:shd w:val="clear" w:color="000000" w:fill="FFFFFF"/>
            <w:vAlign w:val="center"/>
            <w:tcPrChange w:id="3357"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58D801A6" w14:textId="77777777" w:rsidR="00C75E31" w:rsidRPr="00E835D4" w:rsidRDefault="00000000">
            <w:pPr>
              <w:spacing w:before="0"/>
              <w:jc w:val="center"/>
              <w:rPr>
                <w:rFonts w:ascii="宋体" w:eastAsia="宋体" w:hAnsi="宋体" w:cs="宋体" w:hint="eastAsia"/>
                <w:b/>
                <w:bCs/>
                <w:sz w:val="16"/>
                <w:szCs w:val="16"/>
                <w:lang w:val="en-US" w:eastAsia="zh-CN"/>
                <w:rPrChange w:id="3358"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359"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3360"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71C42A66" w14:textId="77777777" w:rsidR="00C75E31" w:rsidRPr="00E835D4" w:rsidRDefault="00000000">
            <w:pPr>
              <w:spacing w:before="0"/>
              <w:jc w:val="right"/>
              <w:rPr>
                <w:rFonts w:eastAsia="PMingLiU" w:cs="Arial"/>
                <w:b/>
                <w:bCs/>
                <w:sz w:val="16"/>
                <w:szCs w:val="16"/>
                <w:lang w:val="en-US" w:eastAsia="zh-CN"/>
                <w:rPrChange w:id="336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62" w:author="扬 邱" w:date="2025-07-09T17:16:00Z" w16du:dateUtc="2025-07-09T09:16:00Z">
                  <w:rPr>
                    <w:rFonts w:eastAsia="PMingLiU" w:cs="Arial"/>
                    <w:b/>
                    <w:bCs/>
                    <w:sz w:val="12"/>
                    <w:szCs w:val="12"/>
                    <w:lang w:val="en-US" w:eastAsia="zh-CN"/>
                  </w:rPr>
                </w:rPrChange>
              </w:rPr>
              <w:t>6,614.80</w:t>
            </w:r>
          </w:p>
        </w:tc>
        <w:tc>
          <w:tcPr>
            <w:tcW w:w="407" w:type="pct"/>
            <w:tcBorders>
              <w:top w:val="nil"/>
              <w:left w:val="nil"/>
              <w:bottom w:val="single" w:sz="4" w:space="0" w:color="auto"/>
              <w:right w:val="single" w:sz="4" w:space="0" w:color="auto"/>
            </w:tcBorders>
            <w:shd w:val="clear" w:color="000000" w:fill="FFFFFF"/>
            <w:noWrap/>
            <w:vAlign w:val="center"/>
            <w:tcPrChange w:id="3363"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0D9B76E1" w14:textId="77777777" w:rsidR="00C75E31" w:rsidRPr="00E835D4" w:rsidRDefault="00000000">
            <w:pPr>
              <w:spacing w:before="0"/>
              <w:rPr>
                <w:rFonts w:eastAsia="PMingLiU" w:cs="Arial"/>
                <w:b/>
                <w:bCs/>
                <w:sz w:val="16"/>
                <w:szCs w:val="16"/>
                <w:lang w:val="en-US" w:eastAsia="zh-CN"/>
                <w:rPrChange w:id="336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65"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3366"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202C57E7" w14:textId="77777777" w:rsidR="00C75E31" w:rsidRPr="00E835D4" w:rsidRDefault="00000000">
            <w:pPr>
              <w:spacing w:before="0"/>
              <w:jc w:val="center"/>
              <w:rPr>
                <w:rFonts w:eastAsia="PMingLiU" w:cs="Arial"/>
                <w:b/>
                <w:bCs/>
                <w:sz w:val="16"/>
                <w:szCs w:val="16"/>
                <w:lang w:val="en-US" w:eastAsia="zh-CN"/>
                <w:rPrChange w:id="336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68" w:author="扬 邱" w:date="2025-07-09T17:16:00Z" w16du:dateUtc="2025-07-09T09:16:00Z">
                  <w:rPr>
                    <w:rFonts w:eastAsia="PMingLiU" w:cs="Arial"/>
                    <w:b/>
                    <w:bCs/>
                    <w:sz w:val="12"/>
                    <w:szCs w:val="12"/>
                    <w:lang w:val="en-US" w:eastAsia="zh-CN"/>
                  </w:rPr>
                </w:rPrChange>
              </w:rPr>
              <w:t>48,149.59</w:t>
            </w:r>
          </w:p>
        </w:tc>
        <w:tc>
          <w:tcPr>
            <w:tcW w:w="353" w:type="pct"/>
            <w:tcBorders>
              <w:top w:val="nil"/>
              <w:left w:val="nil"/>
              <w:bottom w:val="single" w:sz="4" w:space="0" w:color="auto"/>
              <w:right w:val="single" w:sz="4" w:space="0" w:color="auto"/>
            </w:tcBorders>
            <w:shd w:val="clear" w:color="000000" w:fill="C0C0C0"/>
            <w:noWrap/>
            <w:vAlign w:val="center"/>
            <w:tcPrChange w:id="3369"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6034FB4E" w14:textId="77777777" w:rsidR="00C75E31" w:rsidRPr="00E835D4" w:rsidRDefault="00000000">
            <w:pPr>
              <w:spacing w:before="0"/>
              <w:jc w:val="center"/>
              <w:rPr>
                <w:rFonts w:eastAsia="PMingLiU" w:cs="Arial"/>
                <w:b/>
                <w:bCs/>
                <w:sz w:val="16"/>
                <w:szCs w:val="16"/>
                <w:lang w:val="en-US" w:eastAsia="zh-CN"/>
                <w:rPrChange w:id="337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71"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372"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6B99B6A0" w14:textId="77777777" w:rsidR="00C75E31" w:rsidRPr="00E835D4" w:rsidRDefault="00000000">
            <w:pPr>
              <w:spacing w:before="0"/>
              <w:jc w:val="center"/>
              <w:rPr>
                <w:rFonts w:eastAsia="PMingLiU" w:cs="Arial"/>
                <w:b/>
                <w:bCs/>
                <w:sz w:val="16"/>
                <w:szCs w:val="16"/>
                <w:lang w:val="en-US" w:eastAsia="zh-CN"/>
                <w:rPrChange w:id="337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74"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375"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300096C" w14:textId="77777777" w:rsidR="00C75E31" w:rsidRPr="00E835D4" w:rsidRDefault="00000000">
            <w:pPr>
              <w:spacing w:before="0"/>
              <w:jc w:val="center"/>
              <w:rPr>
                <w:rFonts w:eastAsia="PMingLiU" w:cs="Arial"/>
                <w:b/>
                <w:bCs/>
                <w:sz w:val="16"/>
                <w:szCs w:val="16"/>
                <w:lang w:val="en-US" w:eastAsia="zh-CN"/>
                <w:rPrChange w:id="337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7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37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37619ED" w14:textId="77777777" w:rsidR="00C75E31" w:rsidRPr="00E835D4" w:rsidRDefault="00000000">
            <w:pPr>
              <w:spacing w:before="0"/>
              <w:jc w:val="center"/>
              <w:rPr>
                <w:rFonts w:eastAsia="PMingLiU" w:cs="Arial"/>
                <w:b/>
                <w:bCs/>
                <w:sz w:val="16"/>
                <w:szCs w:val="16"/>
                <w:lang w:val="en-US" w:eastAsia="zh-CN"/>
                <w:rPrChange w:id="337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8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38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4CD5A96" w14:textId="77777777" w:rsidR="00C75E31" w:rsidRPr="00E835D4" w:rsidRDefault="00000000">
            <w:pPr>
              <w:spacing w:before="0"/>
              <w:jc w:val="center"/>
              <w:rPr>
                <w:rFonts w:eastAsia="PMingLiU" w:cs="Arial"/>
                <w:b/>
                <w:bCs/>
                <w:sz w:val="16"/>
                <w:szCs w:val="16"/>
                <w:lang w:val="en-US" w:eastAsia="zh-CN"/>
                <w:rPrChange w:id="338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8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38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51913E4" w14:textId="77777777" w:rsidR="00C75E31" w:rsidRPr="00E835D4" w:rsidRDefault="00000000">
            <w:pPr>
              <w:spacing w:before="0"/>
              <w:jc w:val="center"/>
              <w:rPr>
                <w:rFonts w:eastAsia="PMingLiU" w:cs="Arial"/>
                <w:b/>
                <w:bCs/>
                <w:sz w:val="16"/>
                <w:szCs w:val="16"/>
                <w:lang w:val="en-US" w:eastAsia="zh-CN"/>
                <w:rPrChange w:id="338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86"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387"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0E1D0525" w14:textId="77777777" w:rsidR="00C75E31" w:rsidRPr="00E835D4" w:rsidRDefault="00000000">
            <w:pPr>
              <w:spacing w:before="0"/>
              <w:jc w:val="center"/>
              <w:rPr>
                <w:rFonts w:eastAsia="PMingLiU" w:cs="Arial"/>
                <w:b/>
                <w:bCs/>
                <w:sz w:val="16"/>
                <w:szCs w:val="16"/>
                <w:lang w:val="en-US" w:eastAsia="zh-CN"/>
                <w:rPrChange w:id="338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89" w:author="扬 邱" w:date="2025-07-09T17:16:00Z" w16du:dateUtc="2025-07-09T09:16:00Z">
                  <w:rPr>
                    <w:rFonts w:eastAsia="PMingLiU" w:cs="Arial"/>
                    <w:b/>
                    <w:bCs/>
                    <w:sz w:val="12"/>
                    <w:szCs w:val="12"/>
                    <w:lang w:val="en-US" w:eastAsia="zh-CN"/>
                  </w:rPr>
                </w:rPrChange>
              </w:rPr>
              <w:t>48,149.59</w:t>
            </w:r>
          </w:p>
        </w:tc>
      </w:tr>
      <w:tr w:rsidR="00E835D4" w:rsidRPr="00E835D4" w14:paraId="4F76EE12" w14:textId="77777777" w:rsidTr="00E835D4">
        <w:tblPrEx>
          <w:tblPrExChange w:id="3390" w:author="扬 邱" w:date="2025-07-09T17:16:00Z" w16du:dateUtc="2025-07-09T09:16:00Z">
            <w:tblPrEx>
              <w:tblLayout w:type="fixed"/>
            </w:tblPrEx>
          </w:tblPrExChange>
        </w:tblPrEx>
        <w:trPr>
          <w:trHeight w:val="360"/>
          <w:trPrChange w:id="3391"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392"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65A077F6" w14:textId="77777777" w:rsidR="00C75E31" w:rsidRPr="00E835D4" w:rsidRDefault="00000000">
            <w:pPr>
              <w:spacing w:before="0"/>
              <w:jc w:val="center"/>
              <w:rPr>
                <w:rFonts w:eastAsia="PMingLiU" w:cs="Arial"/>
                <w:b/>
                <w:bCs/>
                <w:sz w:val="16"/>
                <w:szCs w:val="16"/>
                <w:lang w:val="en-US" w:eastAsia="zh-CN"/>
                <w:rPrChange w:id="339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394" w:author="扬 邱" w:date="2025-07-09T17:16:00Z" w16du:dateUtc="2025-07-09T09:16:00Z">
                  <w:rPr>
                    <w:rFonts w:eastAsia="PMingLiU" w:cs="Arial"/>
                    <w:b/>
                    <w:bCs/>
                    <w:sz w:val="12"/>
                    <w:szCs w:val="12"/>
                    <w:lang w:val="en-US" w:eastAsia="zh-CN"/>
                  </w:rPr>
                </w:rPrChange>
              </w:rPr>
              <w:t>50</w:t>
            </w:r>
          </w:p>
        </w:tc>
        <w:tc>
          <w:tcPr>
            <w:tcW w:w="360" w:type="pct"/>
            <w:tcBorders>
              <w:top w:val="nil"/>
              <w:left w:val="nil"/>
              <w:bottom w:val="single" w:sz="4" w:space="0" w:color="auto"/>
              <w:right w:val="single" w:sz="4" w:space="0" w:color="auto"/>
            </w:tcBorders>
            <w:shd w:val="clear" w:color="auto" w:fill="auto"/>
            <w:vAlign w:val="center"/>
            <w:tcPrChange w:id="3395"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5826F2E1" w14:textId="77777777" w:rsidR="00C75E31" w:rsidRPr="00E835D4" w:rsidRDefault="00000000">
            <w:pPr>
              <w:spacing w:before="0"/>
              <w:rPr>
                <w:rFonts w:eastAsia="PMingLiU" w:cs="Arial"/>
                <w:b/>
                <w:bCs/>
                <w:sz w:val="16"/>
                <w:szCs w:val="16"/>
                <w:lang w:val="en-US" w:eastAsia="zh-CN"/>
                <w:rPrChange w:id="3396"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397" w:author="扬 邱" w:date="2025-07-09T17:16:00Z" w16du:dateUtc="2025-07-09T09:16:00Z">
                  <w:rPr>
                    <w:rFonts w:eastAsia="PMingLiU" w:cs="Arial" w:hint="eastAsia"/>
                    <w:b/>
                    <w:bCs/>
                    <w:sz w:val="12"/>
                    <w:szCs w:val="12"/>
                    <w:lang w:val="en-US" w:eastAsia="zh-CN"/>
                  </w:rPr>
                </w:rPrChange>
              </w:rPr>
              <w:t>镁生产</w:t>
            </w:r>
          </w:p>
        </w:tc>
        <w:tc>
          <w:tcPr>
            <w:tcW w:w="182" w:type="pct"/>
            <w:tcBorders>
              <w:top w:val="nil"/>
              <w:left w:val="nil"/>
              <w:bottom w:val="single" w:sz="4" w:space="0" w:color="auto"/>
              <w:right w:val="single" w:sz="4" w:space="0" w:color="auto"/>
            </w:tcBorders>
            <w:shd w:val="clear" w:color="000000" w:fill="FFFFFF"/>
            <w:vAlign w:val="center"/>
            <w:tcPrChange w:id="3398"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9408BC2" w14:textId="77777777" w:rsidR="00C75E31" w:rsidRPr="00E835D4" w:rsidRDefault="00000000">
            <w:pPr>
              <w:spacing w:before="0"/>
              <w:jc w:val="center"/>
              <w:rPr>
                <w:rFonts w:ascii="宋体" w:eastAsia="宋体" w:hAnsi="宋体" w:cs="宋体" w:hint="eastAsia"/>
                <w:b/>
                <w:bCs/>
                <w:sz w:val="16"/>
                <w:szCs w:val="16"/>
                <w:lang w:val="en-US" w:eastAsia="zh-CN"/>
                <w:rPrChange w:id="3399"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400"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3401"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6C3E9280" w14:textId="77777777" w:rsidR="00C75E31" w:rsidRPr="00E835D4" w:rsidRDefault="00000000">
            <w:pPr>
              <w:spacing w:before="0"/>
              <w:jc w:val="right"/>
              <w:rPr>
                <w:rFonts w:eastAsia="PMingLiU" w:cs="Arial"/>
                <w:b/>
                <w:bCs/>
                <w:sz w:val="16"/>
                <w:szCs w:val="16"/>
                <w:lang w:val="en-US" w:eastAsia="zh-CN"/>
                <w:rPrChange w:id="340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03" w:author="扬 邱" w:date="2025-07-09T17:16:00Z" w16du:dateUtc="2025-07-09T09:16:00Z">
                  <w:rPr>
                    <w:rFonts w:eastAsia="PMingLiU" w:cs="Arial"/>
                    <w:b/>
                    <w:bCs/>
                    <w:sz w:val="12"/>
                    <w:szCs w:val="12"/>
                    <w:lang w:val="en-US" w:eastAsia="zh-CN"/>
                  </w:rPr>
                </w:rPrChange>
              </w:rPr>
              <w:t>11,710.71</w:t>
            </w:r>
          </w:p>
        </w:tc>
        <w:tc>
          <w:tcPr>
            <w:tcW w:w="407" w:type="pct"/>
            <w:tcBorders>
              <w:top w:val="nil"/>
              <w:left w:val="nil"/>
              <w:bottom w:val="single" w:sz="4" w:space="0" w:color="auto"/>
              <w:right w:val="single" w:sz="4" w:space="0" w:color="auto"/>
            </w:tcBorders>
            <w:shd w:val="clear" w:color="000000" w:fill="FFFFFF"/>
            <w:noWrap/>
            <w:vAlign w:val="center"/>
            <w:tcPrChange w:id="3404"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37873076" w14:textId="77777777" w:rsidR="00C75E31" w:rsidRPr="00E835D4" w:rsidRDefault="00000000">
            <w:pPr>
              <w:spacing w:before="0"/>
              <w:rPr>
                <w:rFonts w:eastAsia="PMingLiU" w:cs="Arial"/>
                <w:b/>
                <w:bCs/>
                <w:sz w:val="16"/>
                <w:szCs w:val="16"/>
                <w:lang w:val="en-US" w:eastAsia="zh-CN"/>
                <w:rPrChange w:id="340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06"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3407"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585AF15D" w14:textId="77777777" w:rsidR="00C75E31" w:rsidRPr="00E835D4" w:rsidRDefault="00000000">
            <w:pPr>
              <w:spacing w:before="0"/>
              <w:jc w:val="center"/>
              <w:rPr>
                <w:rFonts w:eastAsia="PMingLiU" w:cs="Arial"/>
                <w:b/>
                <w:bCs/>
                <w:sz w:val="16"/>
                <w:szCs w:val="16"/>
                <w:lang w:val="en-US" w:eastAsia="zh-CN"/>
                <w:rPrChange w:id="340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09" w:author="扬 邱" w:date="2025-07-09T17:16:00Z" w16du:dateUtc="2025-07-09T09:16:00Z">
                  <w:rPr>
                    <w:rFonts w:eastAsia="PMingLiU" w:cs="Arial"/>
                    <w:b/>
                    <w:bCs/>
                    <w:sz w:val="12"/>
                    <w:szCs w:val="12"/>
                    <w:lang w:val="en-US" w:eastAsia="zh-CN"/>
                  </w:rPr>
                </w:rPrChange>
              </w:rPr>
              <w:t>308,520.83</w:t>
            </w:r>
          </w:p>
        </w:tc>
        <w:tc>
          <w:tcPr>
            <w:tcW w:w="353" w:type="pct"/>
            <w:tcBorders>
              <w:top w:val="nil"/>
              <w:left w:val="nil"/>
              <w:bottom w:val="single" w:sz="4" w:space="0" w:color="auto"/>
              <w:right w:val="single" w:sz="4" w:space="0" w:color="auto"/>
            </w:tcBorders>
            <w:shd w:val="clear" w:color="000000" w:fill="C0C0C0"/>
            <w:noWrap/>
            <w:vAlign w:val="center"/>
            <w:tcPrChange w:id="3410"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33EA561A" w14:textId="77777777" w:rsidR="00C75E31" w:rsidRPr="00E835D4" w:rsidRDefault="00000000">
            <w:pPr>
              <w:spacing w:before="0"/>
              <w:jc w:val="center"/>
              <w:rPr>
                <w:rFonts w:eastAsia="PMingLiU" w:cs="Arial"/>
                <w:b/>
                <w:bCs/>
                <w:sz w:val="16"/>
                <w:szCs w:val="16"/>
                <w:lang w:val="en-US" w:eastAsia="zh-CN"/>
                <w:rPrChange w:id="341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12"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413"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3FF5EAB4" w14:textId="77777777" w:rsidR="00C75E31" w:rsidRPr="00E835D4" w:rsidRDefault="00000000">
            <w:pPr>
              <w:spacing w:before="0"/>
              <w:jc w:val="center"/>
              <w:rPr>
                <w:rFonts w:eastAsia="PMingLiU" w:cs="Arial"/>
                <w:b/>
                <w:bCs/>
                <w:sz w:val="16"/>
                <w:szCs w:val="16"/>
                <w:lang w:val="en-US" w:eastAsia="zh-CN"/>
                <w:rPrChange w:id="341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15"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416"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5839CB43" w14:textId="77777777" w:rsidR="00C75E31" w:rsidRPr="00E835D4" w:rsidRDefault="00000000">
            <w:pPr>
              <w:spacing w:before="0"/>
              <w:jc w:val="center"/>
              <w:rPr>
                <w:rFonts w:eastAsia="PMingLiU" w:cs="Arial"/>
                <w:b/>
                <w:bCs/>
                <w:sz w:val="16"/>
                <w:szCs w:val="16"/>
                <w:lang w:val="en-US" w:eastAsia="zh-CN"/>
                <w:rPrChange w:id="341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1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41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C37BB4E" w14:textId="77777777" w:rsidR="00C75E31" w:rsidRPr="00E835D4" w:rsidRDefault="00000000">
            <w:pPr>
              <w:spacing w:before="0"/>
              <w:jc w:val="center"/>
              <w:rPr>
                <w:rFonts w:eastAsia="PMingLiU" w:cs="Arial"/>
                <w:b/>
                <w:bCs/>
                <w:sz w:val="16"/>
                <w:szCs w:val="16"/>
                <w:lang w:val="en-US" w:eastAsia="zh-CN"/>
                <w:rPrChange w:id="342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2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42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11983BD" w14:textId="77777777" w:rsidR="00C75E31" w:rsidRPr="00E835D4" w:rsidRDefault="00000000">
            <w:pPr>
              <w:spacing w:before="0"/>
              <w:jc w:val="center"/>
              <w:rPr>
                <w:rFonts w:eastAsia="PMingLiU" w:cs="Arial"/>
                <w:b/>
                <w:bCs/>
                <w:sz w:val="16"/>
                <w:szCs w:val="16"/>
                <w:lang w:val="en-US" w:eastAsia="zh-CN"/>
                <w:rPrChange w:id="342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2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42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ADFD2CA" w14:textId="77777777" w:rsidR="00C75E31" w:rsidRPr="00E835D4" w:rsidRDefault="00000000">
            <w:pPr>
              <w:spacing w:before="0"/>
              <w:jc w:val="center"/>
              <w:rPr>
                <w:rFonts w:eastAsia="PMingLiU" w:cs="Arial"/>
                <w:b/>
                <w:bCs/>
                <w:sz w:val="16"/>
                <w:szCs w:val="16"/>
                <w:lang w:val="en-US" w:eastAsia="zh-CN"/>
                <w:rPrChange w:id="342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27"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428"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47A63CCA" w14:textId="77777777" w:rsidR="00C75E31" w:rsidRPr="00E835D4" w:rsidRDefault="00000000">
            <w:pPr>
              <w:spacing w:before="0"/>
              <w:jc w:val="center"/>
              <w:rPr>
                <w:rFonts w:eastAsia="PMingLiU" w:cs="Arial"/>
                <w:b/>
                <w:bCs/>
                <w:sz w:val="16"/>
                <w:szCs w:val="16"/>
                <w:lang w:val="en-US" w:eastAsia="zh-CN"/>
                <w:rPrChange w:id="342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30" w:author="扬 邱" w:date="2025-07-09T17:16:00Z" w16du:dateUtc="2025-07-09T09:16:00Z">
                  <w:rPr>
                    <w:rFonts w:eastAsia="PMingLiU" w:cs="Arial"/>
                    <w:b/>
                    <w:bCs/>
                    <w:sz w:val="12"/>
                    <w:szCs w:val="12"/>
                    <w:lang w:val="en-US" w:eastAsia="zh-CN"/>
                  </w:rPr>
                </w:rPrChange>
              </w:rPr>
              <w:t>308,520.83</w:t>
            </w:r>
          </w:p>
        </w:tc>
      </w:tr>
      <w:tr w:rsidR="00E835D4" w:rsidRPr="00E835D4" w14:paraId="58A455D2" w14:textId="77777777" w:rsidTr="00E835D4">
        <w:tblPrEx>
          <w:tblPrExChange w:id="3431" w:author="扬 邱" w:date="2025-07-09T17:16:00Z" w16du:dateUtc="2025-07-09T09:16:00Z">
            <w:tblPrEx>
              <w:tblLayout w:type="fixed"/>
            </w:tblPrEx>
          </w:tblPrExChange>
        </w:tblPrEx>
        <w:trPr>
          <w:trHeight w:val="360"/>
          <w:trPrChange w:id="3432"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433"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2097F677" w14:textId="77777777" w:rsidR="00C75E31" w:rsidRPr="00E835D4" w:rsidRDefault="00000000">
            <w:pPr>
              <w:spacing w:before="0"/>
              <w:jc w:val="center"/>
              <w:rPr>
                <w:rFonts w:eastAsia="PMingLiU" w:cs="Arial"/>
                <w:b/>
                <w:bCs/>
                <w:sz w:val="16"/>
                <w:szCs w:val="16"/>
                <w:lang w:val="en-US" w:eastAsia="zh-CN"/>
                <w:rPrChange w:id="343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35" w:author="扬 邱" w:date="2025-07-09T17:16:00Z" w16du:dateUtc="2025-07-09T09:16:00Z">
                  <w:rPr>
                    <w:rFonts w:eastAsia="PMingLiU" w:cs="Arial"/>
                    <w:b/>
                    <w:bCs/>
                    <w:sz w:val="12"/>
                    <w:szCs w:val="12"/>
                    <w:lang w:val="en-US" w:eastAsia="zh-CN"/>
                  </w:rPr>
                </w:rPrChange>
              </w:rPr>
              <w:t>51</w:t>
            </w:r>
          </w:p>
        </w:tc>
        <w:tc>
          <w:tcPr>
            <w:tcW w:w="360" w:type="pct"/>
            <w:tcBorders>
              <w:top w:val="nil"/>
              <w:left w:val="nil"/>
              <w:bottom w:val="single" w:sz="4" w:space="0" w:color="auto"/>
              <w:right w:val="single" w:sz="4" w:space="0" w:color="auto"/>
            </w:tcBorders>
            <w:shd w:val="clear" w:color="auto" w:fill="auto"/>
            <w:vAlign w:val="center"/>
            <w:tcPrChange w:id="3436"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00D7097A" w14:textId="77777777" w:rsidR="00C75E31" w:rsidRPr="00E835D4" w:rsidRDefault="00000000">
            <w:pPr>
              <w:spacing w:before="0"/>
              <w:rPr>
                <w:rFonts w:eastAsia="PMingLiU" w:cs="Arial"/>
                <w:b/>
                <w:bCs/>
                <w:sz w:val="16"/>
                <w:szCs w:val="16"/>
                <w:lang w:val="en-US" w:eastAsia="zh-CN"/>
                <w:rPrChange w:id="3437"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438" w:author="扬 邱" w:date="2025-07-09T17:16:00Z" w16du:dateUtc="2025-07-09T09:16:00Z">
                  <w:rPr>
                    <w:rFonts w:eastAsia="PMingLiU" w:cs="Arial" w:hint="eastAsia"/>
                    <w:b/>
                    <w:bCs/>
                    <w:sz w:val="12"/>
                    <w:szCs w:val="12"/>
                    <w:lang w:val="en-US" w:eastAsia="zh-CN"/>
                  </w:rPr>
                </w:rPrChange>
              </w:rPr>
              <w:t>所有其他纸制品加工制造</w:t>
            </w:r>
          </w:p>
        </w:tc>
        <w:tc>
          <w:tcPr>
            <w:tcW w:w="182" w:type="pct"/>
            <w:tcBorders>
              <w:top w:val="nil"/>
              <w:left w:val="nil"/>
              <w:bottom w:val="single" w:sz="4" w:space="0" w:color="auto"/>
              <w:right w:val="single" w:sz="4" w:space="0" w:color="auto"/>
            </w:tcBorders>
            <w:shd w:val="clear" w:color="000000" w:fill="FFFFFF"/>
            <w:vAlign w:val="center"/>
            <w:tcPrChange w:id="3439"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5493436B" w14:textId="77777777" w:rsidR="00C75E31" w:rsidRPr="00E835D4" w:rsidRDefault="00000000">
            <w:pPr>
              <w:spacing w:before="0"/>
              <w:jc w:val="center"/>
              <w:rPr>
                <w:rFonts w:ascii="宋体" w:eastAsia="宋体" w:hAnsi="宋体" w:cs="宋体" w:hint="eastAsia"/>
                <w:b/>
                <w:bCs/>
                <w:sz w:val="16"/>
                <w:szCs w:val="16"/>
                <w:lang w:val="en-US" w:eastAsia="zh-CN"/>
                <w:rPrChange w:id="3440"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441"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3442"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308E3F42" w14:textId="77777777" w:rsidR="00C75E31" w:rsidRPr="00E835D4" w:rsidRDefault="00000000">
            <w:pPr>
              <w:spacing w:before="0"/>
              <w:jc w:val="right"/>
              <w:rPr>
                <w:rFonts w:eastAsia="PMingLiU" w:cs="Arial"/>
                <w:b/>
                <w:bCs/>
                <w:sz w:val="16"/>
                <w:szCs w:val="16"/>
                <w:lang w:val="en-US" w:eastAsia="zh-CN"/>
                <w:rPrChange w:id="344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44" w:author="扬 邱" w:date="2025-07-09T17:16:00Z" w16du:dateUtc="2025-07-09T09:16:00Z">
                  <w:rPr>
                    <w:rFonts w:eastAsia="PMingLiU" w:cs="Arial"/>
                    <w:b/>
                    <w:bCs/>
                    <w:sz w:val="12"/>
                    <w:szCs w:val="12"/>
                    <w:lang w:val="en-US" w:eastAsia="zh-CN"/>
                  </w:rPr>
                </w:rPrChange>
              </w:rPr>
              <w:t>16,162.17</w:t>
            </w:r>
          </w:p>
        </w:tc>
        <w:tc>
          <w:tcPr>
            <w:tcW w:w="407" w:type="pct"/>
            <w:tcBorders>
              <w:top w:val="nil"/>
              <w:left w:val="nil"/>
              <w:bottom w:val="single" w:sz="4" w:space="0" w:color="auto"/>
              <w:right w:val="single" w:sz="4" w:space="0" w:color="auto"/>
            </w:tcBorders>
            <w:shd w:val="clear" w:color="000000" w:fill="FFFFFF"/>
            <w:noWrap/>
            <w:vAlign w:val="center"/>
            <w:tcPrChange w:id="3445"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5C1D8EAE" w14:textId="77777777" w:rsidR="00C75E31" w:rsidRPr="00E835D4" w:rsidRDefault="00000000">
            <w:pPr>
              <w:spacing w:before="0"/>
              <w:rPr>
                <w:rFonts w:eastAsia="PMingLiU" w:cs="Arial"/>
                <w:b/>
                <w:bCs/>
                <w:sz w:val="16"/>
                <w:szCs w:val="16"/>
                <w:lang w:val="en-US" w:eastAsia="zh-CN"/>
                <w:rPrChange w:id="344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47" w:author="扬 邱" w:date="2025-07-09T17:16:00Z" w16du:dateUtc="2025-07-09T09:16:00Z">
                  <w:rPr>
                    <w:rFonts w:eastAsia="PMingLiU" w:cs="Arial"/>
                    <w:b/>
                    <w:bCs/>
                    <w:sz w:val="12"/>
                    <w:szCs w:val="12"/>
                    <w:lang w:val="en-US" w:eastAsia="zh-CN"/>
                  </w:rPr>
                </w:rPrChange>
              </w:rPr>
              <w:t>$</w:t>
            </w:r>
          </w:p>
        </w:tc>
        <w:tc>
          <w:tcPr>
            <w:tcW w:w="655" w:type="pct"/>
            <w:tcBorders>
              <w:top w:val="nil"/>
              <w:left w:val="nil"/>
              <w:bottom w:val="single" w:sz="4" w:space="0" w:color="auto"/>
              <w:right w:val="single" w:sz="4" w:space="0" w:color="auto"/>
            </w:tcBorders>
            <w:shd w:val="clear" w:color="000000" w:fill="C0C0C0"/>
            <w:noWrap/>
            <w:vAlign w:val="center"/>
            <w:tcPrChange w:id="3448"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74F7A2E4" w14:textId="77777777" w:rsidR="00C75E31" w:rsidRPr="00E835D4" w:rsidRDefault="00000000">
            <w:pPr>
              <w:spacing w:before="0"/>
              <w:jc w:val="center"/>
              <w:rPr>
                <w:rFonts w:eastAsia="PMingLiU" w:cs="Arial"/>
                <w:b/>
                <w:bCs/>
                <w:sz w:val="16"/>
                <w:szCs w:val="16"/>
                <w:lang w:val="en-US" w:eastAsia="zh-CN"/>
                <w:rPrChange w:id="344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50" w:author="扬 邱" w:date="2025-07-09T17:16:00Z" w16du:dateUtc="2025-07-09T09:16:00Z">
                  <w:rPr>
                    <w:rFonts w:eastAsia="PMingLiU" w:cs="Arial"/>
                    <w:b/>
                    <w:bCs/>
                    <w:sz w:val="12"/>
                    <w:szCs w:val="12"/>
                    <w:lang w:val="en-US" w:eastAsia="zh-CN"/>
                  </w:rPr>
                </w:rPrChange>
              </w:rPr>
              <w:t>5.54</w:t>
            </w:r>
          </w:p>
        </w:tc>
        <w:tc>
          <w:tcPr>
            <w:tcW w:w="353" w:type="pct"/>
            <w:tcBorders>
              <w:top w:val="nil"/>
              <w:left w:val="nil"/>
              <w:bottom w:val="single" w:sz="4" w:space="0" w:color="auto"/>
              <w:right w:val="single" w:sz="4" w:space="0" w:color="auto"/>
            </w:tcBorders>
            <w:shd w:val="clear" w:color="000000" w:fill="C0C0C0"/>
            <w:noWrap/>
            <w:vAlign w:val="center"/>
            <w:tcPrChange w:id="3451"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5B31046E" w14:textId="77777777" w:rsidR="00C75E31" w:rsidRPr="00E835D4" w:rsidRDefault="00000000">
            <w:pPr>
              <w:spacing w:before="0"/>
              <w:jc w:val="center"/>
              <w:rPr>
                <w:rFonts w:eastAsia="PMingLiU" w:cs="Arial"/>
                <w:b/>
                <w:bCs/>
                <w:sz w:val="16"/>
                <w:szCs w:val="16"/>
                <w:lang w:val="en-US" w:eastAsia="zh-CN"/>
                <w:rPrChange w:id="345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53"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454"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0283D6B1" w14:textId="77777777" w:rsidR="00C75E31" w:rsidRPr="00E835D4" w:rsidRDefault="00000000">
            <w:pPr>
              <w:spacing w:before="0"/>
              <w:jc w:val="center"/>
              <w:rPr>
                <w:rFonts w:eastAsia="PMingLiU" w:cs="Arial"/>
                <w:b/>
                <w:bCs/>
                <w:sz w:val="16"/>
                <w:szCs w:val="16"/>
                <w:lang w:val="en-US" w:eastAsia="zh-CN"/>
                <w:rPrChange w:id="345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56"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457"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16CFF8E7" w14:textId="77777777" w:rsidR="00C75E31" w:rsidRPr="00E835D4" w:rsidRDefault="00000000">
            <w:pPr>
              <w:spacing w:before="0"/>
              <w:jc w:val="center"/>
              <w:rPr>
                <w:rFonts w:eastAsia="PMingLiU" w:cs="Arial"/>
                <w:b/>
                <w:bCs/>
                <w:sz w:val="16"/>
                <w:szCs w:val="16"/>
                <w:lang w:val="en-US" w:eastAsia="zh-CN"/>
                <w:rPrChange w:id="345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5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46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38C7D07" w14:textId="77777777" w:rsidR="00C75E31" w:rsidRPr="00E835D4" w:rsidRDefault="00000000">
            <w:pPr>
              <w:spacing w:before="0"/>
              <w:jc w:val="center"/>
              <w:rPr>
                <w:rFonts w:eastAsia="PMingLiU" w:cs="Arial"/>
                <w:b/>
                <w:bCs/>
                <w:sz w:val="16"/>
                <w:szCs w:val="16"/>
                <w:lang w:val="en-US" w:eastAsia="zh-CN"/>
                <w:rPrChange w:id="346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6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46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FA54E7B" w14:textId="77777777" w:rsidR="00C75E31" w:rsidRPr="00E835D4" w:rsidRDefault="00000000">
            <w:pPr>
              <w:spacing w:before="0"/>
              <w:jc w:val="center"/>
              <w:rPr>
                <w:rFonts w:eastAsia="PMingLiU" w:cs="Arial"/>
                <w:b/>
                <w:bCs/>
                <w:sz w:val="16"/>
                <w:szCs w:val="16"/>
                <w:lang w:val="en-US" w:eastAsia="zh-CN"/>
                <w:rPrChange w:id="346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6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46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3C0B5D4" w14:textId="77777777" w:rsidR="00C75E31" w:rsidRPr="00E835D4" w:rsidRDefault="00000000">
            <w:pPr>
              <w:spacing w:before="0"/>
              <w:jc w:val="center"/>
              <w:rPr>
                <w:rFonts w:eastAsia="PMingLiU" w:cs="Arial"/>
                <w:b/>
                <w:bCs/>
                <w:sz w:val="16"/>
                <w:szCs w:val="16"/>
                <w:lang w:val="en-US" w:eastAsia="zh-CN"/>
                <w:rPrChange w:id="346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68"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469"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130C4449" w14:textId="77777777" w:rsidR="00C75E31" w:rsidRPr="00E835D4" w:rsidRDefault="00000000">
            <w:pPr>
              <w:spacing w:before="0"/>
              <w:jc w:val="center"/>
              <w:rPr>
                <w:rFonts w:eastAsia="PMingLiU" w:cs="Arial"/>
                <w:b/>
                <w:bCs/>
                <w:sz w:val="16"/>
                <w:szCs w:val="16"/>
                <w:lang w:val="en-US" w:eastAsia="zh-CN"/>
                <w:rPrChange w:id="347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71" w:author="扬 邱" w:date="2025-07-09T17:16:00Z" w16du:dateUtc="2025-07-09T09:16:00Z">
                  <w:rPr>
                    <w:rFonts w:eastAsia="PMingLiU" w:cs="Arial"/>
                    <w:b/>
                    <w:bCs/>
                    <w:sz w:val="12"/>
                    <w:szCs w:val="12"/>
                    <w:lang w:val="en-US" w:eastAsia="zh-CN"/>
                  </w:rPr>
                </w:rPrChange>
              </w:rPr>
              <w:t>5.54</w:t>
            </w:r>
          </w:p>
        </w:tc>
      </w:tr>
      <w:tr w:rsidR="00E835D4" w:rsidRPr="00E835D4" w14:paraId="43ED8052" w14:textId="77777777" w:rsidTr="00E835D4">
        <w:tblPrEx>
          <w:tblPrExChange w:id="3472" w:author="扬 邱" w:date="2025-07-09T17:16:00Z" w16du:dateUtc="2025-07-09T09:16:00Z">
            <w:tblPrEx>
              <w:tblLayout w:type="fixed"/>
            </w:tblPrEx>
          </w:tblPrExChange>
        </w:tblPrEx>
        <w:trPr>
          <w:trHeight w:val="360"/>
          <w:trPrChange w:id="3473"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474"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37D470F" w14:textId="77777777" w:rsidR="00C75E31" w:rsidRPr="00E835D4" w:rsidRDefault="00000000">
            <w:pPr>
              <w:spacing w:before="0"/>
              <w:jc w:val="center"/>
              <w:rPr>
                <w:rFonts w:eastAsia="PMingLiU" w:cs="Arial"/>
                <w:b/>
                <w:bCs/>
                <w:sz w:val="16"/>
                <w:szCs w:val="16"/>
                <w:lang w:val="en-US" w:eastAsia="zh-CN"/>
                <w:rPrChange w:id="347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76" w:author="扬 邱" w:date="2025-07-09T17:16:00Z" w16du:dateUtc="2025-07-09T09:16:00Z">
                  <w:rPr>
                    <w:rFonts w:eastAsia="PMingLiU" w:cs="Arial"/>
                    <w:b/>
                    <w:bCs/>
                    <w:sz w:val="12"/>
                    <w:szCs w:val="12"/>
                    <w:lang w:val="en-US" w:eastAsia="zh-CN"/>
                  </w:rPr>
                </w:rPrChange>
              </w:rPr>
              <w:t>52</w:t>
            </w:r>
          </w:p>
        </w:tc>
        <w:tc>
          <w:tcPr>
            <w:tcW w:w="360" w:type="pct"/>
            <w:tcBorders>
              <w:top w:val="nil"/>
              <w:left w:val="nil"/>
              <w:bottom w:val="single" w:sz="4" w:space="0" w:color="auto"/>
              <w:right w:val="single" w:sz="4" w:space="0" w:color="auto"/>
            </w:tcBorders>
            <w:shd w:val="clear" w:color="auto" w:fill="auto"/>
            <w:vAlign w:val="center"/>
            <w:tcPrChange w:id="3477"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681BE842" w14:textId="77777777" w:rsidR="00C75E31" w:rsidRPr="00E835D4" w:rsidRDefault="00000000">
            <w:pPr>
              <w:spacing w:before="0"/>
              <w:rPr>
                <w:rFonts w:eastAsia="PMingLiU" w:cs="Arial"/>
                <w:b/>
                <w:bCs/>
                <w:sz w:val="16"/>
                <w:szCs w:val="16"/>
                <w:lang w:val="en-US" w:eastAsia="zh-CN"/>
                <w:rPrChange w:id="3478"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479" w:author="扬 邱" w:date="2025-07-09T17:16:00Z" w16du:dateUtc="2025-07-09T09:16:00Z">
                  <w:rPr>
                    <w:rFonts w:eastAsia="PMingLiU" w:cs="Arial" w:hint="eastAsia"/>
                    <w:b/>
                    <w:bCs/>
                    <w:sz w:val="12"/>
                    <w:szCs w:val="12"/>
                    <w:lang w:val="en-US" w:eastAsia="zh-CN"/>
                  </w:rPr>
                </w:rPrChange>
              </w:rPr>
              <w:t>办公用品</w:t>
            </w:r>
            <w:r w:rsidRPr="00E835D4">
              <w:rPr>
                <w:rFonts w:eastAsia="PMingLiU" w:cs="Arial"/>
                <w:b/>
                <w:bCs/>
                <w:sz w:val="16"/>
                <w:szCs w:val="16"/>
                <w:lang w:val="en-US" w:eastAsia="zh-CN"/>
                <w:rPrChange w:id="3480" w:author="扬 邱" w:date="2025-07-09T17:16:00Z" w16du:dateUtc="2025-07-09T09:16:00Z">
                  <w:rPr>
                    <w:rFonts w:eastAsia="PMingLiU" w:cs="Arial"/>
                    <w:b/>
                    <w:bCs/>
                    <w:sz w:val="12"/>
                    <w:szCs w:val="12"/>
                    <w:lang w:val="en-US" w:eastAsia="zh-CN"/>
                  </w:rPr>
                </w:rPrChange>
              </w:rPr>
              <w:t>(</w:t>
            </w:r>
            <w:r w:rsidRPr="00E835D4">
              <w:rPr>
                <w:rFonts w:eastAsia="PMingLiU" w:cs="Arial" w:hint="eastAsia"/>
                <w:b/>
                <w:bCs/>
                <w:sz w:val="16"/>
                <w:szCs w:val="16"/>
                <w:lang w:val="en-US" w:eastAsia="zh-CN"/>
                <w:rPrChange w:id="3481" w:author="扬 邱" w:date="2025-07-09T17:16:00Z" w16du:dateUtc="2025-07-09T09:16:00Z">
                  <w:rPr>
                    <w:rFonts w:eastAsia="PMingLiU" w:cs="Arial" w:hint="eastAsia"/>
                    <w:b/>
                    <w:bCs/>
                    <w:sz w:val="12"/>
                    <w:szCs w:val="12"/>
                    <w:lang w:val="en-US" w:eastAsia="zh-CN"/>
                  </w:rPr>
                </w:rPrChange>
              </w:rPr>
              <w:t>纸张除外</w:t>
            </w:r>
            <w:r w:rsidRPr="00E835D4">
              <w:rPr>
                <w:rFonts w:eastAsia="PMingLiU" w:cs="Arial"/>
                <w:b/>
                <w:bCs/>
                <w:sz w:val="16"/>
                <w:szCs w:val="16"/>
                <w:lang w:val="en-US" w:eastAsia="zh-CN"/>
                <w:rPrChange w:id="3482" w:author="扬 邱" w:date="2025-07-09T17:16:00Z" w16du:dateUtc="2025-07-09T09:16:00Z">
                  <w:rPr>
                    <w:rFonts w:eastAsia="PMingLiU" w:cs="Arial"/>
                    <w:b/>
                    <w:bCs/>
                    <w:sz w:val="12"/>
                    <w:szCs w:val="12"/>
                    <w:lang w:val="en-US" w:eastAsia="zh-CN"/>
                  </w:rPr>
                </w:rPrChange>
              </w:rPr>
              <w:t>)</w:t>
            </w:r>
            <w:r w:rsidRPr="00E835D4">
              <w:rPr>
                <w:rFonts w:eastAsia="PMingLiU" w:cs="Arial" w:hint="eastAsia"/>
                <w:b/>
                <w:bCs/>
                <w:sz w:val="16"/>
                <w:szCs w:val="16"/>
                <w:lang w:val="en-US" w:eastAsia="zh-CN"/>
                <w:rPrChange w:id="3483" w:author="扬 邱" w:date="2025-07-09T17:16:00Z" w16du:dateUtc="2025-07-09T09:16:00Z">
                  <w:rPr>
                    <w:rFonts w:eastAsia="PMingLiU" w:cs="Arial" w:hint="eastAsia"/>
                    <w:b/>
                    <w:bCs/>
                    <w:sz w:val="12"/>
                    <w:szCs w:val="12"/>
                    <w:lang w:val="en-US" w:eastAsia="zh-CN"/>
                  </w:rPr>
                </w:rPrChange>
              </w:rPr>
              <w:t>制造</w:t>
            </w:r>
          </w:p>
        </w:tc>
        <w:tc>
          <w:tcPr>
            <w:tcW w:w="182" w:type="pct"/>
            <w:tcBorders>
              <w:top w:val="nil"/>
              <w:left w:val="nil"/>
              <w:bottom w:val="single" w:sz="4" w:space="0" w:color="auto"/>
              <w:right w:val="single" w:sz="4" w:space="0" w:color="auto"/>
            </w:tcBorders>
            <w:shd w:val="clear" w:color="000000" w:fill="FFFFFF"/>
            <w:vAlign w:val="center"/>
            <w:tcPrChange w:id="3484"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11AA15B4" w14:textId="77777777" w:rsidR="00C75E31" w:rsidRPr="00E835D4" w:rsidRDefault="00000000">
            <w:pPr>
              <w:spacing w:before="0"/>
              <w:jc w:val="center"/>
              <w:rPr>
                <w:rFonts w:ascii="宋体" w:eastAsia="宋体" w:hAnsi="宋体" w:cs="宋体" w:hint="eastAsia"/>
                <w:b/>
                <w:bCs/>
                <w:sz w:val="16"/>
                <w:szCs w:val="16"/>
                <w:lang w:val="en-US" w:eastAsia="zh-CN"/>
                <w:rPrChange w:id="3485"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486"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3487"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450F592E" w14:textId="77777777" w:rsidR="00C75E31" w:rsidRPr="00E835D4" w:rsidRDefault="00000000">
            <w:pPr>
              <w:spacing w:before="0"/>
              <w:jc w:val="right"/>
              <w:rPr>
                <w:rFonts w:eastAsia="PMingLiU" w:cs="Arial"/>
                <w:b/>
                <w:bCs/>
                <w:sz w:val="16"/>
                <w:szCs w:val="16"/>
                <w:lang w:val="en-US" w:eastAsia="zh-CN"/>
                <w:rPrChange w:id="348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89" w:author="扬 邱" w:date="2025-07-09T17:16:00Z" w16du:dateUtc="2025-07-09T09:16:00Z">
                  <w:rPr>
                    <w:rFonts w:eastAsia="PMingLiU" w:cs="Arial"/>
                    <w:b/>
                    <w:bCs/>
                    <w:sz w:val="12"/>
                    <w:szCs w:val="12"/>
                    <w:lang w:val="en-US" w:eastAsia="zh-CN"/>
                  </w:rPr>
                </w:rPrChange>
              </w:rPr>
              <w:t>177,487.76</w:t>
            </w:r>
          </w:p>
        </w:tc>
        <w:tc>
          <w:tcPr>
            <w:tcW w:w="407" w:type="pct"/>
            <w:tcBorders>
              <w:top w:val="nil"/>
              <w:left w:val="nil"/>
              <w:bottom w:val="single" w:sz="4" w:space="0" w:color="auto"/>
              <w:right w:val="single" w:sz="4" w:space="0" w:color="auto"/>
            </w:tcBorders>
            <w:shd w:val="clear" w:color="000000" w:fill="FFFFFF"/>
            <w:noWrap/>
            <w:vAlign w:val="center"/>
            <w:tcPrChange w:id="3490"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78DD1BCA" w14:textId="77777777" w:rsidR="00C75E31" w:rsidRPr="00E835D4" w:rsidRDefault="00000000">
            <w:pPr>
              <w:spacing w:before="0"/>
              <w:rPr>
                <w:rFonts w:eastAsia="PMingLiU" w:cs="Arial"/>
                <w:b/>
                <w:bCs/>
                <w:sz w:val="16"/>
                <w:szCs w:val="16"/>
                <w:lang w:val="en-US" w:eastAsia="zh-CN"/>
                <w:rPrChange w:id="349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92" w:author="扬 邱" w:date="2025-07-09T17:16:00Z" w16du:dateUtc="2025-07-09T09:16:00Z">
                  <w:rPr>
                    <w:rFonts w:eastAsia="PMingLiU" w:cs="Arial"/>
                    <w:b/>
                    <w:bCs/>
                    <w:sz w:val="12"/>
                    <w:szCs w:val="12"/>
                    <w:lang w:val="en-US" w:eastAsia="zh-CN"/>
                  </w:rPr>
                </w:rPrChange>
              </w:rPr>
              <w:t>$</w:t>
            </w:r>
          </w:p>
        </w:tc>
        <w:tc>
          <w:tcPr>
            <w:tcW w:w="655" w:type="pct"/>
            <w:tcBorders>
              <w:top w:val="nil"/>
              <w:left w:val="nil"/>
              <w:bottom w:val="single" w:sz="4" w:space="0" w:color="auto"/>
              <w:right w:val="single" w:sz="4" w:space="0" w:color="auto"/>
            </w:tcBorders>
            <w:shd w:val="clear" w:color="000000" w:fill="C0C0C0"/>
            <w:noWrap/>
            <w:vAlign w:val="center"/>
            <w:tcPrChange w:id="3493"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55800BAB" w14:textId="77777777" w:rsidR="00C75E31" w:rsidRPr="00E835D4" w:rsidRDefault="00000000">
            <w:pPr>
              <w:spacing w:before="0"/>
              <w:jc w:val="center"/>
              <w:rPr>
                <w:rFonts w:eastAsia="PMingLiU" w:cs="Arial"/>
                <w:b/>
                <w:bCs/>
                <w:sz w:val="16"/>
                <w:szCs w:val="16"/>
                <w:lang w:val="en-US" w:eastAsia="zh-CN"/>
                <w:rPrChange w:id="349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95" w:author="扬 邱" w:date="2025-07-09T17:16:00Z" w16du:dateUtc="2025-07-09T09:16:00Z">
                  <w:rPr>
                    <w:rFonts w:eastAsia="PMingLiU" w:cs="Arial"/>
                    <w:b/>
                    <w:bCs/>
                    <w:sz w:val="12"/>
                    <w:szCs w:val="12"/>
                    <w:lang w:val="en-US" w:eastAsia="zh-CN"/>
                  </w:rPr>
                </w:rPrChange>
              </w:rPr>
              <w:t>47.03</w:t>
            </w:r>
          </w:p>
        </w:tc>
        <w:tc>
          <w:tcPr>
            <w:tcW w:w="353" w:type="pct"/>
            <w:tcBorders>
              <w:top w:val="nil"/>
              <w:left w:val="nil"/>
              <w:bottom w:val="single" w:sz="4" w:space="0" w:color="auto"/>
              <w:right w:val="single" w:sz="4" w:space="0" w:color="auto"/>
            </w:tcBorders>
            <w:shd w:val="clear" w:color="000000" w:fill="C0C0C0"/>
            <w:noWrap/>
            <w:vAlign w:val="center"/>
            <w:tcPrChange w:id="3496"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2C4C7F8E" w14:textId="77777777" w:rsidR="00C75E31" w:rsidRPr="00E835D4" w:rsidRDefault="00000000">
            <w:pPr>
              <w:spacing w:before="0"/>
              <w:jc w:val="center"/>
              <w:rPr>
                <w:rFonts w:eastAsia="PMingLiU" w:cs="Arial"/>
                <w:b/>
                <w:bCs/>
                <w:sz w:val="16"/>
                <w:szCs w:val="16"/>
                <w:lang w:val="en-US" w:eastAsia="zh-CN"/>
                <w:rPrChange w:id="349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498"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499"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0DC63BA9" w14:textId="77777777" w:rsidR="00C75E31" w:rsidRPr="00E835D4" w:rsidRDefault="00000000">
            <w:pPr>
              <w:spacing w:before="0"/>
              <w:jc w:val="center"/>
              <w:rPr>
                <w:rFonts w:eastAsia="PMingLiU" w:cs="Arial"/>
                <w:b/>
                <w:bCs/>
                <w:sz w:val="16"/>
                <w:szCs w:val="16"/>
                <w:lang w:val="en-US" w:eastAsia="zh-CN"/>
                <w:rPrChange w:id="350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01"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502"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8EB8A68" w14:textId="77777777" w:rsidR="00C75E31" w:rsidRPr="00E835D4" w:rsidRDefault="00000000">
            <w:pPr>
              <w:spacing w:before="0"/>
              <w:jc w:val="center"/>
              <w:rPr>
                <w:rFonts w:eastAsia="PMingLiU" w:cs="Arial"/>
                <w:b/>
                <w:bCs/>
                <w:sz w:val="16"/>
                <w:szCs w:val="16"/>
                <w:lang w:val="en-US" w:eastAsia="zh-CN"/>
                <w:rPrChange w:id="350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0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50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F295A3F" w14:textId="77777777" w:rsidR="00C75E31" w:rsidRPr="00E835D4" w:rsidRDefault="00000000">
            <w:pPr>
              <w:spacing w:before="0"/>
              <w:jc w:val="center"/>
              <w:rPr>
                <w:rFonts w:eastAsia="PMingLiU" w:cs="Arial"/>
                <w:b/>
                <w:bCs/>
                <w:sz w:val="16"/>
                <w:szCs w:val="16"/>
                <w:lang w:val="en-US" w:eastAsia="zh-CN"/>
                <w:rPrChange w:id="350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0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50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0781202" w14:textId="77777777" w:rsidR="00C75E31" w:rsidRPr="00E835D4" w:rsidRDefault="00000000">
            <w:pPr>
              <w:spacing w:before="0"/>
              <w:jc w:val="center"/>
              <w:rPr>
                <w:rFonts w:eastAsia="PMingLiU" w:cs="Arial"/>
                <w:b/>
                <w:bCs/>
                <w:sz w:val="16"/>
                <w:szCs w:val="16"/>
                <w:lang w:val="en-US" w:eastAsia="zh-CN"/>
                <w:rPrChange w:id="350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1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51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9579884" w14:textId="77777777" w:rsidR="00C75E31" w:rsidRPr="00E835D4" w:rsidRDefault="00000000">
            <w:pPr>
              <w:spacing w:before="0"/>
              <w:jc w:val="center"/>
              <w:rPr>
                <w:rFonts w:eastAsia="PMingLiU" w:cs="Arial"/>
                <w:b/>
                <w:bCs/>
                <w:sz w:val="16"/>
                <w:szCs w:val="16"/>
                <w:lang w:val="en-US" w:eastAsia="zh-CN"/>
                <w:rPrChange w:id="351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13"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514"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5082C5DD" w14:textId="77777777" w:rsidR="00C75E31" w:rsidRPr="00E835D4" w:rsidRDefault="00000000">
            <w:pPr>
              <w:spacing w:before="0"/>
              <w:jc w:val="center"/>
              <w:rPr>
                <w:rFonts w:eastAsia="PMingLiU" w:cs="Arial"/>
                <w:b/>
                <w:bCs/>
                <w:sz w:val="16"/>
                <w:szCs w:val="16"/>
                <w:lang w:val="en-US" w:eastAsia="zh-CN"/>
                <w:rPrChange w:id="351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16" w:author="扬 邱" w:date="2025-07-09T17:16:00Z" w16du:dateUtc="2025-07-09T09:16:00Z">
                  <w:rPr>
                    <w:rFonts w:eastAsia="PMingLiU" w:cs="Arial"/>
                    <w:b/>
                    <w:bCs/>
                    <w:sz w:val="12"/>
                    <w:szCs w:val="12"/>
                    <w:lang w:val="en-US" w:eastAsia="zh-CN"/>
                  </w:rPr>
                </w:rPrChange>
              </w:rPr>
              <w:t>47.03</w:t>
            </w:r>
          </w:p>
        </w:tc>
      </w:tr>
      <w:tr w:rsidR="00E835D4" w:rsidRPr="00E835D4" w14:paraId="5975B266" w14:textId="77777777" w:rsidTr="00E835D4">
        <w:tblPrEx>
          <w:tblPrExChange w:id="3517" w:author="扬 邱" w:date="2025-07-09T17:16:00Z" w16du:dateUtc="2025-07-09T09:16:00Z">
            <w:tblPrEx>
              <w:tblLayout w:type="fixed"/>
            </w:tblPrEx>
          </w:tblPrExChange>
        </w:tblPrEx>
        <w:trPr>
          <w:trHeight w:val="360"/>
          <w:trPrChange w:id="3518"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519"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0960A175" w14:textId="77777777" w:rsidR="00C75E31" w:rsidRPr="00E835D4" w:rsidRDefault="00000000">
            <w:pPr>
              <w:spacing w:before="0"/>
              <w:jc w:val="center"/>
              <w:rPr>
                <w:rFonts w:eastAsia="PMingLiU" w:cs="Arial"/>
                <w:b/>
                <w:bCs/>
                <w:sz w:val="16"/>
                <w:szCs w:val="16"/>
                <w:lang w:val="en-US" w:eastAsia="zh-CN"/>
                <w:rPrChange w:id="352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21" w:author="扬 邱" w:date="2025-07-09T17:16:00Z" w16du:dateUtc="2025-07-09T09:16:00Z">
                  <w:rPr>
                    <w:rFonts w:eastAsia="PMingLiU" w:cs="Arial"/>
                    <w:b/>
                    <w:bCs/>
                    <w:sz w:val="12"/>
                    <w:szCs w:val="12"/>
                    <w:lang w:val="en-US" w:eastAsia="zh-CN"/>
                  </w:rPr>
                </w:rPrChange>
              </w:rPr>
              <w:t>53</w:t>
            </w:r>
          </w:p>
        </w:tc>
        <w:tc>
          <w:tcPr>
            <w:tcW w:w="360" w:type="pct"/>
            <w:tcBorders>
              <w:top w:val="nil"/>
              <w:left w:val="nil"/>
              <w:bottom w:val="single" w:sz="4" w:space="0" w:color="auto"/>
              <w:right w:val="single" w:sz="4" w:space="0" w:color="auto"/>
            </w:tcBorders>
            <w:shd w:val="clear" w:color="auto" w:fill="auto"/>
            <w:vAlign w:val="center"/>
            <w:tcPrChange w:id="3522"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5B1ECCE9" w14:textId="77777777" w:rsidR="00C75E31" w:rsidRPr="00E835D4" w:rsidRDefault="00000000">
            <w:pPr>
              <w:spacing w:before="0"/>
              <w:rPr>
                <w:rFonts w:eastAsia="PMingLiU" w:cs="Arial"/>
                <w:b/>
                <w:bCs/>
                <w:sz w:val="16"/>
                <w:szCs w:val="16"/>
                <w:lang w:val="en-US" w:eastAsia="zh-CN"/>
                <w:rPrChange w:id="3523"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524" w:author="扬 邱" w:date="2025-07-09T17:16:00Z" w16du:dateUtc="2025-07-09T09:16:00Z">
                  <w:rPr>
                    <w:rFonts w:eastAsia="PMingLiU" w:cs="Arial" w:hint="eastAsia"/>
                    <w:b/>
                    <w:bCs/>
                    <w:sz w:val="12"/>
                    <w:szCs w:val="12"/>
                    <w:lang w:val="en-US" w:eastAsia="zh-CN"/>
                  </w:rPr>
                </w:rPrChange>
              </w:rPr>
              <w:t>源水</w:t>
            </w:r>
          </w:p>
        </w:tc>
        <w:tc>
          <w:tcPr>
            <w:tcW w:w="182" w:type="pct"/>
            <w:tcBorders>
              <w:top w:val="nil"/>
              <w:left w:val="nil"/>
              <w:bottom w:val="single" w:sz="4" w:space="0" w:color="auto"/>
              <w:right w:val="single" w:sz="4" w:space="0" w:color="auto"/>
            </w:tcBorders>
            <w:shd w:val="clear" w:color="000000" w:fill="FFFFFF"/>
            <w:vAlign w:val="center"/>
            <w:tcPrChange w:id="3525"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47A7E474" w14:textId="77777777" w:rsidR="00C75E31" w:rsidRPr="00E835D4" w:rsidRDefault="00000000">
            <w:pPr>
              <w:spacing w:before="0"/>
              <w:jc w:val="center"/>
              <w:rPr>
                <w:rFonts w:ascii="宋体" w:eastAsia="宋体" w:hAnsi="宋体" w:cs="宋体" w:hint="eastAsia"/>
                <w:b/>
                <w:bCs/>
                <w:sz w:val="16"/>
                <w:szCs w:val="16"/>
                <w:lang w:val="en-US" w:eastAsia="zh-CN"/>
                <w:rPrChange w:id="3526"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527" w:author="扬 邱" w:date="2025-07-09T17:16:00Z" w16du:dateUtc="2025-07-09T09:16:00Z">
                  <w:rPr>
                    <w:rFonts w:ascii="宋体" w:eastAsia="宋体" w:hAnsi="宋体" w:cs="宋体" w:hint="eastAsia"/>
                    <w:b/>
                    <w:bCs/>
                    <w:sz w:val="12"/>
                    <w:szCs w:val="12"/>
                    <w:lang w:val="en-US" w:eastAsia="zh-CN"/>
                  </w:rPr>
                </w:rPrChange>
              </w:rPr>
              <w:t>范围三 类别1</w:t>
            </w:r>
          </w:p>
        </w:tc>
        <w:tc>
          <w:tcPr>
            <w:tcW w:w="603" w:type="pct"/>
            <w:tcBorders>
              <w:top w:val="nil"/>
              <w:left w:val="nil"/>
              <w:bottom w:val="single" w:sz="4" w:space="0" w:color="auto"/>
              <w:right w:val="single" w:sz="4" w:space="0" w:color="auto"/>
            </w:tcBorders>
            <w:shd w:val="clear" w:color="000000" w:fill="FFFFFF"/>
            <w:noWrap/>
            <w:vAlign w:val="center"/>
            <w:tcPrChange w:id="3528"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0EF41FDE" w14:textId="77777777" w:rsidR="00C75E31" w:rsidRPr="00E835D4" w:rsidRDefault="00000000">
            <w:pPr>
              <w:spacing w:before="0"/>
              <w:jc w:val="right"/>
              <w:rPr>
                <w:rFonts w:eastAsia="PMingLiU" w:cs="Arial"/>
                <w:b/>
                <w:bCs/>
                <w:sz w:val="16"/>
                <w:szCs w:val="16"/>
                <w:lang w:val="en-US" w:eastAsia="zh-CN"/>
                <w:rPrChange w:id="352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30" w:author="扬 邱" w:date="2025-07-09T17:16:00Z" w16du:dateUtc="2025-07-09T09:16:00Z">
                  <w:rPr>
                    <w:rFonts w:eastAsia="PMingLiU" w:cs="Arial"/>
                    <w:b/>
                    <w:bCs/>
                    <w:sz w:val="12"/>
                    <w:szCs w:val="12"/>
                    <w:lang w:val="en-US" w:eastAsia="zh-CN"/>
                  </w:rPr>
                </w:rPrChange>
              </w:rPr>
              <w:t>22,719,863.29</w:t>
            </w:r>
          </w:p>
        </w:tc>
        <w:tc>
          <w:tcPr>
            <w:tcW w:w="407" w:type="pct"/>
            <w:tcBorders>
              <w:top w:val="nil"/>
              <w:left w:val="nil"/>
              <w:bottom w:val="single" w:sz="4" w:space="0" w:color="auto"/>
              <w:right w:val="single" w:sz="4" w:space="0" w:color="auto"/>
            </w:tcBorders>
            <w:shd w:val="clear" w:color="000000" w:fill="FFFFFF"/>
            <w:noWrap/>
            <w:vAlign w:val="center"/>
            <w:tcPrChange w:id="3531"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46774670" w14:textId="77777777" w:rsidR="00C75E31" w:rsidRPr="00E835D4" w:rsidRDefault="00000000">
            <w:pPr>
              <w:spacing w:before="0"/>
              <w:rPr>
                <w:rFonts w:eastAsia="PMingLiU" w:cs="Arial"/>
                <w:b/>
                <w:bCs/>
                <w:sz w:val="16"/>
                <w:szCs w:val="16"/>
                <w:lang w:val="en-US" w:eastAsia="zh-CN"/>
                <w:rPrChange w:id="353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33"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3534"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68D618C4" w14:textId="77777777" w:rsidR="00C75E31" w:rsidRPr="00E835D4" w:rsidRDefault="00000000">
            <w:pPr>
              <w:spacing w:before="0"/>
              <w:jc w:val="center"/>
              <w:rPr>
                <w:rFonts w:eastAsia="PMingLiU" w:cs="Arial"/>
                <w:b/>
                <w:bCs/>
                <w:sz w:val="16"/>
                <w:szCs w:val="16"/>
                <w:lang w:val="en-US" w:eastAsia="zh-CN"/>
                <w:rPrChange w:id="353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36" w:author="扬 邱" w:date="2025-07-09T17:16:00Z" w16du:dateUtc="2025-07-09T09:16:00Z">
                  <w:rPr>
                    <w:rFonts w:eastAsia="PMingLiU" w:cs="Arial"/>
                    <w:b/>
                    <w:bCs/>
                    <w:sz w:val="12"/>
                    <w:szCs w:val="12"/>
                    <w:lang w:val="en-US" w:eastAsia="zh-CN"/>
                  </w:rPr>
                </w:rPrChange>
              </w:rPr>
              <w:t>29,046.66</w:t>
            </w:r>
          </w:p>
        </w:tc>
        <w:tc>
          <w:tcPr>
            <w:tcW w:w="353" w:type="pct"/>
            <w:tcBorders>
              <w:top w:val="nil"/>
              <w:left w:val="nil"/>
              <w:bottom w:val="single" w:sz="4" w:space="0" w:color="auto"/>
              <w:right w:val="single" w:sz="4" w:space="0" w:color="auto"/>
            </w:tcBorders>
            <w:shd w:val="clear" w:color="000000" w:fill="C0C0C0"/>
            <w:noWrap/>
            <w:vAlign w:val="center"/>
            <w:tcPrChange w:id="3537"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78810E7C" w14:textId="77777777" w:rsidR="00C75E31" w:rsidRPr="00E835D4" w:rsidRDefault="00000000">
            <w:pPr>
              <w:spacing w:before="0"/>
              <w:jc w:val="center"/>
              <w:rPr>
                <w:rFonts w:eastAsia="PMingLiU" w:cs="Arial"/>
                <w:b/>
                <w:bCs/>
                <w:sz w:val="16"/>
                <w:szCs w:val="16"/>
                <w:lang w:val="en-US" w:eastAsia="zh-CN"/>
                <w:rPrChange w:id="353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39"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540"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0A15B1D9" w14:textId="77777777" w:rsidR="00C75E31" w:rsidRPr="00E835D4" w:rsidRDefault="00000000">
            <w:pPr>
              <w:spacing w:before="0"/>
              <w:jc w:val="center"/>
              <w:rPr>
                <w:rFonts w:eastAsia="PMingLiU" w:cs="Arial"/>
                <w:b/>
                <w:bCs/>
                <w:sz w:val="16"/>
                <w:szCs w:val="16"/>
                <w:lang w:val="en-US" w:eastAsia="zh-CN"/>
                <w:rPrChange w:id="354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42"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543"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7D547C9D" w14:textId="77777777" w:rsidR="00C75E31" w:rsidRPr="00E835D4" w:rsidRDefault="00000000">
            <w:pPr>
              <w:spacing w:before="0"/>
              <w:jc w:val="center"/>
              <w:rPr>
                <w:rFonts w:eastAsia="PMingLiU" w:cs="Arial"/>
                <w:b/>
                <w:bCs/>
                <w:sz w:val="16"/>
                <w:szCs w:val="16"/>
                <w:lang w:val="en-US" w:eastAsia="zh-CN"/>
                <w:rPrChange w:id="354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4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54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D3D8860" w14:textId="77777777" w:rsidR="00C75E31" w:rsidRPr="00E835D4" w:rsidRDefault="00000000">
            <w:pPr>
              <w:spacing w:before="0"/>
              <w:jc w:val="center"/>
              <w:rPr>
                <w:rFonts w:eastAsia="PMingLiU" w:cs="Arial"/>
                <w:b/>
                <w:bCs/>
                <w:sz w:val="16"/>
                <w:szCs w:val="16"/>
                <w:lang w:val="en-US" w:eastAsia="zh-CN"/>
                <w:rPrChange w:id="354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4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54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CA58FBC" w14:textId="77777777" w:rsidR="00C75E31" w:rsidRPr="00E835D4" w:rsidRDefault="00000000">
            <w:pPr>
              <w:spacing w:before="0"/>
              <w:jc w:val="center"/>
              <w:rPr>
                <w:rFonts w:eastAsia="PMingLiU" w:cs="Arial"/>
                <w:b/>
                <w:bCs/>
                <w:sz w:val="16"/>
                <w:szCs w:val="16"/>
                <w:lang w:val="en-US" w:eastAsia="zh-CN"/>
                <w:rPrChange w:id="355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5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55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687F65D" w14:textId="77777777" w:rsidR="00C75E31" w:rsidRPr="00E835D4" w:rsidRDefault="00000000">
            <w:pPr>
              <w:spacing w:before="0"/>
              <w:jc w:val="center"/>
              <w:rPr>
                <w:rFonts w:eastAsia="PMingLiU" w:cs="Arial"/>
                <w:b/>
                <w:bCs/>
                <w:sz w:val="16"/>
                <w:szCs w:val="16"/>
                <w:lang w:val="en-US" w:eastAsia="zh-CN"/>
                <w:rPrChange w:id="355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54"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555"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09032A2D" w14:textId="77777777" w:rsidR="00C75E31" w:rsidRPr="00E835D4" w:rsidRDefault="00000000">
            <w:pPr>
              <w:spacing w:before="0"/>
              <w:jc w:val="center"/>
              <w:rPr>
                <w:rFonts w:eastAsia="PMingLiU" w:cs="Arial"/>
                <w:b/>
                <w:bCs/>
                <w:sz w:val="16"/>
                <w:szCs w:val="16"/>
                <w:lang w:val="en-US" w:eastAsia="zh-CN"/>
                <w:rPrChange w:id="355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57" w:author="扬 邱" w:date="2025-07-09T17:16:00Z" w16du:dateUtc="2025-07-09T09:16:00Z">
                  <w:rPr>
                    <w:rFonts w:eastAsia="PMingLiU" w:cs="Arial"/>
                    <w:b/>
                    <w:bCs/>
                    <w:sz w:val="12"/>
                    <w:szCs w:val="12"/>
                    <w:lang w:val="en-US" w:eastAsia="zh-CN"/>
                  </w:rPr>
                </w:rPrChange>
              </w:rPr>
              <w:t>29,046.66</w:t>
            </w:r>
          </w:p>
        </w:tc>
      </w:tr>
      <w:tr w:rsidR="00E835D4" w:rsidRPr="00E835D4" w14:paraId="5227B772" w14:textId="77777777" w:rsidTr="00E835D4">
        <w:tblPrEx>
          <w:tblPrExChange w:id="3558" w:author="扬 邱" w:date="2025-07-09T17:16:00Z" w16du:dateUtc="2025-07-09T09:16:00Z">
            <w:tblPrEx>
              <w:tblLayout w:type="fixed"/>
            </w:tblPrEx>
          </w:tblPrExChange>
        </w:tblPrEx>
        <w:trPr>
          <w:trHeight w:val="660"/>
          <w:trPrChange w:id="3559" w:author="扬 邱" w:date="2025-07-09T17:16:00Z" w16du:dateUtc="2025-07-09T09:16:00Z">
            <w:trPr>
              <w:trHeight w:val="6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560"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1349D9C9" w14:textId="77777777" w:rsidR="00C75E31" w:rsidRPr="00E835D4" w:rsidRDefault="00000000">
            <w:pPr>
              <w:spacing w:before="0"/>
              <w:jc w:val="center"/>
              <w:rPr>
                <w:rFonts w:eastAsia="PMingLiU" w:cs="Arial"/>
                <w:b/>
                <w:bCs/>
                <w:sz w:val="16"/>
                <w:szCs w:val="16"/>
                <w:lang w:val="en-US" w:eastAsia="zh-CN"/>
                <w:rPrChange w:id="356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62" w:author="扬 邱" w:date="2025-07-09T17:16:00Z" w16du:dateUtc="2025-07-09T09:16:00Z">
                  <w:rPr>
                    <w:rFonts w:eastAsia="PMingLiU" w:cs="Arial"/>
                    <w:b/>
                    <w:bCs/>
                    <w:sz w:val="12"/>
                    <w:szCs w:val="12"/>
                    <w:lang w:val="en-US" w:eastAsia="zh-CN"/>
                  </w:rPr>
                </w:rPrChange>
              </w:rPr>
              <w:t>54</w:t>
            </w:r>
          </w:p>
        </w:tc>
        <w:tc>
          <w:tcPr>
            <w:tcW w:w="360" w:type="pct"/>
            <w:tcBorders>
              <w:top w:val="nil"/>
              <w:left w:val="nil"/>
              <w:bottom w:val="single" w:sz="4" w:space="0" w:color="auto"/>
              <w:right w:val="single" w:sz="4" w:space="0" w:color="auto"/>
            </w:tcBorders>
            <w:shd w:val="clear" w:color="auto" w:fill="auto"/>
            <w:vAlign w:val="center"/>
            <w:tcPrChange w:id="3563"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1334A89F" w14:textId="77777777" w:rsidR="00C75E31" w:rsidRPr="00E835D4" w:rsidRDefault="00000000">
            <w:pPr>
              <w:spacing w:before="0"/>
              <w:rPr>
                <w:rFonts w:eastAsia="PMingLiU" w:cs="Arial"/>
                <w:b/>
                <w:bCs/>
                <w:sz w:val="16"/>
                <w:szCs w:val="16"/>
                <w:lang w:val="en-US" w:eastAsia="zh-CN"/>
                <w:rPrChange w:id="3564"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565" w:author="扬 邱" w:date="2025-07-09T17:16:00Z" w16du:dateUtc="2025-07-09T09:16:00Z">
                  <w:rPr>
                    <w:rFonts w:eastAsia="PMingLiU" w:cs="Arial" w:hint="eastAsia"/>
                    <w:b/>
                    <w:bCs/>
                    <w:sz w:val="12"/>
                    <w:szCs w:val="12"/>
                    <w:lang w:val="en-US" w:eastAsia="zh-CN"/>
                  </w:rPr>
                </w:rPrChange>
              </w:rPr>
              <w:t>采购产品空调和暖空气加热设备和商业和工业制冷设备制造</w:t>
            </w:r>
          </w:p>
        </w:tc>
        <w:tc>
          <w:tcPr>
            <w:tcW w:w="182" w:type="pct"/>
            <w:tcBorders>
              <w:top w:val="nil"/>
              <w:left w:val="nil"/>
              <w:bottom w:val="single" w:sz="4" w:space="0" w:color="auto"/>
              <w:right w:val="single" w:sz="4" w:space="0" w:color="auto"/>
            </w:tcBorders>
            <w:shd w:val="clear" w:color="000000" w:fill="FFFFFF"/>
            <w:vAlign w:val="center"/>
            <w:tcPrChange w:id="3566"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635A2DE" w14:textId="77777777" w:rsidR="00C75E31" w:rsidRPr="00E835D4" w:rsidRDefault="00000000">
            <w:pPr>
              <w:spacing w:before="0"/>
              <w:jc w:val="center"/>
              <w:rPr>
                <w:rFonts w:ascii="宋体" w:eastAsia="宋体" w:hAnsi="宋体" w:cs="宋体" w:hint="eastAsia"/>
                <w:b/>
                <w:bCs/>
                <w:sz w:val="16"/>
                <w:szCs w:val="16"/>
                <w:lang w:val="en-US" w:eastAsia="zh-CN"/>
                <w:rPrChange w:id="3567"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568" w:author="扬 邱" w:date="2025-07-09T17:16:00Z" w16du:dateUtc="2025-07-09T09:16:00Z">
                  <w:rPr>
                    <w:rFonts w:ascii="宋体" w:eastAsia="宋体" w:hAnsi="宋体" w:cs="宋体" w:hint="eastAsia"/>
                    <w:b/>
                    <w:bCs/>
                    <w:sz w:val="12"/>
                    <w:szCs w:val="12"/>
                    <w:lang w:val="en-US" w:eastAsia="zh-CN"/>
                  </w:rPr>
                </w:rPrChange>
              </w:rPr>
              <w:t>范围三 类别2</w:t>
            </w:r>
          </w:p>
        </w:tc>
        <w:tc>
          <w:tcPr>
            <w:tcW w:w="603" w:type="pct"/>
            <w:tcBorders>
              <w:top w:val="nil"/>
              <w:left w:val="nil"/>
              <w:bottom w:val="single" w:sz="4" w:space="0" w:color="auto"/>
              <w:right w:val="single" w:sz="4" w:space="0" w:color="auto"/>
            </w:tcBorders>
            <w:shd w:val="clear" w:color="000000" w:fill="FFFFFF"/>
            <w:noWrap/>
            <w:vAlign w:val="center"/>
            <w:tcPrChange w:id="3569"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32B606F3" w14:textId="77777777" w:rsidR="00C75E31" w:rsidRPr="00E835D4" w:rsidRDefault="00000000">
            <w:pPr>
              <w:spacing w:before="0"/>
              <w:jc w:val="right"/>
              <w:rPr>
                <w:rFonts w:eastAsia="PMingLiU" w:cs="Arial"/>
                <w:b/>
                <w:bCs/>
                <w:sz w:val="16"/>
                <w:szCs w:val="16"/>
                <w:lang w:val="en-US" w:eastAsia="zh-CN"/>
                <w:rPrChange w:id="357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71" w:author="扬 邱" w:date="2025-07-09T17:16:00Z" w16du:dateUtc="2025-07-09T09:16:00Z">
                  <w:rPr>
                    <w:rFonts w:eastAsia="PMingLiU" w:cs="Arial"/>
                    <w:b/>
                    <w:bCs/>
                    <w:sz w:val="12"/>
                    <w:szCs w:val="12"/>
                    <w:lang w:val="en-US" w:eastAsia="zh-CN"/>
                  </w:rPr>
                </w:rPrChange>
              </w:rPr>
              <w:t>137,337.40</w:t>
            </w:r>
          </w:p>
        </w:tc>
        <w:tc>
          <w:tcPr>
            <w:tcW w:w="407" w:type="pct"/>
            <w:tcBorders>
              <w:top w:val="nil"/>
              <w:left w:val="nil"/>
              <w:bottom w:val="single" w:sz="4" w:space="0" w:color="auto"/>
              <w:right w:val="single" w:sz="4" w:space="0" w:color="auto"/>
            </w:tcBorders>
            <w:shd w:val="clear" w:color="000000" w:fill="FFFFFF"/>
            <w:noWrap/>
            <w:vAlign w:val="center"/>
            <w:tcPrChange w:id="3572"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0C356C20" w14:textId="77777777" w:rsidR="00C75E31" w:rsidRPr="00E835D4" w:rsidRDefault="00000000">
            <w:pPr>
              <w:spacing w:before="0"/>
              <w:rPr>
                <w:rFonts w:eastAsia="PMingLiU" w:cs="Arial"/>
                <w:b/>
                <w:bCs/>
                <w:sz w:val="16"/>
                <w:szCs w:val="16"/>
                <w:lang w:val="en-US" w:eastAsia="zh-CN"/>
                <w:rPrChange w:id="357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74" w:author="扬 邱" w:date="2025-07-09T17:16:00Z" w16du:dateUtc="2025-07-09T09:16:00Z">
                  <w:rPr>
                    <w:rFonts w:eastAsia="PMingLiU" w:cs="Arial"/>
                    <w:b/>
                    <w:bCs/>
                    <w:sz w:val="12"/>
                    <w:szCs w:val="12"/>
                    <w:lang w:val="en-US" w:eastAsia="zh-CN"/>
                  </w:rPr>
                </w:rPrChange>
              </w:rPr>
              <w:t>$</w:t>
            </w:r>
          </w:p>
        </w:tc>
        <w:tc>
          <w:tcPr>
            <w:tcW w:w="655" w:type="pct"/>
            <w:tcBorders>
              <w:top w:val="nil"/>
              <w:left w:val="nil"/>
              <w:bottom w:val="single" w:sz="4" w:space="0" w:color="auto"/>
              <w:right w:val="single" w:sz="4" w:space="0" w:color="auto"/>
            </w:tcBorders>
            <w:shd w:val="clear" w:color="000000" w:fill="C0C0C0"/>
            <w:noWrap/>
            <w:vAlign w:val="center"/>
            <w:tcPrChange w:id="3575"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7881C4EA" w14:textId="77777777" w:rsidR="00C75E31" w:rsidRPr="00E835D4" w:rsidRDefault="00000000">
            <w:pPr>
              <w:spacing w:before="0"/>
              <w:jc w:val="center"/>
              <w:rPr>
                <w:rFonts w:eastAsia="PMingLiU" w:cs="Arial"/>
                <w:b/>
                <w:bCs/>
                <w:sz w:val="16"/>
                <w:szCs w:val="16"/>
                <w:lang w:val="en-US" w:eastAsia="zh-CN"/>
                <w:rPrChange w:id="357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77" w:author="扬 邱" w:date="2025-07-09T17:16:00Z" w16du:dateUtc="2025-07-09T09:16:00Z">
                  <w:rPr>
                    <w:rFonts w:eastAsia="PMingLiU" w:cs="Arial"/>
                    <w:b/>
                    <w:bCs/>
                    <w:sz w:val="12"/>
                    <w:szCs w:val="12"/>
                    <w:lang w:val="en-US" w:eastAsia="zh-CN"/>
                  </w:rPr>
                </w:rPrChange>
              </w:rPr>
              <w:t>14.83</w:t>
            </w:r>
          </w:p>
        </w:tc>
        <w:tc>
          <w:tcPr>
            <w:tcW w:w="353" w:type="pct"/>
            <w:tcBorders>
              <w:top w:val="nil"/>
              <w:left w:val="nil"/>
              <w:bottom w:val="single" w:sz="4" w:space="0" w:color="auto"/>
              <w:right w:val="single" w:sz="4" w:space="0" w:color="auto"/>
            </w:tcBorders>
            <w:shd w:val="clear" w:color="000000" w:fill="C0C0C0"/>
            <w:noWrap/>
            <w:vAlign w:val="center"/>
            <w:tcPrChange w:id="3578"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256C352D" w14:textId="77777777" w:rsidR="00C75E31" w:rsidRPr="00E835D4" w:rsidRDefault="00000000">
            <w:pPr>
              <w:spacing w:before="0"/>
              <w:jc w:val="center"/>
              <w:rPr>
                <w:rFonts w:eastAsia="PMingLiU" w:cs="Arial"/>
                <w:b/>
                <w:bCs/>
                <w:sz w:val="16"/>
                <w:szCs w:val="16"/>
                <w:lang w:val="en-US" w:eastAsia="zh-CN"/>
                <w:rPrChange w:id="357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80"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581"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4340D60A" w14:textId="77777777" w:rsidR="00C75E31" w:rsidRPr="00E835D4" w:rsidRDefault="00000000">
            <w:pPr>
              <w:spacing w:before="0"/>
              <w:jc w:val="center"/>
              <w:rPr>
                <w:rFonts w:eastAsia="PMingLiU" w:cs="Arial"/>
                <w:b/>
                <w:bCs/>
                <w:sz w:val="16"/>
                <w:szCs w:val="16"/>
                <w:lang w:val="en-US" w:eastAsia="zh-CN"/>
                <w:rPrChange w:id="358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83"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584"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29601D8B" w14:textId="77777777" w:rsidR="00C75E31" w:rsidRPr="00E835D4" w:rsidRDefault="00000000">
            <w:pPr>
              <w:spacing w:before="0"/>
              <w:jc w:val="center"/>
              <w:rPr>
                <w:rFonts w:eastAsia="PMingLiU" w:cs="Arial"/>
                <w:b/>
                <w:bCs/>
                <w:sz w:val="16"/>
                <w:szCs w:val="16"/>
                <w:lang w:val="en-US" w:eastAsia="zh-CN"/>
                <w:rPrChange w:id="358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8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58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75A2427" w14:textId="77777777" w:rsidR="00C75E31" w:rsidRPr="00E835D4" w:rsidRDefault="00000000">
            <w:pPr>
              <w:spacing w:before="0"/>
              <w:jc w:val="center"/>
              <w:rPr>
                <w:rFonts w:eastAsia="PMingLiU" w:cs="Arial"/>
                <w:b/>
                <w:bCs/>
                <w:sz w:val="16"/>
                <w:szCs w:val="16"/>
                <w:lang w:val="en-US" w:eastAsia="zh-CN"/>
                <w:rPrChange w:id="358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8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59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829D106" w14:textId="77777777" w:rsidR="00C75E31" w:rsidRPr="00E835D4" w:rsidRDefault="00000000">
            <w:pPr>
              <w:spacing w:before="0"/>
              <w:jc w:val="center"/>
              <w:rPr>
                <w:rFonts w:eastAsia="PMingLiU" w:cs="Arial"/>
                <w:b/>
                <w:bCs/>
                <w:sz w:val="16"/>
                <w:szCs w:val="16"/>
                <w:lang w:val="en-US" w:eastAsia="zh-CN"/>
                <w:rPrChange w:id="359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9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59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7449963" w14:textId="77777777" w:rsidR="00C75E31" w:rsidRPr="00E835D4" w:rsidRDefault="00000000">
            <w:pPr>
              <w:spacing w:before="0"/>
              <w:jc w:val="center"/>
              <w:rPr>
                <w:rFonts w:eastAsia="PMingLiU" w:cs="Arial"/>
                <w:b/>
                <w:bCs/>
                <w:sz w:val="16"/>
                <w:szCs w:val="16"/>
                <w:lang w:val="en-US" w:eastAsia="zh-CN"/>
                <w:rPrChange w:id="359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95"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596"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2DBD4C60" w14:textId="77777777" w:rsidR="00C75E31" w:rsidRPr="00E835D4" w:rsidRDefault="00000000">
            <w:pPr>
              <w:spacing w:before="0"/>
              <w:jc w:val="center"/>
              <w:rPr>
                <w:rFonts w:eastAsia="PMingLiU" w:cs="Arial"/>
                <w:b/>
                <w:bCs/>
                <w:sz w:val="16"/>
                <w:szCs w:val="16"/>
                <w:lang w:val="en-US" w:eastAsia="zh-CN"/>
                <w:rPrChange w:id="359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598" w:author="扬 邱" w:date="2025-07-09T17:16:00Z" w16du:dateUtc="2025-07-09T09:16:00Z">
                  <w:rPr>
                    <w:rFonts w:eastAsia="PMingLiU" w:cs="Arial"/>
                    <w:b/>
                    <w:bCs/>
                    <w:sz w:val="12"/>
                    <w:szCs w:val="12"/>
                    <w:lang w:val="en-US" w:eastAsia="zh-CN"/>
                  </w:rPr>
                </w:rPrChange>
              </w:rPr>
              <w:t>14.83</w:t>
            </w:r>
          </w:p>
        </w:tc>
      </w:tr>
      <w:tr w:rsidR="00E835D4" w:rsidRPr="00E835D4" w14:paraId="5ECDAE55" w14:textId="77777777" w:rsidTr="00E835D4">
        <w:tblPrEx>
          <w:tblPrExChange w:id="3599" w:author="扬 邱" w:date="2025-07-09T17:16:00Z" w16du:dateUtc="2025-07-09T09:16:00Z">
            <w:tblPrEx>
              <w:tblLayout w:type="fixed"/>
            </w:tblPrEx>
          </w:tblPrExChange>
        </w:tblPrEx>
        <w:trPr>
          <w:trHeight w:val="360"/>
          <w:trPrChange w:id="3600"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601"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58B56F92" w14:textId="77777777" w:rsidR="00C75E31" w:rsidRPr="00E835D4" w:rsidRDefault="00000000">
            <w:pPr>
              <w:spacing w:before="0"/>
              <w:jc w:val="center"/>
              <w:rPr>
                <w:rFonts w:eastAsia="PMingLiU" w:cs="Arial"/>
                <w:b/>
                <w:bCs/>
                <w:sz w:val="16"/>
                <w:szCs w:val="16"/>
                <w:lang w:val="en-US" w:eastAsia="zh-CN"/>
                <w:rPrChange w:id="360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03" w:author="扬 邱" w:date="2025-07-09T17:16:00Z" w16du:dateUtc="2025-07-09T09:16:00Z">
                  <w:rPr>
                    <w:rFonts w:eastAsia="PMingLiU" w:cs="Arial"/>
                    <w:b/>
                    <w:bCs/>
                    <w:sz w:val="12"/>
                    <w:szCs w:val="12"/>
                    <w:lang w:val="en-US" w:eastAsia="zh-CN"/>
                  </w:rPr>
                </w:rPrChange>
              </w:rPr>
              <w:t>55</w:t>
            </w:r>
          </w:p>
        </w:tc>
        <w:tc>
          <w:tcPr>
            <w:tcW w:w="360" w:type="pct"/>
            <w:tcBorders>
              <w:top w:val="nil"/>
              <w:left w:val="nil"/>
              <w:bottom w:val="single" w:sz="4" w:space="0" w:color="auto"/>
              <w:right w:val="single" w:sz="4" w:space="0" w:color="auto"/>
            </w:tcBorders>
            <w:shd w:val="clear" w:color="auto" w:fill="auto"/>
            <w:vAlign w:val="center"/>
            <w:tcPrChange w:id="3604"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4386281A" w14:textId="77777777" w:rsidR="00C75E31" w:rsidRPr="00E835D4" w:rsidRDefault="00000000">
            <w:pPr>
              <w:spacing w:before="0"/>
              <w:rPr>
                <w:rFonts w:eastAsia="PMingLiU" w:cs="Arial"/>
                <w:b/>
                <w:bCs/>
                <w:sz w:val="16"/>
                <w:szCs w:val="16"/>
                <w:lang w:val="en-US" w:eastAsia="zh-CN"/>
                <w:rPrChange w:id="3605"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606" w:author="扬 邱" w:date="2025-07-09T17:16:00Z" w16du:dateUtc="2025-07-09T09:16:00Z">
                  <w:rPr>
                    <w:rFonts w:eastAsia="PMingLiU" w:cs="Arial" w:hint="eastAsia"/>
                    <w:b/>
                    <w:bCs/>
                    <w:sz w:val="12"/>
                    <w:szCs w:val="12"/>
                    <w:lang w:val="en-US" w:eastAsia="zh-CN"/>
                  </w:rPr>
                </w:rPrChange>
              </w:rPr>
              <w:t>电子计算机制造</w:t>
            </w:r>
          </w:p>
        </w:tc>
        <w:tc>
          <w:tcPr>
            <w:tcW w:w="182" w:type="pct"/>
            <w:tcBorders>
              <w:top w:val="nil"/>
              <w:left w:val="nil"/>
              <w:bottom w:val="single" w:sz="4" w:space="0" w:color="auto"/>
              <w:right w:val="single" w:sz="4" w:space="0" w:color="auto"/>
            </w:tcBorders>
            <w:shd w:val="clear" w:color="000000" w:fill="FFFFFF"/>
            <w:vAlign w:val="center"/>
            <w:tcPrChange w:id="3607"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0CBD5526" w14:textId="77777777" w:rsidR="00C75E31" w:rsidRPr="00E835D4" w:rsidRDefault="00000000">
            <w:pPr>
              <w:spacing w:before="0"/>
              <w:jc w:val="center"/>
              <w:rPr>
                <w:rFonts w:ascii="宋体" w:eastAsia="宋体" w:hAnsi="宋体" w:cs="宋体" w:hint="eastAsia"/>
                <w:b/>
                <w:bCs/>
                <w:sz w:val="16"/>
                <w:szCs w:val="16"/>
                <w:lang w:val="en-US" w:eastAsia="zh-CN"/>
                <w:rPrChange w:id="3608"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609" w:author="扬 邱" w:date="2025-07-09T17:16:00Z" w16du:dateUtc="2025-07-09T09:16:00Z">
                  <w:rPr>
                    <w:rFonts w:ascii="宋体" w:eastAsia="宋体" w:hAnsi="宋体" w:cs="宋体" w:hint="eastAsia"/>
                    <w:b/>
                    <w:bCs/>
                    <w:sz w:val="12"/>
                    <w:szCs w:val="12"/>
                    <w:lang w:val="en-US" w:eastAsia="zh-CN"/>
                  </w:rPr>
                </w:rPrChange>
              </w:rPr>
              <w:t>范围三 类别2</w:t>
            </w:r>
          </w:p>
        </w:tc>
        <w:tc>
          <w:tcPr>
            <w:tcW w:w="603" w:type="pct"/>
            <w:tcBorders>
              <w:top w:val="nil"/>
              <w:left w:val="nil"/>
              <w:bottom w:val="single" w:sz="4" w:space="0" w:color="auto"/>
              <w:right w:val="single" w:sz="4" w:space="0" w:color="auto"/>
            </w:tcBorders>
            <w:shd w:val="clear" w:color="000000" w:fill="FFFFFF"/>
            <w:noWrap/>
            <w:vAlign w:val="center"/>
            <w:tcPrChange w:id="3610"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56785544" w14:textId="77777777" w:rsidR="00C75E31" w:rsidRPr="00E835D4" w:rsidRDefault="00000000">
            <w:pPr>
              <w:spacing w:before="0"/>
              <w:jc w:val="right"/>
              <w:rPr>
                <w:rFonts w:eastAsia="PMingLiU" w:cs="Arial"/>
                <w:b/>
                <w:bCs/>
                <w:sz w:val="16"/>
                <w:szCs w:val="16"/>
                <w:lang w:val="en-US" w:eastAsia="zh-CN"/>
                <w:rPrChange w:id="361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12" w:author="扬 邱" w:date="2025-07-09T17:16:00Z" w16du:dateUtc="2025-07-09T09:16:00Z">
                  <w:rPr>
                    <w:rFonts w:eastAsia="PMingLiU" w:cs="Arial"/>
                    <w:b/>
                    <w:bCs/>
                    <w:sz w:val="12"/>
                    <w:szCs w:val="12"/>
                    <w:lang w:val="en-US" w:eastAsia="zh-CN"/>
                  </w:rPr>
                </w:rPrChange>
              </w:rPr>
              <w:t>65,311.03</w:t>
            </w:r>
          </w:p>
        </w:tc>
        <w:tc>
          <w:tcPr>
            <w:tcW w:w="407" w:type="pct"/>
            <w:tcBorders>
              <w:top w:val="nil"/>
              <w:left w:val="nil"/>
              <w:bottom w:val="single" w:sz="4" w:space="0" w:color="auto"/>
              <w:right w:val="single" w:sz="4" w:space="0" w:color="auto"/>
            </w:tcBorders>
            <w:shd w:val="clear" w:color="000000" w:fill="FFFFFF"/>
            <w:noWrap/>
            <w:vAlign w:val="center"/>
            <w:tcPrChange w:id="3613"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616BEFF6" w14:textId="77777777" w:rsidR="00C75E31" w:rsidRPr="00E835D4" w:rsidRDefault="00000000">
            <w:pPr>
              <w:spacing w:before="0"/>
              <w:rPr>
                <w:rFonts w:eastAsia="PMingLiU" w:cs="Arial"/>
                <w:b/>
                <w:bCs/>
                <w:sz w:val="16"/>
                <w:szCs w:val="16"/>
                <w:lang w:val="en-US" w:eastAsia="zh-CN"/>
                <w:rPrChange w:id="361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15" w:author="扬 邱" w:date="2025-07-09T17:16:00Z" w16du:dateUtc="2025-07-09T09:16:00Z">
                  <w:rPr>
                    <w:rFonts w:eastAsia="PMingLiU" w:cs="Arial"/>
                    <w:b/>
                    <w:bCs/>
                    <w:sz w:val="12"/>
                    <w:szCs w:val="12"/>
                    <w:lang w:val="en-US" w:eastAsia="zh-CN"/>
                  </w:rPr>
                </w:rPrChange>
              </w:rPr>
              <w:t>$</w:t>
            </w:r>
          </w:p>
        </w:tc>
        <w:tc>
          <w:tcPr>
            <w:tcW w:w="655" w:type="pct"/>
            <w:tcBorders>
              <w:top w:val="nil"/>
              <w:left w:val="nil"/>
              <w:bottom w:val="single" w:sz="4" w:space="0" w:color="auto"/>
              <w:right w:val="single" w:sz="4" w:space="0" w:color="auto"/>
            </w:tcBorders>
            <w:shd w:val="clear" w:color="000000" w:fill="C0C0C0"/>
            <w:noWrap/>
            <w:vAlign w:val="center"/>
            <w:tcPrChange w:id="3616"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4E19D8B" w14:textId="77777777" w:rsidR="00C75E31" w:rsidRPr="00E835D4" w:rsidRDefault="00000000">
            <w:pPr>
              <w:spacing w:before="0"/>
              <w:jc w:val="center"/>
              <w:rPr>
                <w:rFonts w:eastAsia="PMingLiU" w:cs="Arial"/>
                <w:b/>
                <w:bCs/>
                <w:sz w:val="16"/>
                <w:szCs w:val="16"/>
                <w:lang w:val="en-US" w:eastAsia="zh-CN"/>
                <w:rPrChange w:id="361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18" w:author="扬 邱" w:date="2025-07-09T17:16:00Z" w16du:dateUtc="2025-07-09T09:16:00Z">
                  <w:rPr>
                    <w:rFonts w:eastAsia="PMingLiU" w:cs="Arial"/>
                    <w:b/>
                    <w:bCs/>
                    <w:sz w:val="12"/>
                    <w:szCs w:val="12"/>
                    <w:lang w:val="en-US" w:eastAsia="zh-CN"/>
                  </w:rPr>
                </w:rPrChange>
              </w:rPr>
              <w:t>3.79</w:t>
            </w:r>
          </w:p>
        </w:tc>
        <w:tc>
          <w:tcPr>
            <w:tcW w:w="353" w:type="pct"/>
            <w:tcBorders>
              <w:top w:val="nil"/>
              <w:left w:val="nil"/>
              <w:bottom w:val="single" w:sz="4" w:space="0" w:color="auto"/>
              <w:right w:val="single" w:sz="4" w:space="0" w:color="auto"/>
            </w:tcBorders>
            <w:shd w:val="clear" w:color="000000" w:fill="C0C0C0"/>
            <w:noWrap/>
            <w:vAlign w:val="center"/>
            <w:tcPrChange w:id="3619"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5E65838F" w14:textId="77777777" w:rsidR="00C75E31" w:rsidRPr="00E835D4" w:rsidRDefault="00000000">
            <w:pPr>
              <w:spacing w:before="0"/>
              <w:jc w:val="center"/>
              <w:rPr>
                <w:rFonts w:eastAsia="PMingLiU" w:cs="Arial"/>
                <w:b/>
                <w:bCs/>
                <w:sz w:val="16"/>
                <w:szCs w:val="16"/>
                <w:lang w:val="en-US" w:eastAsia="zh-CN"/>
                <w:rPrChange w:id="362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21"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622"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7774E946" w14:textId="77777777" w:rsidR="00C75E31" w:rsidRPr="00E835D4" w:rsidRDefault="00000000">
            <w:pPr>
              <w:spacing w:before="0"/>
              <w:jc w:val="center"/>
              <w:rPr>
                <w:rFonts w:eastAsia="PMingLiU" w:cs="Arial"/>
                <w:b/>
                <w:bCs/>
                <w:sz w:val="16"/>
                <w:szCs w:val="16"/>
                <w:lang w:val="en-US" w:eastAsia="zh-CN"/>
                <w:rPrChange w:id="362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24"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625"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5B262AF3" w14:textId="77777777" w:rsidR="00C75E31" w:rsidRPr="00E835D4" w:rsidRDefault="00000000">
            <w:pPr>
              <w:spacing w:before="0"/>
              <w:jc w:val="center"/>
              <w:rPr>
                <w:rFonts w:eastAsia="PMingLiU" w:cs="Arial"/>
                <w:b/>
                <w:bCs/>
                <w:sz w:val="16"/>
                <w:szCs w:val="16"/>
                <w:lang w:val="en-US" w:eastAsia="zh-CN"/>
                <w:rPrChange w:id="362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2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62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24A8451" w14:textId="77777777" w:rsidR="00C75E31" w:rsidRPr="00E835D4" w:rsidRDefault="00000000">
            <w:pPr>
              <w:spacing w:before="0"/>
              <w:jc w:val="center"/>
              <w:rPr>
                <w:rFonts w:eastAsia="PMingLiU" w:cs="Arial"/>
                <w:b/>
                <w:bCs/>
                <w:sz w:val="16"/>
                <w:szCs w:val="16"/>
                <w:lang w:val="en-US" w:eastAsia="zh-CN"/>
                <w:rPrChange w:id="362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3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63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FC301AC" w14:textId="77777777" w:rsidR="00C75E31" w:rsidRPr="00E835D4" w:rsidRDefault="00000000">
            <w:pPr>
              <w:spacing w:before="0"/>
              <w:jc w:val="center"/>
              <w:rPr>
                <w:rFonts w:eastAsia="PMingLiU" w:cs="Arial"/>
                <w:b/>
                <w:bCs/>
                <w:sz w:val="16"/>
                <w:szCs w:val="16"/>
                <w:lang w:val="en-US" w:eastAsia="zh-CN"/>
                <w:rPrChange w:id="363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3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63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724130D" w14:textId="77777777" w:rsidR="00C75E31" w:rsidRPr="00E835D4" w:rsidRDefault="00000000">
            <w:pPr>
              <w:spacing w:before="0"/>
              <w:jc w:val="center"/>
              <w:rPr>
                <w:rFonts w:eastAsia="PMingLiU" w:cs="Arial"/>
                <w:b/>
                <w:bCs/>
                <w:sz w:val="16"/>
                <w:szCs w:val="16"/>
                <w:lang w:val="en-US" w:eastAsia="zh-CN"/>
                <w:rPrChange w:id="363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36"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637"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1DFBC552" w14:textId="77777777" w:rsidR="00C75E31" w:rsidRPr="00E835D4" w:rsidRDefault="00000000">
            <w:pPr>
              <w:spacing w:before="0"/>
              <w:jc w:val="center"/>
              <w:rPr>
                <w:rFonts w:eastAsia="PMingLiU" w:cs="Arial"/>
                <w:b/>
                <w:bCs/>
                <w:sz w:val="16"/>
                <w:szCs w:val="16"/>
                <w:lang w:val="en-US" w:eastAsia="zh-CN"/>
                <w:rPrChange w:id="363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39" w:author="扬 邱" w:date="2025-07-09T17:16:00Z" w16du:dateUtc="2025-07-09T09:16:00Z">
                  <w:rPr>
                    <w:rFonts w:eastAsia="PMingLiU" w:cs="Arial"/>
                    <w:b/>
                    <w:bCs/>
                    <w:sz w:val="12"/>
                    <w:szCs w:val="12"/>
                    <w:lang w:val="en-US" w:eastAsia="zh-CN"/>
                  </w:rPr>
                </w:rPrChange>
              </w:rPr>
              <w:t>3.79</w:t>
            </w:r>
          </w:p>
        </w:tc>
      </w:tr>
      <w:tr w:rsidR="00E835D4" w:rsidRPr="00E835D4" w14:paraId="72511D7F" w14:textId="77777777" w:rsidTr="00E835D4">
        <w:tblPrEx>
          <w:tblPrExChange w:id="3640" w:author="扬 邱" w:date="2025-07-09T17:16:00Z" w16du:dateUtc="2025-07-09T09:16:00Z">
            <w:tblPrEx>
              <w:tblLayout w:type="fixed"/>
            </w:tblPrEx>
          </w:tblPrExChange>
        </w:tblPrEx>
        <w:trPr>
          <w:trHeight w:val="360"/>
          <w:trPrChange w:id="3641"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642"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13A5E107" w14:textId="77777777" w:rsidR="00C75E31" w:rsidRPr="00E835D4" w:rsidRDefault="00000000">
            <w:pPr>
              <w:spacing w:before="0"/>
              <w:jc w:val="center"/>
              <w:rPr>
                <w:rFonts w:eastAsia="PMingLiU" w:cs="Arial"/>
                <w:b/>
                <w:bCs/>
                <w:sz w:val="16"/>
                <w:szCs w:val="16"/>
                <w:lang w:val="en-US" w:eastAsia="zh-CN"/>
                <w:rPrChange w:id="364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44" w:author="扬 邱" w:date="2025-07-09T17:16:00Z" w16du:dateUtc="2025-07-09T09:16:00Z">
                  <w:rPr>
                    <w:rFonts w:eastAsia="PMingLiU" w:cs="Arial"/>
                    <w:b/>
                    <w:bCs/>
                    <w:sz w:val="12"/>
                    <w:szCs w:val="12"/>
                    <w:lang w:val="en-US" w:eastAsia="zh-CN"/>
                  </w:rPr>
                </w:rPrChange>
              </w:rPr>
              <w:t>56</w:t>
            </w:r>
          </w:p>
        </w:tc>
        <w:tc>
          <w:tcPr>
            <w:tcW w:w="360" w:type="pct"/>
            <w:tcBorders>
              <w:top w:val="nil"/>
              <w:left w:val="nil"/>
              <w:bottom w:val="single" w:sz="4" w:space="0" w:color="auto"/>
              <w:right w:val="single" w:sz="4" w:space="0" w:color="auto"/>
            </w:tcBorders>
            <w:shd w:val="clear" w:color="auto" w:fill="auto"/>
            <w:vAlign w:val="center"/>
            <w:tcPrChange w:id="3645"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5DB67D77" w14:textId="77777777" w:rsidR="00C75E31" w:rsidRPr="00E835D4" w:rsidRDefault="00000000">
            <w:pPr>
              <w:spacing w:before="0"/>
              <w:rPr>
                <w:rFonts w:eastAsia="PMingLiU" w:cs="Arial"/>
                <w:b/>
                <w:bCs/>
                <w:sz w:val="16"/>
                <w:szCs w:val="16"/>
                <w:lang w:val="en-US" w:eastAsia="zh-CN"/>
                <w:rPrChange w:id="3646"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647" w:author="扬 邱" w:date="2025-07-09T17:16:00Z" w16du:dateUtc="2025-07-09T09:16:00Z">
                  <w:rPr>
                    <w:rFonts w:eastAsia="PMingLiU" w:cs="Arial" w:hint="eastAsia"/>
                    <w:b/>
                    <w:bCs/>
                    <w:sz w:val="12"/>
                    <w:szCs w:val="12"/>
                    <w:lang w:val="en-US" w:eastAsia="zh-CN"/>
                  </w:rPr>
                </w:rPrChange>
              </w:rPr>
              <w:t>焊接及焊接设备制造</w:t>
            </w:r>
          </w:p>
        </w:tc>
        <w:tc>
          <w:tcPr>
            <w:tcW w:w="182" w:type="pct"/>
            <w:tcBorders>
              <w:top w:val="nil"/>
              <w:left w:val="nil"/>
              <w:bottom w:val="single" w:sz="4" w:space="0" w:color="auto"/>
              <w:right w:val="single" w:sz="4" w:space="0" w:color="auto"/>
            </w:tcBorders>
            <w:shd w:val="clear" w:color="000000" w:fill="FFFFFF"/>
            <w:vAlign w:val="center"/>
            <w:tcPrChange w:id="3648"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3CF839B6" w14:textId="77777777" w:rsidR="00C75E31" w:rsidRPr="00E835D4" w:rsidRDefault="00000000">
            <w:pPr>
              <w:spacing w:before="0"/>
              <w:jc w:val="center"/>
              <w:rPr>
                <w:rFonts w:ascii="宋体" w:eastAsia="宋体" w:hAnsi="宋体" w:cs="宋体" w:hint="eastAsia"/>
                <w:b/>
                <w:bCs/>
                <w:sz w:val="16"/>
                <w:szCs w:val="16"/>
                <w:lang w:val="en-US" w:eastAsia="zh-CN"/>
                <w:rPrChange w:id="3649"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650" w:author="扬 邱" w:date="2025-07-09T17:16:00Z" w16du:dateUtc="2025-07-09T09:16:00Z">
                  <w:rPr>
                    <w:rFonts w:ascii="宋体" w:eastAsia="宋体" w:hAnsi="宋体" w:cs="宋体" w:hint="eastAsia"/>
                    <w:b/>
                    <w:bCs/>
                    <w:sz w:val="12"/>
                    <w:szCs w:val="12"/>
                    <w:lang w:val="en-US" w:eastAsia="zh-CN"/>
                  </w:rPr>
                </w:rPrChange>
              </w:rPr>
              <w:t>范围三 类别2</w:t>
            </w:r>
          </w:p>
        </w:tc>
        <w:tc>
          <w:tcPr>
            <w:tcW w:w="603" w:type="pct"/>
            <w:tcBorders>
              <w:top w:val="nil"/>
              <w:left w:val="nil"/>
              <w:bottom w:val="single" w:sz="4" w:space="0" w:color="auto"/>
              <w:right w:val="single" w:sz="4" w:space="0" w:color="auto"/>
            </w:tcBorders>
            <w:shd w:val="clear" w:color="000000" w:fill="FFFFFF"/>
            <w:noWrap/>
            <w:vAlign w:val="center"/>
            <w:tcPrChange w:id="3651"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19CAE225" w14:textId="77777777" w:rsidR="00C75E31" w:rsidRPr="00E835D4" w:rsidRDefault="00000000">
            <w:pPr>
              <w:spacing w:before="0"/>
              <w:jc w:val="right"/>
              <w:rPr>
                <w:rFonts w:eastAsia="PMingLiU" w:cs="Arial"/>
                <w:b/>
                <w:bCs/>
                <w:sz w:val="16"/>
                <w:szCs w:val="16"/>
                <w:lang w:val="en-US" w:eastAsia="zh-CN"/>
                <w:rPrChange w:id="365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53" w:author="扬 邱" w:date="2025-07-09T17:16:00Z" w16du:dateUtc="2025-07-09T09:16:00Z">
                  <w:rPr>
                    <w:rFonts w:eastAsia="PMingLiU" w:cs="Arial"/>
                    <w:b/>
                    <w:bCs/>
                    <w:sz w:val="12"/>
                    <w:szCs w:val="12"/>
                    <w:lang w:val="en-US" w:eastAsia="zh-CN"/>
                  </w:rPr>
                </w:rPrChange>
              </w:rPr>
              <w:t>869,121.80</w:t>
            </w:r>
          </w:p>
        </w:tc>
        <w:tc>
          <w:tcPr>
            <w:tcW w:w="407" w:type="pct"/>
            <w:tcBorders>
              <w:top w:val="nil"/>
              <w:left w:val="nil"/>
              <w:bottom w:val="single" w:sz="4" w:space="0" w:color="auto"/>
              <w:right w:val="single" w:sz="4" w:space="0" w:color="auto"/>
            </w:tcBorders>
            <w:shd w:val="clear" w:color="000000" w:fill="FFFFFF"/>
            <w:noWrap/>
            <w:vAlign w:val="center"/>
            <w:tcPrChange w:id="3654"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175275EB" w14:textId="77777777" w:rsidR="00C75E31" w:rsidRPr="00E835D4" w:rsidRDefault="00000000">
            <w:pPr>
              <w:spacing w:before="0"/>
              <w:rPr>
                <w:rFonts w:eastAsia="PMingLiU" w:cs="Arial"/>
                <w:b/>
                <w:bCs/>
                <w:sz w:val="16"/>
                <w:szCs w:val="16"/>
                <w:lang w:val="en-US" w:eastAsia="zh-CN"/>
                <w:rPrChange w:id="365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56" w:author="扬 邱" w:date="2025-07-09T17:16:00Z" w16du:dateUtc="2025-07-09T09:16:00Z">
                  <w:rPr>
                    <w:rFonts w:eastAsia="PMingLiU" w:cs="Arial"/>
                    <w:b/>
                    <w:bCs/>
                    <w:sz w:val="12"/>
                    <w:szCs w:val="12"/>
                    <w:lang w:val="en-US" w:eastAsia="zh-CN"/>
                  </w:rPr>
                </w:rPrChange>
              </w:rPr>
              <w:t>$</w:t>
            </w:r>
          </w:p>
        </w:tc>
        <w:tc>
          <w:tcPr>
            <w:tcW w:w="655" w:type="pct"/>
            <w:tcBorders>
              <w:top w:val="nil"/>
              <w:left w:val="nil"/>
              <w:bottom w:val="single" w:sz="4" w:space="0" w:color="auto"/>
              <w:right w:val="single" w:sz="4" w:space="0" w:color="auto"/>
            </w:tcBorders>
            <w:shd w:val="clear" w:color="000000" w:fill="C0C0C0"/>
            <w:noWrap/>
            <w:vAlign w:val="center"/>
            <w:tcPrChange w:id="3657"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51826EFE" w14:textId="77777777" w:rsidR="00C75E31" w:rsidRPr="00E835D4" w:rsidRDefault="00000000">
            <w:pPr>
              <w:spacing w:before="0"/>
              <w:jc w:val="center"/>
              <w:rPr>
                <w:rFonts w:eastAsia="PMingLiU" w:cs="Arial"/>
                <w:b/>
                <w:bCs/>
                <w:sz w:val="16"/>
                <w:szCs w:val="16"/>
                <w:lang w:val="en-US" w:eastAsia="zh-CN"/>
                <w:rPrChange w:id="365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59" w:author="扬 邱" w:date="2025-07-09T17:16:00Z" w16du:dateUtc="2025-07-09T09:16:00Z">
                  <w:rPr>
                    <w:rFonts w:eastAsia="PMingLiU" w:cs="Arial"/>
                    <w:b/>
                    <w:bCs/>
                    <w:sz w:val="12"/>
                    <w:szCs w:val="12"/>
                    <w:lang w:val="en-US" w:eastAsia="zh-CN"/>
                  </w:rPr>
                </w:rPrChange>
              </w:rPr>
              <w:t>216.41</w:t>
            </w:r>
          </w:p>
        </w:tc>
        <w:tc>
          <w:tcPr>
            <w:tcW w:w="353" w:type="pct"/>
            <w:tcBorders>
              <w:top w:val="nil"/>
              <w:left w:val="nil"/>
              <w:bottom w:val="single" w:sz="4" w:space="0" w:color="auto"/>
              <w:right w:val="single" w:sz="4" w:space="0" w:color="auto"/>
            </w:tcBorders>
            <w:shd w:val="clear" w:color="000000" w:fill="C0C0C0"/>
            <w:noWrap/>
            <w:vAlign w:val="center"/>
            <w:tcPrChange w:id="3660"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13E8F013" w14:textId="77777777" w:rsidR="00C75E31" w:rsidRPr="00E835D4" w:rsidRDefault="00000000">
            <w:pPr>
              <w:spacing w:before="0"/>
              <w:jc w:val="center"/>
              <w:rPr>
                <w:rFonts w:eastAsia="PMingLiU" w:cs="Arial"/>
                <w:b/>
                <w:bCs/>
                <w:sz w:val="16"/>
                <w:szCs w:val="16"/>
                <w:lang w:val="en-US" w:eastAsia="zh-CN"/>
                <w:rPrChange w:id="366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62"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663"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6A4ECEA9" w14:textId="77777777" w:rsidR="00C75E31" w:rsidRPr="00E835D4" w:rsidRDefault="00000000">
            <w:pPr>
              <w:spacing w:before="0"/>
              <w:jc w:val="center"/>
              <w:rPr>
                <w:rFonts w:eastAsia="PMingLiU" w:cs="Arial"/>
                <w:b/>
                <w:bCs/>
                <w:sz w:val="16"/>
                <w:szCs w:val="16"/>
                <w:lang w:val="en-US" w:eastAsia="zh-CN"/>
                <w:rPrChange w:id="366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65"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666"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6C5B075A" w14:textId="77777777" w:rsidR="00C75E31" w:rsidRPr="00E835D4" w:rsidRDefault="00000000">
            <w:pPr>
              <w:spacing w:before="0"/>
              <w:jc w:val="center"/>
              <w:rPr>
                <w:rFonts w:eastAsia="PMingLiU" w:cs="Arial"/>
                <w:b/>
                <w:bCs/>
                <w:sz w:val="16"/>
                <w:szCs w:val="16"/>
                <w:lang w:val="en-US" w:eastAsia="zh-CN"/>
                <w:rPrChange w:id="366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6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66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B35FF5A" w14:textId="77777777" w:rsidR="00C75E31" w:rsidRPr="00E835D4" w:rsidRDefault="00000000">
            <w:pPr>
              <w:spacing w:before="0"/>
              <w:jc w:val="center"/>
              <w:rPr>
                <w:rFonts w:eastAsia="PMingLiU" w:cs="Arial"/>
                <w:b/>
                <w:bCs/>
                <w:sz w:val="16"/>
                <w:szCs w:val="16"/>
                <w:lang w:val="en-US" w:eastAsia="zh-CN"/>
                <w:rPrChange w:id="367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7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67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192230B" w14:textId="77777777" w:rsidR="00C75E31" w:rsidRPr="00E835D4" w:rsidRDefault="00000000">
            <w:pPr>
              <w:spacing w:before="0"/>
              <w:jc w:val="center"/>
              <w:rPr>
                <w:rFonts w:eastAsia="PMingLiU" w:cs="Arial"/>
                <w:b/>
                <w:bCs/>
                <w:sz w:val="16"/>
                <w:szCs w:val="16"/>
                <w:lang w:val="en-US" w:eastAsia="zh-CN"/>
                <w:rPrChange w:id="367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7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67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E5746DF" w14:textId="77777777" w:rsidR="00C75E31" w:rsidRPr="00E835D4" w:rsidRDefault="00000000">
            <w:pPr>
              <w:spacing w:before="0"/>
              <w:jc w:val="center"/>
              <w:rPr>
                <w:rFonts w:eastAsia="PMingLiU" w:cs="Arial"/>
                <w:b/>
                <w:bCs/>
                <w:sz w:val="16"/>
                <w:szCs w:val="16"/>
                <w:lang w:val="en-US" w:eastAsia="zh-CN"/>
                <w:rPrChange w:id="367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77"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678"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3546A5BD" w14:textId="77777777" w:rsidR="00C75E31" w:rsidRPr="00E835D4" w:rsidRDefault="00000000">
            <w:pPr>
              <w:spacing w:before="0"/>
              <w:jc w:val="center"/>
              <w:rPr>
                <w:rFonts w:eastAsia="PMingLiU" w:cs="Arial"/>
                <w:b/>
                <w:bCs/>
                <w:sz w:val="16"/>
                <w:szCs w:val="16"/>
                <w:lang w:val="en-US" w:eastAsia="zh-CN"/>
                <w:rPrChange w:id="367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80" w:author="扬 邱" w:date="2025-07-09T17:16:00Z" w16du:dateUtc="2025-07-09T09:16:00Z">
                  <w:rPr>
                    <w:rFonts w:eastAsia="PMingLiU" w:cs="Arial"/>
                    <w:b/>
                    <w:bCs/>
                    <w:sz w:val="12"/>
                    <w:szCs w:val="12"/>
                    <w:lang w:val="en-US" w:eastAsia="zh-CN"/>
                  </w:rPr>
                </w:rPrChange>
              </w:rPr>
              <w:t>216.41</w:t>
            </w:r>
          </w:p>
        </w:tc>
      </w:tr>
      <w:tr w:rsidR="00E835D4" w:rsidRPr="00E835D4" w14:paraId="2E0DFC6C" w14:textId="77777777" w:rsidTr="00E835D4">
        <w:tblPrEx>
          <w:tblPrExChange w:id="3681" w:author="扬 邱" w:date="2025-07-09T17:16:00Z" w16du:dateUtc="2025-07-09T09:16:00Z">
            <w:tblPrEx>
              <w:tblLayout w:type="fixed"/>
            </w:tblPrEx>
          </w:tblPrExChange>
        </w:tblPrEx>
        <w:trPr>
          <w:trHeight w:val="360"/>
          <w:trPrChange w:id="3682"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683"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2CE5892C" w14:textId="77777777" w:rsidR="00C75E31" w:rsidRPr="00E835D4" w:rsidRDefault="00000000">
            <w:pPr>
              <w:spacing w:before="0"/>
              <w:jc w:val="center"/>
              <w:rPr>
                <w:rFonts w:eastAsia="PMingLiU" w:cs="Arial"/>
                <w:b/>
                <w:bCs/>
                <w:sz w:val="16"/>
                <w:szCs w:val="16"/>
                <w:lang w:val="en-US" w:eastAsia="zh-CN"/>
                <w:rPrChange w:id="368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85" w:author="扬 邱" w:date="2025-07-09T17:16:00Z" w16du:dateUtc="2025-07-09T09:16:00Z">
                  <w:rPr>
                    <w:rFonts w:eastAsia="PMingLiU" w:cs="Arial"/>
                    <w:b/>
                    <w:bCs/>
                    <w:sz w:val="12"/>
                    <w:szCs w:val="12"/>
                    <w:lang w:val="en-US" w:eastAsia="zh-CN"/>
                  </w:rPr>
                </w:rPrChange>
              </w:rPr>
              <w:t>57</w:t>
            </w:r>
          </w:p>
        </w:tc>
        <w:tc>
          <w:tcPr>
            <w:tcW w:w="360" w:type="pct"/>
            <w:tcBorders>
              <w:top w:val="nil"/>
              <w:left w:val="nil"/>
              <w:bottom w:val="single" w:sz="4" w:space="0" w:color="auto"/>
              <w:right w:val="single" w:sz="4" w:space="0" w:color="auto"/>
            </w:tcBorders>
            <w:shd w:val="clear" w:color="auto" w:fill="auto"/>
            <w:vAlign w:val="center"/>
            <w:tcPrChange w:id="3686"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7CCC3685" w14:textId="77777777" w:rsidR="00C75E31" w:rsidRPr="00E835D4" w:rsidRDefault="00000000">
            <w:pPr>
              <w:spacing w:before="0"/>
              <w:rPr>
                <w:rFonts w:eastAsia="PMingLiU" w:cs="Arial"/>
                <w:b/>
                <w:bCs/>
                <w:sz w:val="16"/>
                <w:szCs w:val="16"/>
                <w:lang w:val="en-US" w:eastAsia="zh-CN"/>
                <w:rPrChange w:id="3687"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688" w:author="扬 邱" w:date="2025-07-09T17:16:00Z" w16du:dateUtc="2025-07-09T09:16:00Z">
                  <w:rPr>
                    <w:rFonts w:eastAsia="PMingLiU" w:cs="Arial" w:hint="eastAsia"/>
                    <w:b/>
                    <w:bCs/>
                    <w:sz w:val="12"/>
                    <w:szCs w:val="12"/>
                    <w:lang w:val="en-US" w:eastAsia="zh-CN"/>
                  </w:rPr>
                </w:rPrChange>
              </w:rPr>
              <w:t>其他工业设备制造</w:t>
            </w:r>
          </w:p>
        </w:tc>
        <w:tc>
          <w:tcPr>
            <w:tcW w:w="182" w:type="pct"/>
            <w:tcBorders>
              <w:top w:val="nil"/>
              <w:left w:val="nil"/>
              <w:bottom w:val="single" w:sz="4" w:space="0" w:color="auto"/>
              <w:right w:val="single" w:sz="4" w:space="0" w:color="auto"/>
            </w:tcBorders>
            <w:shd w:val="clear" w:color="000000" w:fill="FFFFFF"/>
            <w:vAlign w:val="center"/>
            <w:tcPrChange w:id="3689"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41548ED7" w14:textId="77777777" w:rsidR="00C75E31" w:rsidRPr="00E835D4" w:rsidRDefault="00000000">
            <w:pPr>
              <w:spacing w:before="0"/>
              <w:jc w:val="center"/>
              <w:rPr>
                <w:rFonts w:ascii="宋体" w:eastAsia="宋体" w:hAnsi="宋体" w:cs="宋体" w:hint="eastAsia"/>
                <w:b/>
                <w:bCs/>
                <w:sz w:val="16"/>
                <w:szCs w:val="16"/>
                <w:lang w:val="en-US" w:eastAsia="zh-CN"/>
                <w:rPrChange w:id="3690"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691" w:author="扬 邱" w:date="2025-07-09T17:16:00Z" w16du:dateUtc="2025-07-09T09:16:00Z">
                  <w:rPr>
                    <w:rFonts w:ascii="宋体" w:eastAsia="宋体" w:hAnsi="宋体" w:cs="宋体" w:hint="eastAsia"/>
                    <w:b/>
                    <w:bCs/>
                    <w:sz w:val="12"/>
                    <w:szCs w:val="12"/>
                    <w:lang w:val="en-US" w:eastAsia="zh-CN"/>
                  </w:rPr>
                </w:rPrChange>
              </w:rPr>
              <w:t>范围三 类别2</w:t>
            </w:r>
          </w:p>
        </w:tc>
        <w:tc>
          <w:tcPr>
            <w:tcW w:w="603" w:type="pct"/>
            <w:tcBorders>
              <w:top w:val="nil"/>
              <w:left w:val="nil"/>
              <w:bottom w:val="single" w:sz="4" w:space="0" w:color="auto"/>
              <w:right w:val="single" w:sz="4" w:space="0" w:color="auto"/>
            </w:tcBorders>
            <w:shd w:val="clear" w:color="000000" w:fill="FFFFFF"/>
            <w:noWrap/>
            <w:vAlign w:val="center"/>
            <w:tcPrChange w:id="3692"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63F8B821" w14:textId="77777777" w:rsidR="00C75E31" w:rsidRPr="00E835D4" w:rsidRDefault="00000000">
            <w:pPr>
              <w:spacing w:before="0"/>
              <w:jc w:val="right"/>
              <w:rPr>
                <w:rFonts w:eastAsia="PMingLiU" w:cs="Arial"/>
                <w:b/>
                <w:bCs/>
                <w:sz w:val="16"/>
                <w:szCs w:val="16"/>
                <w:lang w:val="en-US" w:eastAsia="zh-CN"/>
                <w:rPrChange w:id="369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94" w:author="扬 邱" w:date="2025-07-09T17:16:00Z" w16du:dateUtc="2025-07-09T09:16:00Z">
                  <w:rPr>
                    <w:rFonts w:eastAsia="PMingLiU" w:cs="Arial"/>
                    <w:b/>
                    <w:bCs/>
                    <w:sz w:val="12"/>
                    <w:szCs w:val="12"/>
                    <w:lang w:val="en-US" w:eastAsia="zh-CN"/>
                  </w:rPr>
                </w:rPrChange>
              </w:rPr>
              <w:t>7,330,946.33</w:t>
            </w:r>
          </w:p>
        </w:tc>
        <w:tc>
          <w:tcPr>
            <w:tcW w:w="407" w:type="pct"/>
            <w:tcBorders>
              <w:top w:val="nil"/>
              <w:left w:val="nil"/>
              <w:bottom w:val="single" w:sz="4" w:space="0" w:color="auto"/>
              <w:right w:val="single" w:sz="4" w:space="0" w:color="auto"/>
            </w:tcBorders>
            <w:shd w:val="clear" w:color="000000" w:fill="FFFFFF"/>
            <w:noWrap/>
            <w:vAlign w:val="center"/>
            <w:tcPrChange w:id="3695"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57BCA4A7" w14:textId="77777777" w:rsidR="00C75E31" w:rsidRPr="00E835D4" w:rsidRDefault="00000000">
            <w:pPr>
              <w:spacing w:before="0"/>
              <w:rPr>
                <w:rFonts w:eastAsia="PMingLiU" w:cs="Arial"/>
                <w:b/>
                <w:bCs/>
                <w:sz w:val="16"/>
                <w:szCs w:val="16"/>
                <w:lang w:val="en-US" w:eastAsia="zh-CN"/>
                <w:rPrChange w:id="369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697" w:author="扬 邱" w:date="2025-07-09T17:16:00Z" w16du:dateUtc="2025-07-09T09:16:00Z">
                  <w:rPr>
                    <w:rFonts w:eastAsia="PMingLiU" w:cs="Arial"/>
                    <w:b/>
                    <w:bCs/>
                    <w:sz w:val="12"/>
                    <w:szCs w:val="12"/>
                    <w:lang w:val="en-US" w:eastAsia="zh-CN"/>
                  </w:rPr>
                </w:rPrChange>
              </w:rPr>
              <w:t>$</w:t>
            </w:r>
          </w:p>
        </w:tc>
        <w:tc>
          <w:tcPr>
            <w:tcW w:w="655" w:type="pct"/>
            <w:tcBorders>
              <w:top w:val="nil"/>
              <w:left w:val="nil"/>
              <w:bottom w:val="single" w:sz="4" w:space="0" w:color="auto"/>
              <w:right w:val="single" w:sz="4" w:space="0" w:color="auto"/>
            </w:tcBorders>
            <w:shd w:val="clear" w:color="000000" w:fill="C0C0C0"/>
            <w:noWrap/>
            <w:vAlign w:val="center"/>
            <w:tcPrChange w:id="3698"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7B056C43" w14:textId="77777777" w:rsidR="00C75E31" w:rsidRPr="00E835D4" w:rsidRDefault="00000000">
            <w:pPr>
              <w:spacing w:before="0"/>
              <w:jc w:val="center"/>
              <w:rPr>
                <w:rFonts w:eastAsia="PMingLiU" w:cs="Arial"/>
                <w:b/>
                <w:bCs/>
                <w:sz w:val="16"/>
                <w:szCs w:val="16"/>
                <w:lang w:val="en-US" w:eastAsia="zh-CN"/>
                <w:rPrChange w:id="369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00" w:author="扬 邱" w:date="2025-07-09T17:16:00Z" w16du:dateUtc="2025-07-09T09:16:00Z">
                  <w:rPr>
                    <w:rFonts w:eastAsia="PMingLiU" w:cs="Arial"/>
                    <w:b/>
                    <w:bCs/>
                    <w:sz w:val="12"/>
                    <w:szCs w:val="12"/>
                    <w:lang w:val="en-US" w:eastAsia="zh-CN"/>
                  </w:rPr>
                </w:rPrChange>
              </w:rPr>
              <w:t>1,356.23</w:t>
            </w:r>
          </w:p>
        </w:tc>
        <w:tc>
          <w:tcPr>
            <w:tcW w:w="353" w:type="pct"/>
            <w:tcBorders>
              <w:top w:val="nil"/>
              <w:left w:val="nil"/>
              <w:bottom w:val="single" w:sz="4" w:space="0" w:color="auto"/>
              <w:right w:val="single" w:sz="4" w:space="0" w:color="auto"/>
            </w:tcBorders>
            <w:shd w:val="clear" w:color="000000" w:fill="C0C0C0"/>
            <w:noWrap/>
            <w:vAlign w:val="center"/>
            <w:tcPrChange w:id="3701"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1A173F20" w14:textId="77777777" w:rsidR="00C75E31" w:rsidRPr="00E835D4" w:rsidRDefault="00000000">
            <w:pPr>
              <w:spacing w:before="0"/>
              <w:jc w:val="center"/>
              <w:rPr>
                <w:rFonts w:eastAsia="PMingLiU" w:cs="Arial"/>
                <w:b/>
                <w:bCs/>
                <w:sz w:val="16"/>
                <w:szCs w:val="16"/>
                <w:lang w:val="en-US" w:eastAsia="zh-CN"/>
                <w:rPrChange w:id="370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03"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704"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08DD80FA" w14:textId="77777777" w:rsidR="00C75E31" w:rsidRPr="00E835D4" w:rsidRDefault="00000000">
            <w:pPr>
              <w:spacing w:before="0"/>
              <w:jc w:val="center"/>
              <w:rPr>
                <w:rFonts w:eastAsia="PMingLiU" w:cs="Arial"/>
                <w:b/>
                <w:bCs/>
                <w:sz w:val="16"/>
                <w:szCs w:val="16"/>
                <w:lang w:val="en-US" w:eastAsia="zh-CN"/>
                <w:rPrChange w:id="370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06"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707"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34A99BD6" w14:textId="77777777" w:rsidR="00C75E31" w:rsidRPr="00E835D4" w:rsidRDefault="00000000">
            <w:pPr>
              <w:spacing w:before="0"/>
              <w:jc w:val="center"/>
              <w:rPr>
                <w:rFonts w:eastAsia="PMingLiU" w:cs="Arial"/>
                <w:b/>
                <w:bCs/>
                <w:sz w:val="16"/>
                <w:szCs w:val="16"/>
                <w:lang w:val="en-US" w:eastAsia="zh-CN"/>
                <w:rPrChange w:id="370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0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71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9CC303D" w14:textId="77777777" w:rsidR="00C75E31" w:rsidRPr="00E835D4" w:rsidRDefault="00000000">
            <w:pPr>
              <w:spacing w:before="0"/>
              <w:jc w:val="center"/>
              <w:rPr>
                <w:rFonts w:eastAsia="PMingLiU" w:cs="Arial"/>
                <w:b/>
                <w:bCs/>
                <w:sz w:val="16"/>
                <w:szCs w:val="16"/>
                <w:lang w:val="en-US" w:eastAsia="zh-CN"/>
                <w:rPrChange w:id="371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1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71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96389A6" w14:textId="77777777" w:rsidR="00C75E31" w:rsidRPr="00E835D4" w:rsidRDefault="00000000">
            <w:pPr>
              <w:spacing w:before="0"/>
              <w:jc w:val="center"/>
              <w:rPr>
                <w:rFonts w:eastAsia="PMingLiU" w:cs="Arial"/>
                <w:b/>
                <w:bCs/>
                <w:sz w:val="16"/>
                <w:szCs w:val="16"/>
                <w:lang w:val="en-US" w:eastAsia="zh-CN"/>
                <w:rPrChange w:id="371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1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71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AA477F3" w14:textId="77777777" w:rsidR="00C75E31" w:rsidRPr="00E835D4" w:rsidRDefault="00000000">
            <w:pPr>
              <w:spacing w:before="0"/>
              <w:jc w:val="center"/>
              <w:rPr>
                <w:rFonts w:eastAsia="PMingLiU" w:cs="Arial"/>
                <w:b/>
                <w:bCs/>
                <w:sz w:val="16"/>
                <w:szCs w:val="16"/>
                <w:lang w:val="en-US" w:eastAsia="zh-CN"/>
                <w:rPrChange w:id="371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18"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719"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729A8C87" w14:textId="77777777" w:rsidR="00C75E31" w:rsidRPr="00E835D4" w:rsidRDefault="00000000">
            <w:pPr>
              <w:spacing w:before="0"/>
              <w:jc w:val="center"/>
              <w:rPr>
                <w:rFonts w:eastAsia="PMingLiU" w:cs="Arial"/>
                <w:b/>
                <w:bCs/>
                <w:sz w:val="16"/>
                <w:szCs w:val="16"/>
                <w:lang w:val="en-US" w:eastAsia="zh-CN"/>
                <w:rPrChange w:id="372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21" w:author="扬 邱" w:date="2025-07-09T17:16:00Z" w16du:dateUtc="2025-07-09T09:16:00Z">
                  <w:rPr>
                    <w:rFonts w:eastAsia="PMingLiU" w:cs="Arial"/>
                    <w:b/>
                    <w:bCs/>
                    <w:sz w:val="12"/>
                    <w:szCs w:val="12"/>
                    <w:lang w:val="en-US" w:eastAsia="zh-CN"/>
                  </w:rPr>
                </w:rPrChange>
              </w:rPr>
              <w:t>1,356.23</w:t>
            </w:r>
          </w:p>
        </w:tc>
      </w:tr>
      <w:tr w:rsidR="00E835D4" w:rsidRPr="00E835D4" w14:paraId="65361A61" w14:textId="77777777" w:rsidTr="00E835D4">
        <w:tblPrEx>
          <w:tblPrExChange w:id="3722" w:author="扬 邱" w:date="2025-07-09T17:16:00Z" w16du:dateUtc="2025-07-09T09:16:00Z">
            <w:tblPrEx>
              <w:tblLayout w:type="fixed"/>
            </w:tblPrEx>
          </w:tblPrExChange>
        </w:tblPrEx>
        <w:trPr>
          <w:trHeight w:val="360"/>
          <w:trPrChange w:id="3723"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724"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69998BEE" w14:textId="77777777" w:rsidR="00C75E31" w:rsidRPr="00E835D4" w:rsidRDefault="00000000">
            <w:pPr>
              <w:spacing w:before="0"/>
              <w:jc w:val="center"/>
              <w:rPr>
                <w:rFonts w:eastAsia="PMingLiU" w:cs="Arial"/>
                <w:b/>
                <w:bCs/>
                <w:sz w:val="16"/>
                <w:szCs w:val="16"/>
                <w:lang w:val="en-US" w:eastAsia="zh-CN"/>
                <w:rPrChange w:id="372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26" w:author="扬 邱" w:date="2025-07-09T17:16:00Z" w16du:dateUtc="2025-07-09T09:16:00Z">
                  <w:rPr>
                    <w:rFonts w:eastAsia="PMingLiU" w:cs="Arial"/>
                    <w:b/>
                    <w:bCs/>
                    <w:sz w:val="12"/>
                    <w:szCs w:val="12"/>
                    <w:lang w:val="en-US" w:eastAsia="zh-CN"/>
                  </w:rPr>
                </w:rPrChange>
              </w:rPr>
              <w:t>58</w:t>
            </w:r>
          </w:p>
        </w:tc>
        <w:tc>
          <w:tcPr>
            <w:tcW w:w="360" w:type="pct"/>
            <w:tcBorders>
              <w:top w:val="nil"/>
              <w:left w:val="nil"/>
              <w:bottom w:val="single" w:sz="4" w:space="0" w:color="auto"/>
              <w:right w:val="single" w:sz="4" w:space="0" w:color="auto"/>
            </w:tcBorders>
            <w:shd w:val="clear" w:color="auto" w:fill="auto"/>
            <w:vAlign w:val="center"/>
            <w:tcPrChange w:id="3727"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429A1B5A" w14:textId="77777777" w:rsidR="00C75E31" w:rsidRPr="00E835D4" w:rsidRDefault="00000000">
            <w:pPr>
              <w:spacing w:before="0"/>
              <w:rPr>
                <w:rFonts w:eastAsia="PMingLiU" w:cs="Arial"/>
                <w:b/>
                <w:bCs/>
                <w:sz w:val="16"/>
                <w:szCs w:val="16"/>
                <w:lang w:val="en-US" w:eastAsia="zh-CN"/>
                <w:rPrChange w:id="3728"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729" w:author="扬 邱" w:date="2025-07-09T17:16:00Z" w16du:dateUtc="2025-07-09T09:16:00Z">
                  <w:rPr>
                    <w:rFonts w:eastAsia="PMingLiU" w:cs="Arial" w:hint="eastAsia"/>
                    <w:b/>
                    <w:bCs/>
                    <w:sz w:val="12"/>
                    <w:szCs w:val="12"/>
                    <w:lang w:val="en-US" w:eastAsia="zh-CN"/>
                  </w:rPr>
                </w:rPrChange>
              </w:rPr>
              <w:t>所有其他杂项电气设备</w:t>
            </w:r>
            <w:r w:rsidRPr="00E835D4">
              <w:rPr>
                <w:rFonts w:eastAsia="PMingLiU" w:cs="Arial" w:hint="eastAsia"/>
                <w:b/>
                <w:bCs/>
                <w:sz w:val="16"/>
                <w:szCs w:val="16"/>
                <w:lang w:val="en-US" w:eastAsia="zh-CN"/>
                <w:rPrChange w:id="3730" w:author="扬 邱" w:date="2025-07-09T17:16:00Z" w16du:dateUtc="2025-07-09T09:16:00Z">
                  <w:rPr>
                    <w:rFonts w:eastAsia="PMingLiU" w:cs="Arial" w:hint="eastAsia"/>
                    <w:b/>
                    <w:bCs/>
                    <w:sz w:val="12"/>
                    <w:szCs w:val="12"/>
                    <w:lang w:val="en-US" w:eastAsia="zh-CN"/>
                  </w:rPr>
                </w:rPrChange>
              </w:rPr>
              <w:lastRenderedPageBreak/>
              <w:t>及元件制造</w:t>
            </w:r>
          </w:p>
        </w:tc>
        <w:tc>
          <w:tcPr>
            <w:tcW w:w="182" w:type="pct"/>
            <w:tcBorders>
              <w:top w:val="nil"/>
              <w:left w:val="nil"/>
              <w:bottom w:val="single" w:sz="4" w:space="0" w:color="auto"/>
              <w:right w:val="single" w:sz="4" w:space="0" w:color="auto"/>
            </w:tcBorders>
            <w:shd w:val="clear" w:color="000000" w:fill="FFFFFF"/>
            <w:vAlign w:val="center"/>
            <w:tcPrChange w:id="3731"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2D182922" w14:textId="77777777" w:rsidR="00C75E31" w:rsidRPr="00E835D4" w:rsidRDefault="00000000">
            <w:pPr>
              <w:spacing w:before="0"/>
              <w:jc w:val="center"/>
              <w:rPr>
                <w:rFonts w:ascii="宋体" w:eastAsia="宋体" w:hAnsi="宋体" w:cs="宋体" w:hint="eastAsia"/>
                <w:b/>
                <w:bCs/>
                <w:sz w:val="16"/>
                <w:szCs w:val="16"/>
                <w:lang w:val="en-US" w:eastAsia="zh-CN"/>
                <w:rPrChange w:id="3732"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733" w:author="扬 邱" w:date="2025-07-09T17:16:00Z" w16du:dateUtc="2025-07-09T09:16:00Z">
                  <w:rPr>
                    <w:rFonts w:ascii="宋体" w:eastAsia="宋体" w:hAnsi="宋体" w:cs="宋体" w:hint="eastAsia"/>
                    <w:b/>
                    <w:bCs/>
                    <w:sz w:val="12"/>
                    <w:szCs w:val="12"/>
                    <w:lang w:val="en-US" w:eastAsia="zh-CN"/>
                  </w:rPr>
                </w:rPrChange>
              </w:rPr>
              <w:lastRenderedPageBreak/>
              <w:t>范围三 类</w:t>
            </w:r>
            <w:r w:rsidRPr="00E835D4">
              <w:rPr>
                <w:rFonts w:ascii="宋体" w:eastAsia="宋体" w:hAnsi="宋体" w:cs="宋体" w:hint="eastAsia"/>
                <w:b/>
                <w:bCs/>
                <w:sz w:val="16"/>
                <w:szCs w:val="16"/>
                <w:lang w:val="en-US" w:eastAsia="zh-CN"/>
                <w:rPrChange w:id="3734" w:author="扬 邱" w:date="2025-07-09T17:16:00Z" w16du:dateUtc="2025-07-09T09:16:00Z">
                  <w:rPr>
                    <w:rFonts w:ascii="宋体" w:eastAsia="宋体" w:hAnsi="宋体" w:cs="宋体" w:hint="eastAsia"/>
                    <w:b/>
                    <w:bCs/>
                    <w:sz w:val="12"/>
                    <w:szCs w:val="12"/>
                    <w:lang w:val="en-US" w:eastAsia="zh-CN"/>
                  </w:rPr>
                </w:rPrChange>
              </w:rPr>
              <w:lastRenderedPageBreak/>
              <w:t>别2</w:t>
            </w:r>
          </w:p>
        </w:tc>
        <w:tc>
          <w:tcPr>
            <w:tcW w:w="603" w:type="pct"/>
            <w:tcBorders>
              <w:top w:val="nil"/>
              <w:left w:val="nil"/>
              <w:bottom w:val="single" w:sz="4" w:space="0" w:color="auto"/>
              <w:right w:val="single" w:sz="4" w:space="0" w:color="auto"/>
            </w:tcBorders>
            <w:shd w:val="clear" w:color="000000" w:fill="FFFFFF"/>
            <w:noWrap/>
            <w:vAlign w:val="center"/>
            <w:tcPrChange w:id="3735"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12EEC43D" w14:textId="77777777" w:rsidR="00C75E31" w:rsidRPr="00E835D4" w:rsidRDefault="00000000">
            <w:pPr>
              <w:spacing w:before="0"/>
              <w:jc w:val="right"/>
              <w:rPr>
                <w:rFonts w:eastAsia="PMingLiU" w:cs="Arial"/>
                <w:b/>
                <w:bCs/>
                <w:sz w:val="16"/>
                <w:szCs w:val="16"/>
                <w:lang w:val="en-US" w:eastAsia="zh-CN"/>
                <w:rPrChange w:id="373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37" w:author="扬 邱" w:date="2025-07-09T17:16:00Z" w16du:dateUtc="2025-07-09T09:16:00Z">
                  <w:rPr>
                    <w:rFonts w:eastAsia="PMingLiU" w:cs="Arial"/>
                    <w:b/>
                    <w:bCs/>
                    <w:sz w:val="12"/>
                    <w:szCs w:val="12"/>
                    <w:lang w:val="en-US" w:eastAsia="zh-CN"/>
                  </w:rPr>
                </w:rPrChange>
              </w:rPr>
              <w:lastRenderedPageBreak/>
              <w:t>1,872,404.38</w:t>
            </w:r>
          </w:p>
        </w:tc>
        <w:tc>
          <w:tcPr>
            <w:tcW w:w="407" w:type="pct"/>
            <w:tcBorders>
              <w:top w:val="nil"/>
              <w:left w:val="nil"/>
              <w:bottom w:val="single" w:sz="4" w:space="0" w:color="auto"/>
              <w:right w:val="single" w:sz="4" w:space="0" w:color="auto"/>
            </w:tcBorders>
            <w:shd w:val="clear" w:color="000000" w:fill="FFFFFF"/>
            <w:noWrap/>
            <w:vAlign w:val="center"/>
            <w:tcPrChange w:id="3738"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6CEB0531" w14:textId="77777777" w:rsidR="00C75E31" w:rsidRPr="00E835D4" w:rsidRDefault="00000000">
            <w:pPr>
              <w:spacing w:before="0"/>
              <w:rPr>
                <w:rFonts w:eastAsia="PMingLiU" w:cs="Arial"/>
                <w:b/>
                <w:bCs/>
                <w:sz w:val="16"/>
                <w:szCs w:val="16"/>
                <w:lang w:val="en-US" w:eastAsia="zh-CN"/>
                <w:rPrChange w:id="373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40" w:author="扬 邱" w:date="2025-07-09T17:16:00Z" w16du:dateUtc="2025-07-09T09:16:00Z">
                  <w:rPr>
                    <w:rFonts w:eastAsia="PMingLiU" w:cs="Arial"/>
                    <w:b/>
                    <w:bCs/>
                    <w:sz w:val="12"/>
                    <w:szCs w:val="12"/>
                    <w:lang w:val="en-US" w:eastAsia="zh-CN"/>
                  </w:rPr>
                </w:rPrChange>
              </w:rPr>
              <w:t>$</w:t>
            </w:r>
          </w:p>
        </w:tc>
        <w:tc>
          <w:tcPr>
            <w:tcW w:w="655" w:type="pct"/>
            <w:tcBorders>
              <w:top w:val="nil"/>
              <w:left w:val="nil"/>
              <w:bottom w:val="single" w:sz="4" w:space="0" w:color="auto"/>
              <w:right w:val="single" w:sz="4" w:space="0" w:color="auto"/>
            </w:tcBorders>
            <w:shd w:val="clear" w:color="000000" w:fill="C0C0C0"/>
            <w:noWrap/>
            <w:vAlign w:val="center"/>
            <w:tcPrChange w:id="3741"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F330903" w14:textId="77777777" w:rsidR="00C75E31" w:rsidRPr="00E835D4" w:rsidRDefault="00000000">
            <w:pPr>
              <w:spacing w:before="0"/>
              <w:jc w:val="center"/>
              <w:rPr>
                <w:rFonts w:eastAsia="PMingLiU" w:cs="Arial"/>
                <w:b/>
                <w:bCs/>
                <w:sz w:val="16"/>
                <w:szCs w:val="16"/>
                <w:lang w:val="en-US" w:eastAsia="zh-CN"/>
                <w:rPrChange w:id="374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43" w:author="扬 邱" w:date="2025-07-09T17:16:00Z" w16du:dateUtc="2025-07-09T09:16:00Z">
                  <w:rPr>
                    <w:rFonts w:eastAsia="PMingLiU" w:cs="Arial"/>
                    <w:b/>
                    <w:bCs/>
                    <w:sz w:val="12"/>
                    <w:szCs w:val="12"/>
                    <w:lang w:val="en-US" w:eastAsia="zh-CN"/>
                  </w:rPr>
                </w:rPrChange>
              </w:rPr>
              <w:t>239.67</w:t>
            </w:r>
          </w:p>
        </w:tc>
        <w:tc>
          <w:tcPr>
            <w:tcW w:w="353" w:type="pct"/>
            <w:tcBorders>
              <w:top w:val="nil"/>
              <w:left w:val="nil"/>
              <w:bottom w:val="single" w:sz="4" w:space="0" w:color="auto"/>
              <w:right w:val="single" w:sz="4" w:space="0" w:color="auto"/>
            </w:tcBorders>
            <w:shd w:val="clear" w:color="000000" w:fill="C0C0C0"/>
            <w:noWrap/>
            <w:vAlign w:val="center"/>
            <w:tcPrChange w:id="3744"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33ED7442" w14:textId="77777777" w:rsidR="00C75E31" w:rsidRPr="00E835D4" w:rsidRDefault="00000000">
            <w:pPr>
              <w:spacing w:before="0"/>
              <w:jc w:val="center"/>
              <w:rPr>
                <w:rFonts w:eastAsia="PMingLiU" w:cs="Arial"/>
                <w:b/>
                <w:bCs/>
                <w:sz w:val="16"/>
                <w:szCs w:val="16"/>
                <w:lang w:val="en-US" w:eastAsia="zh-CN"/>
                <w:rPrChange w:id="374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46"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747"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3791DC59" w14:textId="77777777" w:rsidR="00C75E31" w:rsidRPr="00E835D4" w:rsidRDefault="00000000">
            <w:pPr>
              <w:spacing w:before="0"/>
              <w:jc w:val="center"/>
              <w:rPr>
                <w:rFonts w:eastAsia="PMingLiU" w:cs="Arial"/>
                <w:b/>
                <w:bCs/>
                <w:sz w:val="16"/>
                <w:szCs w:val="16"/>
                <w:lang w:val="en-US" w:eastAsia="zh-CN"/>
                <w:rPrChange w:id="374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49"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750"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71BF0A09" w14:textId="77777777" w:rsidR="00C75E31" w:rsidRPr="00E835D4" w:rsidRDefault="00000000">
            <w:pPr>
              <w:spacing w:before="0"/>
              <w:jc w:val="center"/>
              <w:rPr>
                <w:rFonts w:eastAsia="PMingLiU" w:cs="Arial"/>
                <w:b/>
                <w:bCs/>
                <w:sz w:val="16"/>
                <w:szCs w:val="16"/>
                <w:lang w:val="en-US" w:eastAsia="zh-CN"/>
                <w:rPrChange w:id="375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5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75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8F0F4F4" w14:textId="77777777" w:rsidR="00C75E31" w:rsidRPr="00E835D4" w:rsidRDefault="00000000">
            <w:pPr>
              <w:spacing w:before="0"/>
              <w:jc w:val="center"/>
              <w:rPr>
                <w:rFonts w:eastAsia="PMingLiU" w:cs="Arial"/>
                <w:b/>
                <w:bCs/>
                <w:sz w:val="16"/>
                <w:szCs w:val="16"/>
                <w:lang w:val="en-US" w:eastAsia="zh-CN"/>
                <w:rPrChange w:id="375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5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75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EF20DE1" w14:textId="77777777" w:rsidR="00C75E31" w:rsidRPr="00E835D4" w:rsidRDefault="00000000">
            <w:pPr>
              <w:spacing w:before="0"/>
              <w:jc w:val="center"/>
              <w:rPr>
                <w:rFonts w:eastAsia="PMingLiU" w:cs="Arial"/>
                <w:b/>
                <w:bCs/>
                <w:sz w:val="16"/>
                <w:szCs w:val="16"/>
                <w:lang w:val="en-US" w:eastAsia="zh-CN"/>
                <w:rPrChange w:id="375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5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75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70B5765" w14:textId="77777777" w:rsidR="00C75E31" w:rsidRPr="00E835D4" w:rsidRDefault="00000000">
            <w:pPr>
              <w:spacing w:before="0"/>
              <w:jc w:val="center"/>
              <w:rPr>
                <w:rFonts w:eastAsia="PMingLiU" w:cs="Arial"/>
                <w:b/>
                <w:bCs/>
                <w:sz w:val="16"/>
                <w:szCs w:val="16"/>
                <w:lang w:val="en-US" w:eastAsia="zh-CN"/>
                <w:rPrChange w:id="376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61"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762"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59246B52" w14:textId="77777777" w:rsidR="00C75E31" w:rsidRPr="00E835D4" w:rsidRDefault="00000000">
            <w:pPr>
              <w:spacing w:before="0"/>
              <w:jc w:val="center"/>
              <w:rPr>
                <w:rFonts w:eastAsia="PMingLiU" w:cs="Arial"/>
                <w:b/>
                <w:bCs/>
                <w:sz w:val="16"/>
                <w:szCs w:val="16"/>
                <w:lang w:val="en-US" w:eastAsia="zh-CN"/>
                <w:rPrChange w:id="376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64" w:author="扬 邱" w:date="2025-07-09T17:16:00Z" w16du:dateUtc="2025-07-09T09:16:00Z">
                  <w:rPr>
                    <w:rFonts w:eastAsia="PMingLiU" w:cs="Arial"/>
                    <w:b/>
                    <w:bCs/>
                    <w:sz w:val="12"/>
                    <w:szCs w:val="12"/>
                    <w:lang w:val="en-US" w:eastAsia="zh-CN"/>
                  </w:rPr>
                </w:rPrChange>
              </w:rPr>
              <w:t>239.67</w:t>
            </w:r>
          </w:p>
        </w:tc>
      </w:tr>
      <w:tr w:rsidR="00E835D4" w:rsidRPr="00E835D4" w14:paraId="268ADA7F" w14:textId="77777777" w:rsidTr="00E835D4">
        <w:tblPrEx>
          <w:tblPrExChange w:id="3765" w:author="扬 邱" w:date="2025-07-09T17:16:00Z" w16du:dateUtc="2025-07-09T09:16:00Z">
            <w:tblPrEx>
              <w:tblLayout w:type="fixed"/>
            </w:tblPrEx>
          </w:tblPrExChange>
        </w:tblPrEx>
        <w:trPr>
          <w:trHeight w:val="360"/>
          <w:trPrChange w:id="3766"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767"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679EE329" w14:textId="77777777" w:rsidR="00C75E31" w:rsidRPr="00E835D4" w:rsidRDefault="00000000">
            <w:pPr>
              <w:spacing w:before="0"/>
              <w:jc w:val="center"/>
              <w:rPr>
                <w:rFonts w:eastAsia="PMingLiU" w:cs="Arial"/>
                <w:b/>
                <w:bCs/>
                <w:sz w:val="16"/>
                <w:szCs w:val="16"/>
                <w:lang w:val="en-US" w:eastAsia="zh-CN"/>
                <w:rPrChange w:id="376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69" w:author="扬 邱" w:date="2025-07-09T17:16:00Z" w16du:dateUtc="2025-07-09T09:16:00Z">
                  <w:rPr>
                    <w:rFonts w:eastAsia="PMingLiU" w:cs="Arial"/>
                    <w:b/>
                    <w:bCs/>
                    <w:sz w:val="12"/>
                    <w:szCs w:val="12"/>
                    <w:lang w:val="en-US" w:eastAsia="zh-CN"/>
                  </w:rPr>
                </w:rPrChange>
              </w:rPr>
              <w:t>59</w:t>
            </w:r>
          </w:p>
        </w:tc>
        <w:tc>
          <w:tcPr>
            <w:tcW w:w="360" w:type="pct"/>
            <w:tcBorders>
              <w:top w:val="nil"/>
              <w:left w:val="nil"/>
              <w:bottom w:val="single" w:sz="4" w:space="0" w:color="auto"/>
              <w:right w:val="single" w:sz="4" w:space="0" w:color="auto"/>
            </w:tcBorders>
            <w:shd w:val="clear" w:color="auto" w:fill="auto"/>
            <w:vAlign w:val="center"/>
            <w:tcPrChange w:id="3770"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557D99A0" w14:textId="77777777" w:rsidR="00C75E31" w:rsidRPr="00E835D4" w:rsidRDefault="00000000">
            <w:pPr>
              <w:spacing w:before="0"/>
              <w:rPr>
                <w:rFonts w:eastAsia="PMingLiU" w:cs="Arial"/>
                <w:b/>
                <w:bCs/>
                <w:sz w:val="16"/>
                <w:szCs w:val="16"/>
                <w:lang w:val="en-US" w:eastAsia="zh-CN"/>
                <w:rPrChange w:id="3771"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772" w:author="扬 邱" w:date="2025-07-09T17:16:00Z" w16du:dateUtc="2025-07-09T09:16:00Z">
                  <w:rPr>
                    <w:rFonts w:eastAsia="PMingLiU" w:cs="Arial" w:hint="eastAsia"/>
                    <w:b/>
                    <w:bCs/>
                    <w:sz w:val="12"/>
                    <w:szCs w:val="12"/>
                    <w:lang w:val="en-US" w:eastAsia="zh-CN"/>
                  </w:rPr>
                </w:rPrChange>
              </w:rPr>
              <w:t>所有其他杂项制造</w:t>
            </w:r>
          </w:p>
        </w:tc>
        <w:tc>
          <w:tcPr>
            <w:tcW w:w="182" w:type="pct"/>
            <w:tcBorders>
              <w:top w:val="nil"/>
              <w:left w:val="nil"/>
              <w:bottom w:val="single" w:sz="4" w:space="0" w:color="auto"/>
              <w:right w:val="single" w:sz="4" w:space="0" w:color="auto"/>
            </w:tcBorders>
            <w:shd w:val="clear" w:color="000000" w:fill="FFFFFF"/>
            <w:vAlign w:val="center"/>
            <w:tcPrChange w:id="3773"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4E7B6105" w14:textId="77777777" w:rsidR="00C75E31" w:rsidRPr="00E835D4" w:rsidRDefault="00000000">
            <w:pPr>
              <w:spacing w:before="0"/>
              <w:jc w:val="center"/>
              <w:rPr>
                <w:rFonts w:ascii="宋体" w:eastAsia="宋体" w:hAnsi="宋体" w:cs="宋体" w:hint="eastAsia"/>
                <w:b/>
                <w:bCs/>
                <w:sz w:val="16"/>
                <w:szCs w:val="16"/>
                <w:lang w:val="en-US" w:eastAsia="zh-CN"/>
                <w:rPrChange w:id="3774"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775" w:author="扬 邱" w:date="2025-07-09T17:16:00Z" w16du:dateUtc="2025-07-09T09:16:00Z">
                  <w:rPr>
                    <w:rFonts w:ascii="宋体" w:eastAsia="宋体" w:hAnsi="宋体" w:cs="宋体" w:hint="eastAsia"/>
                    <w:b/>
                    <w:bCs/>
                    <w:sz w:val="12"/>
                    <w:szCs w:val="12"/>
                    <w:lang w:val="en-US" w:eastAsia="zh-CN"/>
                  </w:rPr>
                </w:rPrChange>
              </w:rPr>
              <w:t>范围三 类别2</w:t>
            </w:r>
          </w:p>
        </w:tc>
        <w:tc>
          <w:tcPr>
            <w:tcW w:w="603" w:type="pct"/>
            <w:tcBorders>
              <w:top w:val="nil"/>
              <w:left w:val="nil"/>
              <w:bottom w:val="single" w:sz="4" w:space="0" w:color="auto"/>
              <w:right w:val="single" w:sz="4" w:space="0" w:color="auto"/>
            </w:tcBorders>
            <w:shd w:val="clear" w:color="000000" w:fill="FFFFFF"/>
            <w:noWrap/>
            <w:vAlign w:val="center"/>
            <w:tcPrChange w:id="3776"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6E45EB1C" w14:textId="77777777" w:rsidR="00C75E31" w:rsidRPr="00E835D4" w:rsidRDefault="00000000">
            <w:pPr>
              <w:spacing w:before="0"/>
              <w:jc w:val="right"/>
              <w:rPr>
                <w:rFonts w:eastAsia="PMingLiU" w:cs="Arial"/>
                <w:b/>
                <w:bCs/>
                <w:sz w:val="16"/>
                <w:szCs w:val="16"/>
                <w:lang w:val="en-US" w:eastAsia="zh-CN"/>
                <w:rPrChange w:id="377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78" w:author="扬 邱" w:date="2025-07-09T17:16:00Z" w16du:dateUtc="2025-07-09T09:16:00Z">
                  <w:rPr>
                    <w:rFonts w:eastAsia="PMingLiU" w:cs="Arial"/>
                    <w:b/>
                    <w:bCs/>
                    <w:sz w:val="12"/>
                    <w:szCs w:val="12"/>
                    <w:lang w:val="en-US" w:eastAsia="zh-CN"/>
                  </w:rPr>
                </w:rPrChange>
              </w:rPr>
              <w:t>275,637,640.48</w:t>
            </w:r>
          </w:p>
        </w:tc>
        <w:tc>
          <w:tcPr>
            <w:tcW w:w="407" w:type="pct"/>
            <w:tcBorders>
              <w:top w:val="nil"/>
              <w:left w:val="nil"/>
              <w:bottom w:val="single" w:sz="4" w:space="0" w:color="auto"/>
              <w:right w:val="single" w:sz="4" w:space="0" w:color="auto"/>
            </w:tcBorders>
            <w:shd w:val="clear" w:color="000000" w:fill="FFFFFF"/>
            <w:noWrap/>
            <w:vAlign w:val="center"/>
            <w:tcPrChange w:id="3779"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0B597967" w14:textId="77777777" w:rsidR="00C75E31" w:rsidRPr="00E835D4" w:rsidRDefault="00000000">
            <w:pPr>
              <w:spacing w:before="0"/>
              <w:rPr>
                <w:rFonts w:eastAsia="PMingLiU" w:cs="Arial"/>
                <w:b/>
                <w:bCs/>
                <w:sz w:val="16"/>
                <w:szCs w:val="16"/>
                <w:lang w:val="en-US" w:eastAsia="zh-CN"/>
                <w:rPrChange w:id="378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81" w:author="扬 邱" w:date="2025-07-09T17:16:00Z" w16du:dateUtc="2025-07-09T09:16:00Z">
                  <w:rPr>
                    <w:rFonts w:eastAsia="PMingLiU" w:cs="Arial"/>
                    <w:b/>
                    <w:bCs/>
                    <w:sz w:val="12"/>
                    <w:szCs w:val="12"/>
                    <w:lang w:val="en-US" w:eastAsia="zh-CN"/>
                  </w:rPr>
                </w:rPrChange>
              </w:rPr>
              <w:t>$</w:t>
            </w:r>
          </w:p>
        </w:tc>
        <w:tc>
          <w:tcPr>
            <w:tcW w:w="655" w:type="pct"/>
            <w:tcBorders>
              <w:top w:val="nil"/>
              <w:left w:val="nil"/>
              <w:bottom w:val="single" w:sz="4" w:space="0" w:color="auto"/>
              <w:right w:val="single" w:sz="4" w:space="0" w:color="auto"/>
            </w:tcBorders>
            <w:shd w:val="clear" w:color="000000" w:fill="C0C0C0"/>
            <w:noWrap/>
            <w:vAlign w:val="center"/>
            <w:tcPrChange w:id="3782"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2930B03" w14:textId="77777777" w:rsidR="00C75E31" w:rsidRPr="00E835D4" w:rsidRDefault="00000000">
            <w:pPr>
              <w:spacing w:before="0"/>
              <w:jc w:val="center"/>
              <w:rPr>
                <w:rFonts w:eastAsia="PMingLiU" w:cs="Arial"/>
                <w:b/>
                <w:bCs/>
                <w:sz w:val="16"/>
                <w:szCs w:val="16"/>
                <w:lang w:val="en-US" w:eastAsia="zh-CN"/>
                <w:rPrChange w:id="378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84" w:author="扬 邱" w:date="2025-07-09T17:16:00Z" w16du:dateUtc="2025-07-09T09:16:00Z">
                  <w:rPr>
                    <w:rFonts w:eastAsia="PMingLiU" w:cs="Arial"/>
                    <w:b/>
                    <w:bCs/>
                    <w:sz w:val="12"/>
                    <w:szCs w:val="12"/>
                    <w:lang w:val="en-US" w:eastAsia="zh-CN"/>
                  </w:rPr>
                </w:rPrChange>
              </w:rPr>
              <w:t>50,166.05</w:t>
            </w:r>
          </w:p>
        </w:tc>
        <w:tc>
          <w:tcPr>
            <w:tcW w:w="353" w:type="pct"/>
            <w:tcBorders>
              <w:top w:val="nil"/>
              <w:left w:val="nil"/>
              <w:bottom w:val="single" w:sz="4" w:space="0" w:color="auto"/>
              <w:right w:val="single" w:sz="4" w:space="0" w:color="auto"/>
            </w:tcBorders>
            <w:shd w:val="clear" w:color="000000" w:fill="C0C0C0"/>
            <w:noWrap/>
            <w:vAlign w:val="center"/>
            <w:tcPrChange w:id="3785"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5E1A141B" w14:textId="77777777" w:rsidR="00C75E31" w:rsidRPr="00E835D4" w:rsidRDefault="00000000">
            <w:pPr>
              <w:spacing w:before="0"/>
              <w:jc w:val="center"/>
              <w:rPr>
                <w:rFonts w:eastAsia="PMingLiU" w:cs="Arial"/>
                <w:b/>
                <w:bCs/>
                <w:sz w:val="16"/>
                <w:szCs w:val="16"/>
                <w:lang w:val="en-US" w:eastAsia="zh-CN"/>
                <w:rPrChange w:id="378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87"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788"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29823B7C" w14:textId="77777777" w:rsidR="00C75E31" w:rsidRPr="00E835D4" w:rsidRDefault="00000000">
            <w:pPr>
              <w:spacing w:before="0"/>
              <w:jc w:val="center"/>
              <w:rPr>
                <w:rFonts w:eastAsia="PMingLiU" w:cs="Arial"/>
                <w:b/>
                <w:bCs/>
                <w:sz w:val="16"/>
                <w:szCs w:val="16"/>
                <w:lang w:val="en-US" w:eastAsia="zh-CN"/>
                <w:rPrChange w:id="378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90"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791"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430CF34" w14:textId="77777777" w:rsidR="00C75E31" w:rsidRPr="00E835D4" w:rsidRDefault="00000000">
            <w:pPr>
              <w:spacing w:before="0"/>
              <w:jc w:val="center"/>
              <w:rPr>
                <w:rFonts w:eastAsia="PMingLiU" w:cs="Arial"/>
                <w:b/>
                <w:bCs/>
                <w:sz w:val="16"/>
                <w:szCs w:val="16"/>
                <w:lang w:val="en-US" w:eastAsia="zh-CN"/>
                <w:rPrChange w:id="379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9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79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F89B87C" w14:textId="77777777" w:rsidR="00C75E31" w:rsidRPr="00E835D4" w:rsidRDefault="00000000">
            <w:pPr>
              <w:spacing w:before="0"/>
              <w:jc w:val="center"/>
              <w:rPr>
                <w:rFonts w:eastAsia="PMingLiU" w:cs="Arial"/>
                <w:b/>
                <w:bCs/>
                <w:sz w:val="16"/>
                <w:szCs w:val="16"/>
                <w:lang w:val="en-US" w:eastAsia="zh-CN"/>
                <w:rPrChange w:id="379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9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79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1774889" w14:textId="77777777" w:rsidR="00C75E31" w:rsidRPr="00E835D4" w:rsidRDefault="00000000">
            <w:pPr>
              <w:spacing w:before="0"/>
              <w:jc w:val="center"/>
              <w:rPr>
                <w:rFonts w:eastAsia="PMingLiU" w:cs="Arial"/>
                <w:b/>
                <w:bCs/>
                <w:sz w:val="16"/>
                <w:szCs w:val="16"/>
                <w:lang w:val="en-US" w:eastAsia="zh-CN"/>
                <w:rPrChange w:id="379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79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80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826814B" w14:textId="77777777" w:rsidR="00C75E31" w:rsidRPr="00E835D4" w:rsidRDefault="00000000">
            <w:pPr>
              <w:spacing w:before="0"/>
              <w:jc w:val="center"/>
              <w:rPr>
                <w:rFonts w:eastAsia="PMingLiU" w:cs="Arial"/>
                <w:b/>
                <w:bCs/>
                <w:sz w:val="16"/>
                <w:szCs w:val="16"/>
                <w:lang w:val="en-US" w:eastAsia="zh-CN"/>
                <w:rPrChange w:id="380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02"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803"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183AE5B4" w14:textId="77777777" w:rsidR="00C75E31" w:rsidRPr="00E835D4" w:rsidRDefault="00000000">
            <w:pPr>
              <w:spacing w:before="0"/>
              <w:jc w:val="center"/>
              <w:rPr>
                <w:rFonts w:eastAsia="PMingLiU" w:cs="Arial"/>
                <w:b/>
                <w:bCs/>
                <w:sz w:val="16"/>
                <w:szCs w:val="16"/>
                <w:lang w:val="en-US" w:eastAsia="zh-CN"/>
                <w:rPrChange w:id="380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05" w:author="扬 邱" w:date="2025-07-09T17:16:00Z" w16du:dateUtc="2025-07-09T09:16:00Z">
                  <w:rPr>
                    <w:rFonts w:eastAsia="PMingLiU" w:cs="Arial"/>
                    <w:b/>
                    <w:bCs/>
                    <w:sz w:val="12"/>
                    <w:szCs w:val="12"/>
                    <w:lang w:val="en-US" w:eastAsia="zh-CN"/>
                  </w:rPr>
                </w:rPrChange>
              </w:rPr>
              <w:t>50,166.05</w:t>
            </w:r>
          </w:p>
        </w:tc>
      </w:tr>
      <w:tr w:rsidR="00E835D4" w:rsidRPr="00E835D4" w14:paraId="591C2385" w14:textId="77777777" w:rsidTr="00E835D4">
        <w:tblPrEx>
          <w:tblPrExChange w:id="3806" w:author="扬 邱" w:date="2025-07-09T17:16:00Z" w16du:dateUtc="2025-07-09T09:16:00Z">
            <w:tblPrEx>
              <w:tblLayout w:type="fixed"/>
            </w:tblPrEx>
          </w:tblPrExChange>
        </w:tblPrEx>
        <w:trPr>
          <w:trHeight w:val="360"/>
          <w:trPrChange w:id="3807"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808"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7ED0524" w14:textId="77777777" w:rsidR="00C75E31" w:rsidRPr="00E835D4" w:rsidRDefault="00000000">
            <w:pPr>
              <w:spacing w:before="0"/>
              <w:jc w:val="center"/>
              <w:rPr>
                <w:rFonts w:eastAsia="PMingLiU" w:cs="Arial"/>
                <w:b/>
                <w:bCs/>
                <w:sz w:val="16"/>
                <w:szCs w:val="16"/>
                <w:lang w:val="en-US" w:eastAsia="zh-CN"/>
                <w:rPrChange w:id="380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10" w:author="扬 邱" w:date="2025-07-09T17:16:00Z" w16du:dateUtc="2025-07-09T09:16:00Z">
                  <w:rPr>
                    <w:rFonts w:eastAsia="PMingLiU" w:cs="Arial"/>
                    <w:b/>
                    <w:bCs/>
                    <w:sz w:val="12"/>
                    <w:szCs w:val="12"/>
                    <w:lang w:val="en-US" w:eastAsia="zh-CN"/>
                  </w:rPr>
                </w:rPrChange>
              </w:rPr>
              <w:t>60</w:t>
            </w:r>
          </w:p>
        </w:tc>
        <w:tc>
          <w:tcPr>
            <w:tcW w:w="360" w:type="pct"/>
            <w:tcBorders>
              <w:top w:val="nil"/>
              <w:left w:val="nil"/>
              <w:bottom w:val="single" w:sz="4" w:space="0" w:color="auto"/>
              <w:right w:val="single" w:sz="4" w:space="0" w:color="auto"/>
            </w:tcBorders>
            <w:shd w:val="clear" w:color="auto" w:fill="auto"/>
            <w:vAlign w:val="center"/>
            <w:tcPrChange w:id="3811"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1AEB091A" w14:textId="77777777" w:rsidR="00C75E31" w:rsidRPr="00E835D4" w:rsidRDefault="00000000">
            <w:pPr>
              <w:spacing w:before="0"/>
              <w:rPr>
                <w:rFonts w:eastAsia="PMingLiU" w:cs="Arial"/>
                <w:b/>
                <w:bCs/>
                <w:sz w:val="16"/>
                <w:szCs w:val="16"/>
                <w:lang w:val="en-US" w:eastAsia="zh-CN"/>
                <w:rPrChange w:id="3812"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813" w:author="扬 邱" w:date="2025-07-09T17:16:00Z" w16du:dateUtc="2025-07-09T09:16:00Z">
                  <w:rPr>
                    <w:rFonts w:eastAsia="PMingLiU" w:cs="Arial" w:hint="eastAsia"/>
                    <w:b/>
                    <w:bCs/>
                    <w:sz w:val="12"/>
                    <w:szCs w:val="12"/>
                    <w:lang w:val="en-US" w:eastAsia="zh-CN"/>
                  </w:rPr>
                </w:rPrChange>
              </w:rPr>
              <w:t>液化石油气生产</w:t>
            </w:r>
          </w:p>
        </w:tc>
        <w:tc>
          <w:tcPr>
            <w:tcW w:w="182" w:type="pct"/>
            <w:tcBorders>
              <w:top w:val="nil"/>
              <w:left w:val="nil"/>
              <w:bottom w:val="single" w:sz="4" w:space="0" w:color="auto"/>
              <w:right w:val="single" w:sz="4" w:space="0" w:color="auto"/>
            </w:tcBorders>
            <w:shd w:val="clear" w:color="000000" w:fill="FFFFFF"/>
            <w:vAlign w:val="center"/>
            <w:tcPrChange w:id="3814"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45C8E7D0" w14:textId="77777777" w:rsidR="00C75E31" w:rsidRPr="00E835D4" w:rsidRDefault="00000000">
            <w:pPr>
              <w:spacing w:before="0"/>
              <w:jc w:val="center"/>
              <w:rPr>
                <w:rFonts w:ascii="宋体" w:eastAsia="宋体" w:hAnsi="宋体" w:cs="宋体" w:hint="eastAsia"/>
                <w:b/>
                <w:bCs/>
                <w:sz w:val="16"/>
                <w:szCs w:val="16"/>
                <w:lang w:val="en-US" w:eastAsia="zh-CN"/>
                <w:rPrChange w:id="3815"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816" w:author="扬 邱" w:date="2025-07-09T17:16:00Z" w16du:dateUtc="2025-07-09T09:16:00Z">
                  <w:rPr>
                    <w:rFonts w:ascii="宋体" w:eastAsia="宋体" w:hAnsi="宋体" w:cs="宋体" w:hint="eastAsia"/>
                    <w:b/>
                    <w:bCs/>
                    <w:sz w:val="12"/>
                    <w:szCs w:val="12"/>
                    <w:lang w:val="en-US" w:eastAsia="zh-CN"/>
                  </w:rPr>
                </w:rPrChange>
              </w:rPr>
              <w:t>范围三 类别3</w:t>
            </w:r>
          </w:p>
        </w:tc>
        <w:tc>
          <w:tcPr>
            <w:tcW w:w="603" w:type="pct"/>
            <w:tcBorders>
              <w:top w:val="nil"/>
              <w:left w:val="nil"/>
              <w:bottom w:val="single" w:sz="4" w:space="0" w:color="auto"/>
              <w:right w:val="single" w:sz="4" w:space="0" w:color="auto"/>
            </w:tcBorders>
            <w:shd w:val="clear" w:color="000000" w:fill="FFFFFF"/>
            <w:noWrap/>
            <w:vAlign w:val="center"/>
            <w:tcPrChange w:id="3817"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4771E756" w14:textId="77777777" w:rsidR="00C75E31" w:rsidRPr="00E835D4" w:rsidRDefault="00000000">
            <w:pPr>
              <w:spacing w:before="0"/>
              <w:jc w:val="right"/>
              <w:rPr>
                <w:rFonts w:eastAsia="PMingLiU" w:cs="Arial"/>
                <w:b/>
                <w:bCs/>
                <w:sz w:val="16"/>
                <w:szCs w:val="16"/>
                <w:lang w:val="en-US" w:eastAsia="zh-CN"/>
                <w:rPrChange w:id="381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19" w:author="扬 邱" w:date="2025-07-09T17:16:00Z" w16du:dateUtc="2025-07-09T09:16:00Z">
                  <w:rPr>
                    <w:rFonts w:eastAsia="PMingLiU" w:cs="Arial"/>
                    <w:b/>
                    <w:bCs/>
                    <w:sz w:val="12"/>
                    <w:szCs w:val="12"/>
                    <w:lang w:val="en-US" w:eastAsia="zh-CN"/>
                  </w:rPr>
                </w:rPrChange>
              </w:rPr>
              <w:t>9.39</w:t>
            </w:r>
          </w:p>
        </w:tc>
        <w:tc>
          <w:tcPr>
            <w:tcW w:w="407" w:type="pct"/>
            <w:tcBorders>
              <w:top w:val="nil"/>
              <w:left w:val="nil"/>
              <w:bottom w:val="single" w:sz="4" w:space="0" w:color="auto"/>
              <w:right w:val="single" w:sz="4" w:space="0" w:color="auto"/>
            </w:tcBorders>
            <w:shd w:val="clear" w:color="000000" w:fill="FFFFFF"/>
            <w:noWrap/>
            <w:vAlign w:val="center"/>
            <w:tcPrChange w:id="3820"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77C4A0BC" w14:textId="77777777" w:rsidR="00C75E31" w:rsidRPr="00E835D4" w:rsidRDefault="00000000">
            <w:pPr>
              <w:spacing w:before="0"/>
              <w:rPr>
                <w:rFonts w:eastAsia="PMingLiU" w:cs="Arial"/>
                <w:b/>
                <w:bCs/>
                <w:sz w:val="16"/>
                <w:szCs w:val="16"/>
                <w:lang w:val="en-US" w:eastAsia="zh-CN"/>
                <w:rPrChange w:id="382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22"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3823"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D574BF9" w14:textId="77777777" w:rsidR="00C75E31" w:rsidRPr="00E835D4" w:rsidRDefault="00000000">
            <w:pPr>
              <w:spacing w:before="0"/>
              <w:jc w:val="center"/>
              <w:rPr>
                <w:rFonts w:eastAsia="PMingLiU" w:cs="Arial"/>
                <w:b/>
                <w:bCs/>
                <w:sz w:val="16"/>
                <w:szCs w:val="16"/>
                <w:lang w:val="en-US" w:eastAsia="zh-CN"/>
                <w:rPrChange w:id="382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25" w:author="扬 邱" w:date="2025-07-09T17:16:00Z" w16du:dateUtc="2025-07-09T09:16:00Z">
                  <w:rPr>
                    <w:rFonts w:eastAsia="PMingLiU" w:cs="Arial"/>
                    <w:b/>
                    <w:bCs/>
                    <w:sz w:val="12"/>
                    <w:szCs w:val="12"/>
                    <w:lang w:val="en-US" w:eastAsia="zh-CN"/>
                  </w:rPr>
                </w:rPrChange>
              </w:rPr>
              <w:t>5.81</w:t>
            </w:r>
          </w:p>
        </w:tc>
        <w:tc>
          <w:tcPr>
            <w:tcW w:w="353" w:type="pct"/>
            <w:tcBorders>
              <w:top w:val="nil"/>
              <w:left w:val="nil"/>
              <w:bottom w:val="single" w:sz="4" w:space="0" w:color="auto"/>
              <w:right w:val="single" w:sz="4" w:space="0" w:color="auto"/>
            </w:tcBorders>
            <w:shd w:val="clear" w:color="000000" w:fill="C0C0C0"/>
            <w:noWrap/>
            <w:vAlign w:val="center"/>
            <w:tcPrChange w:id="3826"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290A7D14" w14:textId="77777777" w:rsidR="00C75E31" w:rsidRPr="00E835D4" w:rsidRDefault="00000000">
            <w:pPr>
              <w:spacing w:before="0"/>
              <w:jc w:val="center"/>
              <w:rPr>
                <w:rFonts w:eastAsia="PMingLiU" w:cs="Arial"/>
                <w:b/>
                <w:bCs/>
                <w:sz w:val="16"/>
                <w:szCs w:val="16"/>
                <w:lang w:val="en-US" w:eastAsia="zh-CN"/>
                <w:rPrChange w:id="382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28"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829"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126D3824" w14:textId="77777777" w:rsidR="00C75E31" w:rsidRPr="00E835D4" w:rsidRDefault="00000000">
            <w:pPr>
              <w:spacing w:before="0"/>
              <w:jc w:val="center"/>
              <w:rPr>
                <w:rFonts w:eastAsia="PMingLiU" w:cs="Arial"/>
                <w:b/>
                <w:bCs/>
                <w:sz w:val="16"/>
                <w:szCs w:val="16"/>
                <w:lang w:val="en-US" w:eastAsia="zh-CN"/>
                <w:rPrChange w:id="383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31"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832"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30F88AF" w14:textId="77777777" w:rsidR="00C75E31" w:rsidRPr="00E835D4" w:rsidRDefault="00000000">
            <w:pPr>
              <w:spacing w:before="0"/>
              <w:jc w:val="center"/>
              <w:rPr>
                <w:rFonts w:eastAsia="PMingLiU" w:cs="Arial"/>
                <w:b/>
                <w:bCs/>
                <w:sz w:val="16"/>
                <w:szCs w:val="16"/>
                <w:lang w:val="en-US" w:eastAsia="zh-CN"/>
                <w:rPrChange w:id="383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3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83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5FB5F9E" w14:textId="77777777" w:rsidR="00C75E31" w:rsidRPr="00E835D4" w:rsidRDefault="00000000">
            <w:pPr>
              <w:spacing w:before="0"/>
              <w:jc w:val="center"/>
              <w:rPr>
                <w:rFonts w:eastAsia="PMingLiU" w:cs="Arial"/>
                <w:b/>
                <w:bCs/>
                <w:sz w:val="16"/>
                <w:szCs w:val="16"/>
                <w:lang w:val="en-US" w:eastAsia="zh-CN"/>
                <w:rPrChange w:id="383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3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83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78FF32A" w14:textId="77777777" w:rsidR="00C75E31" w:rsidRPr="00E835D4" w:rsidRDefault="00000000">
            <w:pPr>
              <w:spacing w:before="0"/>
              <w:jc w:val="center"/>
              <w:rPr>
                <w:rFonts w:eastAsia="PMingLiU" w:cs="Arial"/>
                <w:b/>
                <w:bCs/>
                <w:sz w:val="16"/>
                <w:szCs w:val="16"/>
                <w:lang w:val="en-US" w:eastAsia="zh-CN"/>
                <w:rPrChange w:id="383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4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84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87056A9" w14:textId="77777777" w:rsidR="00C75E31" w:rsidRPr="00E835D4" w:rsidRDefault="00000000">
            <w:pPr>
              <w:spacing w:before="0"/>
              <w:jc w:val="center"/>
              <w:rPr>
                <w:rFonts w:eastAsia="PMingLiU" w:cs="Arial"/>
                <w:b/>
                <w:bCs/>
                <w:sz w:val="16"/>
                <w:szCs w:val="16"/>
                <w:lang w:val="en-US" w:eastAsia="zh-CN"/>
                <w:rPrChange w:id="384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43"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844"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58B955C4" w14:textId="77777777" w:rsidR="00C75E31" w:rsidRPr="00E835D4" w:rsidRDefault="00000000">
            <w:pPr>
              <w:spacing w:before="0"/>
              <w:jc w:val="center"/>
              <w:rPr>
                <w:rFonts w:eastAsia="PMingLiU" w:cs="Arial"/>
                <w:b/>
                <w:bCs/>
                <w:sz w:val="16"/>
                <w:szCs w:val="16"/>
                <w:lang w:val="en-US" w:eastAsia="zh-CN"/>
                <w:rPrChange w:id="384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46" w:author="扬 邱" w:date="2025-07-09T17:16:00Z" w16du:dateUtc="2025-07-09T09:16:00Z">
                  <w:rPr>
                    <w:rFonts w:eastAsia="PMingLiU" w:cs="Arial"/>
                    <w:b/>
                    <w:bCs/>
                    <w:sz w:val="12"/>
                    <w:szCs w:val="12"/>
                    <w:lang w:val="en-US" w:eastAsia="zh-CN"/>
                  </w:rPr>
                </w:rPrChange>
              </w:rPr>
              <w:t>5.81</w:t>
            </w:r>
          </w:p>
        </w:tc>
      </w:tr>
      <w:tr w:rsidR="00E835D4" w:rsidRPr="00E835D4" w14:paraId="448BF6BA" w14:textId="77777777" w:rsidTr="00E835D4">
        <w:tblPrEx>
          <w:tblPrExChange w:id="3847" w:author="扬 邱" w:date="2025-07-09T17:16:00Z" w16du:dateUtc="2025-07-09T09:16:00Z">
            <w:tblPrEx>
              <w:tblLayout w:type="fixed"/>
            </w:tblPrEx>
          </w:tblPrExChange>
        </w:tblPrEx>
        <w:trPr>
          <w:trHeight w:val="360"/>
          <w:trPrChange w:id="3848"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849"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278B8946" w14:textId="77777777" w:rsidR="00C75E31" w:rsidRPr="00E835D4" w:rsidRDefault="00000000">
            <w:pPr>
              <w:spacing w:before="0"/>
              <w:jc w:val="center"/>
              <w:rPr>
                <w:rFonts w:eastAsia="PMingLiU" w:cs="Arial"/>
                <w:b/>
                <w:bCs/>
                <w:sz w:val="16"/>
                <w:szCs w:val="16"/>
                <w:lang w:val="en-US" w:eastAsia="zh-CN"/>
                <w:rPrChange w:id="385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51" w:author="扬 邱" w:date="2025-07-09T17:16:00Z" w16du:dateUtc="2025-07-09T09:16:00Z">
                  <w:rPr>
                    <w:rFonts w:eastAsia="PMingLiU" w:cs="Arial"/>
                    <w:b/>
                    <w:bCs/>
                    <w:sz w:val="12"/>
                    <w:szCs w:val="12"/>
                    <w:lang w:val="en-US" w:eastAsia="zh-CN"/>
                  </w:rPr>
                </w:rPrChange>
              </w:rPr>
              <w:t>61</w:t>
            </w:r>
          </w:p>
        </w:tc>
        <w:tc>
          <w:tcPr>
            <w:tcW w:w="360" w:type="pct"/>
            <w:tcBorders>
              <w:top w:val="nil"/>
              <w:left w:val="nil"/>
              <w:bottom w:val="single" w:sz="4" w:space="0" w:color="auto"/>
              <w:right w:val="single" w:sz="4" w:space="0" w:color="auto"/>
            </w:tcBorders>
            <w:shd w:val="clear" w:color="auto" w:fill="auto"/>
            <w:vAlign w:val="center"/>
            <w:tcPrChange w:id="3852"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2F1E01BF" w14:textId="77777777" w:rsidR="00C75E31" w:rsidRPr="00E835D4" w:rsidRDefault="00000000">
            <w:pPr>
              <w:spacing w:before="0"/>
              <w:rPr>
                <w:rFonts w:eastAsia="PMingLiU" w:cs="Arial"/>
                <w:b/>
                <w:bCs/>
                <w:sz w:val="16"/>
                <w:szCs w:val="16"/>
                <w:lang w:val="en-US" w:eastAsia="zh-CN"/>
                <w:rPrChange w:id="3853"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854" w:author="扬 邱" w:date="2025-07-09T17:16:00Z" w16du:dateUtc="2025-07-09T09:16:00Z">
                  <w:rPr>
                    <w:rFonts w:eastAsia="PMingLiU" w:cs="Arial" w:hint="eastAsia"/>
                    <w:b/>
                    <w:bCs/>
                    <w:sz w:val="12"/>
                    <w:szCs w:val="12"/>
                    <w:lang w:val="en-US" w:eastAsia="zh-CN"/>
                  </w:rPr>
                </w:rPrChange>
              </w:rPr>
              <w:t>洗精煤生产</w:t>
            </w:r>
          </w:p>
        </w:tc>
        <w:tc>
          <w:tcPr>
            <w:tcW w:w="182" w:type="pct"/>
            <w:tcBorders>
              <w:top w:val="nil"/>
              <w:left w:val="nil"/>
              <w:bottom w:val="single" w:sz="4" w:space="0" w:color="auto"/>
              <w:right w:val="single" w:sz="4" w:space="0" w:color="auto"/>
            </w:tcBorders>
            <w:shd w:val="clear" w:color="000000" w:fill="FFFFFF"/>
            <w:vAlign w:val="center"/>
            <w:tcPrChange w:id="3855"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2D35C285" w14:textId="77777777" w:rsidR="00C75E31" w:rsidRPr="00E835D4" w:rsidRDefault="00000000">
            <w:pPr>
              <w:spacing w:before="0"/>
              <w:jc w:val="center"/>
              <w:rPr>
                <w:rFonts w:ascii="宋体" w:eastAsia="宋体" w:hAnsi="宋体" w:cs="宋体" w:hint="eastAsia"/>
                <w:b/>
                <w:bCs/>
                <w:sz w:val="16"/>
                <w:szCs w:val="16"/>
                <w:lang w:val="en-US" w:eastAsia="zh-CN"/>
                <w:rPrChange w:id="3856"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857" w:author="扬 邱" w:date="2025-07-09T17:16:00Z" w16du:dateUtc="2025-07-09T09:16:00Z">
                  <w:rPr>
                    <w:rFonts w:ascii="宋体" w:eastAsia="宋体" w:hAnsi="宋体" w:cs="宋体" w:hint="eastAsia"/>
                    <w:b/>
                    <w:bCs/>
                    <w:sz w:val="12"/>
                    <w:szCs w:val="12"/>
                    <w:lang w:val="en-US" w:eastAsia="zh-CN"/>
                  </w:rPr>
                </w:rPrChange>
              </w:rPr>
              <w:t>范围三 类别3</w:t>
            </w:r>
          </w:p>
        </w:tc>
        <w:tc>
          <w:tcPr>
            <w:tcW w:w="603" w:type="pct"/>
            <w:tcBorders>
              <w:top w:val="nil"/>
              <w:left w:val="nil"/>
              <w:bottom w:val="single" w:sz="4" w:space="0" w:color="auto"/>
              <w:right w:val="single" w:sz="4" w:space="0" w:color="auto"/>
            </w:tcBorders>
            <w:shd w:val="clear" w:color="000000" w:fill="FFFFFF"/>
            <w:noWrap/>
            <w:vAlign w:val="center"/>
            <w:tcPrChange w:id="3858"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027442C2" w14:textId="77777777" w:rsidR="00C75E31" w:rsidRPr="00E835D4" w:rsidRDefault="00000000">
            <w:pPr>
              <w:spacing w:before="0"/>
              <w:jc w:val="right"/>
              <w:rPr>
                <w:rFonts w:eastAsia="PMingLiU" w:cs="Arial"/>
                <w:b/>
                <w:bCs/>
                <w:sz w:val="16"/>
                <w:szCs w:val="16"/>
                <w:lang w:val="en-US" w:eastAsia="zh-CN"/>
                <w:rPrChange w:id="385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60" w:author="扬 邱" w:date="2025-07-09T17:16:00Z" w16du:dateUtc="2025-07-09T09:16:00Z">
                  <w:rPr>
                    <w:rFonts w:eastAsia="PMingLiU" w:cs="Arial"/>
                    <w:b/>
                    <w:bCs/>
                    <w:sz w:val="12"/>
                    <w:szCs w:val="12"/>
                    <w:lang w:val="en-US" w:eastAsia="zh-CN"/>
                  </w:rPr>
                </w:rPrChange>
              </w:rPr>
              <w:t>1,946,577.05</w:t>
            </w:r>
          </w:p>
        </w:tc>
        <w:tc>
          <w:tcPr>
            <w:tcW w:w="407" w:type="pct"/>
            <w:tcBorders>
              <w:top w:val="nil"/>
              <w:left w:val="nil"/>
              <w:bottom w:val="single" w:sz="4" w:space="0" w:color="auto"/>
              <w:right w:val="single" w:sz="4" w:space="0" w:color="auto"/>
            </w:tcBorders>
            <w:shd w:val="clear" w:color="000000" w:fill="FFFFFF"/>
            <w:noWrap/>
            <w:vAlign w:val="center"/>
            <w:tcPrChange w:id="3861"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4131C92B" w14:textId="77777777" w:rsidR="00C75E31" w:rsidRPr="00E835D4" w:rsidRDefault="00000000">
            <w:pPr>
              <w:spacing w:before="0"/>
              <w:rPr>
                <w:rFonts w:eastAsia="PMingLiU" w:cs="Arial"/>
                <w:b/>
                <w:bCs/>
                <w:sz w:val="16"/>
                <w:szCs w:val="16"/>
                <w:lang w:val="en-US" w:eastAsia="zh-CN"/>
                <w:rPrChange w:id="386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63"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3864"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2DFF5569" w14:textId="77777777" w:rsidR="00C75E31" w:rsidRPr="00E835D4" w:rsidRDefault="00000000">
            <w:pPr>
              <w:spacing w:before="0"/>
              <w:jc w:val="center"/>
              <w:rPr>
                <w:rFonts w:eastAsia="PMingLiU" w:cs="Arial"/>
                <w:b/>
                <w:bCs/>
                <w:sz w:val="16"/>
                <w:szCs w:val="16"/>
                <w:lang w:val="en-US" w:eastAsia="zh-CN"/>
                <w:rPrChange w:id="386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66" w:author="扬 邱" w:date="2025-07-09T17:16:00Z" w16du:dateUtc="2025-07-09T09:16:00Z">
                  <w:rPr>
                    <w:rFonts w:eastAsia="PMingLiU" w:cs="Arial"/>
                    <w:b/>
                    <w:bCs/>
                    <w:sz w:val="12"/>
                    <w:szCs w:val="12"/>
                    <w:lang w:val="en-US" w:eastAsia="zh-CN"/>
                  </w:rPr>
                </w:rPrChange>
              </w:rPr>
              <w:t>1,120,352.42</w:t>
            </w:r>
          </w:p>
        </w:tc>
        <w:tc>
          <w:tcPr>
            <w:tcW w:w="353" w:type="pct"/>
            <w:tcBorders>
              <w:top w:val="nil"/>
              <w:left w:val="nil"/>
              <w:bottom w:val="single" w:sz="4" w:space="0" w:color="auto"/>
              <w:right w:val="single" w:sz="4" w:space="0" w:color="auto"/>
            </w:tcBorders>
            <w:shd w:val="clear" w:color="000000" w:fill="C0C0C0"/>
            <w:noWrap/>
            <w:vAlign w:val="center"/>
            <w:tcPrChange w:id="3867"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377C5F02" w14:textId="77777777" w:rsidR="00C75E31" w:rsidRPr="00E835D4" w:rsidRDefault="00000000">
            <w:pPr>
              <w:spacing w:before="0"/>
              <w:jc w:val="center"/>
              <w:rPr>
                <w:rFonts w:eastAsia="PMingLiU" w:cs="Arial"/>
                <w:b/>
                <w:bCs/>
                <w:sz w:val="16"/>
                <w:szCs w:val="16"/>
                <w:lang w:val="en-US" w:eastAsia="zh-CN"/>
                <w:rPrChange w:id="386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69"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870"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39559C9B" w14:textId="77777777" w:rsidR="00C75E31" w:rsidRPr="00E835D4" w:rsidRDefault="00000000">
            <w:pPr>
              <w:spacing w:before="0"/>
              <w:jc w:val="center"/>
              <w:rPr>
                <w:rFonts w:eastAsia="PMingLiU" w:cs="Arial"/>
                <w:b/>
                <w:bCs/>
                <w:sz w:val="16"/>
                <w:szCs w:val="16"/>
                <w:lang w:val="en-US" w:eastAsia="zh-CN"/>
                <w:rPrChange w:id="387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72"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873"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2465A7B9" w14:textId="77777777" w:rsidR="00C75E31" w:rsidRPr="00E835D4" w:rsidRDefault="00000000">
            <w:pPr>
              <w:spacing w:before="0"/>
              <w:jc w:val="center"/>
              <w:rPr>
                <w:rFonts w:eastAsia="PMingLiU" w:cs="Arial"/>
                <w:b/>
                <w:bCs/>
                <w:sz w:val="16"/>
                <w:szCs w:val="16"/>
                <w:lang w:val="en-US" w:eastAsia="zh-CN"/>
                <w:rPrChange w:id="387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7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87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AE02DA2" w14:textId="77777777" w:rsidR="00C75E31" w:rsidRPr="00E835D4" w:rsidRDefault="00000000">
            <w:pPr>
              <w:spacing w:before="0"/>
              <w:jc w:val="center"/>
              <w:rPr>
                <w:rFonts w:eastAsia="PMingLiU" w:cs="Arial"/>
                <w:b/>
                <w:bCs/>
                <w:sz w:val="16"/>
                <w:szCs w:val="16"/>
                <w:lang w:val="en-US" w:eastAsia="zh-CN"/>
                <w:rPrChange w:id="387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7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87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543A05B" w14:textId="77777777" w:rsidR="00C75E31" w:rsidRPr="00E835D4" w:rsidRDefault="00000000">
            <w:pPr>
              <w:spacing w:before="0"/>
              <w:jc w:val="center"/>
              <w:rPr>
                <w:rFonts w:eastAsia="PMingLiU" w:cs="Arial"/>
                <w:b/>
                <w:bCs/>
                <w:sz w:val="16"/>
                <w:szCs w:val="16"/>
                <w:lang w:val="en-US" w:eastAsia="zh-CN"/>
                <w:rPrChange w:id="388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8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88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E6B8A50" w14:textId="77777777" w:rsidR="00C75E31" w:rsidRPr="00E835D4" w:rsidRDefault="00000000">
            <w:pPr>
              <w:spacing w:before="0"/>
              <w:jc w:val="center"/>
              <w:rPr>
                <w:rFonts w:eastAsia="PMingLiU" w:cs="Arial"/>
                <w:b/>
                <w:bCs/>
                <w:sz w:val="16"/>
                <w:szCs w:val="16"/>
                <w:lang w:val="en-US" w:eastAsia="zh-CN"/>
                <w:rPrChange w:id="388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84"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885"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7EA6154C" w14:textId="77777777" w:rsidR="00C75E31" w:rsidRPr="00E835D4" w:rsidRDefault="00000000">
            <w:pPr>
              <w:spacing w:before="0"/>
              <w:jc w:val="center"/>
              <w:rPr>
                <w:rFonts w:eastAsia="PMingLiU" w:cs="Arial"/>
                <w:b/>
                <w:bCs/>
                <w:sz w:val="16"/>
                <w:szCs w:val="16"/>
                <w:lang w:val="en-US" w:eastAsia="zh-CN"/>
                <w:rPrChange w:id="388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87" w:author="扬 邱" w:date="2025-07-09T17:16:00Z" w16du:dateUtc="2025-07-09T09:16:00Z">
                  <w:rPr>
                    <w:rFonts w:eastAsia="PMingLiU" w:cs="Arial"/>
                    <w:b/>
                    <w:bCs/>
                    <w:sz w:val="12"/>
                    <w:szCs w:val="12"/>
                    <w:lang w:val="en-US" w:eastAsia="zh-CN"/>
                  </w:rPr>
                </w:rPrChange>
              </w:rPr>
              <w:t>1,120,352.42</w:t>
            </w:r>
          </w:p>
        </w:tc>
      </w:tr>
      <w:tr w:rsidR="00E835D4" w:rsidRPr="00E835D4" w14:paraId="3191C51F" w14:textId="77777777" w:rsidTr="00E835D4">
        <w:tblPrEx>
          <w:tblPrExChange w:id="3888" w:author="扬 邱" w:date="2025-07-09T17:16:00Z" w16du:dateUtc="2025-07-09T09:16:00Z">
            <w:tblPrEx>
              <w:tblLayout w:type="fixed"/>
            </w:tblPrEx>
          </w:tblPrExChange>
        </w:tblPrEx>
        <w:trPr>
          <w:trHeight w:val="360"/>
          <w:trPrChange w:id="3889"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890"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4885099F" w14:textId="77777777" w:rsidR="00C75E31" w:rsidRPr="00E835D4" w:rsidRDefault="00000000">
            <w:pPr>
              <w:spacing w:before="0"/>
              <w:jc w:val="center"/>
              <w:rPr>
                <w:rFonts w:eastAsia="PMingLiU" w:cs="Arial"/>
                <w:b/>
                <w:bCs/>
                <w:sz w:val="16"/>
                <w:szCs w:val="16"/>
                <w:lang w:val="en-US" w:eastAsia="zh-CN"/>
                <w:rPrChange w:id="389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892" w:author="扬 邱" w:date="2025-07-09T17:16:00Z" w16du:dateUtc="2025-07-09T09:16:00Z">
                  <w:rPr>
                    <w:rFonts w:eastAsia="PMingLiU" w:cs="Arial"/>
                    <w:b/>
                    <w:bCs/>
                    <w:sz w:val="12"/>
                    <w:szCs w:val="12"/>
                    <w:lang w:val="en-US" w:eastAsia="zh-CN"/>
                  </w:rPr>
                </w:rPrChange>
              </w:rPr>
              <w:t>62</w:t>
            </w:r>
          </w:p>
        </w:tc>
        <w:tc>
          <w:tcPr>
            <w:tcW w:w="360" w:type="pct"/>
            <w:tcBorders>
              <w:top w:val="nil"/>
              <w:left w:val="nil"/>
              <w:bottom w:val="single" w:sz="4" w:space="0" w:color="auto"/>
              <w:right w:val="single" w:sz="4" w:space="0" w:color="auto"/>
            </w:tcBorders>
            <w:shd w:val="clear" w:color="auto" w:fill="auto"/>
            <w:vAlign w:val="center"/>
            <w:tcPrChange w:id="3893"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32CF009D" w14:textId="77777777" w:rsidR="00C75E31" w:rsidRPr="00E835D4" w:rsidRDefault="00000000">
            <w:pPr>
              <w:spacing w:before="0"/>
              <w:rPr>
                <w:rFonts w:eastAsia="PMingLiU" w:cs="Arial"/>
                <w:b/>
                <w:bCs/>
                <w:sz w:val="16"/>
                <w:szCs w:val="16"/>
                <w:lang w:val="en-US" w:eastAsia="zh-CN"/>
                <w:rPrChange w:id="3894"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895" w:author="扬 邱" w:date="2025-07-09T17:16:00Z" w16du:dateUtc="2025-07-09T09:16:00Z">
                  <w:rPr>
                    <w:rFonts w:eastAsia="PMingLiU" w:cs="Arial" w:hint="eastAsia"/>
                    <w:b/>
                    <w:bCs/>
                    <w:sz w:val="12"/>
                    <w:szCs w:val="12"/>
                    <w:lang w:val="en-US" w:eastAsia="zh-CN"/>
                  </w:rPr>
                </w:rPrChange>
              </w:rPr>
              <w:t>柴油生产</w:t>
            </w:r>
          </w:p>
        </w:tc>
        <w:tc>
          <w:tcPr>
            <w:tcW w:w="182" w:type="pct"/>
            <w:tcBorders>
              <w:top w:val="nil"/>
              <w:left w:val="nil"/>
              <w:bottom w:val="single" w:sz="4" w:space="0" w:color="auto"/>
              <w:right w:val="single" w:sz="4" w:space="0" w:color="auto"/>
            </w:tcBorders>
            <w:shd w:val="clear" w:color="000000" w:fill="FFFFFF"/>
            <w:vAlign w:val="center"/>
            <w:tcPrChange w:id="3896"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4A57576F" w14:textId="77777777" w:rsidR="00C75E31" w:rsidRPr="00E835D4" w:rsidRDefault="00000000">
            <w:pPr>
              <w:spacing w:before="0"/>
              <w:jc w:val="center"/>
              <w:rPr>
                <w:rFonts w:ascii="宋体" w:eastAsia="宋体" w:hAnsi="宋体" w:cs="宋体" w:hint="eastAsia"/>
                <w:b/>
                <w:bCs/>
                <w:sz w:val="16"/>
                <w:szCs w:val="16"/>
                <w:lang w:val="en-US" w:eastAsia="zh-CN"/>
                <w:rPrChange w:id="3897"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898" w:author="扬 邱" w:date="2025-07-09T17:16:00Z" w16du:dateUtc="2025-07-09T09:16:00Z">
                  <w:rPr>
                    <w:rFonts w:ascii="宋体" w:eastAsia="宋体" w:hAnsi="宋体" w:cs="宋体" w:hint="eastAsia"/>
                    <w:b/>
                    <w:bCs/>
                    <w:sz w:val="12"/>
                    <w:szCs w:val="12"/>
                    <w:lang w:val="en-US" w:eastAsia="zh-CN"/>
                  </w:rPr>
                </w:rPrChange>
              </w:rPr>
              <w:t>范围三 类别3</w:t>
            </w:r>
          </w:p>
        </w:tc>
        <w:tc>
          <w:tcPr>
            <w:tcW w:w="603" w:type="pct"/>
            <w:tcBorders>
              <w:top w:val="nil"/>
              <w:left w:val="nil"/>
              <w:bottom w:val="single" w:sz="4" w:space="0" w:color="auto"/>
              <w:right w:val="single" w:sz="4" w:space="0" w:color="auto"/>
            </w:tcBorders>
            <w:shd w:val="clear" w:color="000000" w:fill="FFFFFF"/>
            <w:noWrap/>
            <w:vAlign w:val="center"/>
            <w:tcPrChange w:id="3899"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13C21358" w14:textId="77777777" w:rsidR="00C75E31" w:rsidRPr="00E835D4" w:rsidRDefault="00000000">
            <w:pPr>
              <w:spacing w:before="0"/>
              <w:jc w:val="right"/>
              <w:rPr>
                <w:rFonts w:eastAsia="PMingLiU" w:cs="Arial"/>
                <w:b/>
                <w:bCs/>
                <w:sz w:val="16"/>
                <w:szCs w:val="16"/>
                <w:lang w:val="en-US" w:eastAsia="zh-CN"/>
                <w:rPrChange w:id="390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01" w:author="扬 邱" w:date="2025-07-09T17:16:00Z" w16du:dateUtc="2025-07-09T09:16:00Z">
                  <w:rPr>
                    <w:rFonts w:eastAsia="PMingLiU" w:cs="Arial"/>
                    <w:b/>
                    <w:bCs/>
                    <w:sz w:val="12"/>
                    <w:szCs w:val="12"/>
                    <w:lang w:val="en-US" w:eastAsia="zh-CN"/>
                  </w:rPr>
                </w:rPrChange>
              </w:rPr>
              <w:t>1,403.87</w:t>
            </w:r>
          </w:p>
        </w:tc>
        <w:tc>
          <w:tcPr>
            <w:tcW w:w="407" w:type="pct"/>
            <w:tcBorders>
              <w:top w:val="nil"/>
              <w:left w:val="nil"/>
              <w:bottom w:val="single" w:sz="4" w:space="0" w:color="auto"/>
              <w:right w:val="single" w:sz="4" w:space="0" w:color="auto"/>
            </w:tcBorders>
            <w:shd w:val="clear" w:color="000000" w:fill="FFFFFF"/>
            <w:noWrap/>
            <w:vAlign w:val="center"/>
            <w:tcPrChange w:id="3902"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176CDE87" w14:textId="77777777" w:rsidR="00C75E31" w:rsidRPr="00E835D4" w:rsidRDefault="00000000">
            <w:pPr>
              <w:spacing w:before="0"/>
              <w:rPr>
                <w:rFonts w:eastAsia="PMingLiU" w:cs="Arial"/>
                <w:b/>
                <w:bCs/>
                <w:sz w:val="16"/>
                <w:szCs w:val="16"/>
                <w:lang w:val="en-US" w:eastAsia="zh-CN"/>
                <w:rPrChange w:id="390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04"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3905"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6A1A66D" w14:textId="77777777" w:rsidR="00C75E31" w:rsidRPr="00E835D4" w:rsidRDefault="00000000">
            <w:pPr>
              <w:spacing w:before="0"/>
              <w:jc w:val="center"/>
              <w:rPr>
                <w:rFonts w:eastAsia="PMingLiU" w:cs="Arial"/>
                <w:b/>
                <w:bCs/>
                <w:sz w:val="16"/>
                <w:szCs w:val="16"/>
                <w:lang w:val="en-US" w:eastAsia="zh-CN"/>
                <w:rPrChange w:id="390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07" w:author="扬 邱" w:date="2025-07-09T17:16:00Z" w16du:dateUtc="2025-07-09T09:16:00Z">
                  <w:rPr>
                    <w:rFonts w:eastAsia="PMingLiU" w:cs="Arial"/>
                    <w:b/>
                    <w:bCs/>
                    <w:sz w:val="12"/>
                    <w:szCs w:val="12"/>
                    <w:lang w:val="en-US" w:eastAsia="zh-CN"/>
                  </w:rPr>
                </w:rPrChange>
              </w:rPr>
              <w:t>1,182.23</w:t>
            </w:r>
          </w:p>
        </w:tc>
        <w:tc>
          <w:tcPr>
            <w:tcW w:w="353" w:type="pct"/>
            <w:tcBorders>
              <w:top w:val="nil"/>
              <w:left w:val="nil"/>
              <w:bottom w:val="single" w:sz="4" w:space="0" w:color="auto"/>
              <w:right w:val="single" w:sz="4" w:space="0" w:color="auto"/>
            </w:tcBorders>
            <w:shd w:val="clear" w:color="000000" w:fill="C0C0C0"/>
            <w:noWrap/>
            <w:vAlign w:val="center"/>
            <w:tcPrChange w:id="3908"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427A8514" w14:textId="77777777" w:rsidR="00C75E31" w:rsidRPr="00E835D4" w:rsidRDefault="00000000">
            <w:pPr>
              <w:spacing w:before="0"/>
              <w:jc w:val="center"/>
              <w:rPr>
                <w:rFonts w:eastAsia="PMingLiU" w:cs="Arial"/>
                <w:b/>
                <w:bCs/>
                <w:sz w:val="16"/>
                <w:szCs w:val="16"/>
                <w:lang w:val="en-US" w:eastAsia="zh-CN"/>
                <w:rPrChange w:id="390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10"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911"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7150362A" w14:textId="77777777" w:rsidR="00C75E31" w:rsidRPr="00E835D4" w:rsidRDefault="00000000">
            <w:pPr>
              <w:spacing w:before="0"/>
              <w:jc w:val="center"/>
              <w:rPr>
                <w:rFonts w:eastAsia="PMingLiU" w:cs="Arial"/>
                <w:b/>
                <w:bCs/>
                <w:sz w:val="16"/>
                <w:szCs w:val="16"/>
                <w:lang w:val="en-US" w:eastAsia="zh-CN"/>
                <w:rPrChange w:id="391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13"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914"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2D3AEAA9" w14:textId="77777777" w:rsidR="00C75E31" w:rsidRPr="00E835D4" w:rsidRDefault="00000000">
            <w:pPr>
              <w:spacing w:before="0"/>
              <w:jc w:val="center"/>
              <w:rPr>
                <w:rFonts w:eastAsia="PMingLiU" w:cs="Arial"/>
                <w:b/>
                <w:bCs/>
                <w:sz w:val="16"/>
                <w:szCs w:val="16"/>
                <w:lang w:val="en-US" w:eastAsia="zh-CN"/>
                <w:rPrChange w:id="391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1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91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849238B" w14:textId="77777777" w:rsidR="00C75E31" w:rsidRPr="00E835D4" w:rsidRDefault="00000000">
            <w:pPr>
              <w:spacing w:before="0"/>
              <w:jc w:val="center"/>
              <w:rPr>
                <w:rFonts w:eastAsia="PMingLiU" w:cs="Arial"/>
                <w:b/>
                <w:bCs/>
                <w:sz w:val="16"/>
                <w:szCs w:val="16"/>
                <w:lang w:val="en-US" w:eastAsia="zh-CN"/>
                <w:rPrChange w:id="391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1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92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8E576A5" w14:textId="77777777" w:rsidR="00C75E31" w:rsidRPr="00E835D4" w:rsidRDefault="00000000">
            <w:pPr>
              <w:spacing w:before="0"/>
              <w:jc w:val="center"/>
              <w:rPr>
                <w:rFonts w:eastAsia="PMingLiU" w:cs="Arial"/>
                <w:b/>
                <w:bCs/>
                <w:sz w:val="16"/>
                <w:szCs w:val="16"/>
                <w:lang w:val="en-US" w:eastAsia="zh-CN"/>
                <w:rPrChange w:id="392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2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92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605680A" w14:textId="77777777" w:rsidR="00C75E31" w:rsidRPr="00E835D4" w:rsidRDefault="00000000">
            <w:pPr>
              <w:spacing w:before="0"/>
              <w:jc w:val="center"/>
              <w:rPr>
                <w:rFonts w:eastAsia="PMingLiU" w:cs="Arial"/>
                <w:b/>
                <w:bCs/>
                <w:sz w:val="16"/>
                <w:szCs w:val="16"/>
                <w:lang w:val="en-US" w:eastAsia="zh-CN"/>
                <w:rPrChange w:id="392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25"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926"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28752824" w14:textId="77777777" w:rsidR="00C75E31" w:rsidRPr="00E835D4" w:rsidRDefault="00000000">
            <w:pPr>
              <w:spacing w:before="0"/>
              <w:jc w:val="center"/>
              <w:rPr>
                <w:rFonts w:eastAsia="PMingLiU" w:cs="Arial"/>
                <w:b/>
                <w:bCs/>
                <w:sz w:val="16"/>
                <w:szCs w:val="16"/>
                <w:lang w:val="en-US" w:eastAsia="zh-CN"/>
                <w:rPrChange w:id="392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28" w:author="扬 邱" w:date="2025-07-09T17:16:00Z" w16du:dateUtc="2025-07-09T09:16:00Z">
                  <w:rPr>
                    <w:rFonts w:eastAsia="PMingLiU" w:cs="Arial"/>
                    <w:b/>
                    <w:bCs/>
                    <w:sz w:val="12"/>
                    <w:szCs w:val="12"/>
                    <w:lang w:val="en-US" w:eastAsia="zh-CN"/>
                  </w:rPr>
                </w:rPrChange>
              </w:rPr>
              <w:t>1,182.23</w:t>
            </w:r>
          </w:p>
        </w:tc>
      </w:tr>
      <w:tr w:rsidR="00E835D4" w:rsidRPr="00E835D4" w14:paraId="10A2AD01" w14:textId="77777777" w:rsidTr="00E835D4">
        <w:tblPrEx>
          <w:tblPrExChange w:id="3929" w:author="扬 邱" w:date="2025-07-09T17:16:00Z" w16du:dateUtc="2025-07-09T09:16:00Z">
            <w:tblPrEx>
              <w:tblLayout w:type="fixed"/>
            </w:tblPrEx>
          </w:tblPrExChange>
        </w:tblPrEx>
        <w:trPr>
          <w:trHeight w:val="360"/>
          <w:trPrChange w:id="3930"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931"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4043FA26" w14:textId="77777777" w:rsidR="00C75E31" w:rsidRPr="00E835D4" w:rsidRDefault="00000000">
            <w:pPr>
              <w:spacing w:before="0"/>
              <w:jc w:val="center"/>
              <w:rPr>
                <w:rFonts w:eastAsia="PMingLiU" w:cs="Arial"/>
                <w:b/>
                <w:bCs/>
                <w:sz w:val="16"/>
                <w:szCs w:val="16"/>
                <w:lang w:val="en-US" w:eastAsia="zh-CN"/>
                <w:rPrChange w:id="393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33" w:author="扬 邱" w:date="2025-07-09T17:16:00Z" w16du:dateUtc="2025-07-09T09:16:00Z">
                  <w:rPr>
                    <w:rFonts w:eastAsia="PMingLiU" w:cs="Arial"/>
                    <w:b/>
                    <w:bCs/>
                    <w:sz w:val="12"/>
                    <w:szCs w:val="12"/>
                    <w:lang w:val="en-US" w:eastAsia="zh-CN"/>
                  </w:rPr>
                </w:rPrChange>
              </w:rPr>
              <w:t>63</w:t>
            </w:r>
          </w:p>
        </w:tc>
        <w:tc>
          <w:tcPr>
            <w:tcW w:w="360" w:type="pct"/>
            <w:tcBorders>
              <w:top w:val="nil"/>
              <w:left w:val="nil"/>
              <w:bottom w:val="single" w:sz="4" w:space="0" w:color="auto"/>
              <w:right w:val="single" w:sz="4" w:space="0" w:color="auto"/>
            </w:tcBorders>
            <w:shd w:val="clear" w:color="auto" w:fill="auto"/>
            <w:vAlign w:val="center"/>
            <w:tcPrChange w:id="3934"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0AE04D03" w14:textId="77777777" w:rsidR="00C75E31" w:rsidRPr="00E835D4" w:rsidRDefault="00000000">
            <w:pPr>
              <w:spacing w:before="0"/>
              <w:rPr>
                <w:rFonts w:eastAsia="PMingLiU" w:cs="Arial"/>
                <w:b/>
                <w:bCs/>
                <w:sz w:val="16"/>
                <w:szCs w:val="16"/>
                <w:lang w:val="en-US" w:eastAsia="zh-CN"/>
                <w:rPrChange w:id="3935"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936" w:author="扬 邱" w:date="2025-07-09T17:16:00Z" w16du:dateUtc="2025-07-09T09:16:00Z">
                  <w:rPr>
                    <w:rFonts w:eastAsia="PMingLiU" w:cs="Arial" w:hint="eastAsia"/>
                    <w:b/>
                    <w:bCs/>
                    <w:sz w:val="12"/>
                    <w:szCs w:val="12"/>
                    <w:lang w:val="en-US" w:eastAsia="zh-CN"/>
                  </w:rPr>
                </w:rPrChange>
              </w:rPr>
              <w:t>汽油生产</w:t>
            </w:r>
          </w:p>
        </w:tc>
        <w:tc>
          <w:tcPr>
            <w:tcW w:w="182" w:type="pct"/>
            <w:tcBorders>
              <w:top w:val="nil"/>
              <w:left w:val="nil"/>
              <w:bottom w:val="single" w:sz="4" w:space="0" w:color="auto"/>
              <w:right w:val="single" w:sz="4" w:space="0" w:color="auto"/>
            </w:tcBorders>
            <w:shd w:val="clear" w:color="000000" w:fill="FFFFFF"/>
            <w:vAlign w:val="center"/>
            <w:tcPrChange w:id="3937"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59F73153" w14:textId="77777777" w:rsidR="00C75E31" w:rsidRPr="00E835D4" w:rsidRDefault="00000000">
            <w:pPr>
              <w:spacing w:before="0"/>
              <w:jc w:val="center"/>
              <w:rPr>
                <w:rFonts w:ascii="宋体" w:eastAsia="宋体" w:hAnsi="宋体" w:cs="宋体" w:hint="eastAsia"/>
                <w:b/>
                <w:bCs/>
                <w:sz w:val="16"/>
                <w:szCs w:val="16"/>
                <w:lang w:val="en-US" w:eastAsia="zh-CN"/>
                <w:rPrChange w:id="3938"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939" w:author="扬 邱" w:date="2025-07-09T17:16:00Z" w16du:dateUtc="2025-07-09T09:16:00Z">
                  <w:rPr>
                    <w:rFonts w:ascii="宋体" w:eastAsia="宋体" w:hAnsi="宋体" w:cs="宋体" w:hint="eastAsia"/>
                    <w:b/>
                    <w:bCs/>
                    <w:sz w:val="12"/>
                    <w:szCs w:val="12"/>
                    <w:lang w:val="en-US" w:eastAsia="zh-CN"/>
                  </w:rPr>
                </w:rPrChange>
              </w:rPr>
              <w:t>范围三 类别3</w:t>
            </w:r>
          </w:p>
        </w:tc>
        <w:tc>
          <w:tcPr>
            <w:tcW w:w="603" w:type="pct"/>
            <w:tcBorders>
              <w:top w:val="nil"/>
              <w:left w:val="nil"/>
              <w:bottom w:val="single" w:sz="4" w:space="0" w:color="auto"/>
              <w:right w:val="single" w:sz="4" w:space="0" w:color="auto"/>
            </w:tcBorders>
            <w:shd w:val="clear" w:color="000000" w:fill="FFFFFF"/>
            <w:noWrap/>
            <w:vAlign w:val="center"/>
            <w:tcPrChange w:id="3940"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7B2C10B2" w14:textId="77777777" w:rsidR="00C75E31" w:rsidRPr="00E835D4" w:rsidRDefault="00000000">
            <w:pPr>
              <w:spacing w:before="0"/>
              <w:jc w:val="right"/>
              <w:rPr>
                <w:rFonts w:eastAsia="PMingLiU" w:cs="Arial"/>
                <w:b/>
                <w:bCs/>
                <w:sz w:val="16"/>
                <w:szCs w:val="16"/>
                <w:lang w:val="en-US" w:eastAsia="zh-CN"/>
                <w:rPrChange w:id="394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42" w:author="扬 邱" w:date="2025-07-09T17:16:00Z" w16du:dateUtc="2025-07-09T09:16:00Z">
                  <w:rPr>
                    <w:rFonts w:eastAsia="PMingLiU" w:cs="Arial"/>
                    <w:b/>
                    <w:bCs/>
                    <w:sz w:val="12"/>
                    <w:szCs w:val="12"/>
                    <w:lang w:val="en-US" w:eastAsia="zh-CN"/>
                  </w:rPr>
                </w:rPrChange>
              </w:rPr>
              <w:t>49.06</w:t>
            </w:r>
          </w:p>
        </w:tc>
        <w:tc>
          <w:tcPr>
            <w:tcW w:w="407" w:type="pct"/>
            <w:tcBorders>
              <w:top w:val="nil"/>
              <w:left w:val="nil"/>
              <w:bottom w:val="single" w:sz="4" w:space="0" w:color="auto"/>
              <w:right w:val="single" w:sz="4" w:space="0" w:color="auto"/>
            </w:tcBorders>
            <w:shd w:val="clear" w:color="000000" w:fill="FFFFFF"/>
            <w:noWrap/>
            <w:vAlign w:val="center"/>
            <w:tcPrChange w:id="3943"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64896ACF" w14:textId="77777777" w:rsidR="00C75E31" w:rsidRPr="00E835D4" w:rsidRDefault="00000000">
            <w:pPr>
              <w:spacing w:before="0"/>
              <w:rPr>
                <w:rFonts w:eastAsia="PMingLiU" w:cs="Arial"/>
                <w:b/>
                <w:bCs/>
                <w:sz w:val="16"/>
                <w:szCs w:val="16"/>
                <w:lang w:val="en-US" w:eastAsia="zh-CN"/>
                <w:rPrChange w:id="394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45"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3946"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6D361A4" w14:textId="77777777" w:rsidR="00C75E31" w:rsidRPr="00E835D4" w:rsidRDefault="00000000">
            <w:pPr>
              <w:spacing w:before="0"/>
              <w:jc w:val="center"/>
              <w:rPr>
                <w:rFonts w:eastAsia="PMingLiU" w:cs="Arial"/>
                <w:b/>
                <w:bCs/>
                <w:sz w:val="16"/>
                <w:szCs w:val="16"/>
                <w:lang w:val="en-US" w:eastAsia="zh-CN"/>
                <w:rPrChange w:id="394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48" w:author="扬 邱" w:date="2025-07-09T17:16:00Z" w16du:dateUtc="2025-07-09T09:16:00Z">
                  <w:rPr>
                    <w:rFonts w:eastAsia="PMingLiU" w:cs="Arial"/>
                    <w:b/>
                    <w:bCs/>
                    <w:sz w:val="12"/>
                    <w:szCs w:val="12"/>
                    <w:lang w:val="en-US" w:eastAsia="zh-CN"/>
                  </w:rPr>
                </w:rPrChange>
              </w:rPr>
              <w:t>48.44</w:t>
            </w:r>
          </w:p>
        </w:tc>
        <w:tc>
          <w:tcPr>
            <w:tcW w:w="353" w:type="pct"/>
            <w:tcBorders>
              <w:top w:val="nil"/>
              <w:left w:val="nil"/>
              <w:bottom w:val="single" w:sz="4" w:space="0" w:color="auto"/>
              <w:right w:val="single" w:sz="4" w:space="0" w:color="auto"/>
            </w:tcBorders>
            <w:shd w:val="clear" w:color="000000" w:fill="C0C0C0"/>
            <w:noWrap/>
            <w:vAlign w:val="center"/>
            <w:tcPrChange w:id="3949"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76558D44" w14:textId="77777777" w:rsidR="00C75E31" w:rsidRPr="00E835D4" w:rsidRDefault="00000000">
            <w:pPr>
              <w:spacing w:before="0"/>
              <w:jc w:val="center"/>
              <w:rPr>
                <w:rFonts w:eastAsia="PMingLiU" w:cs="Arial"/>
                <w:b/>
                <w:bCs/>
                <w:sz w:val="16"/>
                <w:szCs w:val="16"/>
                <w:lang w:val="en-US" w:eastAsia="zh-CN"/>
                <w:rPrChange w:id="395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51"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952"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4B196EDA" w14:textId="77777777" w:rsidR="00C75E31" w:rsidRPr="00E835D4" w:rsidRDefault="00000000">
            <w:pPr>
              <w:spacing w:before="0"/>
              <w:jc w:val="center"/>
              <w:rPr>
                <w:rFonts w:eastAsia="PMingLiU" w:cs="Arial"/>
                <w:b/>
                <w:bCs/>
                <w:sz w:val="16"/>
                <w:szCs w:val="16"/>
                <w:lang w:val="en-US" w:eastAsia="zh-CN"/>
                <w:rPrChange w:id="395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54"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955"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29BE727F" w14:textId="77777777" w:rsidR="00C75E31" w:rsidRPr="00E835D4" w:rsidRDefault="00000000">
            <w:pPr>
              <w:spacing w:before="0"/>
              <w:jc w:val="center"/>
              <w:rPr>
                <w:rFonts w:eastAsia="PMingLiU" w:cs="Arial"/>
                <w:b/>
                <w:bCs/>
                <w:sz w:val="16"/>
                <w:szCs w:val="16"/>
                <w:lang w:val="en-US" w:eastAsia="zh-CN"/>
                <w:rPrChange w:id="395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5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95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A3B28B0" w14:textId="77777777" w:rsidR="00C75E31" w:rsidRPr="00E835D4" w:rsidRDefault="00000000">
            <w:pPr>
              <w:spacing w:before="0"/>
              <w:jc w:val="center"/>
              <w:rPr>
                <w:rFonts w:eastAsia="PMingLiU" w:cs="Arial"/>
                <w:b/>
                <w:bCs/>
                <w:sz w:val="16"/>
                <w:szCs w:val="16"/>
                <w:lang w:val="en-US" w:eastAsia="zh-CN"/>
                <w:rPrChange w:id="395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6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96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A94A468" w14:textId="77777777" w:rsidR="00C75E31" w:rsidRPr="00E835D4" w:rsidRDefault="00000000">
            <w:pPr>
              <w:spacing w:before="0"/>
              <w:jc w:val="center"/>
              <w:rPr>
                <w:rFonts w:eastAsia="PMingLiU" w:cs="Arial"/>
                <w:b/>
                <w:bCs/>
                <w:sz w:val="16"/>
                <w:szCs w:val="16"/>
                <w:lang w:val="en-US" w:eastAsia="zh-CN"/>
                <w:rPrChange w:id="396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6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96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373F3A9" w14:textId="77777777" w:rsidR="00C75E31" w:rsidRPr="00E835D4" w:rsidRDefault="00000000">
            <w:pPr>
              <w:spacing w:before="0"/>
              <w:jc w:val="center"/>
              <w:rPr>
                <w:rFonts w:eastAsia="PMingLiU" w:cs="Arial"/>
                <w:b/>
                <w:bCs/>
                <w:sz w:val="16"/>
                <w:szCs w:val="16"/>
                <w:lang w:val="en-US" w:eastAsia="zh-CN"/>
                <w:rPrChange w:id="396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66"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3967"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225777FB" w14:textId="77777777" w:rsidR="00C75E31" w:rsidRPr="00E835D4" w:rsidRDefault="00000000">
            <w:pPr>
              <w:spacing w:before="0"/>
              <w:jc w:val="center"/>
              <w:rPr>
                <w:rFonts w:eastAsia="PMingLiU" w:cs="Arial"/>
                <w:b/>
                <w:bCs/>
                <w:sz w:val="16"/>
                <w:szCs w:val="16"/>
                <w:lang w:val="en-US" w:eastAsia="zh-CN"/>
                <w:rPrChange w:id="396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69" w:author="扬 邱" w:date="2025-07-09T17:16:00Z" w16du:dateUtc="2025-07-09T09:16:00Z">
                  <w:rPr>
                    <w:rFonts w:eastAsia="PMingLiU" w:cs="Arial"/>
                    <w:b/>
                    <w:bCs/>
                    <w:sz w:val="12"/>
                    <w:szCs w:val="12"/>
                    <w:lang w:val="en-US" w:eastAsia="zh-CN"/>
                  </w:rPr>
                </w:rPrChange>
              </w:rPr>
              <w:t>48.44</w:t>
            </w:r>
          </w:p>
        </w:tc>
      </w:tr>
      <w:tr w:rsidR="00E835D4" w:rsidRPr="00E835D4" w14:paraId="3F079441" w14:textId="77777777" w:rsidTr="00E835D4">
        <w:tblPrEx>
          <w:tblPrExChange w:id="3970" w:author="扬 邱" w:date="2025-07-09T17:16:00Z" w16du:dateUtc="2025-07-09T09:16:00Z">
            <w:tblPrEx>
              <w:tblLayout w:type="fixed"/>
            </w:tblPrEx>
          </w:tblPrExChange>
        </w:tblPrEx>
        <w:trPr>
          <w:trHeight w:val="360"/>
          <w:trPrChange w:id="3971"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3972"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4BD3CA84" w14:textId="77777777" w:rsidR="00C75E31" w:rsidRPr="00E835D4" w:rsidRDefault="00000000">
            <w:pPr>
              <w:spacing w:before="0"/>
              <w:jc w:val="center"/>
              <w:rPr>
                <w:rFonts w:eastAsia="PMingLiU" w:cs="Arial"/>
                <w:b/>
                <w:bCs/>
                <w:sz w:val="16"/>
                <w:szCs w:val="16"/>
                <w:lang w:val="en-US" w:eastAsia="zh-CN"/>
                <w:rPrChange w:id="397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74" w:author="扬 邱" w:date="2025-07-09T17:16:00Z" w16du:dateUtc="2025-07-09T09:16:00Z">
                  <w:rPr>
                    <w:rFonts w:eastAsia="PMingLiU" w:cs="Arial"/>
                    <w:b/>
                    <w:bCs/>
                    <w:sz w:val="12"/>
                    <w:szCs w:val="12"/>
                    <w:lang w:val="en-US" w:eastAsia="zh-CN"/>
                  </w:rPr>
                </w:rPrChange>
              </w:rPr>
              <w:t>64</w:t>
            </w:r>
          </w:p>
        </w:tc>
        <w:tc>
          <w:tcPr>
            <w:tcW w:w="360" w:type="pct"/>
            <w:tcBorders>
              <w:top w:val="nil"/>
              <w:left w:val="nil"/>
              <w:bottom w:val="single" w:sz="4" w:space="0" w:color="auto"/>
              <w:right w:val="single" w:sz="4" w:space="0" w:color="auto"/>
            </w:tcBorders>
            <w:shd w:val="clear" w:color="auto" w:fill="auto"/>
            <w:vAlign w:val="center"/>
            <w:tcPrChange w:id="3975"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170D0AEA" w14:textId="77777777" w:rsidR="00C75E31" w:rsidRPr="00E835D4" w:rsidRDefault="00000000">
            <w:pPr>
              <w:spacing w:before="0"/>
              <w:rPr>
                <w:rFonts w:eastAsia="PMingLiU" w:cs="Arial"/>
                <w:b/>
                <w:bCs/>
                <w:sz w:val="16"/>
                <w:szCs w:val="16"/>
                <w:lang w:val="en-US" w:eastAsia="zh-CN"/>
                <w:rPrChange w:id="3976"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3977" w:author="扬 邱" w:date="2025-07-09T17:16:00Z" w16du:dateUtc="2025-07-09T09:16:00Z">
                  <w:rPr>
                    <w:rFonts w:eastAsia="PMingLiU" w:cs="Arial" w:hint="eastAsia"/>
                    <w:b/>
                    <w:bCs/>
                    <w:sz w:val="12"/>
                    <w:szCs w:val="12"/>
                    <w:lang w:val="en-US" w:eastAsia="zh-CN"/>
                  </w:rPr>
                </w:rPrChange>
              </w:rPr>
              <w:t>焦炭生产</w:t>
            </w:r>
          </w:p>
        </w:tc>
        <w:tc>
          <w:tcPr>
            <w:tcW w:w="182" w:type="pct"/>
            <w:tcBorders>
              <w:top w:val="nil"/>
              <w:left w:val="nil"/>
              <w:bottom w:val="single" w:sz="4" w:space="0" w:color="auto"/>
              <w:right w:val="single" w:sz="4" w:space="0" w:color="auto"/>
            </w:tcBorders>
            <w:shd w:val="clear" w:color="000000" w:fill="FFFFFF"/>
            <w:vAlign w:val="center"/>
            <w:tcPrChange w:id="3978"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A686821" w14:textId="77777777" w:rsidR="00C75E31" w:rsidRPr="00E835D4" w:rsidRDefault="00000000">
            <w:pPr>
              <w:spacing w:before="0"/>
              <w:jc w:val="center"/>
              <w:rPr>
                <w:rFonts w:ascii="宋体" w:eastAsia="宋体" w:hAnsi="宋体" w:cs="宋体" w:hint="eastAsia"/>
                <w:b/>
                <w:bCs/>
                <w:sz w:val="16"/>
                <w:szCs w:val="16"/>
                <w:lang w:val="en-US" w:eastAsia="zh-CN"/>
                <w:rPrChange w:id="3979"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3980" w:author="扬 邱" w:date="2025-07-09T17:16:00Z" w16du:dateUtc="2025-07-09T09:16:00Z">
                  <w:rPr>
                    <w:rFonts w:ascii="宋体" w:eastAsia="宋体" w:hAnsi="宋体" w:cs="宋体" w:hint="eastAsia"/>
                    <w:b/>
                    <w:bCs/>
                    <w:sz w:val="12"/>
                    <w:szCs w:val="12"/>
                    <w:lang w:val="en-US" w:eastAsia="zh-CN"/>
                  </w:rPr>
                </w:rPrChange>
              </w:rPr>
              <w:t>范围三 类别3</w:t>
            </w:r>
          </w:p>
        </w:tc>
        <w:tc>
          <w:tcPr>
            <w:tcW w:w="603" w:type="pct"/>
            <w:tcBorders>
              <w:top w:val="nil"/>
              <w:left w:val="nil"/>
              <w:bottom w:val="single" w:sz="4" w:space="0" w:color="auto"/>
              <w:right w:val="single" w:sz="4" w:space="0" w:color="auto"/>
            </w:tcBorders>
            <w:shd w:val="clear" w:color="000000" w:fill="FFFFFF"/>
            <w:noWrap/>
            <w:vAlign w:val="center"/>
            <w:tcPrChange w:id="3981"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426FB1E0" w14:textId="77777777" w:rsidR="00C75E31" w:rsidRPr="00E835D4" w:rsidRDefault="00000000">
            <w:pPr>
              <w:spacing w:before="0"/>
              <w:jc w:val="right"/>
              <w:rPr>
                <w:rFonts w:eastAsia="PMingLiU" w:cs="Arial"/>
                <w:b/>
                <w:bCs/>
                <w:sz w:val="16"/>
                <w:szCs w:val="16"/>
                <w:lang w:val="en-US" w:eastAsia="zh-CN"/>
                <w:rPrChange w:id="398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83" w:author="扬 邱" w:date="2025-07-09T17:16:00Z" w16du:dateUtc="2025-07-09T09:16:00Z">
                  <w:rPr>
                    <w:rFonts w:eastAsia="PMingLiU" w:cs="Arial"/>
                    <w:b/>
                    <w:bCs/>
                    <w:sz w:val="12"/>
                    <w:szCs w:val="12"/>
                    <w:lang w:val="en-US" w:eastAsia="zh-CN"/>
                  </w:rPr>
                </w:rPrChange>
              </w:rPr>
              <w:t>145,430.20</w:t>
            </w:r>
          </w:p>
        </w:tc>
        <w:tc>
          <w:tcPr>
            <w:tcW w:w="407" w:type="pct"/>
            <w:tcBorders>
              <w:top w:val="nil"/>
              <w:left w:val="nil"/>
              <w:bottom w:val="single" w:sz="4" w:space="0" w:color="auto"/>
              <w:right w:val="single" w:sz="4" w:space="0" w:color="auto"/>
            </w:tcBorders>
            <w:shd w:val="clear" w:color="000000" w:fill="FFFFFF"/>
            <w:noWrap/>
            <w:vAlign w:val="center"/>
            <w:tcPrChange w:id="3984"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5207A9D4" w14:textId="77777777" w:rsidR="00C75E31" w:rsidRPr="00E835D4" w:rsidRDefault="00000000">
            <w:pPr>
              <w:spacing w:before="0"/>
              <w:rPr>
                <w:rFonts w:eastAsia="PMingLiU" w:cs="Arial"/>
                <w:b/>
                <w:bCs/>
                <w:sz w:val="16"/>
                <w:szCs w:val="16"/>
                <w:lang w:val="en-US" w:eastAsia="zh-CN"/>
                <w:rPrChange w:id="398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86"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3987"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B0B007D" w14:textId="77777777" w:rsidR="00C75E31" w:rsidRPr="00E835D4" w:rsidRDefault="00000000">
            <w:pPr>
              <w:spacing w:before="0"/>
              <w:jc w:val="center"/>
              <w:rPr>
                <w:rFonts w:eastAsia="PMingLiU" w:cs="Arial"/>
                <w:b/>
                <w:bCs/>
                <w:sz w:val="16"/>
                <w:szCs w:val="16"/>
                <w:lang w:val="en-US" w:eastAsia="zh-CN"/>
                <w:rPrChange w:id="398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89" w:author="扬 邱" w:date="2025-07-09T17:16:00Z" w16du:dateUtc="2025-07-09T09:16:00Z">
                  <w:rPr>
                    <w:rFonts w:eastAsia="PMingLiU" w:cs="Arial"/>
                    <w:b/>
                    <w:bCs/>
                    <w:sz w:val="12"/>
                    <w:szCs w:val="12"/>
                    <w:lang w:val="en-US" w:eastAsia="zh-CN"/>
                  </w:rPr>
                </w:rPrChange>
              </w:rPr>
              <w:t>184,347.32</w:t>
            </w:r>
          </w:p>
        </w:tc>
        <w:tc>
          <w:tcPr>
            <w:tcW w:w="353" w:type="pct"/>
            <w:tcBorders>
              <w:top w:val="nil"/>
              <w:left w:val="nil"/>
              <w:bottom w:val="single" w:sz="4" w:space="0" w:color="auto"/>
              <w:right w:val="single" w:sz="4" w:space="0" w:color="auto"/>
            </w:tcBorders>
            <w:shd w:val="clear" w:color="000000" w:fill="C0C0C0"/>
            <w:noWrap/>
            <w:vAlign w:val="center"/>
            <w:tcPrChange w:id="3990"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401E600D" w14:textId="77777777" w:rsidR="00C75E31" w:rsidRPr="00E835D4" w:rsidRDefault="00000000">
            <w:pPr>
              <w:spacing w:before="0"/>
              <w:jc w:val="center"/>
              <w:rPr>
                <w:rFonts w:eastAsia="PMingLiU" w:cs="Arial"/>
                <w:b/>
                <w:bCs/>
                <w:sz w:val="16"/>
                <w:szCs w:val="16"/>
                <w:lang w:val="en-US" w:eastAsia="zh-CN"/>
                <w:rPrChange w:id="399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92"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3993"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6857A5BE" w14:textId="77777777" w:rsidR="00C75E31" w:rsidRPr="00E835D4" w:rsidRDefault="00000000">
            <w:pPr>
              <w:spacing w:before="0"/>
              <w:jc w:val="center"/>
              <w:rPr>
                <w:rFonts w:eastAsia="PMingLiU" w:cs="Arial"/>
                <w:b/>
                <w:bCs/>
                <w:sz w:val="16"/>
                <w:szCs w:val="16"/>
                <w:lang w:val="en-US" w:eastAsia="zh-CN"/>
                <w:rPrChange w:id="399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95"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3996"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57E4DC2" w14:textId="77777777" w:rsidR="00C75E31" w:rsidRPr="00E835D4" w:rsidRDefault="00000000">
            <w:pPr>
              <w:spacing w:before="0"/>
              <w:jc w:val="center"/>
              <w:rPr>
                <w:rFonts w:eastAsia="PMingLiU" w:cs="Arial"/>
                <w:b/>
                <w:bCs/>
                <w:sz w:val="16"/>
                <w:szCs w:val="16"/>
                <w:lang w:val="en-US" w:eastAsia="zh-CN"/>
                <w:rPrChange w:id="399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399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399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979B5E2" w14:textId="77777777" w:rsidR="00C75E31" w:rsidRPr="00E835D4" w:rsidRDefault="00000000">
            <w:pPr>
              <w:spacing w:before="0"/>
              <w:jc w:val="center"/>
              <w:rPr>
                <w:rFonts w:eastAsia="PMingLiU" w:cs="Arial"/>
                <w:b/>
                <w:bCs/>
                <w:sz w:val="16"/>
                <w:szCs w:val="16"/>
                <w:lang w:val="en-US" w:eastAsia="zh-CN"/>
                <w:rPrChange w:id="400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0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00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D4397F6" w14:textId="77777777" w:rsidR="00C75E31" w:rsidRPr="00E835D4" w:rsidRDefault="00000000">
            <w:pPr>
              <w:spacing w:before="0"/>
              <w:jc w:val="center"/>
              <w:rPr>
                <w:rFonts w:eastAsia="PMingLiU" w:cs="Arial"/>
                <w:b/>
                <w:bCs/>
                <w:sz w:val="16"/>
                <w:szCs w:val="16"/>
                <w:lang w:val="en-US" w:eastAsia="zh-CN"/>
                <w:rPrChange w:id="400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0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00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52991AF" w14:textId="77777777" w:rsidR="00C75E31" w:rsidRPr="00E835D4" w:rsidRDefault="00000000">
            <w:pPr>
              <w:spacing w:before="0"/>
              <w:jc w:val="center"/>
              <w:rPr>
                <w:rFonts w:eastAsia="PMingLiU" w:cs="Arial"/>
                <w:b/>
                <w:bCs/>
                <w:sz w:val="16"/>
                <w:szCs w:val="16"/>
                <w:lang w:val="en-US" w:eastAsia="zh-CN"/>
                <w:rPrChange w:id="400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07"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008"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76C6ADD4" w14:textId="77777777" w:rsidR="00C75E31" w:rsidRPr="00E835D4" w:rsidRDefault="00000000">
            <w:pPr>
              <w:spacing w:before="0"/>
              <w:jc w:val="center"/>
              <w:rPr>
                <w:rFonts w:eastAsia="PMingLiU" w:cs="Arial"/>
                <w:b/>
                <w:bCs/>
                <w:sz w:val="16"/>
                <w:szCs w:val="16"/>
                <w:lang w:val="en-US" w:eastAsia="zh-CN"/>
                <w:rPrChange w:id="400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10" w:author="扬 邱" w:date="2025-07-09T17:16:00Z" w16du:dateUtc="2025-07-09T09:16:00Z">
                  <w:rPr>
                    <w:rFonts w:eastAsia="PMingLiU" w:cs="Arial"/>
                    <w:b/>
                    <w:bCs/>
                    <w:sz w:val="12"/>
                    <w:szCs w:val="12"/>
                    <w:lang w:val="en-US" w:eastAsia="zh-CN"/>
                  </w:rPr>
                </w:rPrChange>
              </w:rPr>
              <w:t>184,347.32</w:t>
            </w:r>
          </w:p>
        </w:tc>
      </w:tr>
      <w:tr w:rsidR="00E835D4" w:rsidRPr="00E835D4" w14:paraId="741DE8FE" w14:textId="77777777" w:rsidTr="00E835D4">
        <w:tblPrEx>
          <w:tblPrExChange w:id="4011" w:author="扬 邱" w:date="2025-07-09T17:16:00Z" w16du:dateUtc="2025-07-09T09:16:00Z">
            <w:tblPrEx>
              <w:tblLayout w:type="fixed"/>
            </w:tblPrEx>
          </w:tblPrExChange>
        </w:tblPrEx>
        <w:trPr>
          <w:trHeight w:val="360"/>
          <w:trPrChange w:id="4012"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013"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20CF4D5E" w14:textId="77777777" w:rsidR="00C75E31" w:rsidRPr="00E835D4" w:rsidRDefault="00000000">
            <w:pPr>
              <w:spacing w:before="0"/>
              <w:jc w:val="center"/>
              <w:rPr>
                <w:rFonts w:eastAsia="PMingLiU" w:cs="Arial"/>
                <w:b/>
                <w:bCs/>
                <w:sz w:val="16"/>
                <w:szCs w:val="16"/>
                <w:lang w:val="en-US" w:eastAsia="zh-CN"/>
                <w:rPrChange w:id="401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15" w:author="扬 邱" w:date="2025-07-09T17:16:00Z" w16du:dateUtc="2025-07-09T09:16:00Z">
                  <w:rPr>
                    <w:rFonts w:eastAsia="PMingLiU" w:cs="Arial"/>
                    <w:b/>
                    <w:bCs/>
                    <w:sz w:val="12"/>
                    <w:szCs w:val="12"/>
                    <w:lang w:val="en-US" w:eastAsia="zh-CN"/>
                  </w:rPr>
                </w:rPrChange>
              </w:rPr>
              <w:t>65</w:t>
            </w:r>
          </w:p>
        </w:tc>
        <w:tc>
          <w:tcPr>
            <w:tcW w:w="360" w:type="pct"/>
            <w:tcBorders>
              <w:top w:val="nil"/>
              <w:left w:val="nil"/>
              <w:bottom w:val="single" w:sz="4" w:space="0" w:color="auto"/>
              <w:right w:val="single" w:sz="4" w:space="0" w:color="auto"/>
            </w:tcBorders>
            <w:shd w:val="clear" w:color="auto" w:fill="auto"/>
            <w:vAlign w:val="center"/>
            <w:tcPrChange w:id="4016"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4BD7DB20" w14:textId="77777777" w:rsidR="00C75E31" w:rsidRPr="00E835D4" w:rsidRDefault="00000000">
            <w:pPr>
              <w:spacing w:before="0"/>
              <w:rPr>
                <w:rFonts w:eastAsia="PMingLiU" w:cs="Arial"/>
                <w:b/>
                <w:bCs/>
                <w:sz w:val="16"/>
                <w:szCs w:val="16"/>
                <w:lang w:val="en-US" w:eastAsia="zh-CN"/>
                <w:rPrChange w:id="4017"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018" w:author="扬 邱" w:date="2025-07-09T17:16:00Z" w16du:dateUtc="2025-07-09T09:16:00Z">
                  <w:rPr>
                    <w:rFonts w:eastAsia="PMingLiU" w:cs="Arial" w:hint="eastAsia"/>
                    <w:b/>
                    <w:bCs/>
                    <w:sz w:val="12"/>
                    <w:szCs w:val="12"/>
                    <w:lang w:val="en-US" w:eastAsia="zh-CN"/>
                  </w:rPr>
                </w:rPrChange>
              </w:rPr>
              <w:t>焦屑生产</w:t>
            </w:r>
          </w:p>
        </w:tc>
        <w:tc>
          <w:tcPr>
            <w:tcW w:w="182" w:type="pct"/>
            <w:tcBorders>
              <w:top w:val="nil"/>
              <w:left w:val="nil"/>
              <w:bottom w:val="single" w:sz="4" w:space="0" w:color="auto"/>
              <w:right w:val="single" w:sz="4" w:space="0" w:color="auto"/>
            </w:tcBorders>
            <w:shd w:val="clear" w:color="000000" w:fill="FFFFFF"/>
            <w:vAlign w:val="center"/>
            <w:tcPrChange w:id="4019"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32FE3B82" w14:textId="77777777" w:rsidR="00C75E31" w:rsidRPr="00E835D4" w:rsidRDefault="00000000">
            <w:pPr>
              <w:spacing w:before="0"/>
              <w:jc w:val="center"/>
              <w:rPr>
                <w:rFonts w:ascii="宋体" w:eastAsia="宋体" w:hAnsi="宋体" w:cs="宋体" w:hint="eastAsia"/>
                <w:b/>
                <w:bCs/>
                <w:sz w:val="16"/>
                <w:szCs w:val="16"/>
                <w:lang w:val="en-US" w:eastAsia="zh-CN"/>
                <w:rPrChange w:id="4020"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021" w:author="扬 邱" w:date="2025-07-09T17:16:00Z" w16du:dateUtc="2025-07-09T09:16:00Z">
                  <w:rPr>
                    <w:rFonts w:ascii="宋体" w:eastAsia="宋体" w:hAnsi="宋体" w:cs="宋体" w:hint="eastAsia"/>
                    <w:b/>
                    <w:bCs/>
                    <w:sz w:val="12"/>
                    <w:szCs w:val="12"/>
                    <w:lang w:val="en-US" w:eastAsia="zh-CN"/>
                  </w:rPr>
                </w:rPrChange>
              </w:rPr>
              <w:t>范围三 类别3</w:t>
            </w:r>
          </w:p>
        </w:tc>
        <w:tc>
          <w:tcPr>
            <w:tcW w:w="603" w:type="pct"/>
            <w:tcBorders>
              <w:top w:val="nil"/>
              <w:left w:val="nil"/>
              <w:bottom w:val="single" w:sz="4" w:space="0" w:color="auto"/>
              <w:right w:val="single" w:sz="4" w:space="0" w:color="auto"/>
            </w:tcBorders>
            <w:shd w:val="clear" w:color="000000" w:fill="FFFFFF"/>
            <w:noWrap/>
            <w:vAlign w:val="center"/>
            <w:tcPrChange w:id="4022"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5E3DBEBF" w14:textId="77777777" w:rsidR="00C75E31" w:rsidRPr="00E835D4" w:rsidRDefault="00000000">
            <w:pPr>
              <w:spacing w:before="0"/>
              <w:jc w:val="right"/>
              <w:rPr>
                <w:rFonts w:eastAsia="PMingLiU" w:cs="Arial"/>
                <w:b/>
                <w:bCs/>
                <w:sz w:val="16"/>
                <w:szCs w:val="16"/>
                <w:lang w:val="en-US" w:eastAsia="zh-CN"/>
                <w:rPrChange w:id="402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24" w:author="扬 邱" w:date="2025-07-09T17:16:00Z" w16du:dateUtc="2025-07-09T09:16:00Z">
                  <w:rPr>
                    <w:rFonts w:eastAsia="PMingLiU" w:cs="Arial"/>
                    <w:b/>
                    <w:bCs/>
                    <w:sz w:val="12"/>
                    <w:szCs w:val="12"/>
                    <w:lang w:val="en-US" w:eastAsia="zh-CN"/>
                  </w:rPr>
                </w:rPrChange>
              </w:rPr>
              <w:t>120,570.50</w:t>
            </w:r>
          </w:p>
        </w:tc>
        <w:tc>
          <w:tcPr>
            <w:tcW w:w="407" w:type="pct"/>
            <w:tcBorders>
              <w:top w:val="nil"/>
              <w:left w:val="nil"/>
              <w:bottom w:val="single" w:sz="4" w:space="0" w:color="auto"/>
              <w:right w:val="single" w:sz="4" w:space="0" w:color="auto"/>
            </w:tcBorders>
            <w:shd w:val="clear" w:color="000000" w:fill="FFFFFF"/>
            <w:noWrap/>
            <w:vAlign w:val="center"/>
            <w:tcPrChange w:id="4025"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01CB7B09" w14:textId="77777777" w:rsidR="00C75E31" w:rsidRPr="00E835D4" w:rsidRDefault="00000000">
            <w:pPr>
              <w:spacing w:before="0"/>
              <w:rPr>
                <w:rFonts w:eastAsia="PMingLiU" w:cs="Arial"/>
                <w:b/>
                <w:bCs/>
                <w:sz w:val="16"/>
                <w:szCs w:val="16"/>
                <w:lang w:val="en-US" w:eastAsia="zh-CN"/>
                <w:rPrChange w:id="402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27"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4028"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763BACFB" w14:textId="77777777" w:rsidR="00C75E31" w:rsidRPr="00E835D4" w:rsidRDefault="00000000">
            <w:pPr>
              <w:spacing w:before="0"/>
              <w:jc w:val="center"/>
              <w:rPr>
                <w:rFonts w:eastAsia="PMingLiU" w:cs="Arial"/>
                <w:b/>
                <w:bCs/>
                <w:sz w:val="16"/>
                <w:szCs w:val="16"/>
                <w:lang w:val="en-US" w:eastAsia="zh-CN"/>
                <w:rPrChange w:id="402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30" w:author="扬 邱" w:date="2025-07-09T17:16:00Z" w16du:dateUtc="2025-07-09T09:16:00Z">
                  <w:rPr>
                    <w:rFonts w:eastAsia="PMingLiU" w:cs="Arial"/>
                    <w:b/>
                    <w:bCs/>
                    <w:sz w:val="12"/>
                    <w:szCs w:val="12"/>
                    <w:lang w:val="en-US" w:eastAsia="zh-CN"/>
                  </w:rPr>
                </w:rPrChange>
              </w:rPr>
              <w:t>152,835.17</w:t>
            </w:r>
          </w:p>
        </w:tc>
        <w:tc>
          <w:tcPr>
            <w:tcW w:w="353" w:type="pct"/>
            <w:tcBorders>
              <w:top w:val="nil"/>
              <w:left w:val="nil"/>
              <w:bottom w:val="single" w:sz="4" w:space="0" w:color="auto"/>
              <w:right w:val="single" w:sz="4" w:space="0" w:color="auto"/>
            </w:tcBorders>
            <w:shd w:val="clear" w:color="000000" w:fill="C0C0C0"/>
            <w:noWrap/>
            <w:vAlign w:val="center"/>
            <w:tcPrChange w:id="4031"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6A681989" w14:textId="77777777" w:rsidR="00C75E31" w:rsidRPr="00E835D4" w:rsidRDefault="00000000">
            <w:pPr>
              <w:spacing w:before="0"/>
              <w:jc w:val="center"/>
              <w:rPr>
                <w:rFonts w:eastAsia="PMingLiU" w:cs="Arial"/>
                <w:b/>
                <w:bCs/>
                <w:sz w:val="16"/>
                <w:szCs w:val="16"/>
                <w:lang w:val="en-US" w:eastAsia="zh-CN"/>
                <w:rPrChange w:id="403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33"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034"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36A89362" w14:textId="77777777" w:rsidR="00C75E31" w:rsidRPr="00E835D4" w:rsidRDefault="00000000">
            <w:pPr>
              <w:spacing w:before="0"/>
              <w:jc w:val="center"/>
              <w:rPr>
                <w:rFonts w:eastAsia="PMingLiU" w:cs="Arial"/>
                <w:b/>
                <w:bCs/>
                <w:sz w:val="16"/>
                <w:szCs w:val="16"/>
                <w:lang w:val="en-US" w:eastAsia="zh-CN"/>
                <w:rPrChange w:id="403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36"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037"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7C2ADEAE" w14:textId="77777777" w:rsidR="00C75E31" w:rsidRPr="00E835D4" w:rsidRDefault="00000000">
            <w:pPr>
              <w:spacing w:before="0"/>
              <w:jc w:val="center"/>
              <w:rPr>
                <w:rFonts w:eastAsia="PMingLiU" w:cs="Arial"/>
                <w:b/>
                <w:bCs/>
                <w:sz w:val="16"/>
                <w:szCs w:val="16"/>
                <w:lang w:val="en-US" w:eastAsia="zh-CN"/>
                <w:rPrChange w:id="403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3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04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3ADAF60" w14:textId="77777777" w:rsidR="00C75E31" w:rsidRPr="00E835D4" w:rsidRDefault="00000000">
            <w:pPr>
              <w:spacing w:before="0"/>
              <w:jc w:val="center"/>
              <w:rPr>
                <w:rFonts w:eastAsia="PMingLiU" w:cs="Arial"/>
                <w:b/>
                <w:bCs/>
                <w:sz w:val="16"/>
                <w:szCs w:val="16"/>
                <w:lang w:val="en-US" w:eastAsia="zh-CN"/>
                <w:rPrChange w:id="404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4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04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92DBA97" w14:textId="77777777" w:rsidR="00C75E31" w:rsidRPr="00E835D4" w:rsidRDefault="00000000">
            <w:pPr>
              <w:spacing w:before="0"/>
              <w:jc w:val="center"/>
              <w:rPr>
                <w:rFonts w:eastAsia="PMingLiU" w:cs="Arial"/>
                <w:b/>
                <w:bCs/>
                <w:sz w:val="16"/>
                <w:szCs w:val="16"/>
                <w:lang w:val="en-US" w:eastAsia="zh-CN"/>
                <w:rPrChange w:id="404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4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04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A5BD59F" w14:textId="77777777" w:rsidR="00C75E31" w:rsidRPr="00E835D4" w:rsidRDefault="00000000">
            <w:pPr>
              <w:spacing w:before="0"/>
              <w:jc w:val="center"/>
              <w:rPr>
                <w:rFonts w:eastAsia="PMingLiU" w:cs="Arial"/>
                <w:b/>
                <w:bCs/>
                <w:sz w:val="16"/>
                <w:szCs w:val="16"/>
                <w:lang w:val="en-US" w:eastAsia="zh-CN"/>
                <w:rPrChange w:id="404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48"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049"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701F1963" w14:textId="77777777" w:rsidR="00C75E31" w:rsidRPr="00E835D4" w:rsidRDefault="00000000">
            <w:pPr>
              <w:spacing w:before="0"/>
              <w:jc w:val="center"/>
              <w:rPr>
                <w:rFonts w:eastAsia="PMingLiU" w:cs="Arial"/>
                <w:b/>
                <w:bCs/>
                <w:sz w:val="16"/>
                <w:szCs w:val="16"/>
                <w:lang w:val="en-US" w:eastAsia="zh-CN"/>
                <w:rPrChange w:id="405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51" w:author="扬 邱" w:date="2025-07-09T17:16:00Z" w16du:dateUtc="2025-07-09T09:16:00Z">
                  <w:rPr>
                    <w:rFonts w:eastAsia="PMingLiU" w:cs="Arial"/>
                    <w:b/>
                    <w:bCs/>
                    <w:sz w:val="12"/>
                    <w:szCs w:val="12"/>
                    <w:lang w:val="en-US" w:eastAsia="zh-CN"/>
                  </w:rPr>
                </w:rPrChange>
              </w:rPr>
              <w:t>152,835.17</w:t>
            </w:r>
          </w:p>
        </w:tc>
      </w:tr>
      <w:tr w:rsidR="00E835D4" w:rsidRPr="00E835D4" w14:paraId="3B2C0EEB" w14:textId="77777777" w:rsidTr="00E835D4">
        <w:tblPrEx>
          <w:tblPrExChange w:id="4052" w:author="扬 邱" w:date="2025-07-09T17:16:00Z" w16du:dateUtc="2025-07-09T09:16:00Z">
            <w:tblPrEx>
              <w:tblLayout w:type="fixed"/>
            </w:tblPrEx>
          </w:tblPrExChange>
        </w:tblPrEx>
        <w:trPr>
          <w:trHeight w:val="360"/>
          <w:trPrChange w:id="4053"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054"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A804632" w14:textId="77777777" w:rsidR="00C75E31" w:rsidRPr="00E835D4" w:rsidRDefault="00000000">
            <w:pPr>
              <w:spacing w:before="0"/>
              <w:jc w:val="center"/>
              <w:rPr>
                <w:rFonts w:eastAsia="PMingLiU" w:cs="Arial"/>
                <w:b/>
                <w:bCs/>
                <w:sz w:val="16"/>
                <w:szCs w:val="16"/>
                <w:lang w:val="en-US" w:eastAsia="zh-CN"/>
                <w:rPrChange w:id="405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56" w:author="扬 邱" w:date="2025-07-09T17:16:00Z" w16du:dateUtc="2025-07-09T09:16:00Z">
                  <w:rPr>
                    <w:rFonts w:eastAsia="PMingLiU" w:cs="Arial"/>
                    <w:b/>
                    <w:bCs/>
                    <w:sz w:val="12"/>
                    <w:szCs w:val="12"/>
                    <w:lang w:val="en-US" w:eastAsia="zh-CN"/>
                  </w:rPr>
                </w:rPrChange>
              </w:rPr>
              <w:t>66</w:t>
            </w:r>
          </w:p>
        </w:tc>
        <w:tc>
          <w:tcPr>
            <w:tcW w:w="360" w:type="pct"/>
            <w:tcBorders>
              <w:top w:val="nil"/>
              <w:left w:val="nil"/>
              <w:bottom w:val="single" w:sz="4" w:space="0" w:color="auto"/>
              <w:right w:val="single" w:sz="4" w:space="0" w:color="auto"/>
            </w:tcBorders>
            <w:shd w:val="clear" w:color="auto" w:fill="auto"/>
            <w:vAlign w:val="center"/>
            <w:tcPrChange w:id="4057"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6611B19F" w14:textId="77777777" w:rsidR="00C75E31" w:rsidRPr="00E835D4" w:rsidRDefault="00000000">
            <w:pPr>
              <w:spacing w:before="0"/>
              <w:rPr>
                <w:rFonts w:eastAsia="PMingLiU" w:cs="Arial"/>
                <w:b/>
                <w:bCs/>
                <w:sz w:val="16"/>
                <w:szCs w:val="16"/>
                <w:lang w:val="en-US" w:eastAsia="zh-CN"/>
                <w:rPrChange w:id="4058"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059" w:author="扬 邱" w:date="2025-07-09T17:16:00Z" w16du:dateUtc="2025-07-09T09:16:00Z">
                  <w:rPr>
                    <w:rFonts w:eastAsia="PMingLiU" w:cs="Arial" w:hint="eastAsia"/>
                    <w:b/>
                    <w:bCs/>
                    <w:sz w:val="12"/>
                    <w:szCs w:val="12"/>
                    <w:lang w:val="en-US" w:eastAsia="zh-CN"/>
                  </w:rPr>
                </w:rPrChange>
              </w:rPr>
              <w:t>烟煤生产</w:t>
            </w:r>
          </w:p>
        </w:tc>
        <w:tc>
          <w:tcPr>
            <w:tcW w:w="182" w:type="pct"/>
            <w:tcBorders>
              <w:top w:val="nil"/>
              <w:left w:val="nil"/>
              <w:bottom w:val="single" w:sz="4" w:space="0" w:color="auto"/>
              <w:right w:val="single" w:sz="4" w:space="0" w:color="auto"/>
            </w:tcBorders>
            <w:shd w:val="clear" w:color="000000" w:fill="FFFFFF"/>
            <w:vAlign w:val="center"/>
            <w:tcPrChange w:id="4060"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4FD80936" w14:textId="77777777" w:rsidR="00C75E31" w:rsidRPr="00E835D4" w:rsidRDefault="00000000">
            <w:pPr>
              <w:spacing w:before="0"/>
              <w:jc w:val="center"/>
              <w:rPr>
                <w:rFonts w:ascii="宋体" w:eastAsia="宋体" w:hAnsi="宋体" w:cs="宋体" w:hint="eastAsia"/>
                <w:b/>
                <w:bCs/>
                <w:sz w:val="16"/>
                <w:szCs w:val="16"/>
                <w:lang w:val="en-US" w:eastAsia="zh-CN"/>
                <w:rPrChange w:id="4061"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062" w:author="扬 邱" w:date="2025-07-09T17:16:00Z" w16du:dateUtc="2025-07-09T09:16:00Z">
                  <w:rPr>
                    <w:rFonts w:ascii="宋体" w:eastAsia="宋体" w:hAnsi="宋体" w:cs="宋体" w:hint="eastAsia"/>
                    <w:b/>
                    <w:bCs/>
                    <w:sz w:val="12"/>
                    <w:szCs w:val="12"/>
                    <w:lang w:val="en-US" w:eastAsia="zh-CN"/>
                  </w:rPr>
                </w:rPrChange>
              </w:rPr>
              <w:t>范围三 类别3</w:t>
            </w:r>
          </w:p>
        </w:tc>
        <w:tc>
          <w:tcPr>
            <w:tcW w:w="603" w:type="pct"/>
            <w:tcBorders>
              <w:top w:val="nil"/>
              <w:left w:val="nil"/>
              <w:bottom w:val="single" w:sz="4" w:space="0" w:color="auto"/>
              <w:right w:val="single" w:sz="4" w:space="0" w:color="auto"/>
            </w:tcBorders>
            <w:shd w:val="clear" w:color="000000" w:fill="FFFFFF"/>
            <w:noWrap/>
            <w:vAlign w:val="center"/>
            <w:tcPrChange w:id="4063"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2DE63E66" w14:textId="77777777" w:rsidR="00C75E31" w:rsidRPr="00E835D4" w:rsidRDefault="00000000">
            <w:pPr>
              <w:spacing w:before="0"/>
              <w:jc w:val="right"/>
              <w:rPr>
                <w:rFonts w:eastAsia="PMingLiU" w:cs="Arial"/>
                <w:b/>
                <w:bCs/>
                <w:sz w:val="16"/>
                <w:szCs w:val="16"/>
                <w:lang w:val="en-US" w:eastAsia="zh-CN"/>
                <w:rPrChange w:id="406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65" w:author="扬 邱" w:date="2025-07-09T17:16:00Z" w16du:dateUtc="2025-07-09T09:16:00Z">
                  <w:rPr>
                    <w:rFonts w:eastAsia="PMingLiU" w:cs="Arial"/>
                    <w:b/>
                    <w:bCs/>
                    <w:sz w:val="12"/>
                    <w:szCs w:val="12"/>
                    <w:lang w:val="en-US" w:eastAsia="zh-CN"/>
                  </w:rPr>
                </w:rPrChange>
              </w:rPr>
              <w:t>399,079.16</w:t>
            </w:r>
          </w:p>
        </w:tc>
        <w:tc>
          <w:tcPr>
            <w:tcW w:w="407" w:type="pct"/>
            <w:tcBorders>
              <w:top w:val="nil"/>
              <w:left w:val="nil"/>
              <w:bottom w:val="single" w:sz="4" w:space="0" w:color="auto"/>
              <w:right w:val="single" w:sz="4" w:space="0" w:color="auto"/>
            </w:tcBorders>
            <w:shd w:val="clear" w:color="000000" w:fill="FFFFFF"/>
            <w:noWrap/>
            <w:vAlign w:val="center"/>
            <w:tcPrChange w:id="4066"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74F4AA77" w14:textId="77777777" w:rsidR="00C75E31" w:rsidRPr="00E835D4" w:rsidRDefault="00000000">
            <w:pPr>
              <w:spacing w:before="0"/>
              <w:rPr>
                <w:rFonts w:eastAsia="PMingLiU" w:cs="Arial"/>
                <w:b/>
                <w:bCs/>
                <w:sz w:val="16"/>
                <w:szCs w:val="16"/>
                <w:lang w:val="en-US" w:eastAsia="zh-CN"/>
                <w:rPrChange w:id="406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68"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4069"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693C8825" w14:textId="77777777" w:rsidR="00C75E31" w:rsidRPr="00E835D4" w:rsidRDefault="00000000">
            <w:pPr>
              <w:spacing w:before="0"/>
              <w:jc w:val="center"/>
              <w:rPr>
                <w:rFonts w:eastAsia="PMingLiU" w:cs="Arial"/>
                <w:b/>
                <w:bCs/>
                <w:sz w:val="16"/>
                <w:szCs w:val="16"/>
                <w:lang w:val="en-US" w:eastAsia="zh-CN"/>
                <w:rPrChange w:id="407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71" w:author="扬 邱" w:date="2025-07-09T17:16:00Z" w16du:dateUtc="2025-07-09T09:16:00Z">
                  <w:rPr>
                    <w:rFonts w:eastAsia="PMingLiU" w:cs="Arial"/>
                    <w:b/>
                    <w:bCs/>
                    <w:sz w:val="12"/>
                    <w:szCs w:val="12"/>
                    <w:lang w:val="en-US" w:eastAsia="zh-CN"/>
                  </w:rPr>
                </w:rPrChange>
              </w:rPr>
              <w:t>229,690.01</w:t>
            </w:r>
          </w:p>
        </w:tc>
        <w:tc>
          <w:tcPr>
            <w:tcW w:w="353" w:type="pct"/>
            <w:tcBorders>
              <w:top w:val="nil"/>
              <w:left w:val="nil"/>
              <w:bottom w:val="single" w:sz="4" w:space="0" w:color="auto"/>
              <w:right w:val="single" w:sz="4" w:space="0" w:color="auto"/>
            </w:tcBorders>
            <w:shd w:val="clear" w:color="000000" w:fill="C0C0C0"/>
            <w:noWrap/>
            <w:vAlign w:val="center"/>
            <w:tcPrChange w:id="4072"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523FE974" w14:textId="77777777" w:rsidR="00C75E31" w:rsidRPr="00E835D4" w:rsidRDefault="00000000">
            <w:pPr>
              <w:spacing w:before="0"/>
              <w:jc w:val="center"/>
              <w:rPr>
                <w:rFonts w:eastAsia="PMingLiU" w:cs="Arial"/>
                <w:b/>
                <w:bCs/>
                <w:sz w:val="16"/>
                <w:szCs w:val="16"/>
                <w:lang w:val="en-US" w:eastAsia="zh-CN"/>
                <w:rPrChange w:id="407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74"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075"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78EBE433" w14:textId="77777777" w:rsidR="00C75E31" w:rsidRPr="00E835D4" w:rsidRDefault="00000000">
            <w:pPr>
              <w:spacing w:before="0"/>
              <w:jc w:val="center"/>
              <w:rPr>
                <w:rFonts w:eastAsia="PMingLiU" w:cs="Arial"/>
                <w:b/>
                <w:bCs/>
                <w:sz w:val="16"/>
                <w:szCs w:val="16"/>
                <w:lang w:val="en-US" w:eastAsia="zh-CN"/>
                <w:rPrChange w:id="407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77"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078"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C9E694C" w14:textId="77777777" w:rsidR="00C75E31" w:rsidRPr="00E835D4" w:rsidRDefault="00000000">
            <w:pPr>
              <w:spacing w:before="0"/>
              <w:jc w:val="center"/>
              <w:rPr>
                <w:rFonts w:eastAsia="PMingLiU" w:cs="Arial"/>
                <w:b/>
                <w:bCs/>
                <w:sz w:val="16"/>
                <w:szCs w:val="16"/>
                <w:lang w:val="en-US" w:eastAsia="zh-CN"/>
                <w:rPrChange w:id="407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8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08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43A4A53" w14:textId="77777777" w:rsidR="00C75E31" w:rsidRPr="00E835D4" w:rsidRDefault="00000000">
            <w:pPr>
              <w:spacing w:before="0"/>
              <w:jc w:val="center"/>
              <w:rPr>
                <w:rFonts w:eastAsia="PMingLiU" w:cs="Arial"/>
                <w:b/>
                <w:bCs/>
                <w:sz w:val="16"/>
                <w:szCs w:val="16"/>
                <w:lang w:val="en-US" w:eastAsia="zh-CN"/>
                <w:rPrChange w:id="408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8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08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B421118" w14:textId="77777777" w:rsidR="00C75E31" w:rsidRPr="00E835D4" w:rsidRDefault="00000000">
            <w:pPr>
              <w:spacing w:before="0"/>
              <w:jc w:val="center"/>
              <w:rPr>
                <w:rFonts w:eastAsia="PMingLiU" w:cs="Arial"/>
                <w:b/>
                <w:bCs/>
                <w:sz w:val="16"/>
                <w:szCs w:val="16"/>
                <w:lang w:val="en-US" w:eastAsia="zh-CN"/>
                <w:rPrChange w:id="408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8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08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0968F5F" w14:textId="77777777" w:rsidR="00C75E31" w:rsidRPr="00E835D4" w:rsidRDefault="00000000">
            <w:pPr>
              <w:spacing w:before="0"/>
              <w:jc w:val="center"/>
              <w:rPr>
                <w:rFonts w:eastAsia="PMingLiU" w:cs="Arial"/>
                <w:b/>
                <w:bCs/>
                <w:sz w:val="16"/>
                <w:szCs w:val="16"/>
                <w:lang w:val="en-US" w:eastAsia="zh-CN"/>
                <w:rPrChange w:id="408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89"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090"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5B071E8E" w14:textId="77777777" w:rsidR="00C75E31" w:rsidRPr="00E835D4" w:rsidRDefault="00000000">
            <w:pPr>
              <w:spacing w:before="0"/>
              <w:jc w:val="center"/>
              <w:rPr>
                <w:rFonts w:eastAsia="PMingLiU" w:cs="Arial"/>
                <w:b/>
                <w:bCs/>
                <w:sz w:val="16"/>
                <w:szCs w:val="16"/>
                <w:lang w:val="en-US" w:eastAsia="zh-CN"/>
                <w:rPrChange w:id="409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92" w:author="扬 邱" w:date="2025-07-09T17:16:00Z" w16du:dateUtc="2025-07-09T09:16:00Z">
                  <w:rPr>
                    <w:rFonts w:eastAsia="PMingLiU" w:cs="Arial"/>
                    <w:b/>
                    <w:bCs/>
                    <w:sz w:val="12"/>
                    <w:szCs w:val="12"/>
                    <w:lang w:val="en-US" w:eastAsia="zh-CN"/>
                  </w:rPr>
                </w:rPrChange>
              </w:rPr>
              <w:t>229,690.01</w:t>
            </w:r>
          </w:p>
        </w:tc>
      </w:tr>
      <w:tr w:rsidR="00E835D4" w:rsidRPr="00E835D4" w14:paraId="23450384" w14:textId="77777777" w:rsidTr="00E835D4">
        <w:tblPrEx>
          <w:tblPrExChange w:id="4093" w:author="扬 邱" w:date="2025-07-09T17:16:00Z" w16du:dateUtc="2025-07-09T09:16:00Z">
            <w:tblPrEx>
              <w:tblLayout w:type="fixed"/>
            </w:tblPrEx>
          </w:tblPrExChange>
        </w:tblPrEx>
        <w:trPr>
          <w:trHeight w:val="360"/>
          <w:trPrChange w:id="4094"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095"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24452557" w14:textId="77777777" w:rsidR="00C75E31" w:rsidRPr="00E835D4" w:rsidRDefault="00000000">
            <w:pPr>
              <w:spacing w:before="0"/>
              <w:jc w:val="center"/>
              <w:rPr>
                <w:rFonts w:eastAsia="PMingLiU" w:cs="Arial"/>
                <w:b/>
                <w:bCs/>
                <w:sz w:val="16"/>
                <w:szCs w:val="16"/>
                <w:lang w:val="en-US" w:eastAsia="zh-CN"/>
                <w:rPrChange w:id="409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097" w:author="扬 邱" w:date="2025-07-09T17:16:00Z" w16du:dateUtc="2025-07-09T09:16:00Z">
                  <w:rPr>
                    <w:rFonts w:eastAsia="PMingLiU" w:cs="Arial"/>
                    <w:b/>
                    <w:bCs/>
                    <w:sz w:val="12"/>
                    <w:szCs w:val="12"/>
                    <w:lang w:val="en-US" w:eastAsia="zh-CN"/>
                  </w:rPr>
                </w:rPrChange>
              </w:rPr>
              <w:t>67</w:t>
            </w:r>
          </w:p>
        </w:tc>
        <w:tc>
          <w:tcPr>
            <w:tcW w:w="360" w:type="pct"/>
            <w:tcBorders>
              <w:top w:val="nil"/>
              <w:left w:val="nil"/>
              <w:bottom w:val="single" w:sz="4" w:space="0" w:color="auto"/>
              <w:right w:val="single" w:sz="4" w:space="0" w:color="auto"/>
            </w:tcBorders>
            <w:shd w:val="clear" w:color="auto" w:fill="auto"/>
            <w:vAlign w:val="center"/>
            <w:tcPrChange w:id="4098"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0BB63787" w14:textId="77777777" w:rsidR="00C75E31" w:rsidRPr="00E835D4" w:rsidRDefault="00000000">
            <w:pPr>
              <w:spacing w:before="0"/>
              <w:rPr>
                <w:rFonts w:eastAsia="PMingLiU" w:cs="Arial"/>
                <w:b/>
                <w:bCs/>
                <w:sz w:val="16"/>
                <w:szCs w:val="16"/>
                <w:lang w:val="en-US" w:eastAsia="zh-CN"/>
                <w:rPrChange w:id="4099"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100" w:author="扬 邱" w:date="2025-07-09T17:16:00Z" w16du:dateUtc="2025-07-09T09:16:00Z">
                  <w:rPr>
                    <w:rFonts w:eastAsia="PMingLiU" w:cs="Arial" w:hint="eastAsia"/>
                    <w:b/>
                    <w:bCs/>
                    <w:sz w:val="12"/>
                    <w:szCs w:val="12"/>
                    <w:lang w:val="en-US" w:eastAsia="zh-CN"/>
                  </w:rPr>
                </w:rPrChange>
              </w:rPr>
              <w:t>无烟煤生产</w:t>
            </w:r>
          </w:p>
        </w:tc>
        <w:tc>
          <w:tcPr>
            <w:tcW w:w="182" w:type="pct"/>
            <w:tcBorders>
              <w:top w:val="nil"/>
              <w:left w:val="nil"/>
              <w:bottom w:val="single" w:sz="4" w:space="0" w:color="auto"/>
              <w:right w:val="single" w:sz="4" w:space="0" w:color="auto"/>
            </w:tcBorders>
            <w:shd w:val="clear" w:color="000000" w:fill="FFFFFF"/>
            <w:vAlign w:val="center"/>
            <w:tcPrChange w:id="4101"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87CDD01" w14:textId="77777777" w:rsidR="00C75E31" w:rsidRPr="00E835D4" w:rsidRDefault="00000000">
            <w:pPr>
              <w:spacing w:before="0"/>
              <w:jc w:val="center"/>
              <w:rPr>
                <w:rFonts w:ascii="宋体" w:eastAsia="宋体" w:hAnsi="宋体" w:cs="宋体" w:hint="eastAsia"/>
                <w:b/>
                <w:bCs/>
                <w:sz w:val="16"/>
                <w:szCs w:val="16"/>
                <w:lang w:val="en-US" w:eastAsia="zh-CN"/>
                <w:rPrChange w:id="4102"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103" w:author="扬 邱" w:date="2025-07-09T17:16:00Z" w16du:dateUtc="2025-07-09T09:16:00Z">
                  <w:rPr>
                    <w:rFonts w:ascii="宋体" w:eastAsia="宋体" w:hAnsi="宋体" w:cs="宋体" w:hint="eastAsia"/>
                    <w:b/>
                    <w:bCs/>
                    <w:sz w:val="12"/>
                    <w:szCs w:val="12"/>
                    <w:lang w:val="en-US" w:eastAsia="zh-CN"/>
                  </w:rPr>
                </w:rPrChange>
              </w:rPr>
              <w:t>范围三 类别3</w:t>
            </w:r>
          </w:p>
        </w:tc>
        <w:tc>
          <w:tcPr>
            <w:tcW w:w="603" w:type="pct"/>
            <w:tcBorders>
              <w:top w:val="nil"/>
              <w:left w:val="nil"/>
              <w:bottom w:val="single" w:sz="4" w:space="0" w:color="auto"/>
              <w:right w:val="single" w:sz="4" w:space="0" w:color="auto"/>
            </w:tcBorders>
            <w:shd w:val="clear" w:color="000000" w:fill="FFFFFF"/>
            <w:noWrap/>
            <w:vAlign w:val="center"/>
            <w:tcPrChange w:id="4104"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19375A97" w14:textId="77777777" w:rsidR="00C75E31" w:rsidRPr="00E835D4" w:rsidRDefault="00000000">
            <w:pPr>
              <w:spacing w:before="0"/>
              <w:jc w:val="right"/>
              <w:rPr>
                <w:rFonts w:eastAsia="PMingLiU" w:cs="Arial"/>
                <w:b/>
                <w:bCs/>
                <w:sz w:val="16"/>
                <w:szCs w:val="16"/>
                <w:lang w:val="en-US" w:eastAsia="zh-CN"/>
                <w:rPrChange w:id="410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06" w:author="扬 邱" w:date="2025-07-09T17:16:00Z" w16du:dateUtc="2025-07-09T09:16:00Z">
                  <w:rPr>
                    <w:rFonts w:eastAsia="PMingLiU" w:cs="Arial"/>
                    <w:b/>
                    <w:bCs/>
                    <w:sz w:val="12"/>
                    <w:szCs w:val="12"/>
                    <w:lang w:val="en-US" w:eastAsia="zh-CN"/>
                  </w:rPr>
                </w:rPrChange>
              </w:rPr>
              <w:t>260,530.34</w:t>
            </w:r>
          </w:p>
        </w:tc>
        <w:tc>
          <w:tcPr>
            <w:tcW w:w="407" w:type="pct"/>
            <w:tcBorders>
              <w:top w:val="nil"/>
              <w:left w:val="nil"/>
              <w:bottom w:val="single" w:sz="4" w:space="0" w:color="auto"/>
              <w:right w:val="single" w:sz="4" w:space="0" w:color="auto"/>
            </w:tcBorders>
            <w:shd w:val="clear" w:color="000000" w:fill="FFFFFF"/>
            <w:noWrap/>
            <w:vAlign w:val="center"/>
            <w:tcPrChange w:id="4107"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7B9B038E" w14:textId="77777777" w:rsidR="00C75E31" w:rsidRPr="00E835D4" w:rsidRDefault="00000000">
            <w:pPr>
              <w:spacing w:before="0"/>
              <w:rPr>
                <w:rFonts w:eastAsia="PMingLiU" w:cs="Arial"/>
                <w:b/>
                <w:bCs/>
                <w:sz w:val="16"/>
                <w:szCs w:val="16"/>
                <w:lang w:val="en-US" w:eastAsia="zh-CN"/>
                <w:rPrChange w:id="410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09"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4110"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4E46157" w14:textId="77777777" w:rsidR="00C75E31" w:rsidRPr="00E835D4" w:rsidRDefault="00000000">
            <w:pPr>
              <w:spacing w:before="0"/>
              <w:jc w:val="center"/>
              <w:rPr>
                <w:rFonts w:eastAsia="PMingLiU" w:cs="Arial"/>
                <w:b/>
                <w:bCs/>
                <w:sz w:val="16"/>
                <w:szCs w:val="16"/>
                <w:lang w:val="en-US" w:eastAsia="zh-CN"/>
                <w:rPrChange w:id="411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12" w:author="扬 邱" w:date="2025-07-09T17:16:00Z" w16du:dateUtc="2025-07-09T09:16:00Z">
                  <w:rPr>
                    <w:rFonts w:eastAsia="PMingLiU" w:cs="Arial"/>
                    <w:b/>
                    <w:bCs/>
                    <w:sz w:val="12"/>
                    <w:szCs w:val="12"/>
                    <w:lang w:val="en-US" w:eastAsia="zh-CN"/>
                  </w:rPr>
                </w:rPrChange>
              </w:rPr>
              <w:t>149,948.24</w:t>
            </w:r>
          </w:p>
        </w:tc>
        <w:tc>
          <w:tcPr>
            <w:tcW w:w="353" w:type="pct"/>
            <w:tcBorders>
              <w:top w:val="nil"/>
              <w:left w:val="nil"/>
              <w:bottom w:val="single" w:sz="4" w:space="0" w:color="auto"/>
              <w:right w:val="single" w:sz="4" w:space="0" w:color="auto"/>
            </w:tcBorders>
            <w:shd w:val="clear" w:color="000000" w:fill="C0C0C0"/>
            <w:noWrap/>
            <w:vAlign w:val="center"/>
            <w:tcPrChange w:id="4113"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4876F8BB" w14:textId="77777777" w:rsidR="00C75E31" w:rsidRPr="00E835D4" w:rsidRDefault="00000000">
            <w:pPr>
              <w:spacing w:before="0"/>
              <w:jc w:val="center"/>
              <w:rPr>
                <w:rFonts w:eastAsia="PMingLiU" w:cs="Arial"/>
                <w:b/>
                <w:bCs/>
                <w:sz w:val="16"/>
                <w:szCs w:val="16"/>
                <w:lang w:val="en-US" w:eastAsia="zh-CN"/>
                <w:rPrChange w:id="411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15"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116"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17310BA2" w14:textId="77777777" w:rsidR="00C75E31" w:rsidRPr="00E835D4" w:rsidRDefault="00000000">
            <w:pPr>
              <w:spacing w:before="0"/>
              <w:jc w:val="center"/>
              <w:rPr>
                <w:rFonts w:eastAsia="PMingLiU" w:cs="Arial"/>
                <w:b/>
                <w:bCs/>
                <w:sz w:val="16"/>
                <w:szCs w:val="16"/>
                <w:lang w:val="en-US" w:eastAsia="zh-CN"/>
                <w:rPrChange w:id="411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18"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119"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4F97F654" w14:textId="77777777" w:rsidR="00C75E31" w:rsidRPr="00E835D4" w:rsidRDefault="00000000">
            <w:pPr>
              <w:spacing w:before="0"/>
              <w:jc w:val="center"/>
              <w:rPr>
                <w:rFonts w:eastAsia="PMingLiU" w:cs="Arial"/>
                <w:b/>
                <w:bCs/>
                <w:sz w:val="16"/>
                <w:szCs w:val="16"/>
                <w:lang w:val="en-US" w:eastAsia="zh-CN"/>
                <w:rPrChange w:id="412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2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12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3D1E25D" w14:textId="77777777" w:rsidR="00C75E31" w:rsidRPr="00E835D4" w:rsidRDefault="00000000">
            <w:pPr>
              <w:spacing w:before="0"/>
              <w:jc w:val="center"/>
              <w:rPr>
                <w:rFonts w:eastAsia="PMingLiU" w:cs="Arial"/>
                <w:b/>
                <w:bCs/>
                <w:sz w:val="16"/>
                <w:szCs w:val="16"/>
                <w:lang w:val="en-US" w:eastAsia="zh-CN"/>
                <w:rPrChange w:id="412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2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12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5E5C833" w14:textId="77777777" w:rsidR="00C75E31" w:rsidRPr="00E835D4" w:rsidRDefault="00000000">
            <w:pPr>
              <w:spacing w:before="0"/>
              <w:jc w:val="center"/>
              <w:rPr>
                <w:rFonts w:eastAsia="PMingLiU" w:cs="Arial"/>
                <w:b/>
                <w:bCs/>
                <w:sz w:val="16"/>
                <w:szCs w:val="16"/>
                <w:lang w:val="en-US" w:eastAsia="zh-CN"/>
                <w:rPrChange w:id="412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2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12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B3E3222" w14:textId="77777777" w:rsidR="00C75E31" w:rsidRPr="00E835D4" w:rsidRDefault="00000000">
            <w:pPr>
              <w:spacing w:before="0"/>
              <w:jc w:val="center"/>
              <w:rPr>
                <w:rFonts w:eastAsia="PMingLiU" w:cs="Arial"/>
                <w:b/>
                <w:bCs/>
                <w:sz w:val="16"/>
                <w:szCs w:val="16"/>
                <w:lang w:val="en-US" w:eastAsia="zh-CN"/>
                <w:rPrChange w:id="412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30"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131"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6C160184" w14:textId="77777777" w:rsidR="00C75E31" w:rsidRPr="00E835D4" w:rsidRDefault="00000000">
            <w:pPr>
              <w:spacing w:before="0"/>
              <w:jc w:val="center"/>
              <w:rPr>
                <w:rFonts w:eastAsia="PMingLiU" w:cs="Arial"/>
                <w:b/>
                <w:bCs/>
                <w:sz w:val="16"/>
                <w:szCs w:val="16"/>
                <w:lang w:val="en-US" w:eastAsia="zh-CN"/>
                <w:rPrChange w:id="413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33" w:author="扬 邱" w:date="2025-07-09T17:16:00Z" w16du:dateUtc="2025-07-09T09:16:00Z">
                  <w:rPr>
                    <w:rFonts w:eastAsia="PMingLiU" w:cs="Arial"/>
                    <w:b/>
                    <w:bCs/>
                    <w:sz w:val="12"/>
                    <w:szCs w:val="12"/>
                    <w:lang w:val="en-US" w:eastAsia="zh-CN"/>
                  </w:rPr>
                </w:rPrChange>
              </w:rPr>
              <w:t>149,948.24</w:t>
            </w:r>
          </w:p>
        </w:tc>
      </w:tr>
      <w:tr w:rsidR="00E835D4" w:rsidRPr="00E835D4" w14:paraId="6BFF6516" w14:textId="77777777" w:rsidTr="00E835D4">
        <w:tblPrEx>
          <w:tblPrExChange w:id="4134" w:author="扬 邱" w:date="2025-07-09T17:16:00Z" w16du:dateUtc="2025-07-09T09:16:00Z">
            <w:tblPrEx>
              <w:tblLayout w:type="fixed"/>
            </w:tblPrEx>
          </w:tblPrExChange>
        </w:tblPrEx>
        <w:trPr>
          <w:trHeight w:val="360"/>
          <w:trPrChange w:id="4135"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136"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29A49B6C" w14:textId="77777777" w:rsidR="00C75E31" w:rsidRPr="00E835D4" w:rsidRDefault="00000000">
            <w:pPr>
              <w:spacing w:before="0"/>
              <w:jc w:val="center"/>
              <w:rPr>
                <w:rFonts w:eastAsia="PMingLiU" w:cs="Arial"/>
                <w:b/>
                <w:bCs/>
                <w:sz w:val="16"/>
                <w:szCs w:val="16"/>
                <w:lang w:val="en-US" w:eastAsia="zh-CN"/>
                <w:rPrChange w:id="413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38" w:author="扬 邱" w:date="2025-07-09T17:16:00Z" w16du:dateUtc="2025-07-09T09:16:00Z">
                  <w:rPr>
                    <w:rFonts w:eastAsia="PMingLiU" w:cs="Arial"/>
                    <w:b/>
                    <w:bCs/>
                    <w:sz w:val="12"/>
                    <w:szCs w:val="12"/>
                    <w:lang w:val="en-US" w:eastAsia="zh-CN"/>
                  </w:rPr>
                </w:rPrChange>
              </w:rPr>
              <w:t>68</w:t>
            </w:r>
          </w:p>
        </w:tc>
        <w:tc>
          <w:tcPr>
            <w:tcW w:w="360" w:type="pct"/>
            <w:tcBorders>
              <w:top w:val="nil"/>
              <w:left w:val="nil"/>
              <w:bottom w:val="single" w:sz="4" w:space="0" w:color="auto"/>
              <w:right w:val="single" w:sz="4" w:space="0" w:color="auto"/>
            </w:tcBorders>
            <w:shd w:val="clear" w:color="auto" w:fill="auto"/>
            <w:vAlign w:val="center"/>
            <w:tcPrChange w:id="4139"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2AEB481E" w14:textId="77777777" w:rsidR="00C75E31" w:rsidRPr="00E835D4" w:rsidRDefault="00000000">
            <w:pPr>
              <w:spacing w:before="0"/>
              <w:rPr>
                <w:rFonts w:eastAsia="PMingLiU" w:cs="Arial"/>
                <w:b/>
                <w:bCs/>
                <w:sz w:val="16"/>
                <w:szCs w:val="16"/>
                <w:lang w:val="en-US" w:eastAsia="zh-CN"/>
                <w:rPrChange w:id="4140"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141" w:author="扬 邱" w:date="2025-07-09T17:16:00Z" w16du:dateUtc="2025-07-09T09:16:00Z">
                  <w:rPr>
                    <w:rFonts w:eastAsia="PMingLiU" w:cs="Arial" w:hint="eastAsia"/>
                    <w:b/>
                    <w:bCs/>
                    <w:sz w:val="12"/>
                    <w:szCs w:val="12"/>
                    <w:lang w:val="en-US" w:eastAsia="zh-CN"/>
                  </w:rPr>
                </w:rPrChange>
              </w:rPr>
              <w:t>天然气生产</w:t>
            </w:r>
          </w:p>
        </w:tc>
        <w:tc>
          <w:tcPr>
            <w:tcW w:w="182" w:type="pct"/>
            <w:tcBorders>
              <w:top w:val="nil"/>
              <w:left w:val="nil"/>
              <w:bottom w:val="single" w:sz="4" w:space="0" w:color="auto"/>
              <w:right w:val="single" w:sz="4" w:space="0" w:color="auto"/>
            </w:tcBorders>
            <w:shd w:val="clear" w:color="000000" w:fill="FFFFFF"/>
            <w:vAlign w:val="center"/>
            <w:tcPrChange w:id="4142"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1F3A5E1F" w14:textId="77777777" w:rsidR="00C75E31" w:rsidRPr="00E835D4" w:rsidRDefault="00000000">
            <w:pPr>
              <w:spacing w:before="0"/>
              <w:jc w:val="center"/>
              <w:rPr>
                <w:rFonts w:ascii="宋体" w:eastAsia="宋体" w:hAnsi="宋体" w:cs="宋体" w:hint="eastAsia"/>
                <w:b/>
                <w:bCs/>
                <w:sz w:val="16"/>
                <w:szCs w:val="16"/>
                <w:lang w:val="en-US" w:eastAsia="zh-CN"/>
                <w:rPrChange w:id="4143"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144" w:author="扬 邱" w:date="2025-07-09T17:16:00Z" w16du:dateUtc="2025-07-09T09:16:00Z">
                  <w:rPr>
                    <w:rFonts w:ascii="宋体" w:eastAsia="宋体" w:hAnsi="宋体" w:cs="宋体" w:hint="eastAsia"/>
                    <w:b/>
                    <w:bCs/>
                    <w:sz w:val="12"/>
                    <w:szCs w:val="12"/>
                    <w:lang w:val="en-US" w:eastAsia="zh-CN"/>
                  </w:rPr>
                </w:rPrChange>
              </w:rPr>
              <w:t>范围三 类别3</w:t>
            </w:r>
          </w:p>
        </w:tc>
        <w:tc>
          <w:tcPr>
            <w:tcW w:w="603" w:type="pct"/>
            <w:tcBorders>
              <w:top w:val="nil"/>
              <w:left w:val="nil"/>
              <w:bottom w:val="single" w:sz="4" w:space="0" w:color="auto"/>
              <w:right w:val="single" w:sz="4" w:space="0" w:color="auto"/>
            </w:tcBorders>
            <w:shd w:val="clear" w:color="000000" w:fill="FFFFFF"/>
            <w:noWrap/>
            <w:vAlign w:val="center"/>
            <w:tcPrChange w:id="4145"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1D39A015" w14:textId="77777777" w:rsidR="00C75E31" w:rsidRPr="00E835D4" w:rsidRDefault="00000000">
            <w:pPr>
              <w:spacing w:before="0"/>
              <w:jc w:val="right"/>
              <w:rPr>
                <w:rFonts w:eastAsia="PMingLiU" w:cs="Arial"/>
                <w:b/>
                <w:bCs/>
                <w:sz w:val="16"/>
                <w:szCs w:val="16"/>
                <w:lang w:val="en-US" w:eastAsia="zh-CN"/>
                <w:rPrChange w:id="414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47" w:author="扬 邱" w:date="2025-07-09T17:16:00Z" w16du:dateUtc="2025-07-09T09:16:00Z">
                  <w:rPr>
                    <w:rFonts w:eastAsia="PMingLiU" w:cs="Arial"/>
                    <w:b/>
                    <w:bCs/>
                    <w:sz w:val="12"/>
                    <w:szCs w:val="12"/>
                    <w:lang w:val="en-US" w:eastAsia="zh-CN"/>
                  </w:rPr>
                </w:rPrChange>
              </w:rPr>
              <w:t>1,796.49</w:t>
            </w:r>
          </w:p>
        </w:tc>
        <w:tc>
          <w:tcPr>
            <w:tcW w:w="407" w:type="pct"/>
            <w:tcBorders>
              <w:top w:val="nil"/>
              <w:left w:val="nil"/>
              <w:bottom w:val="single" w:sz="4" w:space="0" w:color="auto"/>
              <w:right w:val="single" w:sz="4" w:space="0" w:color="auto"/>
            </w:tcBorders>
            <w:shd w:val="clear" w:color="000000" w:fill="FFFFFF"/>
            <w:noWrap/>
            <w:vAlign w:val="center"/>
            <w:tcPrChange w:id="4148"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46BF10C8" w14:textId="77777777" w:rsidR="00C75E31" w:rsidRPr="00E835D4" w:rsidRDefault="00000000">
            <w:pPr>
              <w:spacing w:before="0"/>
              <w:rPr>
                <w:rFonts w:eastAsia="PMingLiU" w:cs="Arial"/>
                <w:b/>
                <w:bCs/>
                <w:sz w:val="16"/>
                <w:szCs w:val="16"/>
                <w:lang w:val="en-US" w:eastAsia="zh-CN"/>
                <w:rPrChange w:id="414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50"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4151"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2AF3A99D" w14:textId="77777777" w:rsidR="00C75E31" w:rsidRPr="00E835D4" w:rsidRDefault="00000000">
            <w:pPr>
              <w:spacing w:before="0"/>
              <w:jc w:val="center"/>
              <w:rPr>
                <w:rFonts w:eastAsia="PMingLiU" w:cs="Arial"/>
                <w:b/>
                <w:bCs/>
                <w:sz w:val="16"/>
                <w:szCs w:val="16"/>
                <w:lang w:val="en-US" w:eastAsia="zh-CN"/>
                <w:rPrChange w:id="415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53" w:author="扬 邱" w:date="2025-07-09T17:16:00Z" w16du:dateUtc="2025-07-09T09:16:00Z">
                  <w:rPr>
                    <w:rFonts w:eastAsia="PMingLiU" w:cs="Arial"/>
                    <w:b/>
                    <w:bCs/>
                    <w:sz w:val="12"/>
                    <w:szCs w:val="12"/>
                    <w:lang w:val="en-US" w:eastAsia="zh-CN"/>
                  </w:rPr>
                </w:rPrChange>
              </w:rPr>
              <w:t>1,112.19</w:t>
            </w:r>
          </w:p>
        </w:tc>
        <w:tc>
          <w:tcPr>
            <w:tcW w:w="353" w:type="pct"/>
            <w:tcBorders>
              <w:top w:val="nil"/>
              <w:left w:val="nil"/>
              <w:bottom w:val="single" w:sz="4" w:space="0" w:color="auto"/>
              <w:right w:val="single" w:sz="4" w:space="0" w:color="auto"/>
            </w:tcBorders>
            <w:shd w:val="clear" w:color="000000" w:fill="C0C0C0"/>
            <w:noWrap/>
            <w:vAlign w:val="center"/>
            <w:tcPrChange w:id="4154"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60BEC785" w14:textId="77777777" w:rsidR="00C75E31" w:rsidRPr="00E835D4" w:rsidRDefault="00000000">
            <w:pPr>
              <w:spacing w:before="0"/>
              <w:jc w:val="center"/>
              <w:rPr>
                <w:rFonts w:eastAsia="PMingLiU" w:cs="Arial"/>
                <w:b/>
                <w:bCs/>
                <w:sz w:val="16"/>
                <w:szCs w:val="16"/>
                <w:lang w:val="en-US" w:eastAsia="zh-CN"/>
                <w:rPrChange w:id="415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56"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157"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11F93134" w14:textId="77777777" w:rsidR="00C75E31" w:rsidRPr="00E835D4" w:rsidRDefault="00000000">
            <w:pPr>
              <w:spacing w:before="0"/>
              <w:jc w:val="center"/>
              <w:rPr>
                <w:rFonts w:eastAsia="PMingLiU" w:cs="Arial"/>
                <w:b/>
                <w:bCs/>
                <w:sz w:val="16"/>
                <w:szCs w:val="16"/>
                <w:lang w:val="en-US" w:eastAsia="zh-CN"/>
                <w:rPrChange w:id="415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59"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160"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1FE16358" w14:textId="77777777" w:rsidR="00C75E31" w:rsidRPr="00E835D4" w:rsidRDefault="00000000">
            <w:pPr>
              <w:spacing w:before="0"/>
              <w:jc w:val="center"/>
              <w:rPr>
                <w:rFonts w:eastAsia="PMingLiU" w:cs="Arial"/>
                <w:b/>
                <w:bCs/>
                <w:sz w:val="16"/>
                <w:szCs w:val="16"/>
                <w:lang w:val="en-US" w:eastAsia="zh-CN"/>
                <w:rPrChange w:id="416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6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16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4ACFD70" w14:textId="77777777" w:rsidR="00C75E31" w:rsidRPr="00E835D4" w:rsidRDefault="00000000">
            <w:pPr>
              <w:spacing w:before="0"/>
              <w:jc w:val="center"/>
              <w:rPr>
                <w:rFonts w:eastAsia="PMingLiU" w:cs="Arial"/>
                <w:b/>
                <w:bCs/>
                <w:sz w:val="16"/>
                <w:szCs w:val="16"/>
                <w:lang w:val="en-US" w:eastAsia="zh-CN"/>
                <w:rPrChange w:id="416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6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16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B837CB1" w14:textId="77777777" w:rsidR="00C75E31" w:rsidRPr="00E835D4" w:rsidRDefault="00000000">
            <w:pPr>
              <w:spacing w:before="0"/>
              <w:jc w:val="center"/>
              <w:rPr>
                <w:rFonts w:eastAsia="PMingLiU" w:cs="Arial"/>
                <w:b/>
                <w:bCs/>
                <w:sz w:val="16"/>
                <w:szCs w:val="16"/>
                <w:lang w:val="en-US" w:eastAsia="zh-CN"/>
                <w:rPrChange w:id="416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6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16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E536553" w14:textId="77777777" w:rsidR="00C75E31" w:rsidRPr="00E835D4" w:rsidRDefault="00000000">
            <w:pPr>
              <w:spacing w:before="0"/>
              <w:jc w:val="center"/>
              <w:rPr>
                <w:rFonts w:eastAsia="PMingLiU" w:cs="Arial"/>
                <w:b/>
                <w:bCs/>
                <w:sz w:val="16"/>
                <w:szCs w:val="16"/>
                <w:lang w:val="en-US" w:eastAsia="zh-CN"/>
                <w:rPrChange w:id="417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71"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172"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0062DE86" w14:textId="77777777" w:rsidR="00C75E31" w:rsidRPr="00E835D4" w:rsidRDefault="00000000">
            <w:pPr>
              <w:spacing w:before="0"/>
              <w:jc w:val="center"/>
              <w:rPr>
                <w:rFonts w:eastAsia="PMingLiU" w:cs="Arial"/>
                <w:b/>
                <w:bCs/>
                <w:sz w:val="16"/>
                <w:szCs w:val="16"/>
                <w:lang w:val="en-US" w:eastAsia="zh-CN"/>
                <w:rPrChange w:id="417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74" w:author="扬 邱" w:date="2025-07-09T17:16:00Z" w16du:dateUtc="2025-07-09T09:16:00Z">
                  <w:rPr>
                    <w:rFonts w:eastAsia="PMingLiU" w:cs="Arial"/>
                    <w:b/>
                    <w:bCs/>
                    <w:sz w:val="12"/>
                    <w:szCs w:val="12"/>
                    <w:lang w:val="en-US" w:eastAsia="zh-CN"/>
                  </w:rPr>
                </w:rPrChange>
              </w:rPr>
              <w:t>1,112.19</w:t>
            </w:r>
          </w:p>
        </w:tc>
      </w:tr>
      <w:tr w:rsidR="00E835D4" w:rsidRPr="00E835D4" w14:paraId="0ED520F3" w14:textId="77777777" w:rsidTr="00E835D4">
        <w:tblPrEx>
          <w:tblPrExChange w:id="4175" w:author="扬 邱" w:date="2025-07-09T17:16:00Z" w16du:dateUtc="2025-07-09T09:16:00Z">
            <w:tblPrEx>
              <w:tblLayout w:type="fixed"/>
            </w:tblPrEx>
          </w:tblPrExChange>
        </w:tblPrEx>
        <w:trPr>
          <w:trHeight w:val="360"/>
          <w:trPrChange w:id="4176"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177"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FD5F5DA" w14:textId="77777777" w:rsidR="00C75E31" w:rsidRPr="00E835D4" w:rsidRDefault="00000000">
            <w:pPr>
              <w:spacing w:before="0"/>
              <w:jc w:val="center"/>
              <w:rPr>
                <w:rFonts w:eastAsia="PMingLiU" w:cs="Arial"/>
                <w:b/>
                <w:bCs/>
                <w:sz w:val="16"/>
                <w:szCs w:val="16"/>
                <w:lang w:val="en-US" w:eastAsia="zh-CN"/>
                <w:rPrChange w:id="417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79" w:author="扬 邱" w:date="2025-07-09T17:16:00Z" w16du:dateUtc="2025-07-09T09:16:00Z">
                  <w:rPr>
                    <w:rFonts w:eastAsia="PMingLiU" w:cs="Arial"/>
                    <w:b/>
                    <w:bCs/>
                    <w:sz w:val="12"/>
                    <w:szCs w:val="12"/>
                    <w:lang w:val="en-US" w:eastAsia="zh-CN"/>
                  </w:rPr>
                </w:rPrChange>
              </w:rPr>
              <w:t>69</w:t>
            </w:r>
          </w:p>
        </w:tc>
        <w:tc>
          <w:tcPr>
            <w:tcW w:w="360" w:type="pct"/>
            <w:tcBorders>
              <w:top w:val="nil"/>
              <w:left w:val="nil"/>
              <w:bottom w:val="single" w:sz="4" w:space="0" w:color="auto"/>
              <w:right w:val="single" w:sz="4" w:space="0" w:color="auto"/>
            </w:tcBorders>
            <w:shd w:val="clear" w:color="auto" w:fill="auto"/>
            <w:vAlign w:val="center"/>
            <w:tcPrChange w:id="4180"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0E4593F9" w14:textId="77777777" w:rsidR="00C75E31" w:rsidRPr="00E835D4" w:rsidRDefault="00000000">
            <w:pPr>
              <w:spacing w:before="0"/>
              <w:rPr>
                <w:rFonts w:eastAsia="PMingLiU" w:cs="Arial"/>
                <w:b/>
                <w:bCs/>
                <w:sz w:val="16"/>
                <w:szCs w:val="16"/>
                <w:lang w:val="en-US" w:eastAsia="zh-CN"/>
                <w:rPrChange w:id="4181"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182" w:author="扬 邱" w:date="2025-07-09T17:16:00Z" w16du:dateUtc="2025-07-09T09:16:00Z">
                  <w:rPr>
                    <w:rFonts w:eastAsia="PMingLiU" w:cs="Arial" w:hint="eastAsia"/>
                    <w:b/>
                    <w:bCs/>
                    <w:sz w:val="12"/>
                    <w:szCs w:val="12"/>
                    <w:lang w:val="en-US" w:eastAsia="zh-CN"/>
                  </w:rPr>
                </w:rPrChange>
              </w:rPr>
              <w:t>外购电力</w:t>
            </w:r>
            <w:r w:rsidRPr="00E835D4">
              <w:rPr>
                <w:rFonts w:eastAsia="PMingLiU" w:cs="Arial" w:hint="eastAsia"/>
                <w:b/>
                <w:bCs/>
                <w:sz w:val="16"/>
                <w:szCs w:val="16"/>
                <w:lang w:val="en-US" w:eastAsia="zh-CN"/>
                <w:rPrChange w:id="4183" w:author="扬 邱" w:date="2025-07-09T17:16:00Z" w16du:dateUtc="2025-07-09T09:16:00Z">
                  <w:rPr>
                    <w:rFonts w:eastAsia="PMingLiU" w:cs="Arial" w:hint="eastAsia"/>
                    <w:b/>
                    <w:bCs/>
                    <w:sz w:val="12"/>
                    <w:szCs w:val="12"/>
                    <w:lang w:val="en-US" w:eastAsia="zh-CN"/>
                  </w:rPr>
                </w:rPrChange>
              </w:rPr>
              <w:lastRenderedPageBreak/>
              <w:t>上游排放</w:t>
            </w:r>
          </w:p>
        </w:tc>
        <w:tc>
          <w:tcPr>
            <w:tcW w:w="182" w:type="pct"/>
            <w:tcBorders>
              <w:top w:val="nil"/>
              <w:left w:val="nil"/>
              <w:bottom w:val="single" w:sz="4" w:space="0" w:color="auto"/>
              <w:right w:val="single" w:sz="4" w:space="0" w:color="auto"/>
            </w:tcBorders>
            <w:shd w:val="clear" w:color="000000" w:fill="FFFFFF"/>
            <w:vAlign w:val="center"/>
            <w:tcPrChange w:id="4184"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1E4A80E4" w14:textId="77777777" w:rsidR="00C75E31" w:rsidRPr="00E835D4" w:rsidRDefault="00000000">
            <w:pPr>
              <w:spacing w:before="0"/>
              <w:jc w:val="center"/>
              <w:rPr>
                <w:rFonts w:ascii="宋体" w:eastAsia="宋体" w:hAnsi="宋体" w:cs="宋体" w:hint="eastAsia"/>
                <w:b/>
                <w:bCs/>
                <w:sz w:val="16"/>
                <w:szCs w:val="16"/>
                <w:lang w:val="en-US" w:eastAsia="zh-CN"/>
                <w:rPrChange w:id="4185"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186" w:author="扬 邱" w:date="2025-07-09T17:16:00Z" w16du:dateUtc="2025-07-09T09:16:00Z">
                  <w:rPr>
                    <w:rFonts w:ascii="宋体" w:eastAsia="宋体" w:hAnsi="宋体" w:cs="宋体" w:hint="eastAsia"/>
                    <w:b/>
                    <w:bCs/>
                    <w:sz w:val="12"/>
                    <w:szCs w:val="12"/>
                    <w:lang w:val="en-US" w:eastAsia="zh-CN"/>
                  </w:rPr>
                </w:rPrChange>
              </w:rPr>
              <w:lastRenderedPageBreak/>
              <w:t xml:space="preserve">范围三 </w:t>
            </w:r>
            <w:r w:rsidRPr="00E835D4">
              <w:rPr>
                <w:rFonts w:ascii="宋体" w:eastAsia="宋体" w:hAnsi="宋体" w:cs="宋体" w:hint="eastAsia"/>
                <w:b/>
                <w:bCs/>
                <w:sz w:val="16"/>
                <w:szCs w:val="16"/>
                <w:lang w:val="en-US" w:eastAsia="zh-CN"/>
                <w:rPrChange w:id="4187" w:author="扬 邱" w:date="2025-07-09T17:16:00Z" w16du:dateUtc="2025-07-09T09:16:00Z">
                  <w:rPr>
                    <w:rFonts w:ascii="宋体" w:eastAsia="宋体" w:hAnsi="宋体" w:cs="宋体" w:hint="eastAsia"/>
                    <w:b/>
                    <w:bCs/>
                    <w:sz w:val="12"/>
                    <w:szCs w:val="12"/>
                    <w:lang w:val="en-US" w:eastAsia="zh-CN"/>
                  </w:rPr>
                </w:rPrChange>
              </w:rPr>
              <w:lastRenderedPageBreak/>
              <w:t>类别3</w:t>
            </w:r>
          </w:p>
        </w:tc>
        <w:tc>
          <w:tcPr>
            <w:tcW w:w="603" w:type="pct"/>
            <w:tcBorders>
              <w:top w:val="nil"/>
              <w:left w:val="nil"/>
              <w:bottom w:val="single" w:sz="4" w:space="0" w:color="auto"/>
              <w:right w:val="single" w:sz="4" w:space="0" w:color="auto"/>
            </w:tcBorders>
            <w:shd w:val="clear" w:color="000000" w:fill="FFFFFF"/>
            <w:noWrap/>
            <w:vAlign w:val="center"/>
            <w:tcPrChange w:id="4188"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2B3F5E9B" w14:textId="77777777" w:rsidR="00C75E31" w:rsidRPr="00E835D4" w:rsidRDefault="00000000">
            <w:pPr>
              <w:spacing w:before="0"/>
              <w:jc w:val="right"/>
              <w:rPr>
                <w:rFonts w:eastAsia="PMingLiU" w:cs="Arial"/>
                <w:b/>
                <w:bCs/>
                <w:sz w:val="16"/>
                <w:szCs w:val="16"/>
                <w:lang w:val="en-US" w:eastAsia="zh-CN"/>
                <w:rPrChange w:id="418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90" w:author="扬 邱" w:date="2025-07-09T17:16:00Z" w16du:dateUtc="2025-07-09T09:16:00Z">
                  <w:rPr>
                    <w:rFonts w:eastAsia="PMingLiU" w:cs="Arial"/>
                    <w:b/>
                    <w:bCs/>
                    <w:sz w:val="12"/>
                    <w:szCs w:val="12"/>
                    <w:lang w:val="en-US" w:eastAsia="zh-CN"/>
                  </w:rPr>
                </w:rPrChange>
              </w:rPr>
              <w:lastRenderedPageBreak/>
              <w:t>2,001,638.12</w:t>
            </w:r>
          </w:p>
        </w:tc>
        <w:tc>
          <w:tcPr>
            <w:tcW w:w="407" w:type="pct"/>
            <w:tcBorders>
              <w:top w:val="nil"/>
              <w:left w:val="nil"/>
              <w:bottom w:val="single" w:sz="4" w:space="0" w:color="auto"/>
              <w:right w:val="single" w:sz="4" w:space="0" w:color="auto"/>
            </w:tcBorders>
            <w:shd w:val="clear" w:color="000000" w:fill="FFFFFF"/>
            <w:noWrap/>
            <w:vAlign w:val="center"/>
            <w:tcPrChange w:id="4191"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391D277E" w14:textId="77777777" w:rsidR="00C75E31" w:rsidRPr="00E835D4" w:rsidRDefault="00000000">
            <w:pPr>
              <w:spacing w:before="0"/>
              <w:rPr>
                <w:rFonts w:eastAsia="PMingLiU" w:cs="Arial"/>
                <w:b/>
                <w:bCs/>
                <w:sz w:val="16"/>
                <w:szCs w:val="16"/>
                <w:lang w:val="en-US" w:eastAsia="zh-CN"/>
                <w:rPrChange w:id="419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93" w:author="扬 邱" w:date="2025-07-09T17:16:00Z" w16du:dateUtc="2025-07-09T09:16:00Z">
                  <w:rPr>
                    <w:rFonts w:eastAsia="PMingLiU" w:cs="Arial"/>
                    <w:b/>
                    <w:bCs/>
                    <w:sz w:val="12"/>
                    <w:szCs w:val="12"/>
                    <w:lang w:val="en-US" w:eastAsia="zh-CN"/>
                  </w:rPr>
                </w:rPrChange>
              </w:rPr>
              <w:t>MWh</w:t>
            </w:r>
          </w:p>
        </w:tc>
        <w:tc>
          <w:tcPr>
            <w:tcW w:w="655" w:type="pct"/>
            <w:tcBorders>
              <w:top w:val="nil"/>
              <w:left w:val="nil"/>
              <w:bottom w:val="single" w:sz="4" w:space="0" w:color="auto"/>
              <w:right w:val="single" w:sz="4" w:space="0" w:color="auto"/>
            </w:tcBorders>
            <w:shd w:val="clear" w:color="000000" w:fill="C0C0C0"/>
            <w:noWrap/>
            <w:vAlign w:val="center"/>
            <w:tcPrChange w:id="4194"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2E80D5AE" w14:textId="77777777" w:rsidR="00C75E31" w:rsidRPr="00E835D4" w:rsidRDefault="00000000">
            <w:pPr>
              <w:spacing w:before="0"/>
              <w:jc w:val="center"/>
              <w:rPr>
                <w:rFonts w:eastAsia="PMingLiU" w:cs="Arial"/>
                <w:b/>
                <w:bCs/>
                <w:sz w:val="16"/>
                <w:szCs w:val="16"/>
                <w:lang w:val="en-US" w:eastAsia="zh-CN"/>
                <w:rPrChange w:id="419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96" w:author="扬 邱" w:date="2025-07-09T17:16:00Z" w16du:dateUtc="2025-07-09T09:16:00Z">
                  <w:rPr>
                    <w:rFonts w:eastAsia="PMingLiU" w:cs="Arial"/>
                    <w:b/>
                    <w:bCs/>
                    <w:sz w:val="12"/>
                    <w:szCs w:val="12"/>
                    <w:lang w:val="en-US" w:eastAsia="zh-CN"/>
                  </w:rPr>
                </w:rPrChange>
              </w:rPr>
              <w:t>167,937.44</w:t>
            </w:r>
          </w:p>
        </w:tc>
        <w:tc>
          <w:tcPr>
            <w:tcW w:w="353" w:type="pct"/>
            <w:tcBorders>
              <w:top w:val="nil"/>
              <w:left w:val="nil"/>
              <w:bottom w:val="single" w:sz="4" w:space="0" w:color="auto"/>
              <w:right w:val="single" w:sz="4" w:space="0" w:color="auto"/>
            </w:tcBorders>
            <w:shd w:val="clear" w:color="000000" w:fill="C0C0C0"/>
            <w:noWrap/>
            <w:vAlign w:val="center"/>
            <w:tcPrChange w:id="4197"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1F9243F0" w14:textId="77777777" w:rsidR="00C75E31" w:rsidRPr="00E835D4" w:rsidRDefault="00000000">
            <w:pPr>
              <w:spacing w:before="0"/>
              <w:jc w:val="center"/>
              <w:rPr>
                <w:rFonts w:eastAsia="PMingLiU" w:cs="Arial"/>
                <w:b/>
                <w:bCs/>
                <w:sz w:val="16"/>
                <w:szCs w:val="16"/>
                <w:lang w:val="en-US" w:eastAsia="zh-CN"/>
                <w:rPrChange w:id="419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199"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200"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49450BDA" w14:textId="77777777" w:rsidR="00C75E31" w:rsidRPr="00E835D4" w:rsidRDefault="00000000">
            <w:pPr>
              <w:spacing w:before="0"/>
              <w:jc w:val="center"/>
              <w:rPr>
                <w:rFonts w:eastAsia="PMingLiU" w:cs="Arial"/>
                <w:b/>
                <w:bCs/>
                <w:sz w:val="16"/>
                <w:szCs w:val="16"/>
                <w:lang w:val="en-US" w:eastAsia="zh-CN"/>
                <w:rPrChange w:id="420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02"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203"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78E496D7" w14:textId="77777777" w:rsidR="00C75E31" w:rsidRPr="00E835D4" w:rsidRDefault="00000000">
            <w:pPr>
              <w:spacing w:before="0"/>
              <w:jc w:val="center"/>
              <w:rPr>
                <w:rFonts w:eastAsia="PMingLiU" w:cs="Arial"/>
                <w:b/>
                <w:bCs/>
                <w:sz w:val="16"/>
                <w:szCs w:val="16"/>
                <w:lang w:val="en-US" w:eastAsia="zh-CN"/>
                <w:rPrChange w:id="420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0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20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47B9E7A" w14:textId="77777777" w:rsidR="00C75E31" w:rsidRPr="00E835D4" w:rsidRDefault="00000000">
            <w:pPr>
              <w:spacing w:before="0"/>
              <w:jc w:val="center"/>
              <w:rPr>
                <w:rFonts w:eastAsia="PMingLiU" w:cs="Arial"/>
                <w:b/>
                <w:bCs/>
                <w:sz w:val="16"/>
                <w:szCs w:val="16"/>
                <w:lang w:val="en-US" w:eastAsia="zh-CN"/>
                <w:rPrChange w:id="420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0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20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57BAF92" w14:textId="77777777" w:rsidR="00C75E31" w:rsidRPr="00E835D4" w:rsidRDefault="00000000">
            <w:pPr>
              <w:spacing w:before="0"/>
              <w:jc w:val="center"/>
              <w:rPr>
                <w:rFonts w:eastAsia="PMingLiU" w:cs="Arial"/>
                <w:b/>
                <w:bCs/>
                <w:sz w:val="16"/>
                <w:szCs w:val="16"/>
                <w:lang w:val="en-US" w:eastAsia="zh-CN"/>
                <w:rPrChange w:id="421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1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21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50B5A9E" w14:textId="77777777" w:rsidR="00C75E31" w:rsidRPr="00E835D4" w:rsidRDefault="00000000">
            <w:pPr>
              <w:spacing w:before="0"/>
              <w:jc w:val="center"/>
              <w:rPr>
                <w:rFonts w:eastAsia="PMingLiU" w:cs="Arial"/>
                <w:b/>
                <w:bCs/>
                <w:sz w:val="16"/>
                <w:szCs w:val="16"/>
                <w:lang w:val="en-US" w:eastAsia="zh-CN"/>
                <w:rPrChange w:id="421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14"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215"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0FA02C6E" w14:textId="77777777" w:rsidR="00C75E31" w:rsidRPr="00E835D4" w:rsidRDefault="00000000">
            <w:pPr>
              <w:spacing w:before="0"/>
              <w:jc w:val="center"/>
              <w:rPr>
                <w:rFonts w:eastAsia="PMingLiU" w:cs="Arial"/>
                <w:b/>
                <w:bCs/>
                <w:sz w:val="16"/>
                <w:szCs w:val="16"/>
                <w:lang w:val="en-US" w:eastAsia="zh-CN"/>
                <w:rPrChange w:id="421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17" w:author="扬 邱" w:date="2025-07-09T17:16:00Z" w16du:dateUtc="2025-07-09T09:16:00Z">
                  <w:rPr>
                    <w:rFonts w:eastAsia="PMingLiU" w:cs="Arial"/>
                    <w:b/>
                    <w:bCs/>
                    <w:sz w:val="12"/>
                    <w:szCs w:val="12"/>
                    <w:lang w:val="en-US" w:eastAsia="zh-CN"/>
                  </w:rPr>
                </w:rPrChange>
              </w:rPr>
              <w:t>167,937.44</w:t>
            </w:r>
          </w:p>
        </w:tc>
      </w:tr>
      <w:tr w:rsidR="00E835D4" w:rsidRPr="00E835D4" w14:paraId="6FA74B89" w14:textId="77777777" w:rsidTr="00E835D4">
        <w:tblPrEx>
          <w:tblPrExChange w:id="4218" w:author="扬 邱" w:date="2025-07-09T17:16:00Z" w16du:dateUtc="2025-07-09T09:16:00Z">
            <w:tblPrEx>
              <w:tblLayout w:type="fixed"/>
            </w:tblPrEx>
          </w:tblPrExChange>
        </w:tblPrEx>
        <w:trPr>
          <w:trHeight w:val="360"/>
          <w:trPrChange w:id="4219"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220"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215DCB78" w14:textId="77777777" w:rsidR="00C75E31" w:rsidRPr="00E835D4" w:rsidRDefault="00000000">
            <w:pPr>
              <w:spacing w:before="0"/>
              <w:jc w:val="center"/>
              <w:rPr>
                <w:rFonts w:eastAsia="PMingLiU" w:cs="Arial"/>
                <w:b/>
                <w:bCs/>
                <w:sz w:val="16"/>
                <w:szCs w:val="16"/>
                <w:lang w:val="en-US" w:eastAsia="zh-CN"/>
                <w:rPrChange w:id="422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22" w:author="扬 邱" w:date="2025-07-09T17:16:00Z" w16du:dateUtc="2025-07-09T09:16:00Z">
                  <w:rPr>
                    <w:rFonts w:eastAsia="PMingLiU" w:cs="Arial"/>
                    <w:b/>
                    <w:bCs/>
                    <w:sz w:val="12"/>
                    <w:szCs w:val="12"/>
                    <w:lang w:val="en-US" w:eastAsia="zh-CN"/>
                  </w:rPr>
                </w:rPrChange>
              </w:rPr>
              <w:t>70</w:t>
            </w:r>
          </w:p>
        </w:tc>
        <w:tc>
          <w:tcPr>
            <w:tcW w:w="360" w:type="pct"/>
            <w:tcBorders>
              <w:top w:val="nil"/>
              <w:left w:val="nil"/>
              <w:bottom w:val="single" w:sz="4" w:space="0" w:color="auto"/>
              <w:right w:val="single" w:sz="4" w:space="0" w:color="auto"/>
            </w:tcBorders>
            <w:shd w:val="clear" w:color="auto" w:fill="auto"/>
            <w:vAlign w:val="center"/>
            <w:tcPrChange w:id="4223"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26536F1F" w14:textId="77777777" w:rsidR="00C75E31" w:rsidRPr="00E835D4" w:rsidRDefault="00000000">
            <w:pPr>
              <w:spacing w:before="0"/>
              <w:rPr>
                <w:rFonts w:eastAsia="PMingLiU" w:cs="Arial"/>
                <w:b/>
                <w:bCs/>
                <w:sz w:val="16"/>
                <w:szCs w:val="16"/>
                <w:lang w:val="en-US" w:eastAsia="zh-CN"/>
                <w:rPrChange w:id="4224"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225" w:author="扬 邱" w:date="2025-07-09T17:16:00Z" w16du:dateUtc="2025-07-09T09:16:00Z">
                  <w:rPr>
                    <w:rFonts w:eastAsia="PMingLiU" w:cs="Arial" w:hint="eastAsia"/>
                    <w:b/>
                    <w:bCs/>
                    <w:sz w:val="12"/>
                    <w:szCs w:val="12"/>
                    <w:lang w:val="en-US" w:eastAsia="zh-CN"/>
                  </w:rPr>
                </w:rPrChange>
              </w:rPr>
              <w:t>船运</w:t>
            </w:r>
          </w:p>
        </w:tc>
        <w:tc>
          <w:tcPr>
            <w:tcW w:w="182" w:type="pct"/>
            <w:tcBorders>
              <w:top w:val="nil"/>
              <w:left w:val="nil"/>
              <w:bottom w:val="single" w:sz="4" w:space="0" w:color="auto"/>
              <w:right w:val="single" w:sz="4" w:space="0" w:color="auto"/>
            </w:tcBorders>
            <w:shd w:val="clear" w:color="000000" w:fill="FFFFFF"/>
            <w:vAlign w:val="center"/>
            <w:tcPrChange w:id="4226"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9DAB866" w14:textId="77777777" w:rsidR="00C75E31" w:rsidRPr="00E835D4" w:rsidRDefault="00000000">
            <w:pPr>
              <w:spacing w:before="0"/>
              <w:jc w:val="center"/>
              <w:rPr>
                <w:rFonts w:ascii="宋体" w:eastAsia="宋体" w:hAnsi="宋体" w:cs="宋体" w:hint="eastAsia"/>
                <w:b/>
                <w:bCs/>
                <w:sz w:val="16"/>
                <w:szCs w:val="16"/>
                <w:lang w:val="en-US" w:eastAsia="zh-CN"/>
                <w:rPrChange w:id="4227"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228" w:author="扬 邱" w:date="2025-07-09T17:16:00Z" w16du:dateUtc="2025-07-09T09:16:00Z">
                  <w:rPr>
                    <w:rFonts w:ascii="宋体" w:eastAsia="宋体" w:hAnsi="宋体" w:cs="宋体" w:hint="eastAsia"/>
                    <w:b/>
                    <w:bCs/>
                    <w:sz w:val="12"/>
                    <w:szCs w:val="12"/>
                    <w:lang w:val="en-US" w:eastAsia="zh-CN"/>
                  </w:rPr>
                </w:rPrChange>
              </w:rPr>
              <w:t>范围三 类别4</w:t>
            </w:r>
          </w:p>
        </w:tc>
        <w:tc>
          <w:tcPr>
            <w:tcW w:w="603" w:type="pct"/>
            <w:tcBorders>
              <w:top w:val="nil"/>
              <w:left w:val="nil"/>
              <w:bottom w:val="single" w:sz="4" w:space="0" w:color="auto"/>
              <w:right w:val="single" w:sz="4" w:space="0" w:color="auto"/>
            </w:tcBorders>
            <w:shd w:val="clear" w:color="000000" w:fill="FFFFFF"/>
            <w:noWrap/>
            <w:vAlign w:val="center"/>
            <w:tcPrChange w:id="4229"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06E10D7B" w14:textId="77777777" w:rsidR="00C75E31" w:rsidRPr="00E835D4" w:rsidRDefault="00000000">
            <w:pPr>
              <w:spacing w:before="0"/>
              <w:jc w:val="right"/>
              <w:rPr>
                <w:rFonts w:eastAsia="PMingLiU" w:cs="Arial"/>
                <w:b/>
                <w:bCs/>
                <w:sz w:val="16"/>
                <w:szCs w:val="16"/>
                <w:lang w:val="en-US" w:eastAsia="zh-CN"/>
                <w:rPrChange w:id="423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31" w:author="扬 邱" w:date="2025-07-09T17:16:00Z" w16du:dateUtc="2025-07-09T09:16:00Z">
                  <w:rPr>
                    <w:rFonts w:eastAsia="PMingLiU" w:cs="Arial"/>
                    <w:b/>
                    <w:bCs/>
                    <w:sz w:val="12"/>
                    <w:szCs w:val="12"/>
                    <w:lang w:val="en-US" w:eastAsia="zh-CN"/>
                  </w:rPr>
                </w:rPrChange>
              </w:rPr>
              <w:t>4,937,773,501.30</w:t>
            </w:r>
          </w:p>
        </w:tc>
        <w:tc>
          <w:tcPr>
            <w:tcW w:w="407" w:type="pct"/>
            <w:tcBorders>
              <w:top w:val="nil"/>
              <w:left w:val="nil"/>
              <w:bottom w:val="single" w:sz="4" w:space="0" w:color="auto"/>
              <w:right w:val="single" w:sz="4" w:space="0" w:color="auto"/>
            </w:tcBorders>
            <w:shd w:val="clear" w:color="000000" w:fill="FFFFFF"/>
            <w:noWrap/>
            <w:vAlign w:val="center"/>
            <w:tcPrChange w:id="4232"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02CED4CB" w14:textId="77777777" w:rsidR="00C75E31" w:rsidRPr="00E835D4" w:rsidRDefault="00000000">
            <w:pPr>
              <w:spacing w:before="0"/>
              <w:rPr>
                <w:rFonts w:eastAsia="PMingLiU" w:cs="Arial"/>
                <w:b/>
                <w:bCs/>
                <w:sz w:val="16"/>
                <w:szCs w:val="16"/>
                <w:lang w:val="en-US" w:eastAsia="zh-CN"/>
                <w:rPrChange w:id="423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34" w:author="扬 邱" w:date="2025-07-09T17:16:00Z" w16du:dateUtc="2025-07-09T09:16:00Z">
                  <w:rPr>
                    <w:rFonts w:eastAsia="PMingLiU" w:cs="Arial"/>
                    <w:b/>
                    <w:bCs/>
                    <w:sz w:val="12"/>
                    <w:szCs w:val="12"/>
                    <w:lang w:val="en-US" w:eastAsia="zh-CN"/>
                  </w:rPr>
                </w:rPrChange>
              </w:rPr>
              <w:t>tkm</w:t>
            </w:r>
          </w:p>
        </w:tc>
        <w:tc>
          <w:tcPr>
            <w:tcW w:w="655" w:type="pct"/>
            <w:tcBorders>
              <w:top w:val="nil"/>
              <w:left w:val="nil"/>
              <w:bottom w:val="single" w:sz="4" w:space="0" w:color="auto"/>
              <w:right w:val="single" w:sz="4" w:space="0" w:color="auto"/>
            </w:tcBorders>
            <w:shd w:val="clear" w:color="000000" w:fill="C0C0C0"/>
            <w:noWrap/>
            <w:vAlign w:val="center"/>
            <w:tcPrChange w:id="4235"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53C6308F" w14:textId="77777777" w:rsidR="00C75E31" w:rsidRPr="00E835D4" w:rsidRDefault="00000000">
            <w:pPr>
              <w:spacing w:before="0"/>
              <w:jc w:val="center"/>
              <w:rPr>
                <w:rFonts w:eastAsia="PMingLiU" w:cs="Arial"/>
                <w:b/>
                <w:bCs/>
                <w:sz w:val="16"/>
                <w:szCs w:val="16"/>
                <w:lang w:val="en-US" w:eastAsia="zh-CN"/>
                <w:rPrChange w:id="423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37" w:author="扬 邱" w:date="2025-07-09T17:16:00Z" w16du:dateUtc="2025-07-09T09:16:00Z">
                  <w:rPr>
                    <w:rFonts w:eastAsia="PMingLiU" w:cs="Arial"/>
                    <w:b/>
                    <w:bCs/>
                    <w:sz w:val="12"/>
                    <w:szCs w:val="12"/>
                    <w:lang w:val="en-US" w:eastAsia="zh-CN"/>
                  </w:rPr>
                </w:rPrChange>
              </w:rPr>
              <w:t>256,608.97</w:t>
            </w:r>
          </w:p>
        </w:tc>
        <w:tc>
          <w:tcPr>
            <w:tcW w:w="353" w:type="pct"/>
            <w:tcBorders>
              <w:top w:val="nil"/>
              <w:left w:val="nil"/>
              <w:bottom w:val="single" w:sz="4" w:space="0" w:color="auto"/>
              <w:right w:val="single" w:sz="4" w:space="0" w:color="auto"/>
            </w:tcBorders>
            <w:shd w:val="clear" w:color="000000" w:fill="C0C0C0"/>
            <w:noWrap/>
            <w:vAlign w:val="center"/>
            <w:tcPrChange w:id="4238"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7541BC5C" w14:textId="77777777" w:rsidR="00C75E31" w:rsidRPr="00E835D4" w:rsidRDefault="00000000">
            <w:pPr>
              <w:spacing w:before="0"/>
              <w:jc w:val="center"/>
              <w:rPr>
                <w:rFonts w:eastAsia="PMingLiU" w:cs="Arial"/>
                <w:b/>
                <w:bCs/>
                <w:sz w:val="16"/>
                <w:szCs w:val="16"/>
                <w:lang w:val="en-US" w:eastAsia="zh-CN"/>
                <w:rPrChange w:id="423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40"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241"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75E4012A" w14:textId="77777777" w:rsidR="00C75E31" w:rsidRPr="00E835D4" w:rsidRDefault="00000000">
            <w:pPr>
              <w:spacing w:before="0"/>
              <w:jc w:val="center"/>
              <w:rPr>
                <w:rFonts w:eastAsia="PMingLiU" w:cs="Arial"/>
                <w:b/>
                <w:bCs/>
                <w:sz w:val="16"/>
                <w:szCs w:val="16"/>
                <w:lang w:val="en-US" w:eastAsia="zh-CN"/>
                <w:rPrChange w:id="424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43"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244"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470DB041" w14:textId="77777777" w:rsidR="00C75E31" w:rsidRPr="00E835D4" w:rsidRDefault="00000000">
            <w:pPr>
              <w:spacing w:before="0"/>
              <w:jc w:val="center"/>
              <w:rPr>
                <w:rFonts w:eastAsia="PMingLiU" w:cs="Arial"/>
                <w:b/>
                <w:bCs/>
                <w:sz w:val="16"/>
                <w:szCs w:val="16"/>
                <w:lang w:val="en-US" w:eastAsia="zh-CN"/>
                <w:rPrChange w:id="424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4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24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32F7B29" w14:textId="77777777" w:rsidR="00C75E31" w:rsidRPr="00E835D4" w:rsidRDefault="00000000">
            <w:pPr>
              <w:spacing w:before="0"/>
              <w:jc w:val="center"/>
              <w:rPr>
                <w:rFonts w:eastAsia="PMingLiU" w:cs="Arial"/>
                <w:b/>
                <w:bCs/>
                <w:sz w:val="16"/>
                <w:szCs w:val="16"/>
                <w:lang w:val="en-US" w:eastAsia="zh-CN"/>
                <w:rPrChange w:id="424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4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25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F94D405" w14:textId="77777777" w:rsidR="00C75E31" w:rsidRPr="00E835D4" w:rsidRDefault="00000000">
            <w:pPr>
              <w:spacing w:before="0"/>
              <w:jc w:val="center"/>
              <w:rPr>
                <w:rFonts w:eastAsia="PMingLiU" w:cs="Arial"/>
                <w:b/>
                <w:bCs/>
                <w:sz w:val="16"/>
                <w:szCs w:val="16"/>
                <w:lang w:val="en-US" w:eastAsia="zh-CN"/>
                <w:rPrChange w:id="425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5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25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B96B509" w14:textId="77777777" w:rsidR="00C75E31" w:rsidRPr="00E835D4" w:rsidRDefault="00000000">
            <w:pPr>
              <w:spacing w:before="0"/>
              <w:jc w:val="center"/>
              <w:rPr>
                <w:rFonts w:eastAsia="PMingLiU" w:cs="Arial"/>
                <w:b/>
                <w:bCs/>
                <w:sz w:val="16"/>
                <w:szCs w:val="16"/>
                <w:lang w:val="en-US" w:eastAsia="zh-CN"/>
                <w:rPrChange w:id="425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55"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256"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2FABDF6E" w14:textId="77777777" w:rsidR="00C75E31" w:rsidRPr="00E835D4" w:rsidRDefault="00000000">
            <w:pPr>
              <w:spacing w:before="0"/>
              <w:jc w:val="center"/>
              <w:rPr>
                <w:rFonts w:eastAsia="PMingLiU" w:cs="Arial"/>
                <w:b/>
                <w:bCs/>
                <w:sz w:val="16"/>
                <w:szCs w:val="16"/>
                <w:lang w:val="en-US" w:eastAsia="zh-CN"/>
                <w:rPrChange w:id="425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58" w:author="扬 邱" w:date="2025-07-09T17:16:00Z" w16du:dateUtc="2025-07-09T09:16:00Z">
                  <w:rPr>
                    <w:rFonts w:eastAsia="PMingLiU" w:cs="Arial"/>
                    <w:b/>
                    <w:bCs/>
                    <w:sz w:val="12"/>
                    <w:szCs w:val="12"/>
                    <w:lang w:val="en-US" w:eastAsia="zh-CN"/>
                  </w:rPr>
                </w:rPrChange>
              </w:rPr>
              <w:t>256,608.97</w:t>
            </w:r>
          </w:p>
        </w:tc>
      </w:tr>
      <w:tr w:rsidR="00E835D4" w:rsidRPr="00E835D4" w14:paraId="6DC9973C" w14:textId="77777777" w:rsidTr="00E835D4">
        <w:tblPrEx>
          <w:tblPrExChange w:id="4259" w:author="扬 邱" w:date="2025-07-09T17:16:00Z" w16du:dateUtc="2025-07-09T09:16:00Z">
            <w:tblPrEx>
              <w:tblLayout w:type="fixed"/>
            </w:tblPrEx>
          </w:tblPrExChange>
        </w:tblPrEx>
        <w:trPr>
          <w:trHeight w:val="360"/>
          <w:trPrChange w:id="4260"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261"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0009B90A" w14:textId="77777777" w:rsidR="00C75E31" w:rsidRPr="00E835D4" w:rsidRDefault="00000000">
            <w:pPr>
              <w:spacing w:before="0"/>
              <w:jc w:val="center"/>
              <w:rPr>
                <w:rFonts w:eastAsia="PMingLiU" w:cs="Arial"/>
                <w:b/>
                <w:bCs/>
                <w:sz w:val="16"/>
                <w:szCs w:val="16"/>
                <w:lang w:val="en-US" w:eastAsia="zh-CN"/>
                <w:rPrChange w:id="426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63" w:author="扬 邱" w:date="2025-07-09T17:16:00Z" w16du:dateUtc="2025-07-09T09:16:00Z">
                  <w:rPr>
                    <w:rFonts w:eastAsia="PMingLiU" w:cs="Arial"/>
                    <w:b/>
                    <w:bCs/>
                    <w:sz w:val="12"/>
                    <w:szCs w:val="12"/>
                    <w:lang w:val="en-US" w:eastAsia="zh-CN"/>
                  </w:rPr>
                </w:rPrChange>
              </w:rPr>
              <w:t>71</w:t>
            </w:r>
          </w:p>
        </w:tc>
        <w:tc>
          <w:tcPr>
            <w:tcW w:w="360" w:type="pct"/>
            <w:tcBorders>
              <w:top w:val="nil"/>
              <w:left w:val="nil"/>
              <w:bottom w:val="single" w:sz="4" w:space="0" w:color="auto"/>
              <w:right w:val="single" w:sz="4" w:space="0" w:color="auto"/>
            </w:tcBorders>
            <w:shd w:val="clear" w:color="auto" w:fill="auto"/>
            <w:vAlign w:val="center"/>
            <w:tcPrChange w:id="4264"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100C6843" w14:textId="77777777" w:rsidR="00C75E31" w:rsidRPr="00E835D4" w:rsidRDefault="00000000">
            <w:pPr>
              <w:spacing w:before="0"/>
              <w:rPr>
                <w:rFonts w:eastAsia="PMingLiU" w:cs="Arial"/>
                <w:b/>
                <w:bCs/>
                <w:sz w:val="16"/>
                <w:szCs w:val="16"/>
                <w:lang w:val="en-US" w:eastAsia="zh-CN"/>
                <w:rPrChange w:id="4265"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266" w:author="扬 邱" w:date="2025-07-09T17:16:00Z" w16du:dateUtc="2025-07-09T09:16:00Z">
                  <w:rPr>
                    <w:rFonts w:eastAsia="PMingLiU" w:cs="Arial" w:hint="eastAsia"/>
                    <w:b/>
                    <w:bCs/>
                    <w:sz w:val="12"/>
                    <w:szCs w:val="12"/>
                    <w:lang w:val="en-US" w:eastAsia="zh-CN"/>
                  </w:rPr>
                </w:rPrChange>
              </w:rPr>
              <w:t>汽运</w:t>
            </w:r>
          </w:p>
        </w:tc>
        <w:tc>
          <w:tcPr>
            <w:tcW w:w="182" w:type="pct"/>
            <w:tcBorders>
              <w:top w:val="nil"/>
              <w:left w:val="nil"/>
              <w:bottom w:val="single" w:sz="4" w:space="0" w:color="auto"/>
              <w:right w:val="single" w:sz="4" w:space="0" w:color="auto"/>
            </w:tcBorders>
            <w:shd w:val="clear" w:color="000000" w:fill="FFFFFF"/>
            <w:vAlign w:val="center"/>
            <w:tcPrChange w:id="4267"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47088B96" w14:textId="77777777" w:rsidR="00C75E31" w:rsidRPr="00E835D4" w:rsidRDefault="00000000">
            <w:pPr>
              <w:spacing w:before="0"/>
              <w:jc w:val="center"/>
              <w:rPr>
                <w:rFonts w:ascii="宋体" w:eastAsia="宋体" w:hAnsi="宋体" w:cs="宋体" w:hint="eastAsia"/>
                <w:b/>
                <w:bCs/>
                <w:sz w:val="16"/>
                <w:szCs w:val="16"/>
                <w:lang w:val="en-US" w:eastAsia="zh-CN"/>
                <w:rPrChange w:id="4268"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269" w:author="扬 邱" w:date="2025-07-09T17:16:00Z" w16du:dateUtc="2025-07-09T09:16:00Z">
                  <w:rPr>
                    <w:rFonts w:ascii="宋体" w:eastAsia="宋体" w:hAnsi="宋体" w:cs="宋体" w:hint="eastAsia"/>
                    <w:b/>
                    <w:bCs/>
                    <w:sz w:val="12"/>
                    <w:szCs w:val="12"/>
                    <w:lang w:val="en-US" w:eastAsia="zh-CN"/>
                  </w:rPr>
                </w:rPrChange>
              </w:rPr>
              <w:t>范围三 类别4</w:t>
            </w:r>
          </w:p>
        </w:tc>
        <w:tc>
          <w:tcPr>
            <w:tcW w:w="603" w:type="pct"/>
            <w:tcBorders>
              <w:top w:val="nil"/>
              <w:left w:val="nil"/>
              <w:bottom w:val="single" w:sz="4" w:space="0" w:color="auto"/>
              <w:right w:val="single" w:sz="4" w:space="0" w:color="auto"/>
            </w:tcBorders>
            <w:shd w:val="clear" w:color="000000" w:fill="FFFFFF"/>
            <w:noWrap/>
            <w:vAlign w:val="center"/>
            <w:tcPrChange w:id="4270"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2DDFD84C" w14:textId="77777777" w:rsidR="00C75E31" w:rsidRPr="00E835D4" w:rsidRDefault="00000000">
            <w:pPr>
              <w:spacing w:before="0"/>
              <w:jc w:val="right"/>
              <w:rPr>
                <w:rFonts w:eastAsia="PMingLiU" w:cs="Arial"/>
                <w:b/>
                <w:bCs/>
                <w:sz w:val="16"/>
                <w:szCs w:val="16"/>
                <w:lang w:val="en-US" w:eastAsia="zh-CN"/>
                <w:rPrChange w:id="427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72" w:author="扬 邱" w:date="2025-07-09T17:16:00Z" w16du:dateUtc="2025-07-09T09:16:00Z">
                  <w:rPr>
                    <w:rFonts w:eastAsia="PMingLiU" w:cs="Arial"/>
                    <w:b/>
                    <w:bCs/>
                    <w:sz w:val="12"/>
                    <w:szCs w:val="12"/>
                    <w:lang w:val="en-US" w:eastAsia="zh-CN"/>
                  </w:rPr>
                </w:rPrChange>
              </w:rPr>
              <w:t>303,699,189.68</w:t>
            </w:r>
          </w:p>
        </w:tc>
        <w:tc>
          <w:tcPr>
            <w:tcW w:w="407" w:type="pct"/>
            <w:tcBorders>
              <w:top w:val="nil"/>
              <w:left w:val="nil"/>
              <w:bottom w:val="single" w:sz="4" w:space="0" w:color="auto"/>
              <w:right w:val="single" w:sz="4" w:space="0" w:color="auto"/>
            </w:tcBorders>
            <w:shd w:val="clear" w:color="000000" w:fill="FFFFFF"/>
            <w:noWrap/>
            <w:vAlign w:val="center"/>
            <w:tcPrChange w:id="4273"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7F79A4F6" w14:textId="77777777" w:rsidR="00C75E31" w:rsidRPr="00E835D4" w:rsidRDefault="00000000">
            <w:pPr>
              <w:spacing w:before="0"/>
              <w:rPr>
                <w:rFonts w:eastAsia="PMingLiU" w:cs="Arial"/>
                <w:b/>
                <w:bCs/>
                <w:sz w:val="16"/>
                <w:szCs w:val="16"/>
                <w:lang w:val="en-US" w:eastAsia="zh-CN"/>
                <w:rPrChange w:id="427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75" w:author="扬 邱" w:date="2025-07-09T17:16:00Z" w16du:dateUtc="2025-07-09T09:16:00Z">
                  <w:rPr>
                    <w:rFonts w:eastAsia="PMingLiU" w:cs="Arial"/>
                    <w:b/>
                    <w:bCs/>
                    <w:sz w:val="12"/>
                    <w:szCs w:val="12"/>
                    <w:lang w:val="en-US" w:eastAsia="zh-CN"/>
                  </w:rPr>
                </w:rPrChange>
              </w:rPr>
              <w:t>tkm</w:t>
            </w:r>
          </w:p>
        </w:tc>
        <w:tc>
          <w:tcPr>
            <w:tcW w:w="655" w:type="pct"/>
            <w:tcBorders>
              <w:top w:val="nil"/>
              <w:left w:val="nil"/>
              <w:bottom w:val="single" w:sz="4" w:space="0" w:color="auto"/>
              <w:right w:val="single" w:sz="4" w:space="0" w:color="auto"/>
            </w:tcBorders>
            <w:shd w:val="clear" w:color="000000" w:fill="C0C0C0"/>
            <w:noWrap/>
            <w:vAlign w:val="center"/>
            <w:tcPrChange w:id="4276"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78BA6AE6" w14:textId="77777777" w:rsidR="00C75E31" w:rsidRPr="00E835D4" w:rsidRDefault="00000000">
            <w:pPr>
              <w:spacing w:before="0"/>
              <w:jc w:val="center"/>
              <w:rPr>
                <w:rFonts w:eastAsia="PMingLiU" w:cs="Arial"/>
                <w:b/>
                <w:bCs/>
                <w:sz w:val="16"/>
                <w:szCs w:val="16"/>
                <w:lang w:val="en-US" w:eastAsia="zh-CN"/>
                <w:rPrChange w:id="427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78" w:author="扬 邱" w:date="2025-07-09T17:16:00Z" w16du:dateUtc="2025-07-09T09:16:00Z">
                  <w:rPr>
                    <w:rFonts w:eastAsia="PMingLiU" w:cs="Arial"/>
                    <w:b/>
                    <w:bCs/>
                    <w:sz w:val="12"/>
                    <w:szCs w:val="12"/>
                    <w:lang w:val="en-US" w:eastAsia="zh-CN"/>
                  </w:rPr>
                </w:rPrChange>
              </w:rPr>
              <w:t>46,151.00</w:t>
            </w:r>
          </w:p>
        </w:tc>
        <w:tc>
          <w:tcPr>
            <w:tcW w:w="353" w:type="pct"/>
            <w:tcBorders>
              <w:top w:val="nil"/>
              <w:left w:val="nil"/>
              <w:bottom w:val="single" w:sz="4" w:space="0" w:color="auto"/>
              <w:right w:val="single" w:sz="4" w:space="0" w:color="auto"/>
            </w:tcBorders>
            <w:shd w:val="clear" w:color="000000" w:fill="C0C0C0"/>
            <w:noWrap/>
            <w:vAlign w:val="center"/>
            <w:tcPrChange w:id="4279"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22A3EB5F" w14:textId="77777777" w:rsidR="00C75E31" w:rsidRPr="00E835D4" w:rsidRDefault="00000000">
            <w:pPr>
              <w:spacing w:before="0"/>
              <w:jc w:val="center"/>
              <w:rPr>
                <w:rFonts w:eastAsia="PMingLiU" w:cs="Arial"/>
                <w:b/>
                <w:bCs/>
                <w:sz w:val="16"/>
                <w:szCs w:val="16"/>
                <w:lang w:val="en-US" w:eastAsia="zh-CN"/>
                <w:rPrChange w:id="428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81"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282"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0589720F" w14:textId="77777777" w:rsidR="00C75E31" w:rsidRPr="00E835D4" w:rsidRDefault="00000000">
            <w:pPr>
              <w:spacing w:before="0"/>
              <w:jc w:val="center"/>
              <w:rPr>
                <w:rFonts w:eastAsia="PMingLiU" w:cs="Arial"/>
                <w:b/>
                <w:bCs/>
                <w:sz w:val="16"/>
                <w:szCs w:val="16"/>
                <w:lang w:val="en-US" w:eastAsia="zh-CN"/>
                <w:rPrChange w:id="428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84"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285"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4E95510" w14:textId="77777777" w:rsidR="00C75E31" w:rsidRPr="00E835D4" w:rsidRDefault="00000000">
            <w:pPr>
              <w:spacing w:before="0"/>
              <w:jc w:val="center"/>
              <w:rPr>
                <w:rFonts w:eastAsia="PMingLiU" w:cs="Arial"/>
                <w:b/>
                <w:bCs/>
                <w:sz w:val="16"/>
                <w:szCs w:val="16"/>
                <w:lang w:val="en-US" w:eastAsia="zh-CN"/>
                <w:rPrChange w:id="428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8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28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670EF5A" w14:textId="77777777" w:rsidR="00C75E31" w:rsidRPr="00E835D4" w:rsidRDefault="00000000">
            <w:pPr>
              <w:spacing w:before="0"/>
              <w:jc w:val="center"/>
              <w:rPr>
                <w:rFonts w:eastAsia="PMingLiU" w:cs="Arial"/>
                <w:b/>
                <w:bCs/>
                <w:sz w:val="16"/>
                <w:szCs w:val="16"/>
                <w:lang w:val="en-US" w:eastAsia="zh-CN"/>
                <w:rPrChange w:id="428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9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29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59B0D70" w14:textId="77777777" w:rsidR="00C75E31" w:rsidRPr="00E835D4" w:rsidRDefault="00000000">
            <w:pPr>
              <w:spacing w:before="0"/>
              <w:jc w:val="center"/>
              <w:rPr>
                <w:rFonts w:eastAsia="PMingLiU" w:cs="Arial"/>
                <w:b/>
                <w:bCs/>
                <w:sz w:val="16"/>
                <w:szCs w:val="16"/>
                <w:lang w:val="en-US" w:eastAsia="zh-CN"/>
                <w:rPrChange w:id="429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9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29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85F4EF1" w14:textId="77777777" w:rsidR="00C75E31" w:rsidRPr="00E835D4" w:rsidRDefault="00000000">
            <w:pPr>
              <w:spacing w:before="0"/>
              <w:jc w:val="center"/>
              <w:rPr>
                <w:rFonts w:eastAsia="PMingLiU" w:cs="Arial"/>
                <w:b/>
                <w:bCs/>
                <w:sz w:val="16"/>
                <w:szCs w:val="16"/>
                <w:lang w:val="en-US" w:eastAsia="zh-CN"/>
                <w:rPrChange w:id="429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96"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297"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1B643172" w14:textId="77777777" w:rsidR="00C75E31" w:rsidRPr="00E835D4" w:rsidRDefault="00000000">
            <w:pPr>
              <w:spacing w:before="0"/>
              <w:jc w:val="center"/>
              <w:rPr>
                <w:rFonts w:eastAsia="PMingLiU" w:cs="Arial"/>
                <w:b/>
                <w:bCs/>
                <w:sz w:val="16"/>
                <w:szCs w:val="16"/>
                <w:lang w:val="en-US" w:eastAsia="zh-CN"/>
                <w:rPrChange w:id="429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299" w:author="扬 邱" w:date="2025-07-09T17:16:00Z" w16du:dateUtc="2025-07-09T09:16:00Z">
                  <w:rPr>
                    <w:rFonts w:eastAsia="PMingLiU" w:cs="Arial"/>
                    <w:b/>
                    <w:bCs/>
                    <w:sz w:val="12"/>
                    <w:szCs w:val="12"/>
                    <w:lang w:val="en-US" w:eastAsia="zh-CN"/>
                  </w:rPr>
                </w:rPrChange>
              </w:rPr>
              <w:t>46,151.00</w:t>
            </w:r>
          </w:p>
        </w:tc>
      </w:tr>
      <w:tr w:rsidR="00E835D4" w:rsidRPr="00E835D4" w14:paraId="09468BB4" w14:textId="77777777" w:rsidTr="00E835D4">
        <w:tblPrEx>
          <w:tblPrExChange w:id="4300" w:author="扬 邱" w:date="2025-07-09T17:16:00Z" w16du:dateUtc="2025-07-09T09:16:00Z">
            <w:tblPrEx>
              <w:tblLayout w:type="fixed"/>
            </w:tblPrEx>
          </w:tblPrExChange>
        </w:tblPrEx>
        <w:trPr>
          <w:trHeight w:val="360"/>
          <w:trPrChange w:id="4301"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302"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69BBDB2B" w14:textId="77777777" w:rsidR="00C75E31" w:rsidRPr="00E835D4" w:rsidRDefault="00000000">
            <w:pPr>
              <w:spacing w:before="0"/>
              <w:jc w:val="center"/>
              <w:rPr>
                <w:rFonts w:eastAsia="PMingLiU" w:cs="Arial"/>
                <w:b/>
                <w:bCs/>
                <w:sz w:val="16"/>
                <w:szCs w:val="16"/>
                <w:lang w:val="en-US" w:eastAsia="zh-CN"/>
                <w:rPrChange w:id="430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04" w:author="扬 邱" w:date="2025-07-09T17:16:00Z" w16du:dateUtc="2025-07-09T09:16:00Z">
                  <w:rPr>
                    <w:rFonts w:eastAsia="PMingLiU" w:cs="Arial"/>
                    <w:b/>
                    <w:bCs/>
                    <w:sz w:val="12"/>
                    <w:szCs w:val="12"/>
                    <w:lang w:val="en-US" w:eastAsia="zh-CN"/>
                  </w:rPr>
                </w:rPrChange>
              </w:rPr>
              <w:t>72</w:t>
            </w:r>
          </w:p>
        </w:tc>
        <w:tc>
          <w:tcPr>
            <w:tcW w:w="360" w:type="pct"/>
            <w:tcBorders>
              <w:top w:val="nil"/>
              <w:left w:val="nil"/>
              <w:bottom w:val="single" w:sz="4" w:space="0" w:color="auto"/>
              <w:right w:val="single" w:sz="4" w:space="0" w:color="auto"/>
            </w:tcBorders>
            <w:shd w:val="clear" w:color="auto" w:fill="auto"/>
            <w:vAlign w:val="center"/>
            <w:tcPrChange w:id="4305"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66D402EB" w14:textId="77777777" w:rsidR="00C75E31" w:rsidRPr="00E835D4" w:rsidRDefault="00000000">
            <w:pPr>
              <w:spacing w:before="0"/>
              <w:rPr>
                <w:rFonts w:eastAsia="PMingLiU" w:cs="Arial"/>
                <w:b/>
                <w:bCs/>
                <w:sz w:val="16"/>
                <w:szCs w:val="16"/>
                <w:lang w:val="en-US" w:eastAsia="zh-CN"/>
                <w:rPrChange w:id="4306"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307" w:author="扬 邱" w:date="2025-07-09T17:16:00Z" w16du:dateUtc="2025-07-09T09:16:00Z">
                  <w:rPr>
                    <w:rFonts w:eastAsia="PMingLiU" w:cs="Arial" w:hint="eastAsia"/>
                    <w:b/>
                    <w:bCs/>
                    <w:sz w:val="12"/>
                    <w:szCs w:val="12"/>
                    <w:lang w:val="en-US" w:eastAsia="zh-CN"/>
                  </w:rPr>
                </w:rPrChange>
              </w:rPr>
              <w:t>铁路运输</w:t>
            </w:r>
          </w:p>
        </w:tc>
        <w:tc>
          <w:tcPr>
            <w:tcW w:w="182" w:type="pct"/>
            <w:tcBorders>
              <w:top w:val="nil"/>
              <w:left w:val="nil"/>
              <w:bottom w:val="single" w:sz="4" w:space="0" w:color="auto"/>
              <w:right w:val="single" w:sz="4" w:space="0" w:color="auto"/>
            </w:tcBorders>
            <w:shd w:val="clear" w:color="000000" w:fill="FFFFFF"/>
            <w:vAlign w:val="center"/>
            <w:tcPrChange w:id="4308"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E80ECB3" w14:textId="77777777" w:rsidR="00C75E31" w:rsidRPr="00E835D4" w:rsidRDefault="00000000">
            <w:pPr>
              <w:spacing w:before="0"/>
              <w:jc w:val="center"/>
              <w:rPr>
                <w:rFonts w:ascii="宋体" w:eastAsia="宋体" w:hAnsi="宋体" w:cs="宋体" w:hint="eastAsia"/>
                <w:b/>
                <w:bCs/>
                <w:sz w:val="16"/>
                <w:szCs w:val="16"/>
                <w:lang w:val="en-US" w:eastAsia="zh-CN"/>
                <w:rPrChange w:id="4309"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310" w:author="扬 邱" w:date="2025-07-09T17:16:00Z" w16du:dateUtc="2025-07-09T09:16:00Z">
                  <w:rPr>
                    <w:rFonts w:ascii="宋体" w:eastAsia="宋体" w:hAnsi="宋体" w:cs="宋体" w:hint="eastAsia"/>
                    <w:b/>
                    <w:bCs/>
                    <w:sz w:val="12"/>
                    <w:szCs w:val="12"/>
                    <w:lang w:val="en-US" w:eastAsia="zh-CN"/>
                  </w:rPr>
                </w:rPrChange>
              </w:rPr>
              <w:t>范围三 类别4</w:t>
            </w:r>
          </w:p>
        </w:tc>
        <w:tc>
          <w:tcPr>
            <w:tcW w:w="603" w:type="pct"/>
            <w:tcBorders>
              <w:top w:val="nil"/>
              <w:left w:val="nil"/>
              <w:bottom w:val="single" w:sz="4" w:space="0" w:color="auto"/>
              <w:right w:val="single" w:sz="4" w:space="0" w:color="auto"/>
            </w:tcBorders>
            <w:shd w:val="clear" w:color="000000" w:fill="FFFFFF"/>
            <w:noWrap/>
            <w:vAlign w:val="center"/>
            <w:tcPrChange w:id="4311"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63058E7B" w14:textId="77777777" w:rsidR="00C75E31" w:rsidRPr="00E835D4" w:rsidRDefault="00000000">
            <w:pPr>
              <w:spacing w:before="0"/>
              <w:jc w:val="right"/>
              <w:rPr>
                <w:rFonts w:eastAsia="PMingLiU" w:cs="Arial"/>
                <w:b/>
                <w:bCs/>
                <w:sz w:val="16"/>
                <w:szCs w:val="16"/>
                <w:lang w:val="en-US" w:eastAsia="zh-CN"/>
                <w:rPrChange w:id="431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13" w:author="扬 邱" w:date="2025-07-09T17:16:00Z" w16du:dateUtc="2025-07-09T09:16:00Z">
                  <w:rPr>
                    <w:rFonts w:eastAsia="PMingLiU" w:cs="Arial"/>
                    <w:b/>
                    <w:bCs/>
                    <w:sz w:val="12"/>
                    <w:szCs w:val="12"/>
                    <w:lang w:val="en-US" w:eastAsia="zh-CN"/>
                  </w:rPr>
                </w:rPrChange>
              </w:rPr>
              <w:t>1,226,509,412.23</w:t>
            </w:r>
          </w:p>
        </w:tc>
        <w:tc>
          <w:tcPr>
            <w:tcW w:w="407" w:type="pct"/>
            <w:tcBorders>
              <w:top w:val="nil"/>
              <w:left w:val="nil"/>
              <w:bottom w:val="single" w:sz="4" w:space="0" w:color="auto"/>
              <w:right w:val="single" w:sz="4" w:space="0" w:color="auto"/>
            </w:tcBorders>
            <w:shd w:val="clear" w:color="000000" w:fill="FFFFFF"/>
            <w:noWrap/>
            <w:vAlign w:val="center"/>
            <w:tcPrChange w:id="4314"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6737DD79" w14:textId="77777777" w:rsidR="00C75E31" w:rsidRPr="00E835D4" w:rsidRDefault="00000000">
            <w:pPr>
              <w:spacing w:before="0"/>
              <w:rPr>
                <w:rFonts w:eastAsia="PMingLiU" w:cs="Arial"/>
                <w:b/>
                <w:bCs/>
                <w:sz w:val="16"/>
                <w:szCs w:val="16"/>
                <w:lang w:val="en-US" w:eastAsia="zh-CN"/>
                <w:rPrChange w:id="431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16" w:author="扬 邱" w:date="2025-07-09T17:16:00Z" w16du:dateUtc="2025-07-09T09:16:00Z">
                  <w:rPr>
                    <w:rFonts w:eastAsia="PMingLiU" w:cs="Arial"/>
                    <w:b/>
                    <w:bCs/>
                    <w:sz w:val="12"/>
                    <w:szCs w:val="12"/>
                    <w:lang w:val="en-US" w:eastAsia="zh-CN"/>
                  </w:rPr>
                </w:rPrChange>
              </w:rPr>
              <w:t>tkm</w:t>
            </w:r>
          </w:p>
        </w:tc>
        <w:tc>
          <w:tcPr>
            <w:tcW w:w="655" w:type="pct"/>
            <w:tcBorders>
              <w:top w:val="nil"/>
              <w:left w:val="nil"/>
              <w:bottom w:val="single" w:sz="4" w:space="0" w:color="auto"/>
              <w:right w:val="single" w:sz="4" w:space="0" w:color="auto"/>
            </w:tcBorders>
            <w:shd w:val="clear" w:color="000000" w:fill="C0C0C0"/>
            <w:noWrap/>
            <w:vAlign w:val="center"/>
            <w:tcPrChange w:id="4317"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65384E29" w14:textId="77777777" w:rsidR="00C75E31" w:rsidRPr="00E835D4" w:rsidRDefault="00000000">
            <w:pPr>
              <w:spacing w:before="0"/>
              <w:jc w:val="center"/>
              <w:rPr>
                <w:rFonts w:eastAsia="PMingLiU" w:cs="Arial"/>
                <w:b/>
                <w:bCs/>
                <w:sz w:val="16"/>
                <w:szCs w:val="16"/>
                <w:lang w:val="en-US" w:eastAsia="zh-CN"/>
                <w:rPrChange w:id="431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19" w:author="扬 邱" w:date="2025-07-09T17:16:00Z" w16du:dateUtc="2025-07-09T09:16:00Z">
                  <w:rPr>
                    <w:rFonts w:eastAsia="PMingLiU" w:cs="Arial"/>
                    <w:b/>
                    <w:bCs/>
                    <w:sz w:val="12"/>
                    <w:szCs w:val="12"/>
                    <w:lang w:val="en-US" w:eastAsia="zh-CN"/>
                  </w:rPr>
                </w:rPrChange>
              </w:rPr>
              <w:t>59,524.77</w:t>
            </w:r>
          </w:p>
        </w:tc>
        <w:tc>
          <w:tcPr>
            <w:tcW w:w="353" w:type="pct"/>
            <w:tcBorders>
              <w:top w:val="nil"/>
              <w:left w:val="nil"/>
              <w:bottom w:val="single" w:sz="4" w:space="0" w:color="auto"/>
              <w:right w:val="single" w:sz="4" w:space="0" w:color="auto"/>
            </w:tcBorders>
            <w:shd w:val="clear" w:color="000000" w:fill="C0C0C0"/>
            <w:noWrap/>
            <w:vAlign w:val="center"/>
            <w:tcPrChange w:id="4320"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3C1B679E" w14:textId="77777777" w:rsidR="00C75E31" w:rsidRPr="00E835D4" w:rsidRDefault="00000000">
            <w:pPr>
              <w:spacing w:before="0"/>
              <w:jc w:val="center"/>
              <w:rPr>
                <w:rFonts w:eastAsia="PMingLiU" w:cs="Arial"/>
                <w:b/>
                <w:bCs/>
                <w:sz w:val="16"/>
                <w:szCs w:val="16"/>
                <w:lang w:val="en-US" w:eastAsia="zh-CN"/>
                <w:rPrChange w:id="432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22"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323"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0262E162" w14:textId="77777777" w:rsidR="00C75E31" w:rsidRPr="00E835D4" w:rsidRDefault="00000000">
            <w:pPr>
              <w:spacing w:before="0"/>
              <w:jc w:val="center"/>
              <w:rPr>
                <w:rFonts w:eastAsia="PMingLiU" w:cs="Arial"/>
                <w:b/>
                <w:bCs/>
                <w:sz w:val="16"/>
                <w:szCs w:val="16"/>
                <w:lang w:val="en-US" w:eastAsia="zh-CN"/>
                <w:rPrChange w:id="432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25"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326"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266D1CEF" w14:textId="77777777" w:rsidR="00C75E31" w:rsidRPr="00E835D4" w:rsidRDefault="00000000">
            <w:pPr>
              <w:spacing w:before="0"/>
              <w:jc w:val="center"/>
              <w:rPr>
                <w:rFonts w:eastAsia="PMingLiU" w:cs="Arial"/>
                <w:b/>
                <w:bCs/>
                <w:sz w:val="16"/>
                <w:szCs w:val="16"/>
                <w:lang w:val="en-US" w:eastAsia="zh-CN"/>
                <w:rPrChange w:id="432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2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32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2FBB65F" w14:textId="77777777" w:rsidR="00C75E31" w:rsidRPr="00E835D4" w:rsidRDefault="00000000">
            <w:pPr>
              <w:spacing w:before="0"/>
              <w:jc w:val="center"/>
              <w:rPr>
                <w:rFonts w:eastAsia="PMingLiU" w:cs="Arial"/>
                <w:b/>
                <w:bCs/>
                <w:sz w:val="16"/>
                <w:szCs w:val="16"/>
                <w:lang w:val="en-US" w:eastAsia="zh-CN"/>
                <w:rPrChange w:id="433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3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33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D90382C" w14:textId="77777777" w:rsidR="00C75E31" w:rsidRPr="00E835D4" w:rsidRDefault="00000000">
            <w:pPr>
              <w:spacing w:before="0"/>
              <w:jc w:val="center"/>
              <w:rPr>
                <w:rFonts w:eastAsia="PMingLiU" w:cs="Arial"/>
                <w:b/>
                <w:bCs/>
                <w:sz w:val="16"/>
                <w:szCs w:val="16"/>
                <w:lang w:val="en-US" w:eastAsia="zh-CN"/>
                <w:rPrChange w:id="433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3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33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0C7CBC6" w14:textId="77777777" w:rsidR="00C75E31" w:rsidRPr="00E835D4" w:rsidRDefault="00000000">
            <w:pPr>
              <w:spacing w:before="0"/>
              <w:jc w:val="center"/>
              <w:rPr>
                <w:rFonts w:eastAsia="PMingLiU" w:cs="Arial"/>
                <w:b/>
                <w:bCs/>
                <w:sz w:val="16"/>
                <w:szCs w:val="16"/>
                <w:lang w:val="en-US" w:eastAsia="zh-CN"/>
                <w:rPrChange w:id="433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37"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338"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7BE131F5" w14:textId="77777777" w:rsidR="00C75E31" w:rsidRPr="00E835D4" w:rsidRDefault="00000000">
            <w:pPr>
              <w:spacing w:before="0"/>
              <w:jc w:val="center"/>
              <w:rPr>
                <w:rFonts w:eastAsia="PMingLiU" w:cs="Arial"/>
                <w:b/>
                <w:bCs/>
                <w:sz w:val="16"/>
                <w:szCs w:val="16"/>
                <w:lang w:val="en-US" w:eastAsia="zh-CN"/>
                <w:rPrChange w:id="433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40" w:author="扬 邱" w:date="2025-07-09T17:16:00Z" w16du:dateUtc="2025-07-09T09:16:00Z">
                  <w:rPr>
                    <w:rFonts w:eastAsia="PMingLiU" w:cs="Arial"/>
                    <w:b/>
                    <w:bCs/>
                    <w:sz w:val="12"/>
                    <w:szCs w:val="12"/>
                    <w:lang w:val="en-US" w:eastAsia="zh-CN"/>
                  </w:rPr>
                </w:rPrChange>
              </w:rPr>
              <w:t>59,524.77</w:t>
            </w:r>
          </w:p>
        </w:tc>
      </w:tr>
      <w:tr w:rsidR="00E835D4" w:rsidRPr="00E835D4" w14:paraId="5381E9DB" w14:textId="77777777" w:rsidTr="00E835D4">
        <w:tblPrEx>
          <w:tblPrExChange w:id="4341" w:author="扬 邱" w:date="2025-07-09T17:16:00Z" w16du:dateUtc="2025-07-09T09:16:00Z">
            <w:tblPrEx>
              <w:tblLayout w:type="fixed"/>
            </w:tblPrEx>
          </w:tblPrExChange>
        </w:tblPrEx>
        <w:trPr>
          <w:trHeight w:val="360"/>
          <w:trPrChange w:id="4342"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343"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726A2A11" w14:textId="77777777" w:rsidR="00C75E31" w:rsidRPr="00E835D4" w:rsidRDefault="00000000">
            <w:pPr>
              <w:spacing w:before="0"/>
              <w:jc w:val="center"/>
              <w:rPr>
                <w:rFonts w:eastAsia="PMingLiU" w:cs="Arial"/>
                <w:b/>
                <w:bCs/>
                <w:sz w:val="16"/>
                <w:szCs w:val="16"/>
                <w:lang w:val="en-US" w:eastAsia="zh-CN"/>
                <w:rPrChange w:id="434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45" w:author="扬 邱" w:date="2025-07-09T17:16:00Z" w16du:dateUtc="2025-07-09T09:16:00Z">
                  <w:rPr>
                    <w:rFonts w:eastAsia="PMingLiU" w:cs="Arial"/>
                    <w:b/>
                    <w:bCs/>
                    <w:sz w:val="12"/>
                    <w:szCs w:val="12"/>
                    <w:lang w:val="en-US" w:eastAsia="zh-CN"/>
                  </w:rPr>
                </w:rPrChange>
              </w:rPr>
              <w:t>73</w:t>
            </w:r>
          </w:p>
        </w:tc>
        <w:tc>
          <w:tcPr>
            <w:tcW w:w="360" w:type="pct"/>
            <w:tcBorders>
              <w:top w:val="nil"/>
              <w:left w:val="nil"/>
              <w:bottom w:val="single" w:sz="4" w:space="0" w:color="auto"/>
              <w:right w:val="single" w:sz="4" w:space="0" w:color="auto"/>
            </w:tcBorders>
            <w:shd w:val="clear" w:color="auto" w:fill="auto"/>
            <w:vAlign w:val="center"/>
            <w:tcPrChange w:id="4346"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6DDCB86C" w14:textId="77777777" w:rsidR="00C75E31" w:rsidRPr="00E835D4" w:rsidRDefault="00000000">
            <w:pPr>
              <w:spacing w:before="0"/>
              <w:rPr>
                <w:rFonts w:eastAsia="PMingLiU" w:cs="Arial"/>
                <w:b/>
                <w:bCs/>
                <w:sz w:val="16"/>
                <w:szCs w:val="16"/>
                <w:lang w:val="en-US" w:eastAsia="zh-CN"/>
                <w:rPrChange w:id="4347"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348" w:author="扬 邱" w:date="2025-07-09T17:16:00Z" w16du:dateUtc="2025-07-09T09:16:00Z">
                  <w:rPr>
                    <w:rFonts w:eastAsia="PMingLiU" w:cs="Arial" w:hint="eastAsia"/>
                    <w:b/>
                    <w:bCs/>
                    <w:sz w:val="12"/>
                    <w:szCs w:val="12"/>
                    <w:lang w:val="en-US" w:eastAsia="zh-CN"/>
                  </w:rPr>
                </w:rPrChange>
              </w:rPr>
              <w:t>生活垃圾和厨余垃圾</w:t>
            </w:r>
          </w:p>
        </w:tc>
        <w:tc>
          <w:tcPr>
            <w:tcW w:w="182" w:type="pct"/>
            <w:tcBorders>
              <w:top w:val="nil"/>
              <w:left w:val="nil"/>
              <w:bottom w:val="single" w:sz="4" w:space="0" w:color="auto"/>
              <w:right w:val="single" w:sz="4" w:space="0" w:color="auto"/>
            </w:tcBorders>
            <w:shd w:val="clear" w:color="000000" w:fill="FFFFFF"/>
            <w:vAlign w:val="center"/>
            <w:tcPrChange w:id="4349"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479BF6F4" w14:textId="77777777" w:rsidR="00C75E31" w:rsidRPr="00E835D4" w:rsidRDefault="00000000">
            <w:pPr>
              <w:spacing w:before="0"/>
              <w:jc w:val="center"/>
              <w:rPr>
                <w:rFonts w:ascii="宋体" w:eastAsia="宋体" w:hAnsi="宋体" w:cs="宋体" w:hint="eastAsia"/>
                <w:b/>
                <w:bCs/>
                <w:sz w:val="16"/>
                <w:szCs w:val="16"/>
                <w:lang w:val="en-US" w:eastAsia="zh-CN"/>
                <w:rPrChange w:id="4350"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351" w:author="扬 邱" w:date="2025-07-09T17:16:00Z" w16du:dateUtc="2025-07-09T09:16:00Z">
                  <w:rPr>
                    <w:rFonts w:ascii="宋体" w:eastAsia="宋体" w:hAnsi="宋体" w:cs="宋体" w:hint="eastAsia"/>
                    <w:b/>
                    <w:bCs/>
                    <w:sz w:val="12"/>
                    <w:szCs w:val="12"/>
                    <w:lang w:val="en-US" w:eastAsia="zh-CN"/>
                  </w:rPr>
                </w:rPrChange>
              </w:rPr>
              <w:t>范围三 类别5</w:t>
            </w:r>
          </w:p>
        </w:tc>
        <w:tc>
          <w:tcPr>
            <w:tcW w:w="603" w:type="pct"/>
            <w:tcBorders>
              <w:top w:val="nil"/>
              <w:left w:val="nil"/>
              <w:bottom w:val="single" w:sz="4" w:space="0" w:color="auto"/>
              <w:right w:val="single" w:sz="4" w:space="0" w:color="auto"/>
            </w:tcBorders>
            <w:shd w:val="clear" w:color="000000" w:fill="FFFFFF"/>
            <w:noWrap/>
            <w:vAlign w:val="center"/>
            <w:tcPrChange w:id="4352"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455DC1E3" w14:textId="77777777" w:rsidR="00C75E31" w:rsidRPr="00E835D4" w:rsidRDefault="00000000">
            <w:pPr>
              <w:spacing w:before="0"/>
              <w:jc w:val="right"/>
              <w:rPr>
                <w:rFonts w:eastAsia="PMingLiU" w:cs="Arial"/>
                <w:b/>
                <w:bCs/>
                <w:sz w:val="16"/>
                <w:szCs w:val="16"/>
                <w:lang w:val="en-US" w:eastAsia="zh-CN"/>
                <w:rPrChange w:id="435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54" w:author="扬 邱" w:date="2025-07-09T17:16:00Z" w16du:dateUtc="2025-07-09T09:16:00Z">
                  <w:rPr>
                    <w:rFonts w:eastAsia="PMingLiU" w:cs="Arial"/>
                    <w:b/>
                    <w:bCs/>
                    <w:sz w:val="12"/>
                    <w:szCs w:val="12"/>
                    <w:lang w:val="en-US" w:eastAsia="zh-CN"/>
                  </w:rPr>
                </w:rPrChange>
              </w:rPr>
              <w:t>2,610.16</w:t>
            </w:r>
          </w:p>
        </w:tc>
        <w:tc>
          <w:tcPr>
            <w:tcW w:w="407" w:type="pct"/>
            <w:tcBorders>
              <w:top w:val="nil"/>
              <w:left w:val="nil"/>
              <w:bottom w:val="single" w:sz="4" w:space="0" w:color="auto"/>
              <w:right w:val="single" w:sz="4" w:space="0" w:color="auto"/>
            </w:tcBorders>
            <w:shd w:val="clear" w:color="000000" w:fill="FFFFFF"/>
            <w:noWrap/>
            <w:vAlign w:val="center"/>
            <w:tcPrChange w:id="4355"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38E3F3BD" w14:textId="77777777" w:rsidR="00C75E31" w:rsidRPr="00E835D4" w:rsidRDefault="00000000">
            <w:pPr>
              <w:spacing w:before="0"/>
              <w:rPr>
                <w:rFonts w:eastAsia="PMingLiU" w:cs="Arial"/>
                <w:b/>
                <w:bCs/>
                <w:sz w:val="16"/>
                <w:szCs w:val="16"/>
                <w:lang w:val="en-US" w:eastAsia="zh-CN"/>
                <w:rPrChange w:id="435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57"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4358"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1C0A5E12" w14:textId="77777777" w:rsidR="00C75E31" w:rsidRPr="00E835D4" w:rsidRDefault="00000000">
            <w:pPr>
              <w:spacing w:before="0"/>
              <w:jc w:val="center"/>
              <w:rPr>
                <w:rFonts w:eastAsia="PMingLiU" w:cs="Arial"/>
                <w:b/>
                <w:bCs/>
                <w:sz w:val="16"/>
                <w:szCs w:val="16"/>
                <w:lang w:val="en-US" w:eastAsia="zh-CN"/>
                <w:rPrChange w:id="435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60" w:author="扬 邱" w:date="2025-07-09T17:16:00Z" w16du:dateUtc="2025-07-09T09:16:00Z">
                  <w:rPr>
                    <w:rFonts w:eastAsia="PMingLiU" w:cs="Arial"/>
                    <w:b/>
                    <w:bCs/>
                    <w:sz w:val="12"/>
                    <w:szCs w:val="12"/>
                    <w:lang w:val="en-US" w:eastAsia="zh-CN"/>
                  </w:rPr>
                </w:rPrChange>
              </w:rPr>
              <w:t>969.24</w:t>
            </w:r>
          </w:p>
        </w:tc>
        <w:tc>
          <w:tcPr>
            <w:tcW w:w="353" w:type="pct"/>
            <w:tcBorders>
              <w:top w:val="nil"/>
              <w:left w:val="nil"/>
              <w:bottom w:val="single" w:sz="4" w:space="0" w:color="auto"/>
              <w:right w:val="single" w:sz="4" w:space="0" w:color="auto"/>
            </w:tcBorders>
            <w:shd w:val="clear" w:color="000000" w:fill="C0C0C0"/>
            <w:noWrap/>
            <w:vAlign w:val="center"/>
            <w:tcPrChange w:id="4361"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54C7AC28" w14:textId="77777777" w:rsidR="00C75E31" w:rsidRPr="00E835D4" w:rsidRDefault="00000000">
            <w:pPr>
              <w:spacing w:before="0"/>
              <w:jc w:val="center"/>
              <w:rPr>
                <w:rFonts w:eastAsia="PMingLiU" w:cs="Arial"/>
                <w:b/>
                <w:bCs/>
                <w:sz w:val="16"/>
                <w:szCs w:val="16"/>
                <w:lang w:val="en-US" w:eastAsia="zh-CN"/>
                <w:rPrChange w:id="436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63"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364"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0B246FA6" w14:textId="77777777" w:rsidR="00C75E31" w:rsidRPr="00E835D4" w:rsidRDefault="00000000">
            <w:pPr>
              <w:spacing w:before="0"/>
              <w:jc w:val="center"/>
              <w:rPr>
                <w:rFonts w:eastAsia="PMingLiU" w:cs="Arial"/>
                <w:b/>
                <w:bCs/>
                <w:sz w:val="16"/>
                <w:szCs w:val="16"/>
                <w:lang w:val="en-US" w:eastAsia="zh-CN"/>
                <w:rPrChange w:id="436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66"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367"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FDBE31D" w14:textId="77777777" w:rsidR="00C75E31" w:rsidRPr="00E835D4" w:rsidRDefault="00000000">
            <w:pPr>
              <w:spacing w:before="0"/>
              <w:jc w:val="center"/>
              <w:rPr>
                <w:rFonts w:eastAsia="PMingLiU" w:cs="Arial"/>
                <w:b/>
                <w:bCs/>
                <w:sz w:val="16"/>
                <w:szCs w:val="16"/>
                <w:lang w:val="en-US" w:eastAsia="zh-CN"/>
                <w:rPrChange w:id="436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6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37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1A47EAB" w14:textId="77777777" w:rsidR="00C75E31" w:rsidRPr="00E835D4" w:rsidRDefault="00000000">
            <w:pPr>
              <w:spacing w:before="0"/>
              <w:jc w:val="center"/>
              <w:rPr>
                <w:rFonts w:eastAsia="PMingLiU" w:cs="Arial"/>
                <w:b/>
                <w:bCs/>
                <w:sz w:val="16"/>
                <w:szCs w:val="16"/>
                <w:lang w:val="en-US" w:eastAsia="zh-CN"/>
                <w:rPrChange w:id="437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7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37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E9C2344" w14:textId="77777777" w:rsidR="00C75E31" w:rsidRPr="00E835D4" w:rsidRDefault="00000000">
            <w:pPr>
              <w:spacing w:before="0"/>
              <w:jc w:val="center"/>
              <w:rPr>
                <w:rFonts w:eastAsia="PMingLiU" w:cs="Arial"/>
                <w:b/>
                <w:bCs/>
                <w:sz w:val="16"/>
                <w:szCs w:val="16"/>
                <w:lang w:val="en-US" w:eastAsia="zh-CN"/>
                <w:rPrChange w:id="437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7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37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701A392" w14:textId="77777777" w:rsidR="00C75E31" w:rsidRPr="00E835D4" w:rsidRDefault="00000000">
            <w:pPr>
              <w:spacing w:before="0"/>
              <w:jc w:val="center"/>
              <w:rPr>
                <w:rFonts w:eastAsia="PMingLiU" w:cs="Arial"/>
                <w:b/>
                <w:bCs/>
                <w:sz w:val="16"/>
                <w:szCs w:val="16"/>
                <w:lang w:val="en-US" w:eastAsia="zh-CN"/>
                <w:rPrChange w:id="437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78"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379"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44ED0266" w14:textId="77777777" w:rsidR="00C75E31" w:rsidRPr="00E835D4" w:rsidRDefault="00000000">
            <w:pPr>
              <w:spacing w:before="0"/>
              <w:jc w:val="center"/>
              <w:rPr>
                <w:rFonts w:eastAsia="PMingLiU" w:cs="Arial"/>
                <w:b/>
                <w:bCs/>
                <w:sz w:val="16"/>
                <w:szCs w:val="16"/>
                <w:lang w:val="en-US" w:eastAsia="zh-CN"/>
                <w:rPrChange w:id="438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81" w:author="扬 邱" w:date="2025-07-09T17:16:00Z" w16du:dateUtc="2025-07-09T09:16:00Z">
                  <w:rPr>
                    <w:rFonts w:eastAsia="PMingLiU" w:cs="Arial"/>
                    <w:b/>
                    <w:bCs/>
                    <w:sz w:val="12"/>
                    <w:szCs w:val="12"/>
                    <w:lang w:val="en-US" w:eastAsia="zh-CN"/>
                  </w:rPr>
                </w:rPrChange>
              </w:rPr>
              <w:t>969.24</w:t>
            </w:r>
          </w:p>
        </w:tc>
      </w:tr>
      <w:tr w:rsidR="00E835D4" w:rsidRPr="00E835D4" w14:paraId="7E1CAD66" w14:textId="77777777" w:rsidTr="00E835D4">
        <w:tblPrEx>
          <w:tblPrExChange w:id="4382" w:author="扬 邱" w:date="2025-07-09T17:16:00Z" w16du:dateUtc="2025-07-09T09:16:00Z">
            <w:tblPrEx>
              <w:tblLayout w:type="fixed"/>
            </w:tblPrEx>
          </w:tblPrExChange>
        </w:tblPrEx>
        <w:trPr>
          <w:trHeight w:val="360"/>
          <w:trPrChange w:id="4383"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384"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9F5587E" w14:textId="77777777" w:rsidR="00C75E31" w:rsidRPr="00E835D4" w:rsidRDefault="00000000">
            <w:pPr>
              <w:spacing w:before="0"/>
              <w:jc w:val="center"/>
              <w:rPr>
                <w:rFonts w:eastAsia="PMingLiU" w:cs="Arial"/>
                <w:b/>
                <w:bCs/>
                <w:sz w:val="16"/>
                <w:szCs w:val="16"/>
                <w:lang w:val="en-US" w:eastAsia="zh-CN"/>
                <w:rPrChange w:id="438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86" w:author="扬 邱" w:date="2025-07-09T17:16:00Z" w16du:dateUtc="2025-07-09T09:16:00Z">
                  <w:rPr>
                    <w:rFonts w:eastAsia="PMingLiU" w:cs="Arial"/>
                    <w:b/>
                    <w:bCs/>
                    <w:sz w:val="12"/>
                    <w:szCs w:val="12"/>
                    <w:lang w:val="en-US" w:eastAsia="zh-CN"/>
                  </w:rPr>
                </w:rPrChange>
              </w:rPr>
              <w:t>74</w:t>
            </w:r>
          </w:p>
        </w:tc>
        <w:tc>
          <w:tcPr>
            <w:tcW w:w="360" w:type="pct"/>
            <w:tcBorders>
              <w:top w:val="nil"/>
              <w:left w:val="nil"/>
              <w:bottom w:val="single" w:sz="4" w:space="0" w:color="auto"/>
              <w:right w:val="single" w:sz="4" w:space="0" w:color="auto"/>
            </w:tcBorders>
            <w:shd w:val="clear" w:color="auto" w:fill="auto"/>
            <w:vAlign w:val="center"/>
            <w:tcPrChange w:id="4387"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14509CC3" w14:textId="77777777" w:rsidR="00C75E31" w:rsidRPr="00E835D4" w:rsidRDefault="00000000">
            <w:pPr>
              <w:spacing w:before="0"/>
              <w:rPr>
                <w:rFonts w:eastAsia="PMingLiU" w:cs="Arial"/>
                <w:b/>
                <w:bCs/>
                <w:sz w:val="16"/>
                <w:szCs w:val="16"/>
                <w:lang w:val="en-US" w:eastAsia="zh-CN"/>
                <w:rPrChange w:id="4388"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389" w:author="扬 邱" w:date="2025-07-09T17:16:00Z" w16du:dateUtc="2025-07-09T09:16:00Z">
                  <w:rPr>
                    <w:rFonts w:eastAsia="PMingLiU" w:cs="Arial" w:hint="eastAsia"/>
                    <w:b/>
                    <w:bCs/>
                    <w:sz w:val="12"/>
                    <w:szCs w:val="12"/>
                    <w:lang w:val="en-US" w:eastAsia="zh-CN"/>
                  </w:rPr>
                </w:rPrChange>
              </w:rPr>
              <w:t>废油</w:t>
            </w:r>
          </w:p>
        </w:tc>
        <w:tc>
          <w:tcPr>
            <w:tcW w:w="182" w:type="pct"/>
            <w:tcBorders>
              <w:top w:val="nil"/>
              <w:left w:val="nil"/>
              <w:bottom w:val="single" w:sz="4" w:space="0" w:color="auto"/>
              <w:right w:val="single" w:sz="4" w:space="0" w:color="auto"/>
            </w:tcBorders>
            <w:shd w:val="clear" w:color="000000" w:fill="FFFFFF"/>
            <w:vAlign w:val="center"/>
            <w:tcPrChange w:id="4390"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739AA726" w14:textId="77777777" w:rsidR="00C75E31" w:rsidRPr="00E835D4" w:rsidRDefault="00000000">
            <w:pPr>
              <w:spacing w:before="0"/>
              <w:jc w:val="center"/>
              <w:rPr>
                <w:rFonts w:ascii="宋体" w:eastAsia="宋体" w:hAnsi="宋体" w:cs="宋体" w:hint="eastAsia"/>
                <w:b/>
                <w:bCs/>
                <w:sz w:val="16"/>
                <w:szCs w:val="16"/>
                <w:lang w:val="en-US" w:eastAsia="zh-CN"/>
                <w:rPrChange w:id="4391"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392" w:author="扬 邱" w:date="2025-07-09T17:16:00Z" w16du:dateUtc="2025-07-09T09:16:00Z">
                  <w:rPr>
                    <w:rFonts w:ascii="宋体" w:eastAsia="宋体" w:hAnsi="宋体" w:cs="宋体" w:hint="eastAsia"/>
                    <w:b/>
                    <w:bCs/>
                    <w:sz w:val="12"/>
                    <w:szCs w:val="12"/>
                    <w:lang w:val="en-US" w:eastAsia="zh-CN"/>
                  </w:rPr>
                </w:rPrChange>
              </w:rPr>
              <w:t>范围三 类别5</w:t>
            </w:r>
          </w:p>
        </w:tc>
        <w:tc>
          <w:tcPr>
            <w:tcW w:w="603" w:type="pct"/>
            <w:tcBorders>
              <w:top w:val="nil"/>
              <w:left w:val="nil"/>
              <w:bottom w:val="single" w:sz="4" w:space="0" w:color="auto"/>
              <w:right w:val="single" w:sz="4" w:space="0" w:color="auto"/>
            </w:tcBorders>
            <w:shd w:val="clear" w:color="000000" w:fill="FFFFFF"/>
            <w:noWrap/>
            <w:vAlign w:val="center"/>
            <w:tcPrChange w:id="4393"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0F0B537F" w14:textId="77777777" w:rsidR="00C75E31" w:rsidRPr="00E835D4" w:rsidRDefault="00000000">
            <w:pPr>
              <w:spacing w:before="0"/>
              <w:jc w:val="right"/>
              <w:rPr>
                <w:rFonts w:eastAsia="PMingLiU" w:cs="Arial"/>
                <w:b/>
                <w:bCs/>
                <w:sz w:val="16"/>
                <w:szCs w:val="16"/>
                <w:lang w:val="en-US" w:eastAsia="zh-CN"/>
                <w:rPrChange w:id="439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95" w:author="扬 邱" w:date="2025-07-09T17:16:00Z" w16du:dateUtc="2025-07-09T09:16:00Z">
                  <w:rPr>
                    <w:rFonts w:eastAsia="PMingLiU" w:cs="Arial"/>
                    <w:b/>
                    <w:bCs/>
                    <w:sz w:val="12"/>
                    <w:szCs w:val="12"/>
                    <w:lang w:val="en-US" w:eastAsia="zh-CN"/>
                  </w:rPr>
                </w:rPrChange>
              </w:rPr>
              <w:t>36.75</w:t>
            </w:r>
          </w:p>
        </w:tc>
        <w:tc>
          <w:tcPr>
            <w:tcW w:w="407" w:type="pct"/>
            <w:tcBorders>
              <w:top w:val="nil"/>
              <w:left w:val="nil"/>
              <w:bottom w:val="single" w:sz="4" w:space="0" w:color="auto"/>
              <w:right w:val="single" w:sz="4" w:space="0" w:color="auto"/>
            </w:tcBorders>
            <w:shd w:val="clear" w:color="000000" w:fill="FFFFFF"/>
            <w:noWrap/>
            <w:vAlign w:val="center"/>
            <w:tcPrChange w:id="4396"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408ED7D3" w14:textId="77777777" w:rsidR="00C75E31" w:rsidRPr="00E835D4" w:rsidRDefault="00000000">
            <w:pPr>
              <w:spacing w:before="0"/>
              <w:rPr>
                <w:rFonts w:eastAsia="PMingLiU" w:cs="Arial"/>
                <w:b/>
                <w:bCs/>
                <w:sz w:val="16"/>
                <w:szCs w:val="16"/>
                <w:lang w:val="en-US" w:eastAsia="zh-CN"/>
                <w:rPrChange w:id="439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398"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4399"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2FA8554" w14:textId="77777777" w:rsidR="00C75E31" w:rsidRPr="00E835D4" w:rsidRDefault="00000000">
            <w:pPr>
              <w:spacing w:before="0"/>
              <w:jc w:val="center"/>
              <w:rPr>
                <w:rFonts w:eastAsia="PMingLiU" w:cs="Arial"/>
                <w:b/>
                <w:bCs/>
                <w:sz w:val="16"/>
                <w:szCs w:val="16"/>
                <w:lang w:val="en-US" w:eastAsia="zh-CN"/>
                <w:rPrChange w:id="440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01" w:author="扬 邱" w:date="2025-07-09T17:16:00Z" w16du:dateUtc="2025-07-09T09:16:00Z">
                  <w:rPr>
                    <w:rFonts w:eastAsia="PMingLiU" w:cs="Arial"/>
                    <w:b/>
                    <w:bCs/>
                    <w:sz w:val="12"/>
                    <w:szCs w:val="12"/>
                    <w:lang w:val="en-US" w:eastAsia="zh-CN"/>
                  </w:rPr>
                </w:rPrChange>
              </w:rPr>
              <w:t>104.70</w:t>
            </w:r>
          </w:p>
        </w:tc>
        <w:tc>
          <w:tcPr>
            <w:tcW w:w="353" w:type="pct"/>
            <w:tcBorders>
              <w:top w:val="nil"/>
              <w:left w:val="nil"/>
              <w:bottom w:val="single" w:sz="4" w:space="0" w:color="auto"/>
              <w:right w:val="single" w:sz="4" w:space="0" w:color="auto"/>
            </w:tcBorders>
            <w:shd w:val="clear" w:color="000000" w:fill="C0C0C0"/>
            <w:noWrap/>
            <w:vAlign w:val="center"/>
            <w:tcPrChange w:id="4402"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1FD9D2E4" w14:textId="77777777" w:rsidR="00C75E31" w:rsidRPr="00E835D4" w:rsidRDefault="00000000">
            <w:pPr>
              <w:spacing w:before="0"/>
              <w:jc w:val="center"/>
              <w:rPr>
                <w:rFonts w:eastAsia="PMingLiU" w:cs="Arial"/>
                <w:b/>
                <w:bCs/>
                <w:sz w:val="16"/>
                <w:szCs w:val="16"/>
                <w:lang w:val="en-US" w:eastAsia="zh-CN"/>
                <w:rPrChange w:id="440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04"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405"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027C3379" w14:textId="77777777" w:rsidR="00C75E31" w:rsidRPr="00E835D4" w:rsidRDefault="00000000">
            <w:pPr>
              <w:spacing w:before="0"/>
              <w:jc w:val="center"/>
              <w:rPr>
                <w:rFonts w:eastAsia="PMingLiU" w:cs="Arial"/>
                <w:b/>
                <w:bCs/>
                <w:sz w:val="16"/>
                <w:szCs w:val="16"/>
                <w:lang w:val="en-US" w:eastAsia="zh-CN"/>
                <w:rPrChange w:id="440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07"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408"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71CF56BC" w14:textId="77777777" w:rsidR="00C75E31" w:rsidRPr="00E835D4" w:rsidRDefault="00000000">
            <w:pPr>
              <w:spacing w:before="0"/>
              <w:jc w:val="center"/>
              <w:rPr>
                <w:rFonts w:eastAsia="PMingLiU" w:cs="Arial"/>
                <w:b/>
                <w:bCs/>
                <w:sz w:val="16"/>
                <w:szCs w:val="16"/>
                <w:lang w:val="en-US" w:eastAsia="zh-CN"/>
                <w:rPrChange w:id="440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1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41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A3F69D4" w14:textId="77777777" w:rsidR="00C75E31" w:rsidRPr="00E835D4" w:rsidRDefault="00000000">
            <w:pPr>
              <w:spacing w:before="0"/>
              <w:jc w:val="center"/>
              <w:rPr>
                <w:rFonts w:eastAsia="PMingLiU" w:cs="Arial"/>
                <w:b/>
                <w:bCs/>
                <w:sz w:val="16"/>
                <w:szCs w:val="16"/>
                <w:lang w:val="en-US" w:eastAsia="zh-CN"/>
                <w:rPrChange w:id="441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1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41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DCBBA6A" w14:textId="77777777" w:rsidR="00C75E31" w:rsidRPr="00E835D4" w:rsidRDefault="00000000">
            <w:pPr>
              <w:spacing w:before="0"/>
              <w:jc w:val="center"/>
              <w:rPr>
                <w:rFonts w:eastAsia="PMingLiU" w:cs="Arial"/>
                <w:b/>
                <w:bCs/>
                <w:sz w:val="16"/>
                <w:szCs w:val="16"/>
                <w:lang w:val="en-US" w:eastAsia="zh-CN"/>
                <w:rPrChange w:id="441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1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41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BBB4A86" w14:textId="77777777" w:rsidR="00C75E31" w:rsidRPr="00E835D4" w:rsidRDefault="00000000">
            <w:pPr>
              <w:spacing w:before="0"/>
              <w:jc w:val="center"/>
              <w:rPr>
                <w:rFonts w:eastAsia="PMingLiU" w:cs="Arial"/>
                <w:b/>
                <w:bCs/>
                <w:sz w:val="16"/>
                <w:szCs w:val="16"/>
                <w:lang w:val="en-US" w:eastAsia="zh-CN"/>
                <w:rPrChange w:id="441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19"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420"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5B26E499" w14:textId="77777777" w:rsidR="00C75E31" w:rsidRPr="00E835D4" w:rsidRDefault="00000000">
            <w:pPr>
              <w:spacing w:before="0"/>
              <w:jc w:val="center"/>
              <w:rPr>
                <w:rFonts w:eastAsia="PMingLiU" w:cs="Arial"/>
                <w:b/>
                <w:bCs/>
                <w:sz w:val="16"/>
                <w:szCs w:val="16"/>
                <w:lang w:val="en-US" w:eastAsia="zh-CN"/>
                <w:rPrChange w:id="442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22" w:author="扬 邱" w:date="2025-07-09T17:16:00Z" w16du:dateUtc="2025-07-09T09:16:00Z">
                  <w:rPr>
                    <w:rFonts w:eastAsia="PMingLiU" w:cs="Arial"/>
                    <w:b/>
                    <w:bCs/>
                    <w:sz w:val="12"/>
                    <w:szCs w:val="12"/>
                    <w:lang w:val="en-US" w:eastAsia="zh-CN"/>
                  </w:rPr>
                </w:rPrChange>
              </w:rPr>
              <w:t>104.70</w:t>
            </w:r>
          </w:p>
        </w:tc>
      </w:tr>
      <w:tr w:rsidR="00E835D4" w:rsidRPr="00E835D4" w14:paraId="3CE53504" w14:textId="77777777" w:rsidTr="00E835D4">
        <w:tblPrEx>
          <w:tblPrExChange w:id="4423" w:author="扬 邱" w:date="2025-07-09T17:16:00Z" w16du:dateUtc="2025-07-09T09:16:00Z">
            <w:tblPrEx>
              <w:tblLayout w:type="fixed"/>
            </w:tblPrEx>
          </w:tblPrExChange>
        </w:tblPrEx>
        <w:trPr>
          <w:trHeight w:val="360"/>
          <w:trPrChange w:id="4424"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425"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2D3530DF" w14:textId="77777777" w:rsidR="00C75E31" w:rsidRPr="00E835D4" w:rsidRDefault="00000000">
            <w:pPr>
              <w:spacing w:before="0"/>
              <w:jc w:val="center"/>
              <w:rPr>
                <w:rFonts w:eastAsia="PMingLiU" w:cs="Arial"/>
                <w:b/>
                <w:bCs/>
                <w:sz w:val="16"/>
                <w:szCs w:val="16"/>
                <w:lang w:val="en-US" w:eastAsia="zh-CN"/>
                <w:rPrChange w:id="442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27" w:author="扬 邱" w:date="2025-07-09T17:16:00Z" w16du:dateUtc="2025-07-09T09:16:00Z">
                  <w:rPr>
                    <w:rFonts w:eastAsia="PMingLiU" w:cs="Arial"/>
                    <w:b/>
                    <w:bCs/>
                    <w:sz w:val="12"/>
                    <w:szCs w:val="12"/>
                    <w:lang w:val="en-US" w:eastAsia="zh-CN"/>
                  </w:rPr>
                </w:rPrChange>
              </w:rPr>
              <w:t>75</w:t>
            </w:r>
          </w:p>
        </w:tc>
        <w:tc>
          <w:tcPr>
            <w:tcW w:w="360" w:type="pct"/>
            <w:tcBorders>
              <w:top w:val="nil"/>
              <w:left w:val="nil"/>
              <w:bottom w:val="single" w:sz="4" w:space="0" w:color="auto"/>
              <w:right w:val="single" w:sz="4" w:space="0" w:color="auto"/>
            </w:tcBorders>
            <w:shd w:val="clear" w:color="auto" w:fill="auto"/>
            <w:vAlign w:val="center"/>
            <w:tcPrChange w:id="4428"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6CA09694" w14:textId="77777777" w:rsidR="00C75E31" w:rsidRPr="00E835D4" w:rsidRDefault="00000000">
            <w:pPr>
              <w:spacing w:before="0"/>
              <w:rPr>
                <w:rFonts w:eastAsia="PMingLiU" w:cs="Arial"/>
                <w:b/>
                <w:bCs/>
                <w:sz w:val="16"/>
                <w:szCs w:val="16"/>
                <w:lang w:val="en-US" w:eastAsia="zh-CN"/>
                <w:rPrChange w:id="4429"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430" w:author="扬 邱" w:date="2025-07-09T17:16:00Z" w16du:dateUtc="2025-07-09T09:16:00Z">
                  <w:rPr>
                    <w:rFonts w:eastAsia="PMingLiU" w:cs="Arial" w:hint="eastAsia"/>
                    <w:b/>
                    <w:bCs/>
                    <w:sz w:val="12"/>
                    <w:szCs w:val="12"/>
                    <w:lang w:val="en-US" w:eastAsia="zh-CN"/>
                  </w:rPr>
                </w:rPrChange>
              </w:rPr>
              <w:t>废油水</w:t>
            </w:r>
          </w:p>
        </w:tc>
        <w:tc>
          <w:tcPr>
            <w:tcW w:w="182" w:type="pct"/>
            <w:tcBorders>
              <w:top w:val="nil"/>
              <w:left w:val="nil"/>
              <w:bottom w:val="single" w:sz="4" w:space="0" w:color="auto"/>
              <w:right w:val="single" w:sz="4" w:space="0" w:color="auto"/>
            </w:tcBorders>
            <w:shd w:val="clear" w:color="000000" w:fill="FFFFFF"/>
            <w:vAlign w:val="center"/>
            <w:tcPrChange w:id="4431"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7BD951D" w14:textId="77777777" w:rsidR="00C75E31" w:rsidRPr="00E835D4" w:rsidRDefault="00000000">
            <w:pPr>
              <w:spacing w:before="0"/>
              <w:jc w:val="center"/>
              <w:rPr>
                <w:rFonts w:ascii="宋体" w:eastAsia="宋体" w:hAnsi="宋体" w:cs="宋体" w:hint="eastAsia"/>
                <w:b/>
                <w:bCs/>
                <w:sz w:val="16"/>
                <w:szCs w:val="16"/>
                <w:lang w:val="en-US" w:eastAsia="zh-CN"/>
                <w:rPrChange w:id="4432"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433" w:author="扬 邱" w:date="2025-07-09T17:16:00Z" w16du:dateUtc="2025-07-09T09:16:00Z">
                  <w:rPr>
                    <w:rFonts w:ascii="宋体" w:eastAsia="宋体" w:hAnsi="宋体" w:cs="宋体" w:hint="eastAsia"/>
                    <w:b/>
                    <w:bCs/>
                    <w:sz w:val="12"/>
                    <w:szCs w:val="12"/>
                    <w:lang w:val="en-US" w:eastAsia="zh-CN"/>
                  </w:rPr>
                </w:rPrChange>
              </w:rPr>
              <w:t>范围三 类别5</w:t>
            </w:r>
          </w:p>
        </w:tc>
        <w:tc>
          <w:tcPr>
            <w:tcW w:w="603" w:type="pct"/>
            <w:tcBorders>
              <w:top w:val="nil"/>
              <w:left w:val="nil"/>
              <w:bottom w:val="single" w:sz="4" w:space="0" w:color="auto"/>
              <w:right w:val="single" w:sz="4" w:space="0" w:color="auto"/>
            </w:tcBorders>
            <w:shd w:val="clear" w:color="000000" w:fill="FFFFFF"/>
            <w:noWrap/>
            <w:vAlign w:val="center"/>
            <w:tcPrChange w:id="4434"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6F0E625B" w14:textId="77777777" w:rsidR="00C75E31" w:rsidRPr="00E835D4" w:rsidRDefault="00000000">
            <w:pPr>
              <w:spacing w:before="0"/>
              <w:jc w:val="right"/>
              <w:rPr>
                <w:rFonts w:eastAsia="PMingLiU" w:cs="Arial"/>
                <w:b/>
                <w:bCs/>
                <w:sz w:val="16"/>
                <w:szCs w:val="16"/>
                <w:lang w:val="en-US" w:eastAsia="zh-CN"/>
                <w:rPrChange w:id="443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36" w:author="扬 邱" w:date="2025-07-09T17:16:00Z" w16du:dateUtc="2025-07-09T09:16:00Z">
                  <w:rPr>
                    <w:rFonts w:eastAsia="PMingLiU" w:cs="Arial"/>
                    <w:b/>
                    <w:bCs/>
                    <w:sz w:val="12"/>
                    <w:szCs w:val="12"/>
                    <w:lang w:val="en-US" w:eastAsia="zh-CN"/>
                  </w:rPr>
                </w:rPrChange>
              </w:rPr>
              <w:t>200.16</w:t>
            </w:r>
          </w:p>
        </w:tc>
        <w:tc>
          <w:tcPr>
            <w:tcW w:w="407" w:type="pct"/>
            <w:tcBorders>
              <w:top w:val="nil"/>
              <w:left w:val="nil"/>
              <w:bottom w:val="single" w:sz="4" w:space="0" w:color="auto"/>
              <w:right w:val="single" w:sz="4" w:space="0" w:color="auto"/>
            </w:tcBorders>
            <w:shd w:val="clear" w:color="000000" w:fill="FFFFFF"/>
            <w:noWrap/>
            <w:vAlign w:val="center"/>
            <w:tcPrChange w:id="4437"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15E041AF" w14:textId="77777777" w:rsidR="00C75E31" w:rsidRPr="00E835D4" w:rsidRDefault="00000000">
            <w:pPr>
              <w:spacing w:before="0"/>
              <w:rPr>
                <w:rFonts w:eastAsia="PMingLiU" w:cs="Arial"/>
                <w:b/>
                <w:bCs/>
                <w:sz w:val="16"/>
                <w:szCs w:val="16"/>
                <w:lang w:val="en-US" w:eastAsia="zh-CN"/>
                <w:rPrChange w:id="443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39"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4440"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57449D88" w14:textId="77777777" w:rsidR="00C75E31" w:rsidRPr="00E835D4" w:rsidRDefault="00000000">
            <w:pPr>
              <w:spacing w:before="0"/>
              <w:jc w:val="center"/>
              <w:rPr>
                <w:rFonts w:eastAsia="PMingLiU" w:cs="Arial"/>
                <w:b/>
                <w:bCs/>
                <w:sz w:val="16"/>
                <w:szCs w:val="16"/>
                <w:lang w:val="en-US" w:eastAsia="zh-CN"/>
                <w:rPrChange w:id="444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42" w:author="扬 邱" w:date="2025-07-09T17:16:00Z" w16du:dateUtc="2025-07-09T09:16:00Z">
                  <w:rPr>
                    <w:rFonts w:eastAsia="PMingLiU" w:cs="Arial"/>
                    <w:b/>
                    <w:bCs/>
                    <w:sz w:val="12"/>
                    <w:szCs w:val="12"/>
                    <w:lang w:val="en-US" w:eastAsia="zh-CN"/>
                  </w:rPr>
                </w:rPrChange>
              </w:rPr>
              <w:t>11.85</w:t>
            </w:r>
          </w:p>
        </w:tc>
        <w:tc>
          <w:tcPr>
            <w:tcW w:w="353" w:type="pct"/>
            <w:tcBorders>
              <w:top w:val="nil"/>
              <w:left w:val="nil"/>
              <w:bottom w:val="single" w:sz="4" w:space="0" w:color="auto"/>
              <w:right w:val="single" w:sz="4" w:space="0" w:color="auto"/>
            </w:tcBorders>
            <w:shd w:val="clear" w:color="000000" w:fill="C0C0C0"/>
            <w:noWrap/>
            <w:vAlign w:val="center"/>
            <w:tcPrChange w:id="4443"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7E5C44C4" w14:textId="77777777" w:rsidR="00C75E31" w:rsidRPr="00E835D4" w:rsidRDefault="00000000">
            <w:pPr>
              <w:spacing w:before="0"/>
              <w:jc w:val="center"/>
              <w:rPr>
                <w:rFonts w:eastAsia="PMingLiU" w:cs="Arial"/>
                <w:b/>
                <w:bCs/>
                <w:sz w:val="16"/>
                <w:szCs w:val="16"/>
                <w:lang w:val="en-US" w:eastAsia="zh-CN"/>
                <w:rPrChange w:id="444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45"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446"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34C715A7" w14:textId="77777777" w:rsidR="00C75E31" w:rsidRPr="00E835D4" w:rsidRDefault="00000000">
            <w:pPr>
              <w:spacing w:before="0"/>
              <w:jc w:val="center"/>
              <w:rPr>
                <w:rFonts w:eastAsia="PMingLiU" w:cs="Arial"/>
                <w:b/>
                <w:bCs/>
                <w:sz w:val="16"/>
                <w:szCs w:val="16"/>
                <w:lang w:val="en-US" w:eastAsia="zh-CN"/>
                <w:rPrChange w:id="444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48"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449"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54968AA6" w14:textId="77777777" w:rsidR="00C75E31" w:rsidRPr="00E835D4" w:rsidRDefault="00000000">
            <w:pPr>
              <w:spacing w:before="0"/>
              <w:jc w:val="center"/>
              <w:rPr>
                <w:rFonts w:eastAsia="PMingLiU" w:cs="Arial"/>
                <w:b/>
                <w:bCs/>
                <w:sz w:val="16"/>
                <w:szCs w:val="16"/>
                <w:lang w:val="en-US" w:eastAsia="zh-CN"/>
                <w:rPrChange w:id="445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5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45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E51DA1F" w14:textId="77777777" w:rsidR="00C75E31" w:rsidRPr="00E835D4" w:rsidRDefault="00000000">
            <w:pPr>
              <w:spacing w:before="0"/>
              <w:jc w:val="center"/>
              <w:rPr>
                <w:rFonts w:eastAsia="PMingLiU" w:cs="Arial"/>
                <w:b/>
                <w:bCs/>
                <w:sz w:val="16"/>
                <w:szCs w:val="16"/>
                <w:lang w:val="en-US" w:eastAsia="zh-CN"/>
                <w:rPrChange w:id="445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5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45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529AC9C" w14:textId="77777777" w:rsidR="00C75E31" w:rsidRPr="00E835D4" w:rsidRDefault="00000000">
            <w:pPr>
              <w:spacing w:before="0"/>
              <w:jc w:val="center"/>
              <w:rPr>
                <w:rFonts w:eastAsia="PMingLiU" w:cs="Arial"/>
                <w:b/>
                <w:bCs/>
                <w:sz w:val="16"/>
                <w:szCs w:val="16"/>
                <w:lang w:val="en-US" w:eastAsia="zh-CN"/>
                <w:rPrChange w:id="445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5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45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ACF8BE0" w14:textId="77777777" w:rsidR="00C75E31" w:rsidRPr="00E835D4" w:rsidRDefault="00000000">
            <w:pPr>
              <w:spacing w:before="0"/>
              <w:jc w:val="center"/>
              <w:rPr>
                <w:rFonts w:eastAsia="PMingLiU" w:cs="Arial"/>
                <w:b/>
                <w:bCs/>
                <w:sz w:val="16"/>
                <w:szCs w:val="16"/>
                <w:lang w:val="en-US" w:eastAsia="zh-CN"/>
                <w:rPrChange w:id="445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60"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461"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0735FADA" w14:textId="77777777" w:rsidR="00C75E31" w:rsidRPr="00E835D4" w:rsidRDefault="00000000">
            <w:pPr>
              <w:spacing w:before="0"/>
              <w:jc w:val="center"/>
              <w:rPr>
                <w:rFonts w:eastAsia="PMingLiU" w:cs="Arial"/>
                <w:b/>
                <w:bCs/>
                <w:sz w:val="16"/>
                <w:szCs w:val="16"/>
                <w:lang w:val="en-US" w:eastAsia="zh-CN"/>
                <w:rPrChange w:id="446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63" w:author="扬 邱" w:date="2025-07-09T17:16:00Z" w16du:dateUtc="2025-07-09T09:16:00Z">
                  <w:rPr>
                    <w:rFonts w:eastAsia="PMingLiU" w:cs="Arial"/>
                    <w:b/>
                    <w:bCs/>
                    <w:sz w:val="12"/>
                    <w:szCs w:val="12"/>
                    <w:lang w:val="en-US" w:eastAsia="zh-CN"/>
                  </w:rPr>
                </w:rPrChange>
              </w:rPr>
              <w:t>11.85</w:t>
            </w:r>
          </w:p>
        </w:tc>
      </w:tr>
      <w:tr w:rsidR="00E835D4" w:rsidRPr="00E835D4" w14:paraId="5E6808C2" w14:textId="77777777" w:rsidTr="00E835D4">
        <w:tblPrEx>
          <w:tblPrExChange w:id="4464" w:author="扬 邱" w:date="2025-07-09T17:16:00Z" w16du:dateUtc="2025-07-09T09:16:00Z">
            <w:tblPrEx>
              <w:tblLayout w:type="fixed"/>
            </w:tblPrEx>
          </w:tblPrExChange>
        </w:tblPrEx>
        <w:trPr>
          <w:trHeight w:val="360"/>
          <w:trPrChange w:id="4465"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466"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402FC0A8" w14:textId="77777777" w:rsidR="00C75E31" w:rsidRPr="00E835D4" w:rsidRDefault="00000000">
            <w:pPr>
              <w:spacing w:before="0"/>
              <w:jc w:val="center"/>
              <w:rPr>
                <w:rFonts w:eastAsia="PMingLiU" w:cs="Arial"/>
                <w:b/>
                <w:bCs/>
                <w:sz w:val="16"/>
                <w:szCs w:val="16"/>
                <w:lang w:val="en-US" w:eastAsia="zh-CN"/>
                <w:rPrChange w:id="446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68" w:author="扬 邱" w:date="2025-07-09T17:16:00Z" w16du:dateUtc="2025-07-09T09:16:00Z">
                  <w:rPr>
                    <w:rFonts w:eastAsia="PMingLiU" w:cs="Arial"/>
                    <w:b/>
                    <w:bCs/>
                    <w:sz w:val="12"/>
                    <w:szCs w:val="12"/>
                    <w:lang w:val="en-US" w:eastAsia="zh-CN"/>
                  </w:rPr>
                </w:rPrChange>
              </w:rPr>
              <w:t>76</w:t>
            </w:r>
          </w:p>
        </w:tc>
        <w:tc>
          <w:tcPr>
            <w:tcW w:w="360" w:type="pct"/>
            <w:tcBorders>
              <w:top w:val="nil"/>
              <w:left w:val="nil"/>
              <w:bottom w:val="single" w:sz="4" w:space="0" w:color="auto"/>
              <w:right w:val="single" w:sz="4" w:space="0" w:color="auto"/>
            </w:tcBorders>
            <w:shd w:val="clear" w:color="auto" w:fill="auto"/>
            <w:vAlign w:val="center"/>
            <w:tcPrChange w:id="4469"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02FEBD95" w14:textId="77777777" w:rsidR="00C75E31" w:rsidRPr="00E835D4" w:rsidRDefault="00000000">
            <w:pPr>
              <w:spacing w:before="0"/>
              <w:rPr>
                <w:rFonts w:eastAsia="PMingLiU" w:cs="Arial"/>
                <w:b/>
                <w:bCs/>
                <w:sz w:val="16"/>
                <w:szCs w:val="16"/>
                <w:lang w:val="en-US" w:eastAsia="zh-CN"/>
                <w:rPrChange w:id="4470"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471" w:author="扬 邱" w:date="2025-07-09T17:16:00Z" w16du:dateUtc="2025-07-09T09:16:00Z">
                  <w:rPr>
                    <w:rFonts w:eastAsia="PMingLiU" w:cs="Arial" w:hint="eastAsia"/>
                    <w:b/>
                    <w:bCs/>
                    <w:sz w:val="12"/>
                    <w:szCs w:val="12"/>
                    <w:lang w:val="en-US" w:eastAsia="zh-CN"/>
                  </w:rPr>
                </w:rPrChange>
              </w:rPr>
              <w:t>焦油</w:t>
            </w:r>
          </w:p>
        </w:tc>
        <w:tc>
          <w:tcPr>
            <w:tcW w:w="182" w:type="pct"/>
            <w:tcBorders>
              <w:top w:val="nil"/>
              <w:left w:val="nil"/>
              <w:bottom w:val="single" w:sz="4" w:space="0" w:color="auto"/>
              <w:right w:val="single" w:sz="4" w:space="0" w:color="auto"/>
            </w:tcBorders>
            <w:shd w:val="clear" w:color="000000" w:fill="FFFFFF"/>
            <w:vAlign w:val="center"/>
            <w:tcPrChange w:id="4472"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01BBBAB9" w14:textId="77777777" w:rsidR="00C75E31" w:rsidRPr="00E835D4" w:rsidRDefault="00000000">
            <w:pPr>
              <w:spacing w:before="0"/>
              <w:jc w:val="center"/>
              <w:rPr>
                <w:rFonts w:ascii="宋体" w:eastAsia="宋体" w:hAnsi="宋体" w:cs="宋体" w:hint="eastAsia"/>
                <w:b/>
                <w:bCs/>
                <w:sz w:val="16"/>
                <w:szCs w:val="16"/>
                <w:lang w:val="en-US" w:eastAsia="zh-CN"/>
                <w:rPrChange w:id="4473"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474" w:author="扬 邱" w:date="2025-07-09T17:16:00Z" w16du:dateUtc="2025-07-09T09:16:00Z">
                  <w:rPr>
                    <w:rFonts w:ascii="宋体" w:eastAsia="宋体" w:hAnsi="宋体" w:cs="宋体" w:hint="eastAsia"/>
                    <w:b/>
                    <w:bCs/>
                    <w:sz w:val="12"/>
                    <w:szCs w:val="12"/>
                    <w:lang w:val="en-US" w:eastAsia="zh-CN"/>
                  </w:rPr>
                </w:rPrChange>
              </w:rPr>
              <w:t>范围三 类别5</w:t>
            </w:r>
          </w:p>
        </w:tc>
        <w:tc>
          <w:tcPr>
            <w:tcW w:w="603" w:type="pct"/>
            <w:tcBorders>
              <w:top w:val="nil"/>
              <w:left w:val="nil"/>
              <w:bottom w:val="single" w:sz="4" w:space="0" w:color="auto"/>
              <w:right w:val="single" w:sz="4" w:space="0" w:color="auto"/>
            </w:tcBorders>
            <w:shd w:val="clear" w:color="000000" w:fill="FFFFFF"/>
            <w:noWrap/>
            <w:vAlign w:val="center"/>
            <w:tcPrChange w:id="4475"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19F70A87" w14:textId="77777777" w:rsidR="00C75E31" w:rsidRPr="00E835D4" w:rsidRDefault="00000000">
            <w:pPr>
              <w:spacing w:before="0"/>
              <w:jc w:val="right"/>
              <w:rPr>
                <w:rFonts w:eastAsia="PMingLiU" w:cs="Arial"/>
                <w:b/>
                <w:bCs/>
                <w:sz w:val="16"/>
                <w:szCs w:val="16"/>
                <w:lang w:val="en-US" w:eastAsia="zh-CN"/>
                <w:rPrChange w:id="447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77" w:author="扬 邱" w:date="2025-07-09T17:16:00Z" w16du:dateUtc="2025-07-09T09:16:00Z">
                  <w:rPr>
                    <w:rFonts w:eastAsia="PMingLiU" w:cs="Arial"/>
                    <w:b/>
                    <w:bCs/>
                    <w:sz w:val="12"/>
                    <w:szCs w:val="12"/>
                    <w:lang w:val="en-US" w:eastAsia="zh-CN"/>
                  </w:rPr>
                </w:rPrChange>
              </w:rPr>
              <w:t>57,477.06</w:t>
            </w:r>
          </w:p>
        </w:tc>
        <w:tc>
          <w:tcPr>
            <w:tcW w:w="407" w:type="pct"/>
            <w:tcBorders>
              <w:top w:val="nil"/>
              <w:left w:val="nil"/>
              <w:bottom w:val="single" w:sz="4" w:space="0" w:color="auto"/>
              <w:right w:val="single" w:sz="4" w:space="0" w:color="auto"/>
            </w:tcBorders>
            <w:shd w:val="clear" w:color="000000" w:fill="FFFFFF"/>
            <w:noWrap/>
            <w:vAlign w:val="center"/>
            <w:tcPrChange w:id="4478"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355B93D0" w14:textId="77777777" w:rsidR="00C75E31" w:rsidRPr="00E835D4" w:rsidRDefault="00000000">
            <w:pPr>
              <w:spacing w:before="0"/>
              <w:rPr>
                <w:rFonts w:eastAsia="PMingLiU" w:cs="Arial"/>
                <w:b/>
                <w:bCs/>
                <w:sz w:val="16"/>
                <w:szCs w:val="16"/>
                <w:lang w:val="en-US" w:eastAsia="zh-CN"/>
                <w:rPrChange w:id="447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80"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4481"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15425C50" w14:textId="77777777" w:rsidR="00C75E31" w:rsidRPr="00E835D4" w:rsidRDefault="00000000">
            <w:pPr>
              <w:spacing w:before="0"/>
              <w:jc w:val="center"/>
              <w:rPr>
                <w:rFonts w:eastAsia="PMingLiU" w:cs="Arial"/>
                <w:b/>
                <w:bCs/>
                <w:sz w:val="16"/>
                <w:szCs w:val="16"/>
                <w:lang w:val="en-US" w:eastAsia="zh-CN"/>
                <w:rPrChange w:id="448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83" w:author="扬 邱" w:date="2025-07-09T17:16:00Z" w16du:dateUtc="2025-07-09T09:16:00Z">
                  <w:rPr>
                    <w:rFonts w:eastAsia="PMingLiU" w:cs="Arial"/>
                    <w:b/>
                    <w:bCs/>
                    <w:sz w:val="12"/>
                    <w:szCs w:val="12"/>
                    <w:lang w:val="en-US" w:eastAsia="zh-CN"/>
                  </w:rPr>
                </w:rPrChange>
              </w:rPr>
              <w:t>145,055.57</w:t>
            </w:r>
          </w:p>
        </w:tc>
        <w:tc>
          <w:tcPr>
            <w:tcW w:w="353" w:type="pct"/>
            <w:tcBorders>
              <w:top w:val="nil"/>
              <w:left w:val="nil"/>
              <w:bottom w:val="single" w:sz="4" w:space="0" w:color="auto"/>
              <w:right w:val="single" w:sz="4" w:space="0" w:color="auto"/>
            </w:tcBorders>
            <w:shd w:val="clear" w:color="000000" w:fill="C0C0C0"/>
            <w:noWrap/>
            <w:vAlign w:val="center"/>
            <w:tcPrChange w:id="4484"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2DDC30D8" w14:textId="77777777" w:rsidR="00C75E31" w:rsidRPr="00E835D4" w:rsidRDefault="00000000">
            <w:pPr>
              <w:spacing w:before="0"/>
              <w:jc w:val="center"/>
              <w:rPr>
                <w:rFonts w:eastAsia="PMingLiU" w:cs="Arial"/>
                <w:b/>
                <w:bCs/>
                <w:sz w:val="16"/>
                <w:szCs w:val="16"/>
                <w:lang w:val="en-US" w:eastAsia="zh-CN"/>
                <w:rPrChange w:id="448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86"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487"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734AA8C1" w14:textId="77777777" w:rsidR="00C75E31" w:rsidRPr="00E835D4" w:rsidRDefault="00000000">
            <w:pPr>
              <w:spacing w:before="0"/>
              <w:jc w:val="center"/>
              <w:rPr>
                <w:rFonts w:eastAsia="PMingLiU" w:cs="Arial"/>
                <w:b/>
                <w:bCs/>
                <w:sz w:val="16"/>
                <w:szCs w:val="16"/>
                <w:lang w:val="en-US" w:eastAsia="zh-CN"/>
                <w:rPrChange w:id="448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89"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490"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1238EF99" w14:textId="77777777" w:rsidR="00C75E31" w:rsidRPr="00E835D4" w:rsidRDefault="00000000">
            <w:pPr>
              <w:spacing w:before="0"/>
              <w:jc w:val="center"/>
              <w:rPr>
                <w:rFonts w:eastAsia="PMingLiU" w:cs="Arial"/>
                <w:b/>
                <w:bCs/>
                <w:sz w:val="16"/>
                <w:szCs w:val="16"/>
                <w:lang w:val="en-US" w:eastAsia="zh-CN"/>
                <w:rPrChange w:id="449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9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49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D4C813F" w14:textId="77777777" w:rsidR="00C75E31" w:rsidRPr="00E835D4" w:rsidRDefault="00000000">
            <w:pPr>
              <w:spacing w:before="0"/>
              <w:jc w:val="center"/>
              <w:rPr>
                <w:rFonts w:eastAsia="PMingLiU" w:cs="Arial"/>
                <w:b/>
                <w:bCs/>
                <w:sz w:val="16"/>
                <w:szCs w:val="16"/>
                <w:lang w:val="en-US" w:eastAsia="zh-CN"/>
                <w:rPrChange w:id="449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9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49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B071E5B" w14:textId="77777777" w:rsidR="00C75E31" w:rsidRPr="00E835D4" w:rsidRDefault="00000000">
            <w:pPr>
              <w:spacing w:before="0"/>
              <w:jc w:val="center"/>
              <w:rPr>
                <w:rFonts w:eastAsia="PMingLiU" w:cs="Arial"/>
                <w:b/>
                <w:bCs/>
                <w:sz w:val="16"/>
                <w:szCs w:val="16"/>
                <w:lang w:val="en-US" w:eastAsia="zh-CN"/>
                <w:rPrChange w:id="449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49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49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B248C69" w14:textId="77777777" w:rsidR="00C75E31" w:rsidRPr="00E835D4" w:rsidRDefault="00000000">
            <w:pPr>
              <w:spacing w:before="0"/>
              <w:jc w:val="center"/>
              <w:rPr>
                <w:rFonts w:eastAsia="PMingLiU" w:cs="Arial"/>
                <w:b/>
                <w:bCs/>
                <w:sz w:val="16"/>
                <w:szCs w:val="16"/>
                <w:lang w:val="en-US" w:eastAsia="zh-CN"/>
                <w:rPrChange w:id="450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01"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502"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142B5BA8" w14:textId="77777777" w:rsidR="00C75E31" w:rsidRPr="00E835D4" w:rsidRDefault="00000000">
            <w:pPr>
              <w:spacing w:before="0"/>
              <w:jc w:val="center"/>
              <w:rPr>
                <w:rFonts w:eastAsia="PMingLiU" w:cs="Arial"/>
                <w:b/>
                <w:bCs/>
                <w:sz w:val="16"/>
                <w:szCs w:val="16"/>
                <w:lang w:val="en-US" w:eastAsia="zh-CN"/>
                <w:rPrChange w:id="450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04" w:author="扬 邱" w:date="2025-07-09T17:16:00Z" w16du:dateUtc="2025-07-09T09:16:00Z">
                  <w:rPr>
                    <w:rFonts w:eastAsia="PMingLiU" w:cs="Arial"/>
                    <w:b/>
                    <w:bCs/>
                    <w:sz w:val="12"/>
                    <w:szCs w:val="12"/>
                    <w:lang w:val="en-US" w:eastAsia="zh-CN"/>
                  </w:rPr>
                </w:rPrChange>
              </w:rPr>
              <w:t>145,055.57</w:t>
            </w:r>
          </w:p>
        </w:tc>
      </w:tr>
      <w:tr w:rsidR="00E835D4" w:rsidRPr="00E835D4" w14:paraId="7B3C7C51" w14:textId="77777777" w:rsidTr="00E835D4">
        <w:tblPrEx>
          <w:tblPrExChange w:id="4505" w:author="扬 邱" w:date="2025-07-09T17:16:00Z" w16du:dateUtc="2025-07-09T09:16:00Z">
            <w:tblPrEx>
              <w:tblLayout w:type="fixed"/>
            </w:tblPrEx>
          </w:tblPrExChange>
        </w:tblPrEx>
        <w:trPr>
          <w:trHeight w:val="360"/>
          <w:trPrChange w:id="4506"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507"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5824D450" w14:textId="77777777" w:rsidR="00C75E31" w:rsidRPr="00E835D4" w:rsidRDefault="00000000">
            <w:pPr>
              <w:spacing w:before="0"/>
              <w:jc w:val="center"/>
              <w:rPr>
                <w:rFonts w:eastAsia="PMingLiU" w:cs="Arial"/>
                <w:b/>
                <w:bCs/>
                <w:sz w:val="16"/>
                <w:szCs w:val="16"/>
                <w:lang w:val="en-US" w:eastAsia="zh-CN"/>
                <w:rPrChange w:id="450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09" w:author="扬 邱" w:date="2025-07-09T17:16:00Z" w16du:dateUtc="2025-07-09T09:16:00Z">
                  <w:rPr>
                    <w:rFonts w:eastAsia="PMingLiU" w:cs="Arial"/>
                    <w:b/>
                    <w:bCs/>
                    <w:sz w:val="12"/>
                    <w:szCs w:val="12"/>
                    <w:lang w:val="en-US" w:eastAsia="zh-CN"/>
                  </w:rPr>
                </w:rPrChange>
              </w:rPr>
              <w:t>77</w:t>
            </w:r>
          </w:p>
        </w:tc>
        <w:tc>
          <w:tcPr>
            <w:tcW w:w="360" w:type="pct"/>
            <w:tcBorders>
              <w:top w:val="nil"/>
              <w:left w:val="nil"/>
              <w:bottom w:val="single" w:sz="4" w:space="0" w:color="auto"/>
              <w:right w:val="single" w:sz="4" w:space="0" w:color="auto"/>
            </w:tcBorders>
            <w:shd w:val="clear" w:color="auto" w:fill="auto"/>
            <w:vAlign w:val="center"/>
            <w:tcPrChange w:id="4510"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17F1F91A" w14:textId="77777777" w:rsidR="00C75E31" w:rsidRPr="00E835D4" w:rsidRDefault="00000000">
            <w:pPr>
              <w:spacing w:before="0"/>
              <w:rPr>
                <w:rFonts w:eastAsia="PMingLiU" w:cs="Arial"/>
                <w:b/>
                <w:bCs/>
                <w:sz w:val="16"/>
                <w:szCs w:val="16"/>
                <w:lang w:val="en-US" w:eastAsia="zh-CN"/>
                <w:rPrChange w:id="4511"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512" w:author="扬 邱" w:date="2025-07-09T17:16:00Z" w16du:dateUtc="2025-07-09T09:16:00Z">
                  <w:rPr>
                    <w:rFonts w:eastAsia="PMingLiU" w:cs="Arial" w:hint="eastAsia"/>
                    <w:b/>
                    <w:bCs/>
                    <w:sz w:val="12"/>
                    <w:szCs w:val="12"/>
                    <w:lang w:val="en-US" w:eastAsia="zh-CN"/>
                  </w:rPr>
                </w:rPrChange>
              </w:rPr>
              <w:t>废弃物运输</w:t>
            </w:r>
          </w:p>
        </w:tc>
        <w:tc>
          <w:tcPr>
            <w:tcW w:w="182" w:type="pct"/>
            <w:tcBorders>
              <w:top w:val="nil"/>
              <w:left w:val="nil"/>
              <w:bottom w:val="single" w:sz="4" w:space="0" w:color="auto"/>
              <w:right w:val="single" w:sz="4" w:space="0" w:color="auto"/>
            </w:tcBorders>
            <w:shd w:val="clear" w:color="000000" w:fill="FFFFFF"/>
            <w:vAlign w:val="center"/>
            <w:tcPrChange w:id="4513"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38EE0D79" w14:textId="77777777" w:rsidR="00C75E31" w:rsidRPr="00E835D4" w:rsidRDefault="00000000">
            <w:pPr>
              <w:spacing w:before="0"/>
              <w:jc w:val="center"/>
              <w:rPr>
                <w:rFonts w:ascii="宋体" w:eastAsia="宋体" w:hAnsi="宋体" w:cs="宋体" w:hint="eastAsia"/>
                <w:b/>
                <w:bCs/>
                <w:sz w:val="16"/>
                <w:szCs w:val="16"/>
                <w:lang w:val="en-US" w:eastAsia="zh-CN"/>
                <w:rPrChange w:id="4514"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515" w:author="扬 邱" w:date="2025-07-09T17:16:00Z" w16du:dateUtc="2025-07-09T09:16:00Z">
                  <w:rPr>
                    <w:rFonts w:ascii="宋体" w:eastAsia="宋体" w:hAnsi="宋体" w:cs="宋体" w:hint="eastAsia"/>
                    <w:b/>
                    <w:bCs/>
                    <w:sz w:val="12"/>
                    <w:szCs w:val="12"/>
                    <w:lang w:val="en-US" w:eastAsia="zh-CN"/>
                  </w:rPr>
                </w:rPrChange>
              </w:rPr>
              <w:t>范围三 类别5</w:t>
            </w:r>
          </w:p>
        </w:tc>
        <w:tc>
          <w:tcPr>
            <w:tcW w:w="603" w:type="pct"/>
            <w:tcBorders>
              <w:top w:val="nil"/>
              <w:left w:val="nil"/>
              <w:bottom w:val="single" w:sz="4" w:space="0" w:color="auto"/>
              <w:right w:val="single" w:sz="4" w:space="0" w:color="auto"/>
            </w:tcBorders>
            <w:shd w:val="clear" w:color="000000" w:fill="FFFFFF"/>
            <w:noWrap/>
            <w:vAlign w:val="center"/>
            <w:tcPrChange w:id="4516"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1F87A92F" w14:textId="77777777" w:rsidR="00C75E31" w:rsidRPr="00E835D4" w:rsidRDefault="00000000">
            <w:pPr>
              <w:spacing w:before="0"/>
              <w:jc w:val="right"/>
              <w:rPr>
                <w:rFonts w:eastAsia="PMingLiU" w:cs="Arial"/>
                <w:b/>
                <w:bCs/>
                <w:sz w:val="16"/>
                <w:szCs w:val="16"/>
                <w:lang w:val="en-US" w:eastAsia="zh-CN"/>
                <w:rPrChange w:id="451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18" w:author="扬 邱" w:date="2025-07-09T17:16:00Z" w16du:dateUtc="2025-07-09T09:16:00Z">
                  <w:rPr>
                    <w:rFonts w:eastAsia="PMingLiU" w:cs="Arial"/>
                    <w:b/>
                    <w:bCs/>
                    <w:sz w:val="12"/>
                    <w:szCs w:val="12"/>
                    <w:lang w:val="en-US" w:eastAsia="zh-CN"/>
                  </w:rPr>
                </w:rPrChange>
              </w:rPr>
              <w:t>5,580,214.91</w:t>
            </w:r>
          </w:p>
        </w:tc>
        <w:tc>
          <w:tcPr>
            <w:tcW w:w="407" w:type="pct"/>
            <w:tcBorders>
              <w:top w:val="nil"/>
              <w:left w:val="nil"/>
              <w:bottom w:val="single" w:sz="4" w:space="0" w:color="auto"/>
              <w:right w:val="single" w:sz="4" w:space="0" w:color="auto"/>
            </w:tcBorders>
            <w:shd w:val="clear" w:color="000000" w:fill="FFFFFF"/>
            <w:noWrap/>
            <w:vAlign w:val="center"/>
            <w:tcPrChange w:id="4519"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32723BD4" w14:textId="77777777" w:rsidR="00C75E31" w:rsidRPr="00E835D4" w:rsidRDefault="00000000">
            <w:pPr>
              <w:spacing w:before="0"/>
              <w:rPr>
                <w:rFonts w:eastAsia="PMingLiU" w:cs="Arial"/>
                <w:b/>
                <w:bCs/>
                <w:sz w:val="16"/>
                <w:szCs w:val="16"/>
                <w:lang w:val="en-US" w:eastAsia="zh-CN"/>
                <w:rPrChange w:id="452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21" w:author="扬 邱" w:date="2025-07-09T17:16:00Z" w16du:dateUtc="2025-07-09T09:16:00Z">
                  <w:rPr>
                    <w:rFonts w:eastAsia="PMingLiU" w:cs="Arial"/>
                    <w:b/>
                    <w:bCs/>
                    <w:sz w:val="12"/>
                    <w:szCs w:val="12"/>
                    <w:lang w:val="en-US" w:eastAsia="zh-CN"/>
                  </w:rPr>
                </w:rPrChange>
              </w:rPr>
              <w:t>tkm</w:t>
            </w:r>
          </w:p>
        </w:tc>
        <w:tc>
          <w:tcPr>
            <w:tcW w:w="655" w:type="pct"/>
            <w:tcBorders>
              <w:top w:val="nil"/>
              <w:left w:val="nil"/>
              <w:bottom w:val="single" w:sz="4" w:space="0" w:color="auto"/>
              <w:right w:val="single" w:sz="4" w:space="0" w:color="auto"/>
            </w:tcBorders>
            <w:shd w:val="clear" w:color="000000" w:fill="C0C0C0"/>
            <w:noWrap/>
            <w:vAlign w:val="center"/>
            <w:tcPrChange w:id="4522"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636DFFFE" w14:textId="77777777" w:rsidR="00C75E31" w:rsidRPr="00E835D4" w:rsidRDefault="00000000">
            <w:pPr>
              <w:spacing w:before="0"/>
              <w:jc w:val="center"/>
              <w:rPr>
                <w:rFonts w:eastAsia="PMingLiU" w:cs="Arial"/>
                <w:b/>
                <w:bCs/>
                <w:sz w:val="16"/>
                <w:szCs w:val="16"/>
                <w:lang w:val="en-US" w:eastAsia="zh-CN"/>
                <w:rPrChange w:id="452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24" w:author="扬 邱" w:date="2025-07-09T17:16:00Z" w16du:dateUtc="2025-07-09T09:16:00Z">
                  <w:rPr>
                    <w:rFonts w:eastAsia="PMingLiU" w:cs="Arial"/>
                    <w:b/>
                    <w:bCs/>
                    <w:sz w:val="12"/>
                    <w:szCs w:val="12"/>
                    <w:lang w:val="en-US" w:eastAsia="zh-CN"/>
                  </w:rPr>
                </w:rPrChange>
              </w:rPr>
              <w:t>847.99</w:t>
            </w:r>
          </w:p>
        </w:tc>
        <w:tc>
          <w:tcPr>
            <w:tcW w:w="353" w:type="pct"/>
            <w:tcBorders>
              <w:top w:val="nil"/>
              <w:left w:val="nil"/>
              <w:bottom w:val="single" w:sz="4" w:space="0" w:color="auto"/>
              <w:right w:val="single" w:sz="4" w:space="0" w:color="auto"/>
            </w:tcBorders>
            <w:shd w:val="clear" w:color="000000" w:fill="C0C0C0"/>
            <w:noWrap/>
            <w:vAlign w:val="center"/>
            <w:tcPrChange w:id="4525"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0E029429" w14:textId="77777777" w:rsidR="00C75E31" w:rsidRPr="00E835D4" w:rsidRDefault="00000000">
            <w:pPr>
              <w:spacing w:before="0"/>
              <w:jc w:val="center"/>
              <w:rPr>
                <w:rFonts w:eastAsia="PMingLiU" w:cs="Arial"/>
                <w:b/>
                <w:bCs/>
                <w:sz w:val="16"/>
                <w:szCs w:val="16"/>
                <w:lang w:val="en-US" w:eastAsia="zh-CN"/>
                <w:rPrChange w:id="452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27"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528"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13FA970E" w14:textId="77777777" w:rsidR="00C75E31" w:rsidRPr="00E835D4" w:rsidRDefault="00000000">
            <w:pPr>
              <w:spacing w:before="0"/>
              <w:jc w:val="center"/>
              <w:rPr>
                <w:rFonts w:eastAsia="PMingLiU" w:cs="Arial"/>
                <w:b/>
                <w:bCs/>
                <w:sz w:val="16"/>
                <w:szCs w:val="16"/>
                <w:lang w:val="en-US" w:eastAsia="zh-CN"/>
                <w:rPrChange w:id="452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30"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531"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F81A35E" w14:textId="77777777" w:rsidR="00C75E31" w:rsidRPr="00E835D4" w:rsidRDefault="00000000">
            <w:pPr>
              <w:spacing w:before="0"/>
              <w:jc w:val="center"/>
              <w:rPr>
                <w:rFonts w:eastAsia="PMingLiU" w:cs="Arial"/>
                <w:b/>
                <w:bCs/>
                <w:sz w:val="16"/>
                <w:szCs w:val="16"/>
                <w:lang w:val="en-US" w:eastAsia="zh-CN"/>
                <w:rPrChange w:id="453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3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53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B651839" w14:textId="77777777" w:rsidR="00C75E31" w:rsidRPr="00E835D4" w:rsidRDefault="00000000">
            <w:pPr>
              <w:spacing w:before="0"/>
              <w:jc w:val="center"/>
              <w:rPr>
                <w:rFonts w:eastAsia="PMingLiU" w:cs="Arial"/>
                <w:b/>
                <w:bCs/>
                <w:sz w:val="16"/>
                <w:szCs w:val="16"/>
                <w:lang w:val="en-US" w:eastAsia="zh-CN"/>
                <w:rPrChange w:id="453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3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53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05F430E" w14:textId="77777777" w:rsidR="00C75E31" w:rsidRPr="00E835D4" w:rsidRDefault="00000000">
            <w:pPr>
              <w:spacing w:before="0"/>
              <w:jc w:val="center"/>
              <w:rPr>
                <w:rFonts w:eastAsia="PMingLiU" w:cs="Arial"/>
                <w:b/>
                <w:bCs/>
                <w:sz w:val="16"/>
                <w:szCs w:val="16"/>
                <w:lang w:val="en-US" w:eastAsia="zh-CN"/>
                <w:rPrChange w:id="453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3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54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19C7623" w14:textId="77777777" w:rsidR="00C75E31" w:rsidRPr="00E835D4" w:rsidRDefault="00000000">
            <w:pPr>
              <w:spacing w:before="0"/>
              <w:jc w:val="center"/>
              <w:rPr>
                <w:rFonts w:eastAsia="PMingLiU" w:cs="Arial"/>
                <w:b/>
                <w:bCs/>
                <w:sz w:val="16"/>
                <w:szCs w:val="16"/>
                <w:lang w:val="en-US" w:eastAsia="zh-CN"/>
                <w:rPrChange w:id="454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42"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543"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3A6CCE8B" w14:textId="77777777" w:rsidR="00C75E31" w:rsidRPr="00E835D4" w:rsidRDefault="00000000">
            <w:pPr>
              <w:spacing w:before="0"/>
              <w:jc w:val="center"/>
              <w:rPr>
                <w:rFonts w:eastAsia="PMingLiU" w:cs="Arial"/>
                <w:b/>
                <w:bCs/>
                <w:sz w:val="16"/>
                <w:szCs w:val="16"/>
                <w:lang w:val="en-US" w:eastAsia="zh-CN"/>
                <w:rPrChange w:id="454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45" w:author="扬 邱" w:date="2025-07-09T17:16:00Z" w16du:dateUtc="2025-07-09T09:16:00Z">
                  <w:rPr>
                    <w:rFonts w:eastAsia="PMingLiU" w:cs="Arial"/>
                    <w:b/>
                    <w:bCs/>
                    <w:sz w:val="12"/>
                    <w:szCs w:val="12"/>
                    <w:lang w:val="en-US" w:eastAsia="zh-CN"/>
                  </w:rPr>
                </w:rPrChange>
              </w:rPr>
              <w:t>847.99</w:t>
            </w:r>
          </w:p>
        </w:tc>
      </w:tr>
      <w:tr w:rsidR="00E835D4" w:rsidRPr="00E835D4" w14:paraId="0E25799F" w14:textId="77777777" w:rsidTr="00E835D4">
        <w:tblPrEx>
          <w:tblPrExChange w:id="4546" w:author="扬 邱" w:date="2025-07-09T17:16:00Z" w16du:dateUtc="2025-07-09T09:16:00Z">
            <w:tblPrEx>
              <w:tblLayout w:type="fixed"/>
            </w:tblPrEx>
          </w:tblPrExChange>
        </w:tblPrEx>
        <w:trPr>
          <w:trHeight w:val="360"/>
          <w:trPrChange w:id="4547"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548"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5A7A16C0" w14:textId="77777777" w:rsidR="00C75E31" w:rsidRPr="00E835D4" w:rsidRDefault="00000000">
            <w:pPr>
              <w:spacing w:before="0"/>
              <w:jc w:val="center"/>
              <w:rPr>
                <w:rFonts w:eastAsia="PMingLiU" w:cs="Arial"/>
                <w:b/>
                <w:bCs/>
                <w:sz w:val="16"/>
                <w:szCs w:val="16"/>
                <w:lang w:val="en-US" w:eastAsia="zh-CN"/>
                <w:rPrChange w:id="454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50" w:author="扬 邱" w:date="2025-07-09T17:16:00Z" w16du:dateUtc="2025-07-09T09:16:00Z">
                  <w:rPr>
                    <w:rFonts w:eastAsia="PMingLiU" w:cs="Arial"/>
                    <w:b/>
                    <w:bCs/>
                    <w:sz w:val="12"/>
                    <w:szCs w:val="12"/>
                    <w:lang w:val="en-US" w:eastAsia="zh-CN"/>
                  </w:rPr>
                </w:rPrChange>
              </w:rPr>
              <w:t>78</w:t>
            </w:r>
          </w:p>
        </w:tc>
        <w:tc>
          <w:tcPr>
            <w:tcW w:w="360" w:type="pct"/>
            <w:tcBorders>
              <w:top w:val="nil"/>
              <w:left w:val="nil"/>
              <w:bottom w:val="single" w:sz="4" w:space="0" w:color="auto"/>
              <w:right w:val="single" w:sz="4" w:space="0" w:color="auto"/>
            </w:tcBorders>
            <w:shd w:val="clear" w:color="auto" w:fill="auto"/>
            <w:vAlign w:val="center"/>
            <w:tcPrChange w:id="4551"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18C7B02D" w14:textId="77777777" w:rsidR="00C75E31" w:rsidRPr="00E835D4" w:rsidRDefault="00000000">
            <w:pPr>
              <w:spacing w:before="0"/>
              <w:rPr>
                <w:rFonts w:eastAsia="PMingLiU" w:cs="Arial"/>
                <w:b/>
                <w:bCs/>
                <w:sz w:val="16"/>
                <w:szCs w:val="16"/>
                <w:lang w:val="en-US" w:eastAsia="zh-CN"/>
                <w:rPrChange w:id="4552"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553" w:author="扬 邱" w:date="2025-07-09T17:16:00Z" w16du:dateUtc="2025-07-09T09:16:00Z">
                  <w:rPr>
                    <w:rFonts w:eastAsia="PMingLiU" w:cs="Arial" w:hint="eastAsia"/>
                    <w:b/>
                    <w:bCs/>
                    <w:sz w:val="12"/>
                    <w:szCs w:val="12"/>
                    <w:lang w:val="en-US" w:eastAsia="zh-CN"/>
                  </w:rPr>
                </w:rPrChange>
              </w:rPr>
              <w:t>航运</w:t>
            </w:r>
          </w:p>
        </w:tc>
        <w:tc>
          <w:tcPr>
            <w:tcW w:w="182" w:type="pct"/>
            <w:tcBorders>
              <w:top w:val="nil"/>
              <w:left w:val="nil"/>
              <w:bottom w:val="single" w:sz="4" w:space="0" w:color="auto"/>
              <w:right w:val="single" w:sz="4" w:space="0" w:color="auto"/>
            </w:tcBorders>
            <w:shd w:val="clear" w:color="000000" w:fill="FFFFFF"/>
            <w:vAlign w:val="center"/>
            <w:tcPrChange w:id="4554"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3FBE5B74" w14:textId="77777777" w:rsidR="00C75E31" w:rsidRPr="00E835D4" w:rsidRDefault="00000000">
            <w:pPr>
              <w:spacing w:before="0"/>
              <w:jc w:val="center"/>
              <w:rPr>
                <w:rFonts w:ascii="宋体" w:eastAsia="宋体" w:hAnsi="宋体" w:cs="宋体" w:hint="eastAsia"/>
                <w:b/>
                <w:bCs/>
                <w:sz w:val="16"/>
                <w:szCs w:val="16"/>
                <w:lang w:val="en-US" w:eastAsia="zh-CN"/>
                <w:rPrChange w:id="4555"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556" w:author="扬 邱" w:date="2025-07-09T17:16:00Z" w16du:dateUtc="2025-07-09T09:16:00Z">
                  <w:rPr>
                    <w:rFonts w:ascii="宋体" w:eastAsia="宋体" w:hAnsi="宋体" w:cs="宋体" w:hint="eastAsia"/>
                    <w:b/>
                    <w:bCs/>
                    <w:sz w:val="12"/>
                    <w:szCs w:val="12"/>
                    <w:lang w:val="en-US" w:eastAsia="zh-CN"/>
                  </w:rPr>
                </w:rPrChange>
              </w:rPr>
              <w:t>范围三 类别6</w:t>
            </w:r>
          </w:p>
        </w:tc>
        <w:tc>
          <w:tcPr>
            <w:tcW w:w="603" w:type="pct"/>
            <w:tcBorders>
              <w:top w:val="nil"/>
              <w:left w:val="nil"/>
              <w:bottom w:val="single" w:sz="4" w:space="0" w:color="auto"/>
              <w:right w:val="single" w:sz="4" w:space="0" w:color="auto"/>
            </w:tcBorders>
            <w:shd w:val="clear" w:color="000000" w:fill="FFFFFF"/>
            <w:noWrap/>
            <w:vAlign w:val="center"/>
            <w:tcPrChange w:id="4557"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04C75852" w14:textId="77777777" w:rsidR="00C75E31" w:rsidRPr="00E835D4" w:rsidRDefault="00000000">
            <w:pPr>
              <w:spacing w:before="0"/>
              <w:jc w:val="right"/>
              <w:rPr>
                <w:rFonts w:eastAsia="PMingLiU" w:cs="Arial"/>
                <w:b/>
                <w:bCs/>
                <w:sz w:val="16"/>
                <w:szCs w:val="16"/>
                <w:lang w:val="en-US" w:eastAsia="zh-CN"/>
                <w:rPrChange w:id="455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59" w:author="扬 邱" w:date="2025-07-09T17:16:00Z" w16du:dateUtc="2025-07-09T09:16:00Z">
                  <w:rPr>
                    <w:rFonts w:eastAsia="PMingLiU" w:cs="Arial"/>
                    <w:b/>
                    <w:bCs/>
                    <w:sz w:val="12"/>
                    <w:szCs w:val="12"/>
                    <w:lang w:val="en-US" w:eastAsia="zh-CN"/>
                  </w:rPr>
                </w:rPrChange>
              </w:rPr>
              <w:t>3,901,916.53</w:t>
            </w:r>
          </w:p>
        </w:tc>
        <w:tc>
          <w:tcPr>
            <w:tcW w:w="407" w:type="pct"/>
            <w:tcBorders>
              <w:top w:val="nil"/>
              <w:left w:val="nil"/>
              <w:bottom w:val="single" w:sz="4" w:space="0" w:color="auto"/>
              <w:right w:val="single" w:sz="4" w:space="0" w:color="auto"/>
            </w:tcBorders>
            <w:shd w:val="clear" w:color="000000" w:fill="FFFFFF"/>
            <w:noWrap/>
            <w:vAlign w:val="center"/>
            <w:tcPrChange w:id="4560"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6E93F9D5" w14:textId="77777777" w:rsidR="00C75E31" w:rsidRPr="00E835D4" w:rsidRDefault="00000000">
            <w:pPr>
              <w:spacing w:before="0"/>
              <w:rPr>
                <w:rFonts w:eastAsia="PMingLiU" w:cs="Arial"/>
                <w:b/>
                <w:bCs/>
                <w:sz w:val="16"/>
                <w:szCs w:val="16"/>
                <w:lang w:val="en-US" w:eastAsia="zh-CN"/>
                <w:rPrChange w:id="456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62" w:author="扬 邱" w:date="2025-07-09T17:16:00Z" w16du:dateUtc="2025-07-09T09:16:00Z">
                  <w:rPr>
                    <w:rFonts w:eastAsia="PMingLiU" w:cs="Arial"/>
                    <w:b/>
                    <w:bCs/>
                    <w:sz w:val="12"/>
                    <w:szCs w:val="12"/>
                    <w:lang w:val="en-US" w:eastAsia="zh-CN"/>
                  </w:rPr>
                </w:rPrChange>
              </w:rPr>
              <w:t>passenger*km</w:t>
            </w:r>
          </w:p>
        </w:tc>
        <w:tc>
          <w:tcPr>
            <w:tcW w:w="655" w:type="pct"/>
            <w:tcBorders>
              <w:top w:val="nil"/>
              <w:left w:val="nil"/>
              <w:bottom w:val="single" w:sz="4" w:space="0" w:color="auto"/>
              <w:right w:val="single" w:sz="4" w:space="0" w:color="auto"/>
            </w:tcBorders>
            <w:shd w:val="clear" w:color="000000" w:fill="C0C0C0"/>
            <w:noWrap/>
            <w:vAlign w:val="center"/>
            <w:tcPrChange w:id="4563"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3DE45B7D" w14:textId="77777777" w:rsidR="00C75E31" w:rsidRPr="00E835D4" w:rsidRDefault="00000000">
            <w:pPr>
              <w:spacing w:before="0"/>
              <w:jc w:val="center"/>
              <w:rPr>
                <w:rFonts w:eastAsia="PMingLiU" w:cs="Arial"/>
                <w:b/>
                <w:bCs/>
                <w:sz w:val="16"/>
                <w:szCs w:val="16"/>
                <w:lang w:val="en-US" w:eastAsia="zh-CN"/>
                <w:rPrChange w:id="456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65" w:author="扬 邱" w:date="2025-07-09T17:16:00Z" w16du:dateUtc="2025-07-09T09:16:00Z">
                  <w:rPr>
                    <w:rFonts w:eastAsia="PMingLiU" w:cs="Arial"/>
                    <w:b/>
                    <w:bCs/>
                    <w:sz w:val="12"/>
                    <w:szCs w:val="12"/>
                    <w:lang w:val="en-US" w:eastAsia="zh-CN"/>
                  </w:rPr>
                </w:rPrChange>
              </w:rPr>
              <w:t>327.76</w:t>
            </w:r>
          </w:p>
        </w:tc>
        <w:tc>
          <w:tcPr>
            <w:tcW w:w="353" w:type="pct"/>
            <w:tcBorders>
              <w:top w:val="nil"/>
              <w:left w:val="nil"/>
              <w:bottom w:val="single" w:sz="4" w:space="0" w:color="auto"/>
              <w:right w:val="single" w:sz="4" w:space="0" w:color="auto"/>
            </w:tcBorders>
            <w:shd w:val="clear" w:color="000000" w:fill="C0C0C0"/>
            <w:noWrap/>
            <w:vAlign w:val="center"/>
            <w:tcPrChange w:id="4566"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7C968EAB" w14:textId="77777777" w:rsidR="00C75E31" w:rsidRPr="00E835D4" w:rsidRDefault="00000000">
            <w:pPr>
              <w:spacing w:before="0"/>
              <w:jc w:val="center"/>
              <w:rPr>
                <w:rFonts w:eastAsia="PMingLiU" w:cs="Arial"/>
                <w:b/>
                <w:bCs/>
                <w:sz w:val="16"/>
                <w:szCs w:val="16"/>
                <w:lang w:val="en-US" w:eastAsia="zh-CN"/>
                <w:rPrChange w:id="456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68"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569"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36EC222B" w14:textId="77777777" w:rsidR="00C75E31" w:rsidRPr="00E835D4" w:rsidRDefault="00000000">
            <w:pPr>
              <w:spacing w:before="0"/>
              <w:jc w:val="center"/>
              <w:rPr>
                <w:rFonts w:eastAsia="PMingLiU" w:cs="Arial"/>
                <w:b/>
                <w:bCs/>
                <w:sz w:val="16"/>
                <w:szCs w:val="16"/>
                <w:lang w:val="en-US" w:eastAsia="zh-CN"/>
                <w:rPrChange w:id="457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71"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572"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1BE7A2C4" w14:textId="77777777" w:rsidR="00C75E31" w:rsidRPr="00E835D4" w:rsidRDefault="00000000">
            <w:pPr>
              <w:spacing w:before="0"/>
              <w:jc w:val="center"/>
              <w:rPr>
                <w:rFonts w:eastAsia="PMingLiU" w:cs="Arial"/>
                <w:b/>
                <w:bCs/>
                <w:sz w:val="16"/>
                <w:szCs w:val="16"/>
                <w:lang w:val="en-US" w:eastAsia="zh-CN"/>
                <w:rPrChange w:id="457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7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57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05BF632" w14:textId="77777777" w:rsidR="00C75E31" w:rsidRPr="00E835D4" w:rsidRDefault="00000000">
            <w:pPr>
              <w:spacing w:before="0"/>
              <w:jc w:val="center"/>
              <w:rPr>
                <w:rFonts w:eastAsia="PMingLiU" w:cs="Arial"/>
                <w:b/>
                <w:bCs/>
                <w:sz w:val="16"/>
                <w:szCs w:val="16"/>
                <w:lang w:val="en-US" w:eastAsia="zh-CN"/>
                <w:rPrChange w:id="457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7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57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300B076" w14:textId="77777777" w:rsidR="00C75E31" w:rsidRPr="00E835D4" w:rsidRDefault="00000000">
            <w:pPr>
              <w:spacing w:before="0"/>
              <w:jc w:val="center"/>
              <w:rPr>
                <w:rFonts w:eastAsia="PMingLiU" w:cs="Arial"/>
                <w:b/>
                <w:bCs/>
                <w:sz w:val="16"/>
                <w:szCs w:val="16"/>
                <w:lang w:val="en-US" w:eastAsia="zh-CN"/>
                <w:rPrChange w:id="457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8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58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C7E5F9B" w14:textId="77777777" w:rsidR="00C75E31" w:rsidRPr="00E835D4" w:rsidRDefault="00000000">
            <w:pPr>
              <w:spacing w:before="0"/>
              <w:jc w:val="center"/>
              <w:rPr>
                <w:rFonts w:eastAsia="PMingLiU" w:cs="Arial"/>
                <w:b/>
                <w:bCs/>
                <w:sz w:val="16"/>
                <w:szCs w:val="16"/>
                <w:lang w:val="en-US" w:eastAsia="zh-CN"/>
                <w:rPrChange w:id="458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83"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584"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272694C1" w14:textId="77777777" w:rsidR="00C75E31" w:rsidRPr="00E835D4" w:rsidRDefault="00000000">
            <w:pPr>
              <w:spacing w:before="0"/>
              <w:jc w:val="center"/>
              <w:rPr>
                <w:rFonts w:eastAsia="PMingLiU" w:cs="Arial"/>
                <w:b/>
                <w:bCs/>
                <w:sz w:val="16"/>
                <w:szCs w:val="16"/>
                <w:lang w:val="en-US" w:eastAsia="zh-CN"/>
                <w:rPrChange w:id="458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86" w:author="扬 邱" w:date="2025-07-09T17:16:00Z" w16du:dateUtc="2025-07-09T09:16:00Z">
                  <w:rPr>
                    <w:rFonts w:eastAsia="PMingLiU" w:cs="Arial"/>
                    <w:b/>
                    <w:bCs/>
                    <w:sz w:val="12"/>
                    <w:szCs w:val="12"/>
                    <w:lang w:val="en-US" w:eastAsia="zh-CN"/>
                  </w:rPr>
                </w:rPrChange>
              </w:rPr>
              <w:t>327.76</w:t>
            </w:r>
          </w:p>
        </w:tc>
      </w:tr>
      <w:tr w:rsidR="00E835D4" w:rsidRPr="00E835D4" w14:paraId="30290CFC" w14:textId="77777777" w:rsidTr="00E835D4">
        <w:tblPrEx>
          <w:tblPrExChange w:id="4587" w:author="扬 邱" w:date="2025-07-09T17:16:00Z" w16du:dateUtc="2025-07-09T09:16:00Z">
            <w:tblPrEx>
              <w:tblLayout w:type="fixed"/>
            </w:tblPrEx>
          </w:tblPrExChange>
        </w:tblPrEx>
        <w:trPr>
          <w:trHeight w:val="360"/>
          <w:trPrChange w:id="4588"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589"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4EB78381" w14:textId="77777777" w:rsidR="00C75E31" w:rsidRPr="00E835D4" w:rsidRDefault="00000000">
            <w:pPr>
              <w:spacing w:before="0"/>
              <w:jc w:val="center"/>
              <w:rPr>
                <w:rFonts w:eastAsia="PMingLiU" w:cs="Arial"/>
                <w:b/>
                <w:bCs/>
                <w:sz w:val="16"/>
                <w:szCs w:val="16"/>
                <w:lang w:val="en-US" w:eastAsia="zh-CN"/>
                <w:rPrChange w:id="459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591" w:author="扬 邱" w:date="2025-07-09T17:16:00Z" w16du:dateUtc="2025-07-09T09:16:00Z">
                  <w:rPr>
                    <w:rFonts w:eastAsia="PMingLiU" w:cs="Arial"/>
                    <w:b/>
                    <w:bCs/>
                    <w:sz w:val="12"/>
                    <w:szCs w:val="12"/>
                    <w:lang w:val="en-US" w:eastAsia="zh-CN"/>
                  </w:rPr>
                </w:rPrChange>
              </w:rPr>
              <w:t>79</w:t>
            </w:r>
          </w:p>
        </w:tc>
        <w:tc>
          <w:tcPr>
            <w:tcW w:w="360" w:type="pct"/>
            <w:tcBorders>
              <w:top w:val="nil"/>
              <w:left w:val="nil"/>
              <w:bottom w:val="single" w:sz="4" w:space="0" w:color="auto"/>
              <w:right w:val="single" w:sz="4" w:space="0" w:color="auto"/>
            </w:tcBorders>
            <w:shd w:val="clear" w:color="auto" w:fill="auto"/>
            <w:vAlign w:val="center"/>
            <w:tcPrChange w:id="4592"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713CD549" w14:textId="77777777" w:rsidR="00C75E31" w:rsidRPr="00E835D4" w:rsidRDefault="00000000">
            <w:pPr>
              <w:spacing w:before="0"/>
              <w:rPr>
                <w:rFonts w:eastAsia="PMingLiU" w:cs="Arial"/>
                <w:b/>
                <w:bCs/>
                <w:sz w:val="16"/>
                <w:szCs w:val="16"/>
                <w:lang w:val="en-US" w:eastAsia="zh-CN"/>
                <w:rPrChange w:id="4593"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594" w:author="扬 邱" w:date="2025-07-09T17:16:00Z" w16du:dateUtc="2025-07-09T09:16:00Z">
                  <w:rPr>
                    <w:rFonts w:eastAsia="PMingLiU" w:cs="Arial" w:hint="eastAsia"/>
                    <w:b/>
                    <w:bCs/>
                    <w:sz w:val="12"/>
                    <w:szCs w:val="12"/>
                    <w:lang w:val="en-US" w:eastAsia="zh-CN"/>
                  </w:rPr>
                </w:rPrChange>
              </w:rPr>
              <w:t>铁路运输</w:t>
            </w:r>
          </w:p>
        </w:tc>
        <w:tc>
          <w:tcPr>
            <w:tcW w:w="182" w:type="pct"/>
            <w:tcBorders>
              <w:top w:val="nil"/>
              <w:left w:val="nil"/>
              <w:bottom w:val="single" w:sz="4" w:space="0" w:color="auto"/>
              <w:right w:val="single" w:sz="4" w:space="0" w:color="auto"/>
            </w:tcBorders>
            <w:shd w:val="clear" w:color="000000" w:fill="FFFFFF"/>
            <w:vAlign w:val="center"/>
            <w:tcPrChange w:id="4595"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45CF412A" w14:textId="77777777" w:rsidR="00C75E31" w:rsidRPr="00E835D4" w:rsidRDefault="00000000">
            <w:pPr>
              <w:spacing w:before="0"/>
              <w:jc w:val="center"/>
              <w:rPr>
                <w:rFonts w:ascii="宋体" w:eastAsia="宋体" w:hAnsi="宋体" w:cs="宋体" w:hint="eastAsia"/>
                <w:b/>
                <w:bCs/>
                <w:sz w:val="16"/>
                <w:szCs w:val="16"/>
                <w:lang w:val="en-US" w:eastAsia="zh-CN"/>
                <w:rPrChange w:id="4596"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597" w:author="扬 邱" w:date="2025-07-09T17:16:00Z" w16du:dateUtc="2025-07-09T09:16:00Z">
                  <w:rPr>
                    <w:rFonts w:ascii="宋体" w:eastAsia="宋体" w:hAnsi="宋体" w:cs="宋体" w:hint="eastAsia"/>
                    <w:b/>
                    <w:bCs/>
                    <w:sz w:val="12"/>
                    <w:szCs w:val="12"/>
                    <w:lang w:val="en-US" w:eastAsia="zh-CN"/>
                  </w:rPr>
                </w:rPrChange>
              </w:rPr>
              <w:t>范围三 类别6</w:t>
            </w:r>
          </w:p>
        </w:tc>
        <w:tc>
          <w:tcPr>
            <w:tcW w:w="603" w:type="pct"/>
            <w:tcBorders>
              <w:top w:val="nil"/>
              <w:left w:val="nil"/>
              <w:bottom w:val="single" w:sz="4" w:space="0" w:color="auto"/>
              <w:right w:val="single" w:sz="4" w:space="0" w:color="auto"/>
            </w:tcBorders>
            <w:shd w:val="clear" w:color="000000" w:fill="FFFFFF"/>
            <w:noWrap/>
            <w:vAlign w:val="center"/>
            <w:tcPrChange w:id="4598"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3B03B49C" w14:textId="77777777" w:rsidR="00C75E31" w:rsidRPr="00E835D4" w:rsidRDefault="00000000">
            <w:pPr>
              <w:spacing w:before="0"/>
              <w:jc w:val="right"/>
              <w:rPr>
                <w:rFonts w:eastAsia="PMingLiU" w:cs="Arial"/>
                <w:b/>
                <w:bCs/>
                <w:sz w:val="16"/>
                <w:szCs w:val="16"/>
                <w:lang w:val="en-US" w:eastAsia="zh-CN"/>
                <w:rPrChange w:id="459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00" w:author="扬 邱" w:date="2025-07-09T17:16:00Z" w16du:dateUtc="2025-07-09T09:16:00Z">
                  <w:rPr>
                    <w:rFonts w:eastAsia="PMingLiU" w:cs="Arial"/>
                    <w:b/>
                    <w:bCs/>
                    <w:sz w:val="12"/>
                    <w:szCs w:val="12"/>
                    <w:lang w:val="en-US" w:eastAsia="zh-CN"/>
                  </w:rPr>
                </w:rPrChange>
              </w:rPr>
              <w:t>8,277,796.53</w:t>
            </w:r>
          </w:p>
        </w:tc>
        <w:tc>
          <w:tcPr>
            <w:tcW w:w="407" w:type="pct"/>
            <w:tcBorders>
              <w:top w:val="nil"/>
              <w:left w:val="nil"/>
              <w:bottom w:val="single" w:sz="4" w:space="0" w:color="auto"/>
              <w:right w:val="single" w:sz="4" w:space="0" w:color="auto"/>
            </w:tcBorders>
            <w:shd w:val="clear" w:color="000000" w:fill="FFFFFF"/>
            <w:noWrap/>
            <w:vAlign w:val="center"/>
            <w:tcPrChange w:id="4601"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1834A209" w14:textId="77777777" w:rsidR="00C75E31" w:rsidRPr="00E835D4" w:rsidRDefault="00000000">
            <w:pPr>
              <w:spacing w:before="0"/>
              <w:rPr>
                <w:rFonts w:eastAsia="PMingLiU" w:cs="Arial"/>
                <w:b/>
                <w:bCs/>
                <w:sz w:val="16"/>
                <w:szCs w:val="16"/>
                <w:lang w:val="en-US" w:eastAsia="zh-CN"/>
                <w:rPrChange w:id="460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03" w:author="扬 邱" w:date="2025-07-09T17:16:00Z" w16du:dateUtc="2025-07-09T09:16:00Z">
                  <w:rPr>
                    <w:rFonts w:eastAsia="PMingLiU" w:cs="Arial"/>
                    <w:b/>
                    <w:bCs/>
                    <w:sz w:val="12"/>
                    <w:szCs w:val="12"/>
                    <w:lang w:val="en-US" w:eastAsia="zh-CN"/>
                  </w:rPr>
                </w:rPrChange>
              </w:rPr>
              <w:t>passenger*km</w:t>
            </w:r>
          </w:p>
        </w:tc>
        <w:tc>
          <w:tcPr>
            <w:tcW w:w="655" w:type="pct"/>
            <w:tcBorders>
              <w:top w:val="nil"/>
              <w:left w:val="nil"/>
              <w:bottom w:val="single" w:sz="4" w:space="0" w:color="auto"/>
              <w:right w:val="single" w:sz="4" w:space="0" w:color="auto"/>
            </w:tcBorders>
            <w:shd w:val="clear" w:color="000000" w:fill="C0C0C0"/>
            <w:noWrap/>
            <w:vAlign w:val="center"/>
            <w:tcPrChange w:id="4604"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3638F32F" w14:textId="77777777" w:rsidR="00C75E31" w:rsidRPr="00E835D4" w:rsidRDefault="00000000">
            <w:pPr>
              <w:spacing w:before="0"/>
              <w:jc w:val="center"/>
              <w:rPr>
                <w:rFonts w:eastAsia="PMingLiU" w:cs="Arial"/>
                <w:b/>
                <w:bCs/>
                <w:sz w:val="16"/>
                <w:szCs w:val="16"/>
                <w:lang w:val="en-US" w:eastAsia="zh-CN"/>
                <w:rPrChange w:id="460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06" w:author="扬 邱" w:date="2025-07-09T17:16:00Z" w16du:dateUtc="2025-07-09T09:16:00Z">
                  <w:rPr>
                    <w:rFonts w:eastAsia="PMingLiU" w:cs="Arial"/>
                    <w:b/>
                    <w:bCs/>
                    <w:sz w:val="12"/>
                    <w:szCs w:val="12"/>
                    <w:lang w:val="en-US" w:eastAsia="zh-CN"/>
                  </w:rPr>
                </w:rPrChange>
              </w:rPr>
              <w:t>619.79</w:t>
            </w:r>
          </w:p>
        </w:tc>
        <w:tc>
          <w:tcPr>
            <w:tcW w:w="353" w:type="pct"/>
            <w:tcBorders>
              <w:top w:val="nil"/>
              <w:left w:val="nil"/>
              <w:bottom w:val="single" w:sz="4" w:space="0" w:color="auto"/>
              <w:right w:val="single" w:sz="4" w:space="0" w:color="auto"/>
            </w:tcBorders>
            <w:shd w:val="clear" w:color="000000" w:fill="C0C0C0"/>
            <w:noWrap/>
            <w:vAlign w:val="center"/>
            <w:tcPrChange w:id="4607"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41D62997" w14:textId="77777777" w:rsidR="00C75E31" w:rsidRPr="00E835D4" w:rsidRDefault="00000000">
            <w:pPr>
              <w:spacing w:before="0"/>
              <w:jc w:val="center"/>
              <w:rPr>
                <w:rFonts w:eastAsia="PMingLiU" w:cs="Arial"/>
                <w:b/>
                <w:bCs/>
                <w:sz w:val="16"/>
                <w:szCs w:val="16"/>
                <w:lang w:val="en-US" w:eastAsia="zh-CN"/>
                <w:rPrChange w:id="460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09"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610"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500665B0" w14:textId="77777777" w:rsidR="00C75E31" w:rsidRPr="00E835D4" w:rsidRDefault="00000000">
            <w:pPr>
              <w:spacing w:before="0"/>
              <w:jc w:val="center"/>
              <w:rPr>
                <w:rFonts w:eastAsia="PMingLiU" w:cs="Arial"/>
                <w:b/>
                <w:bCs/>
                <w:sz w:val="16"/>
                <w:szCs w:val="16"/>
                <w:lang w:val="en-US" w:eastAsia="zh-CN"/>
                <w:rPrChange w:id="461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12"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613"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2077F6FE" w14:textId="77777777" w:rsidR="00C75E31" w:rsidRPr="00E835D4" w:rsidRDefault="00000000">
            <w:pPr>
              <w:spacing w:before="0"/>
              <w:jc w:val="center"/>
              <w:rPr>
                <w:rFonts w:eastAsia="PMingLiU" w:cs="Arial"/>
                <w:b/>
                <w:bCs/>
                <w:sz w:val="16"/>
                <w:szCs w:val="16"/>
                <w:lang w:val="en-US" w:eastAsia="zh-CN"/>
                <w:rPrChange w:id="461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1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61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54B30E3" w14:textId="77777777" w:rsidR="00C75E31" w:rsidRPr="00E835D4" w:rsidRDefault="00000000">
            <w:pPr>
              <w:spacing w:before="0"/>
              <w:jc w:val="center"/>
              <w:rPr>
                <w:rFonts w:eastAsia="PMingLiU" w:cs="Arial"/>
                <w:b/>
                <w:bCs/>
                <w:sz w:val="16"/>
                <w:szCs w:val="16"/>
                <w:lang w:val="en-US" w:eastAsia="zh-CN"/>
                <w:rPrChange w:id="461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1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61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09F3A4D" w14:textId="77777777" w:rsidR="00C75E31" w:rsidRPr="00E835D4" w:rsidRDefault="00000000">
            <w:pPr>
              <w:spacing w:before="0"/>
              <w:jc w:val="center"/>
              <w:rPr>
                <w:rFonts w:eastAsia="PMingLiU" w:cs="Arial"/>
                <w:b/>
                <w:bCs/>
                <w:sz w:val="16"/>
                <w:szCs w:val="16"/>
                <w:lang w:val="en-US" w:eastAsia="zh-CN"/>
                <w:rPrChange w:id="462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2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62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78C5A8A" w14:textId="77777777" w:rsidR="00C75E31" w:rsidRPr="00E835D4" w:rsidRDefault="00000000">
            <w:pPr>
              <w:spacing w:before="0"/>
              <w:jc w:val="center"/>
              <w:rPr>
                <w:rFonts w:eastAsia="PMingLiU" w:cs="Arial"/>
                <w:b/>
                <w:bCs/>
                <w:sz w:val="16"/>
                <w:szCs w:val="16"/>
                <w:lang w:val="en-US" w:eastAsia="zh-CN"/>
                <w:rPrChange w:id="462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24"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625"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7E7A2D4E" w14:textId="77777777" w:rsidR="00C75E31" w:rsidRPr="00E835D4" w:rsidRDefault="00000000">
            <w:pPr>
              <w:spacing w:before="0"/>
              <w:jc w:val="center"/>
              <w:rPr>
                <w:rFonts w:eastAsia="PMingLiU" w:cs="Arial"/>
                <w:b/>
                <w:bCs/>
                <w:sz w:val="16"/>
                <w:szCs w:val="16"/>
                <w:lang w:val="en-US" w:eastAsia="zh-CN"/>
                <w:rPrChange w:id="462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27" w:author="扬 邱" w:date="2025-07-09T17:16:00Z" w16du:dateUtc="2025-07-09T09:16:00Z">
                  <w:rPr>
                    <w:rFonts w:eastAsia="PMingLiU" w:cs="Arial"/>
                    <w:b/>
                    <w:bCs/>
                    <w:sz w:val="12"/>
                    <w:szCs w:val="12"/>
                    <w:lang w:val="en-US" w:eastAsia="zh-CN"/>
                  </w:rPr>
                </w:rPrChange>
              </w:rPr>
              <w:t>619.79</w:t>
            </w:r>
          </w:p>
        </w:tc>
      </w:tr>
      <w:tr w:rsidR="00E835D4" w:rsidRPr="00E835D4" w14:paraId="7BA81B45" w14:textId="77777777" w:rsidTr="00E835D4">
        <w:tblPrEx>
          <w:tblPrExChange w:id="4628" w:author="扬 邱" w:date="2025-07-09T17:16:00Z" w16du:dateUtc="2025-07-09T09:16:00Z">
            <w:tblPrEx>
              <w:tblLayout w:type="fixed"/>
            </w:tblPrEx>
          </w:tblPrExChange>
        </w:tblPrEx>
        <w:trPr>
          <w:trHeight w:val="360"/>
          <w:trPrChange w:id="4629"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630"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1E3FEEF" w14:textId="77777777" w:rsidR="00C75E31" w:rsidRPr="00E835D4" w:rsidRDefault="00000000">
            <w:pPr>
              <w:spacing w:before="0"/>
              <w:jc w:val="center"/>
              <w:rPr>
                <w:rFonts w:eastAsia="PMingLiU" w:cs="Arial"/>
                <w:b/>
                <w:bCs/>
                <w:sz w:val="16"/>
                <w:szCs w:val="16"/>
                <w:lang w:val="en-US" w:eastAsia="zh-CN"/>
                <w:rPrChange w:id="463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32" w:author="扬 邱" w:date="2025-07-09T17:16:00Z" w16du:dateUtc="2025-07-09T09:16:00Z">
                  <w:rPr>
                    <w:rFonts w:eastAsia="PMingLiU" w:cs="Arial"/>
                    <w:b/>
                    <w:bCs/>
                    <w:sz w:val="12"/>
                    <w:szCs w:val="12"/>
                    <w:lang w:val="en-US" w:eastAsia="zh-CN"/>
                  </w:rPr>
                </w:rPrChange>
              </w:rPr>
              <w:t>80</w:t>
            </w:r>
          </w:p>
        </w:tc>
        <w:tc>
          <w:tcPr>
            <w:tcW w:w="360" w:type="pct"/>
            <w:tcBorders>
              <w:top w:val="nil"/>
              <w:left w:val="nil"/>
              <w:bottom w:val="single" w:sz="4" w:space="0" w:color="auto"/>
              <w:right w:val="single" w:sz="4" w:space="0" w:color="auto"/>
            </w:tcBorders>
            <w:shd w:val="clear" w:color="auto" w:fill="auto"/>
            <w:vAlign w:val="center"/>
            <w:tcPrChange w:id="4633"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12B7D312" w14:textId="77777777" w:rsidR="00C75E31" w:rsidRPr="00E835D4" w:rsidRDefault="00000000">
            <w:pPr>
              <w:spacing w:before="0"/>
              <w:rPr>
                <w:rFonts w:eastAsia="PMingLiU" w:cs="Arial"/>
                <w:b/>
                <w:bCs/>
                <w:sz w:val="16"/>
                <w:szCs w:val="16"/>
                <w:lang w:val="en-US" w:eastAsia="zh-CN"/>
                <w:rPrChange w:id="4634"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635" w:author="扬 邱" w:date="2025-07-09T17:16:00Z" w16du:dateUtc="2025-07-09T09:16:00Z">
                  <w:rPr>
                    <w:rFonts w:eastAsia="PMingLiU" w:cs="Arial" w:hint="eastAsia"/>
                    <w:b/>
                    <w:bCs/>
                    <w:sz w:val="12"/>
                    <w:szCs w:val="12"/>
                    <w:lang w:val="en-US" w:eastAsia="zh-CN"/>
                  </w:rPr>
                </w:rPrChange>
              </w:rPr>
              <w:t>员工差旅住宿</w:t>
            </w:r>
          </w:p>
        </w:tc>
        <w:tc>
          <w:tcPr>
            <w:tcW w:w="182" w:type="pct"/>
            <w:tcBorders>
              <w:top w:val="nil"/>
              <w:left w:val="nil"/>
              <w:bottom w:val="single" w:sz="4" w:space="0" w:color="auto"/>
              <w:right w:val="single" w:sz="4" w:space="0" w:color="auto"/>
            </w:tcBorders>
            <w:shd w:val="clear" w:color="000000" w:fill="FFFFFF"/>
            <w:vAlign w:val="center"/>
            <w:tcPrChange w:id="4636"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31290E84" w14:textId="77777777" w:rsidR="00C75E31" w:rsidRPr="00E835D4" w:rsidRDefault="00000000">
            <w:pPr>
              <w:spacing w:before="0"/>
              <w:jc w:val="center"/>
              <w:rPr>
                <w:rFonts w:ascii="宋体" w:eastAsia="宋体" w:hAnsi="宋体" w:cs="宋体" w:hint="eastAsia"/>
                <w:b/>
                <w:bCs/>
                <w:sz w:val="16"/>
                <w:szCs w:val="16"/>
                <w:lang w:val="en-US" w:eastAsia="zh-CN"/>
                <w:rPrChange w:id="4637"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638" w:author="扬 邱" w:date="2025-07-09T17:16:00Z" w16du:dateUtc="2025-07-09T09:16:00Z">
                  <w:rPr>
                    <w:rFonts w:ascii="宋体" w:eastAsia="宋体" w:hAnsi="宋体" w:cs="宋体" w:hint="eastAsia"/>
                    <w:b/>
                    <w:bCs/>
                    <w:sz w:val="12"/>
                    <w:szCs w:val="12"/>
                    <w:lang w:val="en-US" w:eastAsia="zh-CN"/>
                  </w:rPr>
                </w:rPrChange>
              </w:rPr>
              <w:t xml:space="preserve">范围三 </w:t>
            </w:r>
            <w:r w:rsidRPr="00E835D4">
              <w:rPr>
                <w:rFonts w:ascii="宋体" w:eastAsia="宋体" w:hAnsi="宋体" w:cs="宋体" w:hint="eastAsia"/>
                <w:b/>
                <w:bCs/>
                <w:sz w:val="16"/>
                <w:szCs w:val="16"/>
                <w:lang w:val="en-US" w:eastAsia="zh-CN"/>
                <w:rPrChange w:id="4639" w:author="扬 邱" w:date="2025-07-09T17:16:00Z" w16du:dateUtc="2025-07-09T09:16:00Z">
                  <w:rPr>
                    <w:rFonts w:ascii="宋体" w:eastAsia="宋体" w:hAnsi="宋体" w:cs="宋体" w:hint="eastAsia"/>
                    <w:b/>
                    <w:bCs/>
                    <w:sz w:val="12"/>
                    <w:szCs w:val="12"/>
                    <w:lang w:val="en-US" w:eastAsia="zh-CN"/>
                  </w:rPr>
                </w:rPrChange>
              </w:rPr>
              <w:lastRenderedPageBreak/>
              <w:t>类别6</w:t>
            </w:r>
          </w:p>
        </w:tc>
        <w:tc>
          <w:tcPr>
            <w:tcW w:w="603" w:type="pct"/>
            <w:tcBorders>
              <w:top w:val="nil"/>
              <w:left w:val="nil"/>
              <w:bottom w:val="single" w:sz="4" w:space="0" w:color="auto"/>
              <w:right w:val="single" w:sz="4" w:space="0" w:color="auto"/>
            </w:tcBorders>
            <w:shd w:val="clear" w:color="000000" w:fill="FFFFFF"/>
            <w:noWrap/>
            <w:vAlign w:val="center"/>
            <w:tcPrChange w:id="4640"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0F1EA18B" w14:textId="77777777" w:rsidR="00C75E31" w:rsidRPr="00E835D4" w:rsidRDefault="00000000">
            <w:pPr>
              <w:spacing w:before="0"/>
              <w:jc w:val="right"/>
              <w:rPr>
                <w:rFonts w:eastAsia="PMingLiU" w:cs="Arial"/>
                <w:b/>
                <w:bCs/>
                <w:sz w:val="16"/>
                <w:szCs w:val="16"/>
                <w:lang w:val="en-US" w:eastAsia="zh-CN"/>
                <w:rPrChange w:id="464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42" w:author="扬 邱" w:date="2025-07-09T17:16:00Z" w16du:dateUtc="2025-07-09T09:16:00Z">
                  <w:rPr>
                    <w:rFonts w:eastAsia="PMingLiU" w:cs="Arial"/>
                    <w:b/>
                    <w:bCs/>
                    <w:sz w:val="12"/>
                    <w:szCs w:val="12"/>
                    <w:lang w:val="en-US" w:eastAsia="zh-CN"/>
                  </w:rPr>
                </w:rPrChange>
              </w:rPr>
              <w:lastRenderedPageBreak/>
              <w:t>13,507.00</w:t>
            </w:r>
          </w:p>
        </w:tc>
        <w:tc>
          <w:tcPr>
            <w:tcW w:w="407" w:type="pct"/>
            <w:tcBorders>
              <w:top w:val="nil"/>
              <w:left w:val="nil"/>
              <w:bottom w:val="single" w:sz="4" w:space="0" w:color="auto"/>
              <w:right w:val="single" w:sz="4" w:space="0" w:color="auto"/>
            </w:tcBorders>
            <w:shd w:val="clear" w:color="000000" w:fill="FFFFFF"/>
            <w:noWrap/>
            <w:vAlign w:val="center"/>
            <w:tcPrChange w:id="4643"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2527FED4" w14:textId="77777777" w:rsidR="00C75E31" w:rsidRPr="00E835D4" w:rsidRDefault="00000000">
            <w:pPr>
              <w:spacing w:before="0"/>
              <w:rPr>
                <w:rFonts w:eastAsia="PMingLiU" w:cs="Arial"/>
                <w:b/>
                <w:bCs/>
                <w:sz w:val="16"/>
                <w:szCs w:val="16"/>
                <w:lang w:val="en-US" w:eastAsia="zh-CN"/>
                <w:rPrChange w:id="4644"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645" w:author="扬 邱" w:date="2025-07-09T17:16:00Z" w16du:dateUtc="2025-07-09T09:16:00Z">
                  <w:rPr>
                    <w:rFonts w:eastAsia="PMingLiU" w:cs="Arial" w:hint="eastAsia"/>
                    <w:b/>
                    <w:bCs/>
                    <w:sz w:val="12"/>
                    <w:szCs w:val="12"/>
                    <w:lang w:val="en-US" w:eastAsia="zh-CN"/>
                  </w:rPr>
                </w:rPrChange>
              </w:rPr>
              <w:t>总间</w:t>
            </w:r>
            <w:r w:rsidRPr="00E835D4">
              <w:rPr>
                <w:rFonts w:eastAsia="PMingLiU" w:cs="Arial"/>
                <w:b/>
                <w:bCs/>
                <w:sz w:val="16"/>
                <w:szCs w:val="16"/>
                <w:lang w:val="en-US" w:eastAsia="zh-CN"/>
                <w:rPrChange w:id="4646" w:author="扬 邱" w:date="2025-07-09T17:16:00Z" w16du:dateUtc="2025-07-09T09:16:00Z">
                  <w:rPr>
                    <w:rFonts w:eastAsia="PMingLiU" w:cs="Arial"/>
                    <w:b/>
                    <w:bCs/>
                    <w:sz w:val="12"/>
                    <w:szCs w:val="12"/>
                    <w:lang w:val="en-US" w:eastAsia="zh-CN"/>
                  </w:rPr>
                </w:rPrChange>
              </w:rPr>
              <w:t>*</w:t>
            </w:r>
            <w:r w:rsidRPr="00E835D4">
              <w:rPr>
                <w:rFonts w:eastAsia="PMingLiU" w:cs="Arial" w:hint="eastAsia"/>
                <w:b/>
                <w:bCs/>
                <w:sz w:val="16"/>
                <w:szCs w:val="16"/>
                <w:lang w:val="en-US" w:eastAsia="zh-CN"/>
                <w:rPrChange w:id="4647" w:author="扬 邱" w:date="2025-07-09T17:16:00Z" w16du:dateUtc="2025-07-09T09:16:00Z">
                  <w:rPr>
                    <w:rFonts w:eastAsia="PMingLiU" w:cs="Arial" w:hint="eastAsia"/>
                    <w:b/>
                    <w:bCs/>
                    <w:sz w:val="12"/>
                    <w:szCs w:val="12"/>
                    <w:lang w:val="en-US" w:eastAsia="zh-CN"/>
                  </w:rPr>
                </w:rPrChange>
              </w:rPr>
              <w:t>晚</w:t>
            </w:r>
          </w:p>
        </w:tc>
        <w:tc>
          <w:tcPr>
            <w:tcW w:w="655" w:type="pct"/>
            <w:tcBorders>
              <w:top w:val="nil"/>
              <w:left w:val="nil"/>
              <w:bottom w:val="single" w:sz="4" w:space="0" w:color="auto"/>
              <w:right w:val="single" w:sz="4" w:space="0" w:color="auto"/>
            </w:tcBorders>
            <w:shd w:val="clear" w:color="000000" w:fill="C0C0C0"/>
            <w:noWrap/>
            <w:vAlign w:val="center"/>
            <w:tcPrChange w:id="4648"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A67E0BD" w14:textId="77777777" w:rsidR="00C75E31" w:rsidRPr="00E835D4" w:rsidRDefault="00000000">
            <w:pPr>
              <w:spacing w:before="0"/>
              <w:jc w:val="center"/>
              <w:rPr>
                <w:rFonts w:eastAsia="PMingLiU" w:cs="Arial"/>
                <w:b/>
                <w:bCs/>
                <w:sz w:val="16"/>
                <w:szCs w:val="16"/>
                <w:lang w:val="en-US" w:eastAsia="zh-CN"/>
                <w:rPrChange w:id="464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50" w:author="扬 邱" w:date="2025-07-09T17:16:00Z" w16du:dateUtc="2025-07-09T09:16:00Z">
                  <w:rPr>
                    <w:rFonts w:eastAsia="PMingLiU" w:cs="Arial"/>
                    <w:b/>
                    <w:bCs/>
                    <w:sz w:val="12"/>
                    <w:szCs w:val="12"/>
                    <w:lang w:val="en-US" w:eastAsia="zh-CN"/>
                  </w:rPr>
                </w:rPrChange>
              </w:rPr>
              <w:t>722.62</w:t>
            </w:r>
          </w:p>
        </w:tc>
        <w:tc>
          <w:tcPr>
            <w:tcW w:w="353" w:type="pct"/>
            <w:tcBorders>
              <w:top w:val="nil"/>
              <w:left w:val="nil"/>
              <w:bottom w:val="single" w:sz="4" w:space="0" w:color="auto"/>
              <w:right w:val="single" w:sz="4" w:space="0" w:color="auto"/>
            </w:tcBorders>
            <w:shd w:val="clear" w:color="000000" w:fill="C0C0C0"/>
            <w:noWrap/>
            <w:vAlign w:val="center"/>
            <w:tcPrChange w:id="4651"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4E255E58" w14:textId="77777777" w:rsidR="00C75E31" w:rsidRPr="00E835D4" w:rsidRDefault="00000000">
            <w:pPr>
              <w:spacing w:before="0"/>
              <w:jc w:val="center"/>
              <w:rPr>
                <w:rFonts w:eastAsia="PMingLiU" w:cs="Arial"/>
                <w:b/>
                <w:bCs/>
                <w:sz w:val="16"/>
                <w:szCs w:val="16"/>
                <w:lang w:val="en-US" w:eastAsia="zh-CN"/>
                <w:rPrChange w:id="465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53"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654"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0AA12BD7" w14:textId="77777777" w:rsidR="00C75E31" w:rsidRPr="00E835D4" w:rsidRDefault="00000000">
            <w:pPr>
              <w:spacing w:before="0"/>
              <w:jc w:val="center"/>
              <w:rPr>
                <w:rFonts w:eastAsia="PMingLiU" w:cs="Arial"/>
                <w:b/>
                <w:bCs/>
                <w:sz w:val="16"/>
                <w:szCs w:val="16"/>
                <w:lang w:val="en-US" w:eastAsia="zh-CN"/>
                <w:rPrChange w:id="465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56"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657"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641B90B9" w14:textId="77777777" w:rsidR="00C75E31" w:rsidRPr="00E835D4" w:rsidRDefault="00000000">
            <w:pPr>
              <w:spacing w:before="0"/>
              <w:jc w:val="center"/>
              <w:rPr>
                <w:rFonts w:eastAsia="PMingLiU" w:cs="Arial"/>
                <w:b/>
                <w:bCs/>
                <w:sz w:val="16"/>
                <w:szCs w:val="16"/>
                <w:lang w:val="en-US" w:eastAsia="zh-CN"/>
                <w:rPrChange w:id="465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5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66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08BFD33" w14:textId="77777777" w:rsidR="00C75E31" w:rsidRPr="00E835D4" w:rsidRDefault="00000000">
            <w:pPr>
              <w:spacing w:before="0"/>
              <w:jc w:val="center"/>
              <w:rPr>
                <w:rFonts w:eastAsia="PMingLiU" w:cs="Arial"/>
                <w:b/>
                <w:bCs/>
                <w:sz w:val="16"/>
                <w:szCs w:val="16"/>
                <w:lang w:val="en-US" w:eastAsia="zh-CN"/>
                <w:rPrChange w:id="466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6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66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57D47E5" w14:textId="77777777" w:rsidR="00C75E31" w:rsidRPr="00E835D4" w:rsidRDefault="00000000">
            <w:pPr>
              <w:spacing w:before="0"/>
              <w:jc w:val="center"/>
              <w:rPr>
                <w:rFonts w:eastAsia="PMingLiU" w:cs="Arial"/>
                <w:b/>
                <w:bCs/>
                <w:sz w:val="16"/>
                <w:szCs w:val="16"/>
                <w:lang w:val="en-US" w:eastAsia="zh-CN"/>
                <w:rPrChange w:id="466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6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66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23C0924" w14:textId="77777777" w:rsidR="00C75E31" w:rsidRPr="00E835D4" w:rsidRDefault="00000000">
            <w:pPr>
              <w:spacing w:before="0"/>
              <w:jc w:val="center"/>
              <w:rPr>
                <w:rFonts w:eastAsia="PMingLiU" w:cs="Arial"/>
                <w:b/>
                <w:bCs/>
                <w:sz w:val="16"/>
                <w:szCs w:val="16"/>
                <w:lang w:val="en-US" w:eastAsia="zh-CN"/>
                <w:rPrChange w:id="466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68"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669"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2437619A" w14:textId="77777777" w:rsidR="00C75E31" w:rsidRPr="00E835D4" w:rsidRDefault="00000000">
            <w:pPr>
              <w:spacing w:before="0"/>
              <w:jc w:val="center"/>
              <w:rPr>
                <w:rFonts w:eastAsia="PMingLiU" w:cs="Arial"/>
                <w:b/>
                <w:bCs/>
                <w:sz w:val="16"/>
                <w:szCs w:val="16"/>
                <w:lang w:val="en-US" w:eastAsia="zh-CN"/>
                <w:rPrChange w:id="467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71" w:author="扬 邱" w:date="2025-07-09T17:16:00Z" w16du:dateUtc="2025-07-09T09:16:00Z">
                  <w:rPr>
                    <w:rFonts w:eastAsia="PMingLiU" w:cs="Arial"/>
                    <w:b/>
                    <w:bCs/>
                    <w:sz w:val="12"/>
                    <w:szCs w:val="12"/>
                    <w:lang w:val="en-US" w:eastAsia="zh-CN"/>
                  </w:rPr>
                </w:rPrChange>
              </w:rPr>
              <w:t>722.62</w:t>
            </w:r>
          </w:p>
        </w:tc>
      </w:tr>
      <w:tr w:rsidR="00E835D4" w:rsidRPr="00E835D4" w14:paraId="66EA627E" w14:textId="77777777" w:rsidTr="00E835D4">
        <w:tblPrEx>
          <w:tblPrExChange w:id="4672" w:author="扬 邱" w:date="2025-07-09T17:16:00Z" w16du:dateUtc="2025-07-09T09:16:00Z">
            <w:tblPrEx>
              <w:tblLayout w:type="fixed"/>
            </w:tblPrEx>
          </w:tblPrExChange>
        </w:tblPrEx>
        <w:trPr>
          <w:trHeight w:val="360"/>
          <w:trPrChange w:id="4673"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674"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7B2B2D75" w14:textId="77777777" w:rsidR="00C75E31" w:rsidRPr="00E835D4" w:rsidRDefault="00000000">
            <w:pPr>
              <w:spacing w:before="0"/>
              <w:jc w:val="center"/>
              <w:rPr>
                <w:rFonts w:eastAsia="PMingLiU" w:cs="Arial"/>
                <w:b/>
                <w:bCs/>
                <w:sz w:val="16"/>
                <w:szCs w:val="16"/>
                <w:lang w:val="en-US" w:eastAsia="zh-CN"/>
                <w:rPrChange w:id="467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76" w:author="扬 邱" w:date="2025-07-09T17:16:00Z" w16du:dateUtc="2025-07-09T09:16:00Z">
                  <w:rPr>
                    <w:rFonts w:eastAsia="PMingLiU" w:cs="Arial"/>
                    <w:b/>
                    <w:bCs/>
                    <w:sz w:val="12"/>
                    <w:szCs w:val="12"/>
                    <w:lang w:val="en-US" w:eastAsia="zh-CN"/>
                  </w:rPr>
                </w:rPrChange>
              </w:rPr>
              <w:t>81</w:t>
            </w:r>
          </w:p>
        </w:tc>
        <w:tc>
          <w:tcPr>
            <w:tcW w:w="360" w:type="pct"/>
            <w:tcBorders>
              <w:top w:val="nil"/>
              <w:left w:val="nil"/>
              <w:bottom w:val="single" w:sz="4" w:space="0" w:color="auto"/>
              <w:right w:val="single" w:sz="4" w:space="0" w:color="auto"/>
            </w:tcBorders>
            <w:shd w:val="clear" w:color="auto" w:fill="auto"/>
            <w:vAlign w:val="center"/>
            <w:tcPrChange w:id="4677"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427BEA66" w14:textId="77777777" w:rsidR="00C75E31" w:rsidRPr="00E835D4" w:rsidRDefault="00000000">
            <w:pPr>
              <w:spacing w:before="0"/>
              <w:rPr>
                <w:rFonts w:eastAsia="PMingLiU" w:cs="Arial"/>
                <w:b/>
                <w:bCs/>
                <w:sz w:val="16"/>
                <w:szCs w:val="16"/>
                <w:lang w:val="en-US" w:eastAsia="zh-CN"/>
                <w:rPrChange w:id="4678"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679" w:author="扬 邱" w:date="2025-07-09T17:16:00Z" w16du:dateUtc="2025-07-09T09:16:00Z">
                  <w:rPr>
                    <w:rFonts w:eastAsia="PMingLiU" w:cs="Arial" w:hint="eastAsia"/>
                    <w:b/>
                    <w:bCs/>
                    <w:sz w:val="12"/>
                    <w:szCs w:val="12"/>
                    <w:lang w:val="en-US" w:eastAsia="zh-CN"/>
                  </w:rPr>
                </w:rPrChange>
              </w:rPr>
              <w:t>通勤车</w:t>
            </w:r>
          </w:p>
        </w:tc>
        <w:tc>
          <w:tcPr>
            <w:tcW w:w="182" w:type="pct"/>
            <w:tcBorders>
              <w:top w:val="nil"/>
              <w:left w:val="nil"/>
              <w:bottom w:val="single" w:sz="4" w:space="0" w:color="auto"/>
              <w:right w:val="single" w:sz="4" w:space="0" w:color="auto"/>
            </w:tcBorders>
            <w:shd w:val="clear" w:color="000000" w:fill="FFFFFF"/>
            <w:vAlign w:val="center"/>
            <w:tcPrChange w:id="4680"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26DC1F80" w14:textId="77777777" w:rsidR="00C75E31" w:rsidRPr="00E835D4" w:rsidRDefault="00000000">
            <w:pPr>
              <w:spacing w:before="0"/>
              <w:jc w:val="center"/>
              <w:rPr>
                <w:rFonts w:ascii="宋体" w:eastAsia="宋体" w:hAnsi="宋体" w:cs="宋体" w:hint="eastAsia"/>
                <w:b/>
                <w:bCs/>
                <w:sz w:val="16"/>
                <w:szCs w:val="16"/>
                <w:lang w:val="en-US" w:eastAsia="zh-CN"/>
                <w:rPrChange w:id="4681"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682" w:author="扬 邱" w:date="2025-07-09T17:16:00Z" w16du:dateUtc="2025-07-09T09:16:00Z">
                  <w:rPr>
                    <w:rFonts w:ascii="宋体" w:eastAsia="宋体" w:hAnsi="宋体" w:cs="宋体" w:hint="eastAsia"/>
                    <w:b/>
                    <w:bCs/>
                    <w:sz w:val="12"/>
                    <w:szCs w:val="12"/>
                    <w:lang w:val="en-US" w:eastAsia="zh-CN"/>
                  </w:rPr>
                </w:rPrChange>
              </w:rPr>
              <w:t>范围三 类别7</w:t>
            </w:r>
          </w:p>
        </w:tc>
        <w:tc>
          <w:tcPr>
            <w:tcW w:w="603" w:type="pct"/>
            <w:tcBorders>
              <w:top w:val="nil"/>
              <w:left w:val="nil"/>
              <w:bottom w:val="single" w:sz="4" w:space="0" w:color="auto"/>
              <w:right w:val="single" w:sz="4" w:space="0" w:color="auto"/>
            </w:tcBorders>
            <w:shd w:val="clear" w:color="000000" w:fill="FFFFFF"/>
            <w:noWrap/>
            <w:vAlign w:val="center"/>
            <w:tcPrChange w:id="4683"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65B1402C" w14:textId="77777777" w:rsidR="00C75E31" w:rsidRPr="00E835D4" w:rsidRDefault="00000000">
            <w:pPr>
              <w:spacing w:before="0"/>
              <w:jc w:val="right"/>
              <w:rPr>
                <w:rFonts w:eastAsia="PMingLiU" w:cs="Arial"/>
                <w:b/>
                <w:bCs/>
                <w:sz w:val="16"/>
                <w:szCs w:val="16"/>
                <w:lang w:val="en-US" w:eastAsia="zh-CN"/>
                <w:rPrChange w:id="468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85" w:author="扬 邱" w:date="2025-07-09T17:16:00Z" w16du:dateUtc="2025-07-09T09:16:00Z">
                  <w:rPr>
                    <w:rFonts w:eastAsia="PMingLiU" w:cs="Arial"/>
                    <w:b/>
                    <w:bCs/>
                    <w:sz w:val="12"/>
                    <w:szCs w:val="12"/>
                    <w:lang w:val="en-US" w:eastAsia="zh-CN"/>
                  </w:rPr>
                </w:rPrChange>
              </w:rPr>
              <w:t>12,637,097.00</w:t>
            </w:r>
          </w:p>
        </w:tc>
        <w:tc>
          <w:tcPr>
            <w:tcW w:w="407" w:type="pct"/>
            <w:tcBorders>
              <w:top w:val="nil"/>
              <w:left w:val="nil"/>
              <w:bottom w:val="single" w:sz="4" w:space="0" w:color="auto"/>
              <w:right w:val="single" w:sz="4" w:space="0" w:color="auto"/>
            </w:tcBorders>
            <w:shd w:val="clear" w:color="000000" w:fill="FFFFFF"/>
            <w:noWrap/>
            <w:vAlign w:val="center"/>
            <w:tcPrChange w:id="4686"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5BF7CD8C" w14:textId="77777777" w:rsidR="00C75E31" w:rsidRPr="00E835D4" w:rsidRDefault="00000000">
            <w:pPr>
              <w:spacing w:before="0"/>
              <w:rPr>
                <w:rFonts w:eastAsia="PMingLiU" w:cs="Arial"/>
                <w:b/>
                <w:bCs/>
                <w:sz w:val="16"/>
                <w:szCs w:val="16"/>
                <w:lang w:val="en-US" w:eastAsia="zh-CN"/>
                <w:rPrChange w:id="468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88" w:author="扬 邱" w:date="2025-07-09T17:16:00Z" w16du:dateUtc="2025-07-09T09:16:00Z">
                  <w:rPr>
                    <w:rFonts w:eastAsia="PMingLiU" w:cs="Arial"/>
                    <w:b/>
                    <w:bCs/>
                    <w:sz w:val="12"/>
                    <w:szCs w:val="12"/>
                    <w:lang w:val="en-US" w:eastAsia="zh-CN"/>
                  </w:rPr>
                </w:rPrChange>
              </w:rPr>
              <w:t>passenger*km</w:t>
            </w:r>
          </w:p>
        </w:tc>
        <w:tc>
          <w:tcPr>
            <w:tcW w:w="655" w:type="pct"/>
            <w:tcBorders>
              <w:top w:val="nil"/>
              <w:left w:val="nil"/>
              <w:bottom w:val="single" w:sz="4" w:space="0" w:color="auto"/>
              <w:right w:val="single" w:sz="4" w:space="0" w:color="auto"/>
            </w:tcBorders>
            <w:shd w:val="clear" w:color="000000" w:fill="C0C0C0"/>
            <w:noWrap/>
            <w:vAlign w:val="center"/>
            <w:tcPrChange w:id="4689"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C954D79" w14:textId="77777777" w:rsidR="00C75E31" w:rsidRPr="00E835D4" w:rsidRDefault="00000000">
            <w:pPr>
              <w:spacing w:before="0"/>
              <w:jc w:val="center"/>
              <w:rPr>
                <w:rFonts w:eastAsia="PMingLiU" w:cs="Arial"/>
                <w:b/>
                <w:bCs/>
                <w:sz w:val="16"/>
                <w:szCs w:val="16"/>
                <w:lang w:val="en-US" w:eastAsia="zh-CN"/>
                <w:rPrChange w:id="469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91" w:author="扬 邱" w:date="2025-07-09T17:16:00Z" w16du:dateUtc="2025-07-09T09:16:00Z">
                  <w:rPr>
                    <w:rFonts w:eastAsia="PMingLiU" w:cs="Arial"/>
                    <w:b/>
                    <w:bCs/>
                    <w:sz w:val="12"/>
                    <w:szCs w:val="12"/>
                    <w:lang w:val="en-US" w:eastAsia="zh-CN"/>
                  </w:rPr>
                </w:rPrChange>
              </w:rPr>
              <w:t>111.21</w:t>
            </w:r>
          </w:p>
        </w:tc>
        <w:tc>
          <w:tcPr>
            <w:tcW w:w="353" w:type="pct"/>
            <w:tcBorders>
              <w:top w:val="nil"/>
              <w:left w:val="nil"/>
              <w:bottom w:val="single" w:sz="4" w:space="0" w:color="auto"/>
              <w:right w:val="single" w:sz="4" w:space="0" w:color="auto"/>
            </w:tcBorders>
            <w:shd w:val="clear" w:color="000000" w:fill="C0C0C0"/>
            <w:noWrap/>
            <w:vAlign w:val="center"/>
            <w:tcPrChange w:id="4692"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16C9FE17" w14:textId="77777777" w:rsidR="00C75E31" w:rsidRPr="00E835D4" w:rsidRDefault="00000000">
            <w:pPr>
              <w:spacing w:before="0"/>
              <w:jc w:val="center"/>
              <w:rPr>
                <w:rFonts w:eastAsia="PMingLiU" w:cs="Arial"/>
                <w:b/>
                <w:bCs/>
                <w:sz w:val="16"/>
                <w:szCs w:val="16"/>
                <w:lang w:val="en-US" w:eastAsia="zh-CN"/>
                <w:rPrChange w:id="469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94"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695"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5E2577BE" w14:textId="77777777" w:rsidR="00C75E31" w:rsidRPr="00E835D4" w:rsidRDefault="00000000">
            <w:pPr>
              <w:spacing w:before="0"/>
              <w:jc w:val="center"/>
              <w:rPr>
                <w:rFonts w:eastAsia="PMingLiU" w:cs="Arial"/>
                <w:b/>
                <w:bCs/>
                <w:sz w:val="16"/>
                <w:szCs w:val="16"/>
                <w:lang w:val="en-US" w:eastAsia="zh-CN"/>
                <w:rPrChange w:id="469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697"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698"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5E6FA77D" w14:textId="77777777" w:rsidR="00C75E31" w:rsidRPr="00E835D4" w:rsidRDefault="00000000">
            <w:pPr>
              <w:spacing w:before="0"/>
              <w:jc w:val="center"/>
              <w:rPr>
                <w:rFonts w:eastAsia="PMingLiU" w:cs="Arial"/>
                <w:b/>
                <w:bCs/>
                <w:sz w:val="16"/>
                <w:szCs w:val="16"/>
                <w:lang w:val="en-US" w:eastAsia="zh-CN"/>
                <w:rPrChange w:id="469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0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70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C793CB9" w14:textId="77777777" w:rsidR="00C75E31" w:rsidRPr="00E835D4" w:rsidRDefault="00000000">
            <w:pPr>
              <w:spacing w:before="0"/>
              <w:jc w:val="center"/>
              <w:rPr>
                <w:rFonts w:eastAsia="PMingLiU" w:cs="Arial"/>
                <w:b/>
                <w:bCs/>
                <w:sz w:val="16"/>
                <w:szCs w:val="16"/>
                <w:lang w:val="en-US" w:eastAsia="zh-CN"/>
                <w:rPrChange w:id="470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0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70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21B8F00" w14:textId="77777777" w:rsidR="00C75E31" w:rsidRPr="00E835D4" w:rsidRDefault="00000000">
            <w:pPr>
              <w:spacing w:before="0"/>
              <w:jc w:val="center"/>
              <w:rPr>
                <w:rFonts w:eastAsia="PMingLiU" w:cs="Arial"/>
                <w:b/>
                <w:bCs/>
                <w:sz w:val="16"/>
                <w:szCs w:val="16"/>
                <w:lang w:val="en-US" w:eastAsia="zh-CN"/>
                <w:rPrChange w:id="470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0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70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649CE57" w14:textId="77777777" w:rsidR="00C75E31" w:rsidRPr="00E835D4" w:rsidRDefault="00000000">
            <w:pPr>
              <w:spacing w:before="0"/>
              <w:jc w:val="center"/>
              <w:rPr>
                <w:rFonts w:eastAsia="PMingLiU" w:cs="Arial"/>
                <w:b/>
                <w:bCs/>
                <w:sz w:val="16"/>
                <w:szCs w:val="16"/>
                <w:lang w:val="en-US" w:eastAsia="zh-CN"/>
                <w:rPrChange w:id="470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09"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710"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587DA331" w14:textId="77777777" w:rsidR="00C75E31" w:rsidRPr="00E835D4" w:rsidRDefault="00000000">
            <w:pPr>
              <w:spacing w:before="0"/>
              <w:jc w:val="center"/>
              <w:rPr>
                <w:rFonts w:eastAsia="PMingLiU" w:cs="Arial"/>
                <w:b/>
                <w:bCs/>
                <w:sz w:val="16"/>
                <w:szCs w:val="16"/>
                <w:lang w:val="en-US" w:eastAsia="zh-CN"/>
                <w:rPrChange w:id="471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12" w:author="扬 邱" w:date="2025-07-09T17:16:00Z" w16du:dateUtc="2025-07-09T09:16:00Z">
                  <w:rPr>
                    <w:rFonts w:eastAsia="PMingLiU" w:cs="Arial"/>
                    <w:b/>
                    <w:bCs/>
                    <w:sz w:val="12"/>
                    <w:szCs w:val="12"/>
                    <w:lang w:val="en-US" w:eastAsia="zh-CN"/>
                  </w:rPr>
                </w:rPrChange>
              </w:rPr>
              <w:t>111.21</w:t>
            </w:r>
          </w:p>
        </w:tc>
      </w:tr>
      <w:tr w:rsidR="00E835D4" w:rsidRPr="00E835D4" w14:paraId="3ADAF6E6" w14:textId="77777777" w:rsidTr="00E835D4">
        <w:tblPrEx>
          <w:tblPrExChange w:id="4713" w:author="扬 邱" w:date="2025-07-09T17:16:00Z" w16du:dateUtc="2025-07-09T09:16:00Z">
            <w:tblPrEx>
              <w:tblLayout w:type="fixed"/>
            </w:tblPrEx>
          </w:tblPrExChange>
        </w:tblPrEx>
        <w:trPr>
          <w:trHeight w:val="293"/>
          <w:trPrChange w:id="4714" w:author="扬 邱" w:date="2025-07-09T17:16:00Z" w16du:dateUtc="2025-07-09T09:16:00Z">
            <w:trPr>
              <w:trHeight w:val="293"/>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715"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48D177DB" w14:textId="77777777" w:rsidR="00C75E31" w:rsidRPr="00E835D4" w:rsidRDefault="00000000">
            <w:pPr>
              <w:spacing w:before="0"/>
              <w:jc w:val="center"/>
              <w:rPr>
                <w:rFonts w:eastAsia="PMingLiU" w:cs="Arial"/>
                <w:b/>
                <w:bCs/>
                <w:sz w:val="16"/>
                <w:szCs w:val="16"/>
                <w:lang w:val="en-US" w:eastAsia="zh-CN"/>
                <w:rPrChange w:id="471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17" w:author="扬 邱" w:date="2025-07-09T17:16:00Z" w16du:dateUtc="2025-07-09T09:16:00Z">
                  <w:rPr>
                    <w:rFonts w:eastAsia="PMingLiU" w:cs="Arial"/>
                    <w:b/>
                    <w:bCs/>
                    <w:sz w:val="12"/>
                    <w:szCs w:val="12"/>
                    <w:lang w:val="en-US" w:eastAsia="zh-CN"/>
                  </w:rPr>
                </w:rPrChange>
              </w:rPr>
              <w:t>82</w:t>
            </w:r>
          </w:p>
        </w:tc>
        <w:tc>
          <w:tcPr>
            <w:tcW w:w="360" w:type="pct"/>
            <w:tcBorders>
              <w:top w:val="nil"/>
              <w:left w:val="nil"/>
              <w:bottom w:val="single" w:sz="4" w:space="0" w:color="auto"/>
              <w:right w:val="single" w:sz="4" w:space="0" w:color="auto"/>
            </w:tcBorders>
            <w:shd w:val="clear" w:color="auto" w:fill="auto"/>
            <w:vAlign w:val="center"/>
            <w:tcPrChange w:id="4718"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26EFDE9B" w14:textId="77777777" w:rsidR="00C75E31" w:rsidRPr="00E835D4" w:rsidRDefault="00000000">
            <w:pPr>
              <w:spacing w:before="0"/>
              <w:rPr>
                <w:rFonts w:eastAsia="PMingLiU" w:cs="Arial"/>
                <w:b/>
                <w:bCs/>
                <w:sz w:val="16"/>
                <w:szCs w:val="16"/>
                <w:lang w:val="en-US" w:eastAsia="zh-CN"/>
                <w:rPrChange w:id="4719"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720" w:author="扬 邱" w:date="2025-07-09T17:16:00Z" w16du:dateUtc="2025-07-09T09:16:00Z">
                  <w:rPr>
                    <w:rFonts w:eastAsia="PMingLiU" w:cs="Arial" w:hint="eastAsia"/>
                    <w:b/>
                    <w:bCs/>
                    <w:sz w:val="12"/>
                    <w:szCs w:val="12"/>
                    <w:lang w:val="en-US" w:eastAsia="zh-CN"/>
                  </w:rPr>
                </w:rPrChange>
              </w:rPr>
              <w:t>电动车</w:t>
            </w:r>
          </w:p>
        </w:tc>
        <w:tc>
          <w:tcPr>
            <w:tcW w:w="182" w:type="pct"/>
            <w:tcBorders>
              <w:top w:val="nil"/>
              <w:left w:val="nil"/>
              <w:bottom w:val="single" w:sz="4" w:space="0" w:color="auto"/>
              <w:right w:val="single" w:sz="4" w:space="0" w:color="auto"/>
            </w:tcBorders>
            <w:shd w:val="clear" w:color="000000" w:fill="FFFFFF"/>
            <w:vAlign w:val="center"/>
            <w:tcPrChange w:id="4721"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5B3BB62D" w14:textId="77777777" w:rsidR="00C75E31" w:rsidRPr="00E835D4" w:rsidRDefault="00000000">
            <w:pPr>
              <w:spacing w:before="0"/>
              <w:jc w:val="center"/>
              <w:rPr>
                <w:rFonts w:ascii="宋体" w:eastAsia="宋体" w:hAnsi="宋体" w:cs="宋体" w:hint="eastAsia"/>
                <w:b/>
                <w:bCs/>
                <w:sz w:val="16"/>
                <w:szCs w:val="16"/>
                <w:lang w:val="en-US" w:eastAsia="zh-CN"/>
                <w:rPrChange w:id="4722"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723" w:author="扬 邱" w:date="2025-07-09T17:16:00Z" w16du:dateUtc="2025-07-09T09:16:00Z">
                  <w:rPr>
                    <w:rFonts w:ascii="宋体" w:eastAsia="宋体" w:hAnsi="宋体" w:cs="宋体" w:hint="eastAsia"/>
                    <w:b/>
                    <w:bCs/>
                    <w:sz w:val="12"/>
                    <w:szCs w:val="12"/>
                    <w:lang w:val="en-US" w:eastAsia="zh-CN"/>
                  </w:rPr>
                </w:rPrChange>
              </w:rPr>
              <w:t>范围三 类别7</w:t>
            </w:r>
          </w:p>
        </w:tc>
        <w:tc>
          <w:tcPr>
            <w:tcW w:w="603" w:type="pct"/>
            <w:tcBorders>
              <w:top w:val="nil"/>
              <w:left w:val="nil"/>
              <w:bottom w:val="single" w:sz="4" w:space="0" w:color="auto"/>
              <w:right w:val="single" w:sz="4" w:space="0" w:color="auto"/>
            </w:tcBorders>
            <w:shd w:val="clear" w:color="000000" w:fill="FFFFFF"/>
            <w:noWrap/>
            <w:vAlign w:val="center"/>
            <w:tcPrChange w:id="4724"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1CC8BC55" w14:textId="77777777" w:rsidR="00C75E31" w:rsidRPr="00E835D4" w:rsidRDefault="00000000">
            <w:pPr>
              <w:spacing w:before="0"/>
              <w:jc w:val="right"/>
              <w:rPr>
                <w:rFonts w:eastAsia="PMingLiU" w:cs="Arial"/>
                <w:b/>
                <w:bCs/>
                <w:sz w:val="16"/>
                <w:szCs w:val="16"/>
                <w:lang w:val="en-US" w:eastAsia="zh-CN"/>
                <w:rPrChange w:id="472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26" w:author="扬 邱" w:date="2025-07-09T17:16:00Z" w16du:dateUtc="2025-07-09T09:16:00Z">
                  <w:rPr>
                    <w:rFonts w:eastAsia="PMingLiU" w:cs="Arial"/>
                    <w:b/>
                    <w:bCs/>
                    <w:sz w:val="12"/>
                    <w:szCs w:val="12"/>
                    <w:lang w:val="en-US" w:eastAsia="zh-CN"/>
                  </w:rPr>
                </w:rPrChange>
              </w:rPr>
              <w:t>17,561,466.00</w:t>
            </w:r>
          </w:p>
        </w:tc>
        <w:tc>
          <w:tcPr>
            <w:tcW w:w="407" w:type="pct"/>
            <w:tcBorders>
              <w:top w:val="nil"/>
              <w:left w:val="nil"/>
              <w:bottom w:val="single" w:sz="4" w:space="0" w:color="auto"/>
              <w:right w:val="single" w:sz="4" w:space="0" w:color="auto"/>
            </w:tcBorders>
            <w:shd w:val="clear" w:color="000000" w:fill="FFFFFF"/>
            <w:noWrap/>
            <w:vAlign w:val="center"/>
            <w:tcPrChange w:id="4727"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5BEDD681" w14:textId="77777777" w:rsidR="00C75E31" w:rsidRPr="00E835D4" w:rsidRDefault="00000000">
            <w:pPr>
              <w:spacing w:before="0"/>
              <w:rPr>
                <w:rFonts w:eastAsia="PMingLiU" w:cs="Arial"/>
                <w:b/>
                <w:bCs/>
                <w:sz w:val="16"/>
                <w:szCs w:val="16"/>
                <w:lang w:val="en-US" w:eastAsia="zh-CN"/>
                <w:rPrChange w:id="472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29" w:author="扬 邱" w:date="2025-07-09T17:16:00Z" w16du:dateUtc="2025-07-09T09:16:00Z">
                  <w:rPr>
                    <w:rFonts w:eastAsia="PMingLiU" w:cs="Arial"/>
                    <w:b/>
                    <w:bCs/>
                    <w:sz w:val="12"/>
                    <w:szCs w:val="12"/>
                    <w:lang w:val="en-US" w:eastAsia="zh-CN"/>
                  </w:rPr>
                </w:rPrChange>
              </w:rPr>
              <w:t>passenger*km</w:t>
            </w:r>
          </w:p>
        </w:tc>
        <w:tc>
          <w:tcPr>
            <w:tcW w:w="655" w:type="pct"/>
            <w:tcBorders>
              <w:top w:val="nil"/>
              <w:left w:val="nil"/>
              <w:bottom w:val="single" w:sz="4" w:space="0" w:color="auto"/>
              <w:right w:val="single" w:sz="4" w:space="0" w:color="auto"/>
            </w:tcBorders>
            <w:shd w:val="clear" w:color="000000" w:fill="C0C0C0"/>
            <w:noWrap/>
            <w:vAlign w:val="center"/>
            <w:tcPrChange w:id="4730"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E4AF398" w14:textId="77777777" w:rsidR="00C75E31" w:rsidRPr="00E835D4" w:rsidRDefault="00000000">
            <w:pPr>
              <w:spacing w:before="0"/>
              <w:jc w:val="center"/>
              <w:rPr>
                <w:rFonts w:eastAsia="PMingLiU" w:cs="Arial"/>
                <w:b/>
                <w:bCs/>
                <w:sz w:val="16"/>
                <w:szCs w:val="16"/>
                <w:lang w:val="en-US" w:eastAsia="zh-CN"/>
                <w:rPrChange w:id="473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32" w:author="扬 邱" w:date="2025-07-09T17:16:00Z" w16du:dateUtc="2025-07-09T09:16:00Z">
                  <w:rPr>
                    <w:rFonts w:eastAsia="PMingLiU" w:cs="Arial"/>
                    <w:b/>
                    <w:bCs/>
                    <w:sz w:val="12"/>
                    <w:szCs w:val="12"/>
                    <w:lang w:val="en-US" w:eastAsia="zh-CN"/>
                  </w:rPr>
                </w:rPrChange>
              </w:rPr>
              <w:t>474.52</w:t>
            </w:r>
          </w:p>
        </w:tc>
        <w:tc>
          <w:tcPr>
            <w:tcW w:w="353" w:type="pct"/>
            <w:tcBorders>
              <w:top w:val="nil"/>
              <w:left w:val="nil"/>
              <w:bottom w:val="single" w:sz="4" w:space="0" w:color="auto"/>
              <w:right w:val="single" w:sz="4" w:space="0" w:color="auto"/>
            </w:tcBorders>
            <w:shd w:val="clear" w:color="000000" w:fill="C0C0C0"/>
            <w:noWrap/>
            <w:vAlign w:val="center"/>
            <w:tcPrChange w:id="4733"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2C6FFB2A" w14:textId="77777777" w:rsidR="00C75E31" w:rsidRPr="00E835D4" w:rsidRDefault="00000000">
            <w:pPr>
              <w:spacing w:before="0"/>
              <w:jc w:val="center"/>
              <w:rPr>
                <w:rFonts w:eastAsia="PMingLiU" w:cs="Arial"/>
                <w:b/>
                <w:bCs/>
                <w:sz w:val="16"/>
                <w:szCs w:val="16"/>
                <w:lang w:val="en-US" w:eastAsia="zh-CN"/>
                <w:rPrChange w:id="473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35"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736"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5F035824" w14:textId="77777777" w:rsidR="00C75E31" w:rsidRPr="00E835D4" w:rsidRDefault="00000000">
            <w:pPr>
              <w:spacing w:before="0"/>
              <w:jc w:val="center"/>
              <w:rPr>
                <w:rFonts w:eastAsia="PMingLiU" w:cs="Arial"/>
                <w:b/>
                <w:bCs/>
                <w:sz w:val="16"/>
                <w:szCs w:val="16"/>
                <w:lang w:val="en-US" w:eastAsia="zh-CN"/>
                <w:rPrChange w:id="473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38"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739"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1E594DC6" w14:textId="77777777" w:rsidR="00C75E31" w:rsidRPr="00E835D4" w:rsidRDefault="00000000">
            <w:pPr>
              <w:spacing w:before="0"/>
              <w:jc w:val="center"/>
              <w:rPr>
                <w:rFonts w:eastAsia="PMingLiU" w:cs="Arial"/>
                <w:b/>
                <w:bCs/>
                <w:sz w:val="16"/>
                <w:szCs w:val="16"/>
                <w:lang w:val="en-US" w:eastAsia="zh-CN"/>
                <w:rPrChange w:id="474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4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74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3095F99" w14:textId="77777777" w:rsidR="00C75E31" w:rsidRPr="00E835D4" w:rsidRDefault="00000000">
            <w:pPr>
              <w:spacing w:before="0"/>
              <w:jc w:val="center"/>
              <w:rPr>
                <w:rFonts w:eastAsia="PMingLiU" w:cs="Arial"/>
                <w:b/>
                <w:bCs/>
                <w:sz w:val="16"/>
                <w:szCs w:val="16"/>
                <w:lang w:val="en-US" w:eastAsia="zh-CN"/>
                <w:rPrChange w:id="474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4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74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9A55309" w14:textId="77777777" w:rsidR="00C75E31" w:rsidRPr="00E835D4" w:rsidRDefault="00000000">
            <w:pPr>
              <w:spacing w:before="0"/>
              <w:jc w:val="center"/>
              <w:rPr>
                <w:rFonts w:eastAsia="PMingLiU" w:cs="Arial"/>
                <w:b/>
                <w:bCs/>
                <w:sz w:val="16"/>
                <w:szCs w:val="16"/>
                <w:lang w:val="en-US" w:eastAsia="zh-CN"/>
                <w:rPrChange w:id="474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4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74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66F7408" w14:textId="77777777" w:rsidR="00C75E31" w:rsidRPr="00E835D4" w:rsidRDefault="00000000">
            <w:pPr>
              <w:spacing w:before="0"/>
              <w:jc w:val="center"/>
              <w:rPr>
                <w:rFonts w:eastAsia="PMingLiU" w:cs="Arial"/>
                <w:b/>
                <w:bCs/>
                <w:sz w:val="16"/>
                <w:szCs w:val="16"/>
                <w:lang w:val="en-US" w:eastAsia="zh-CN"/>
                <w:rPrChange w:id="474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50"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751"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0CC3492D" w14:textId="77777777" w:rsidR="00C75E31" w:rsidRPr="00E835D4" w:rsidRDefault="00000000">
            <w:pPr>
              <w:spacing w:before="0"/>
              <w:jc w:val="center"/>
              <w:rPr>
                <w:rFonts w:eastAsia="PMingLiU" w:cs="Arial"/>
                <w:b/>
                <w:bCs/>
                <w:sz w:val="16"/>
                <w:szCs w:val="16"/>
                <w:lang w:val="en-US" w:eastAsia="zh-CN"/>
                <w:rPrChange w:id="475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53" w:author="扬 邱" w:date="2025-07-09T17:16:00Z" w16du:dateUtc="2025-07-09T09:16:00Z">
                  <w:rPr>
                    <w:rFonts w:eastAsia="PMingLiU" w:cs="Arial"/>
                    <w:b/>
                    <w:bCs/>
                    <w:sz w:val="12"/>
                    <w:szCs w:val="12"/>
                    <w:lang w:val="en-US" w:eastAsia="zh-CN"/>
                  </w:rPr>
                </w:rPrChange>
              </w:rPr>
              <w:t>474.52</w:t>
            </w:r>
          </w:p>
        </w:tc>
      </w:tr>
      <w:tr w:rsidR="00E835D4" w:rsidRPr="00E835D4" w14:paraId="49E0235C" w14:textId="77777777" w:rsidTr="00E835D4">
        <w:tblPrEx>
          <w:tblPrExChange w:id="4754" w:author="扬 邱" w:date="2025-07-09T17:16:00Z" w16du:dateUtc="2025-07-09T09:16:00Z">
            <w:tblPrEx>
              <w:tblLayout w:type="fixed"/>
            </w:tblPrEx>
          </w:tblPrExChange>
        </w:tblPrEx>
        <w:trPr>
          <w:trHeight w:val="308"/>
          <w:trPrChange w:id="4755" w:author="扬 邱" w:date="2025-07-09T17:16:00Z" w16du:dateUtc="2025-07-09T09:16:00Z">
            <w:trPr>
              <w:trHeight w:val="308"/>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756"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7D3EAE31" w14:textId="77777777" w:rsidR="00C75E31" w:rsidRPr="00E835D4" w:rsidRDefault="00000000">
            <w:pPr>
              <w:spacing w:before="0"/>
              <w:jc w:val="center"/>
              <w:rPr>
                <w:rFonts w:eastAsia="PMingLiU" w:cs="Arial"/>
                <w:b/>
                <w:bCs/>
                <w:sz w:val="16"/>
                <w:szCs w:val="16"/>
                <w:lang w:val="en-US" w:eastAsia="zh-CN"/>
                <w:rPrChange w:id="475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58" w:author="扬 邱" w:date="2025-07-09T17:16:00Z" w16du:dateUtc="2025-07-09T09:16:00Z">
                  <w:rPr>
                    <w:rFonts w:eastAsia="PMingLiU" w:cs="Arial"/>
                    <w:b/>
                    <w:bCs/>
                    <w:sz w:val="12"/>
                    <w:szCs w:val="12"/>
                    <w:lang w:val="en-US" w:eastAsia="zh-CN"/>
                  </w:rPr>
                </w:rPrChange>
              </w:rPr>
              <w:t>83</w:t>
            </w:r>
          </w:p>
        </w:tc>
        <w:tc>
          <w:tcPr>
            <w:tcW w:w="360" w:type="pct"/>
            <w:tcBorders>
              <w:top w:val="nil"/>
              <w:left w:val="nil"/>
              <w:bottom w:val="single" w:sz="4" w:space="0" w:color="auto"/>
              <w:right w:val="single" w:sz="4" w:space="0" w:color="auto"/>
            </w:tcBorders>
            <w:shd w:val="clear" w:color="auto" w:fill="auto"/>
            <w:vAlign w:val="center"/>
            <w:tcPrChange w:id="4759"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68AD896E" w14:textId="77777777" w:rsidR="00C75E31" w:rsidRPr="00E835D4" w:rsidRDefault="00000000">
            <w:pPr>
              <w:spacing w:before="0"/>
              <w:rPr>
                <w:rFonts w:eastAsia="PMingLiU" w:cs="Arial"/>
                <w:b/>
                <w:bCs/>
                <w:sz w:val="16"/>
                <w:szCs w:val="16"/>
                <w:lang w:val="en-US" w:eastAsia="zh-CN"/>
                <w:rPrChange w:id="4760"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761" w:author="扬 邱" w:date="2025-07-09T17:16:00Z" w16du:dateUtc="2025-07-09T09:16:00Z">
                  <w:rPr>
                    <w:rFonts w:eastAsia="PMingLiU" w:cs="Arial" w:hint="eastAsia"/>
                    <w:b/>
                    <w:bCs/>
                    <w:sz w:val="12"/>
                    <w:szCs w:val="12"/>
                    <w:lang w:val="en-US" w:eastAsia="zh-CN"/>
                  </w:rPr>
                </w:rPrChange>
              </w:rPr>
              <w:t>自驾油车</w:t>
            </w:r>
          </w:p>
        </w:tc>
        <w:tc>
          <w:tcPr>
            <w:tcW w:w="182" w:type="pct"/>
            <w:tcBorders>
              <w:top w:val="nil"/>
              <w:left w:val="nil"/>
              <w:bottom w:val="single" w:sz="4" w:space="0" w:color="auto"/>
              <w:right w:val="single" w:sz="4" w:space="0" w:color="auto"/>
            </w:tcBorders>
            <w:shd w:val="clear" w:color="000000" w:fill="FFFFFF"/>
            <w:vAlign w:val="center"/>
            <w:tcPrChange w:id="4762"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47E3612" w14:textId="77777777" w:rsidR="00C75E31" w:rsidRPr="00E835D4" w:rsidRDefault="00000000">
            <w:pPr>
              <w:spacing w:before="0"/>
              <w:jc w:val="center"/>
              <w:rPr>
                <w:rFonts w:ascii="宋体" w:eastAsia="宋体" w:hAnsi="宋体" w:cs="宋体" w:hint="eastAsia"/>
                <w:b/>
                <w:bCs/>
                <w:sz w:val="16"/>
                <w:szCs w:val="16"/>
                <w:lang w:val="en-US" w:eastAsia="zh-CN"/>
                <w:rPrChange w:id="4763"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764" w:author="扬 邱" w:date="2025-07-09T17:16:00Z" w16du:dateUtc="2025-07-09T09:16:00Z">
                  <w:rPr>
                    <w:rFonts w:ascii="宋体" w:eastAsia="宋体" w:hAnsi="宋体" w:cs="宋体" w:hint="eastAsia"/>
                    <w:b/>
                    <w:bCs/>
                    <w:sz w:val="12"/>
                    <w:szCs w:val="12"/>
                    <w:lang w:val="en-US" w:eastAsia="zh-CN"/>
                  </w:rPr>
                </w:rPrChange>
              </w:rPr>
              <w:t>范围三 类别7</w:t>
            </w:r>
          </w:p>
        </w:tc>
        <w:tc>
          <w:tcPr>
            <w:tcW w:w="603" w:type="pct"/>
            <w:tcBorders>
              <w:top w:val="nil"/>
              <w:left w:val="nil"/>
              <w:bottom w:val="single" w:sz="4" w:space="0" w:color="auto"/>
              <w:right w:val="single" w:sz="4" w:space="0" w:color="auto"/>
            </w:tcBorders>
            <w:shd w:val="clear" w:color="000000" w:fill="FFFFFF"/>
            <w:noWrap/>
            <w:vAlign w:val="center"/>
            <w:tcPrChange w:id="4765"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58ED4D12" w14:textId="77777777" w:rsidR="00C75E31" w:rsidRPr="00E835D4" w:rsidRDefault="00000000">
            <w:pPr>
              <w:spacing w:before="0"/>
              <w:jc w:val="right"/>
              <w:rPr>
                <w:rFonts w:eastAsia="PMingLiU" w:cs="Arial"/>
                <w:b/>
                <w:bCs/>
                <w:sz w:val="16"/>
                <w:szCs w:val="16"/>
                <w:lang w:val="en-US" w:eastAsia="zh-CN"/>
                <w:rPrChange w:id="476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67" w:author="扬 邱" w:date="2025-07-09T17:16:00Z" w16du:dateUtc="2025-07-09T09:16:00Z">
                  <w:rPr>
                    <w:rFonts w:eastAsia="PMingLiU" w:cs="Arial"/>
                    <w:b/>
                    <w:bCs/>
                    <w:sz w:val="12"/>
                    <w:szCs w:val="12"/>
                    <w:lang w:val="en-US" w:eastAsia="zh-CN"/>
                  </w:rPr>
                </w:rPrChange>
              </w:rPr>
              <w:t>31,405,120.00</w:t>
            </w:r>
          </w:p>
        </w:tc>
        <w:tc>
          <w:tcPr>
            <w:tcW w:w="407" w:type="pct"/>
            <w:tcBorders>
              <w:top w:val="nil"/>
              <w:left w:val="nil"/>
              <w:bottom w:val="single" w:sz="4" w:space="0" w:color="auto"/>
              <w:right w:val="single" w:sz="4" w:space="0" w:color="auto"/>
            </w:tcBorders>
            <w:shd w:val="clear" w:color="000000" w:fill="FFFFFF"/>
            <w:noWrap/>
            <w:vAlign w:val="center"/>
            <w:tcPrChange w:id="4768"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22B28109" w14:textId="77777777" w:rsidR="00C75E31" w:rsidRPr="00E835D4" w:rsidRDefault="00000000">
            <w:pPr>
              <w:spacing w:before="0"/>
              <w:rPr>
                <w:rFonts w:eastAsia="PMingLiU" w:cs="Arial"/>
                <w:b/>
                <w:bCs/>
                <w:sz w:val="16"/>
                <w:szCs w:val="16"/>
                <w:lang w:val="en-US" w:eastAsia="zh-CN"/>
                <w:rPrChange w:id="476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70" w:author="扬 邱" w:date="2025-07-09T17:16:00Z" w16du:dateUtc="2025-07-09T09:16:00Z">
                  <w:rPr>
                    <w:rFonts w:eastAsia="PMingLiU" w:cs="Arial"/>
                    <w:b/>
                    <w:bCs/>
                    <w:sz w:val="12"/>
                    <w:szCs w:val="12"/>
                    <w:lang w:val="en-US" w:eastAsia="zh-CN"/>
                  </w:rPr>
                </w:rPrChange>
              </w:rPr>
              <w:t>km</w:t>
            </w:r>
          </w:p>
        </w:tc>
        <w:tc>
          <w:tcPr>
            <w:tcW w:w="655" w:type="pct"/>
            <w:tcBorders>
              <w:top w:val="nil"/>
              <w:left w:val="nil"/>
              <w:bottom w:val="single" w:sz="4" w:space="0" w:color="auto"/>
              <w:right w:val="single" w:sz="4" w:space="0" w:color="auto"/>
            </w:tcBorders>
            <w:shd w:val="clear" w:color="000000" w:fill="C0C0C0"/>
            <w:noWrap/>
            <w:vAlign w:val="center"/>
            <w:tcPrChange w:id="4771"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350CF369" w14:textId="77777777" w:rsidR="00C75E31" w:rsidRPr="00E835D4" w:rsidRDefault="00000000">
            <w:pPr>
              <w:spacing w:before="0"/>
              <w:jc w:val="center"/>
              <w:rPr>
                <w:rFonts w:eastAsia="PMingLiU" w:cs="Arial"/>
                <w:b/>
                <w:bCs/>
                <w:sz w:val="16"/>
                <w:szCs w:val="16"/>
                <w:lang w:val="en-US" w:eastAsia="zh-CN"/>
                <w:rPrChange w:id="477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73" w:author="扬 邱" w:date="2025-07-09T17:16:00Z" w16du:dateUtc="2025-07-09T09:16:00Z">
                  <w:rPr>
                    <w:rFonts w:eastAsia="PMingLiU" w:cs="Arial"/>
                    <w:b/>
                    <w:bCs/>
                    <w:sz w:val="12"/>
                    <w:szCs w:val="12"/>
                    <w:lang w:val="en-US" w:eastAsia="zh-CN"/>
                  </w:rPr>
                </w:rPrChange>
              </w:rPr>
              <w:t>11,664.73</w:t>
            </w:r>
          </w:p>
        </w:tc>
        <w:tc>
          <w:tcPr>
            <w:tcW w:w="353" w:type="pct"/>
            <w:tcBorders>
              <w:top w:val="nil"/>
              <w:left w:val="nil"/>
              <w:bottom w:val="single" w:sz="4" w:space="0" w:color="auto"/>
              <w:right w:val="single" w:sz="4" w:space="0" w:color="auto"/>
            </w:tcBorders>
            <w:shd w:val="clear" w:color="000000" w:fill="C0C0C0"/>
            <w:noWrap/>
            <w:vAlign w:val="center"/>
            <w:tcPrChange w:id="4774"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4CE2E560" w14:textId="77777777" w:rsidR="00C75E31" w:rsidRPr="00E835D4" w:rsidRDefault="00000000">
            <w:pPr>
              <w:spacing w:before="0"/>
              <w:jc w:val="center"/>
              <w:rPr>
                <w:rFonts w:eastAsia="PMingLiU" w:cs="Arial"/>
                <w:b/>
                <w:bCs/>
                <w:sz w:val="16"/>
                <w:szCs w:val="16"/>
                <w:lang w:val="en-US" w:eastAsia="zh-CN"/>
                <w:rPrChange w:id="477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76"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777"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378672BC" w14:textId="77777777" w:rsidR="00C75E31" w:rsidRPr="00E835D4" w:rsidRDefault="00000000">
            <w:pPr>
              <w:spacing w:before="0"/>
              <w:jc w:val="center"/>
              <w:rPr>
                <w:rFonts w:eastAsia="PMingLiU" w:cs="Arial"/>
                <w:b/>
                <w:bCs/>
                <w:sz w:val="16"/>
                <w:szCs w:val="16"/>
                <w:lang w:val="en-US" w:eastAsia="zh-CN"/>
                <w:rPrChange w:id="477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79"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780"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3BEC6E7D" w14:textId="77777777" w:rsidR="00C75E31" w:rsidRPr="00E835D4" w:rsidRDefault="00000000">
            <w:pPr>
              <w:spacing w:before="0"/>
              <w:jc w:val="center"/>
              <w:rPr>
                <w:rFonts w:eastAsia="PMingLiU" w:cs="Arial"/>
                <w:b/>
                <w:bCs/>
                <w:sz w:val="16"/>
                <w:szCs w:val="16"/>
                <w:lang w:val="en-US" w:eastAsia="zh-CN"/>
                <w:rPrChange w:id="478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8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78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857833B" w14:textId="77777777" w:rsidR="00C75E31" w:rsidRPr="00E835D4" w:rsidRDefault="00000000">
            <w:pPr>
              <w:spacing w:before="0"/>
              <w:jc w:val="center"/>
              <w:rPr>
                <w:rFonts w:eastAsia="PMingLiU" w:cs="Arial"/>
                <w:b/>
                <w:bCs/>
                <w:sz w:val="16"/>
                <w:szCs w:val="16"/>
                <w:lang w:val="en-US" w:eastAsia="zh-CN"/>
                <w:rPrChange w:id="478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8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78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05255C2" w14:textId="77777777" w:rsidR="00C75E31" w:rsidRPr="00E835D4" w:rsidRDefault="00000000">
            <w:pPr>
              <w:spacing w:before="0"/>
              <w:jc w:val="center"/>
              <w:rPr>
                <w:rFonts w:eastAsia="PMingLiU" w:cs="Arial"/>
                <w:b/>
                <w:bCs/>
                <w:sz w:val="16"/>
                <w:szCs w:val="16"/>
                <w:lang w:val="en-US" w:eastAsia="zh-CN"/>
                <w:rPrChange w:id="478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8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78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1B0DFE7" w14:textId="77777777" w:rsidR="00C75E31" w:rsidRPr="00E835D4" w:rsidRDefault="00000000">
            <w:pPr>
              <w:spacing w:before="0"/>
              <w:jc w:val="center"/>
              <w:rPr>
                <w:rFonts w:eastAsia="PMingLiU" w:cs="Arial"/>
                <w:b/>
                <w:bCs/>
                <w:sz w:val="16"/>
                <w:szCs w:val="16"/>
                <w:lang w:val="en-US" w:eastAsia="zh-CN"/>
                <w:rPrChange w:id="479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91"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792"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798A4E06" w14:textId="77777777" w:rsidR="00C75E31" w:rsidRPr="00E835D4" w:rsidRDefault="00000000">
            <w:pPr>
              <w:spacing w:before="0"/>
              <w:jc w:val="center"/>
              <w:rPr>
                <w:rFonts w:eastAsia="PMingLiU" w:cs="Arial"/>
                <w:b/>
                <w:bCs/>
                <w:sz w:val="16"/>
                <w:szCs w:val="16"/>
                <w:lang w:val="en-US" w:eastAsia="zh-CN"/>
                <w:rPrChange w:id="479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94" w:author="扬 邱" w:date="2025-07-09T17:16:00Z" w16du:dateUtc="2025-07-09T09:16:00Z">
                  <w:rPr>
                    <w:rFonts w:eastAsia="PMingLiU" w:cs="Arial"/>
                    <w:b/>
                    <w:bCs/>
                    <w:sz w:val="12"/>
                    <w:szCs w:val="12"/>
                    <w:lang w:val="en-US" w:eastAsia="zh-CN"/>
                  </w:rPr>
                </w:rPrChange>
              </w:rPr>
              <w:t>11,664.73</w:t>
            </w:r>
          </w:p>
        </w:tc>
      </w:tr>
      <w:tr w:rsidR="00E835D4" w:rsidRPr="00E835D4" w14:paraId="101A4D0E" w14:textId="77777777" w:rsidTr="00E835D4">
        <w:tblPrEx>
          <w:tblPrExChange w:id="4795" w:author="扬 邱" w:date="2025-07-09T17:16:00Z" w16du:dateUtc="2025-07-09T09:16:00Z">
            <w:tblPrEx>
              <w:tblLayout w:type="fixed"/>
            </w:tblPrEx>
          </w:tblPrExChange>
        </w:tblPrEx>
        <w:trPr>
          <w:trHeight w:val="360"/>
          <w:trPrChange w:id="4796"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797"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36B94F79" w14:textId="77777777" w:rsidR="00C75E31" w:rsidRPr="00E835D4" w:rsidRDefault="00000000">
            <w:pPr>
              <w:spacing w:before="0"/>
              <w:jc w:val="center"/>
              <w:rPr>
                <w:rFonts w:eastAsia="PMingLiU" w:cs="Arial"/>
                <w:b/>
                <w:bCs/>
                <w:sz w:val="16"/>
                <w:szCs w:val="16"/>
                <w:lang w:val="en-US" w:eastAsia="zh-CN"/>
                <w:rPrChange w:id="479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799" w:author="扬 邱" w:date="2025-07-09T17:16:00Z" w16du:dateUtc="2025-07-09T09:16:00Z">
                  <w:rPr>
                    <w:rFonts w:eastAsia="PMingLiU" w:cs="Arial"/>
                    <w:b/>
                    <w:bCs/>
                    <w:sz w:val="12"/>
                    <w:szCs w:val="12"/>
                    <w:lang w:val="en-US" w:eastAsia="zh-CN"/>
                  </w:rPr>
                </w:rPrChange>
              </w:rPr>
              <w:t>84</w:t>
            </w:r>
          </w:p>
        </w:tc>
        <w:tc>
          <w:tcPr>
            <w:tcW w:w="360" w:type="pct"/>
            <w:tcBorders>
              <w:top w:val="nil"/>
              <w:left w:val="nil"/>
              <w:bottom w:val="single" w:sz="4" w:space="0" w:color="auto"/>
              <w:right w:val="single" w:sz="4" w:space="0" w:color="auto"/>
            </w:tcBorders>
            <w:shd w:val="clear" w:color="auto" w:fill="auto"/>
            <w:vAlign w:val="center"/>
            <w:tcPrChange w:id="4800"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7E2AA0A2" w14:textId="77777777" w:rsidR="00C75E31" w:rsidRPr="00E835D4" w:rsidRDefault="00000000">
            <w:pPr>
              <w:spacing w:before="0"/>
              <w:rPr>
                <w:rFonts w:eastAsia="PMingLiU" w:cs="Arial"/>
                <w:b/>
                <w:bCs/>
                <w:sz w:val="16"/>
                <w:szCs w:val="16"/>
                <w:lang w:val="en-US" w:eastAsia="zh-CN"/>
                <w:rPrChange w:id="4801"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802" w:author="扬 邱" w:date="2025-07-09T17:16:00Z" w16du:dateUtc="2025-07-09T09:16:00Z">
                  <w:rPr>
                    <w:rFonts w:eastAsia="PMingLiU" w:cs="Arial" w:hint="eastAsia"/>
                    <w:b/>
                    <w:bCs/>
                    <w:sz w:val="12"/>
                    <w:szCs w:val="12"/>
                    <w:lang w:val="en-US" w:eastAsia="zh-CN"/>
                  </w:rPr>
                </w:rPrChange>
              </w:rPr>
              <w:t>自驾电车</w:t>
            </w:r>
          </w:p>
        </w:tc>
        <w:tc>
          <w:tcPr>
            <w:tcW w:w="182" w:type="pct"/>
            <w:tcBorders>
              <w:top w:val="nil"/>
              <w:left w:val="nil"/>
              <w:bottom w:val="single" w:sz="4" w:space="0" w:color="auto"/>
              <w:right w:val="single" w:sz="4" w:space="0" w:color="auto"/>
            </w:tcBorders>
            <w:shd w:val="clear" w:color="000000" w:fill="FFFFFF"/>
            <w:vAlign w:val="center"/>
            <w:tcPrChange w:id="4803"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44615239" w14:textId="77777777" w:rsidR="00C75E31" w:rsidRPr="00E835D4" w:rsidRDefault="00000000">
            <w:pPr>
              <w:spacing w:before="0"/>
              <w:jc w:val="center"/>
              <w:rPr>
                <w:rFonts w:ascii="宋体" w:eastAsia="宋体" w:hAnsi="宋体" w:cs="宋体" w:hint="eastAsia"/>
                <w:b/>
                <w:bCs/>
                <w:sz w:val="16"/>
                <w:szCs w:val="16"/>
                <w:lang w:val="en-US" w:eastAsia="zh-CN"/>
                <w:rPrChange w:id="4804"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805" w:author="扬 邱" w:date="2025-07-09T17:16:00Z" w16du:dateUtc="2025-07-09T09:16:00Z">
                  <w:rPr>
                    <w:rFonts w:ascii="宋体" w:eastAsia="宋体" w:hAnsi="宋体" w:cs="宋体" w:hint="eastAsia"/>
                    <w:b/>
                    <w:bCs/>
                    <w:sz w:val="12"/>
                    <w:szCs w:val="12"/>
                    <w:lang w:val="en-US" w:eastAsia="zh-CN"/>
                  </w:rPr>
                </w:rPrChange>
              </w:rPr>
              <w:t>范围三 类别7</w:t>
            </w:r>
          </w:p>
        </w:tc>
        <w:tc>
          <w:tcPr>
            <w:tcW w:w="603" w:type="pct"/>
            <w:tcBorders>
              <w:top w:val="nil"/>
              <w:left w:val="nil"/>
              <w:bottom w:val="single" w:sz="4" w:space="0" w:color="auto"/>
              <w:right w:val="single" w:sz="4" w:space="0" w:color="auto"/>
            </w:tcBorders>
            <w:shd w:val="clear" w:color="000000" w:fill="FFFFFF"/>
            <w:noWrap/>
            <w:vAlign w:val="center"/>
            <w:tcPrChange w:id="4806"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649C39C9" w14:textId="77777777" w:rsidR="00C75E31" w:rsidRPr="00E835D4" w:rsidRDefault="00000000">
            <w:pPr>
              <w:spacing w:before="0"/>
              <w:jc w:val="right"/>
              <w:rPr>
                <w:rFonts w:eastAsia="PMingLiU" w:cs="Arial"/>
                <w:b/>
                <w:bCs/>
                <w:sz w:val="16"/>
                <w:szCs w:val="16"/>
                <w:lang w:val="en-US" w:eastAsia="zh-CN"/>
                <w:rPrChange w:id="480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08" w:author="扬 邱" w:date="2025-07-09T17:16:00Z" w16du:dateUtc="2025-07-09T09:16:00Z">
                  <w:rPr>
                    <w:rFonts w:eastAsia="PMingLiU" w:cs="Arial"/>
                    <w:b/>
                    <w:bCs/>
                    <w:sz w:val="12"/>
                    <w:szCs w:val="12"/>
                    <w:lang w:val="en-US" w:eastAsia="zh-CN"/>
                  </w:rPr>
                </w:rPrChange>
              </w:rPr>
              <w:t>2,886,500.00</w:t>
            </w:r>
          </w:p>
        </w:tc>
        <w:tc>
          <w:tcPr>
            <w:tcW w:w="407" w:type="pct"/>
            <w:tcBorders>
              <w:top w:val="nil"/>
              <w:left w:val="nil"/>
              <w:bottom w:val="single" w:sz="4" w:space="0" w:color="auto"/>
              <w:right w:val="single" w:sz="4" w:space="0" w:color="auto"/>
            </w:tcBorders>
            <w:shd w:val="clear" w:color="000000" w:fill="FFFFFF"/>
            <w:noWrap/>
            <w:vAlign w:val="center"/>
            <w:tcPrChange w:id="4809"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5861AF22" w14:textId="77777777" w:rsidR="00C75E31" w:rsidRPr="00E835D4" w:rsidRDefault="00000000">
            <w:pPr>
              <w:spacing w:before="0"/>
              <w:rPr>
                <w:rFonts w:eastAsia="PMingLiU" w:cs="Arial"/>
                <w:b/>
                <w:bCs/>
                <w:sz w:val="16"/>
                <w:szCs w:val="16"/>
                <w:lang w:val="en-US" w:eastAsia="zh-CN"/>
                <w:rPrChange w:id="481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11" w:author="扬 邱" w:date="2025-07-09T17:16:00Z" w16du:dateUtc="2025-07-09T09:16:00Z">
                  <w:rPr>
                    <w:rFonts w:eastAsia="PMingLiU" w:cs="Arial"/>
                    <w:b/>
                    <w:bCs/>
                    <w:sz w:val="12"/>
                    <w:szCs w:val="12"/>
                    <w:lang w:val="en-US" w:eastAsia="zh-CN"/>
                  </w:rPr>
                </w:rPrChange>
              </w:rPr>
              <w:t>km</w:t>
            </w:r>
          </w:p>
        </w:tc>
        <w:tc>
          <w:tcPr>
            <w:tcW w:w="655" w:type="pct"/>
            <w:tcBorders>
              <w:top w:val="nil"/>
              <w:left w:val="nil"/>
              <w:bottom w:val="single" w:sz="4" w:space="0" w:color="auto"/>
              <w:right w:val="single" w:sz="4" w:space="0" w:color="auto"/>
            </w:tcBorders>
            <w:shd w:val="clear" w:color="000000" w:fill="C0C0C0"/>
            <w:noWrap/>
            <w:vAlign w:val="center"/>
            <w:tcPrChange w:id="4812"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36888065" w14:textId="77777777" w:rsidR="00C75E31" w:rsidRPr="00E835D4" w:rsidRDefault="00000000">
            <w:pPr>
              <w:spacing w:before="0"/>
              <w:jc w:val="center"/>
              <w:rPr>
                <w:rFonts w:eastAsia="PMingLiU" w:cs="Arial"/>
                <w:b/>
                <w:bCs/>
                <w:sz w:val="16"/>
                <w:szCs w:val="16"/>
                <w:lang w:val="en-US" w:eastAsia="zh-CN"/>
                <w:rPrChange w:id="481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14" w:author="扬 邱" w:date="2025-07-09T17:16:00Z" w16du:dateUtc="2025-07-09T09:16:00Z">
                  <w:rPr>
                    <w:rFonts w:eastAsia="PMingLiU" w:cs="Arial"/>
                    <w:b/>
                    <w:bCs/>
                    <w:sz w:val="12"/>
                    <w:szCs w:val="12"/>
                    <w:lang w:val="en-US" w:eastAsia="zh-CN"/>
                  </w:rPr>
                </w:rPrChange>
              </w:rPr>
              <w:t>1,072.13</w:t>
            </w:r>
          </w:p>
        </w:tc>
        <w:tc>
          <w:tcPr>
            <w:tcW w:w="353" w:type="pct"/>
            <w:tcBorders>
              <w:top w:val="nil"/>
              <w:left w:val="nil"/>
              <w:bottom w:val="single" w:sz="4" w:space="0" w:color="auto"/>
              <w:right w:val="single" w:sz="4" w:space="0" w:color="auto"/>
            </w:tcBorders>
            <w:shd w:val="clear" w:color="000000" w:fill="C0C0C0"/>
            <w:noWrap/>
            <w:vAlign w:val="center"/>
            <w:tcPrChange w:id="4815"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2DB282C0" w14:textId="77777777" w:rsidR="00C75E31" w:rsidRPr="00E835D4" w:rsidRDefault="00000000">
            <w:pPr>
              <w:spacing w:before="0"/>
              <w:jc w:val="center"/>
              <w:rPr>
                <w:rFonts w:eastAsia="PMingLiU" w:cs="Arial"/>
                <w:b/>
                <w:bCs/>
                <w:sz w:val="16"/>
                <w:szCs w:val="16"/>
                <w:lang w:val="en-US" w:eastAsia="zh-CN"/>
                <w:rPrChange w:id="481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17"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818"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344ED458" w14:textId="77777777" w:rsidR="00C75E31" w:rsidRPr="00E835D4" w:rsidRDefault="00000000">
            <w:pPr>
              <w:spacing w:before="0"/>
              <w:jc w:val="center"/>
              <w:rPr>
                <w:rFonts w:eastAsia="PMingLiU" w:cs="Arial"/>
                <w:b/>
                <w:bCs/>
                <w:sz w:val="16"/>
                <w:szCs w:val="16"/>
                <w:lang w:val="en-US" w:eastAsia="zh-CN"/>
                <w:rPrChange w:id="481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20"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821"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4F351094" w14:textId="77777777" w:rsidR="00C75E31" w:rsidRPr="00E835D4" w:rsidRDefault="00000000">
            <w:pPr>
              <w:spacing w:before="0"/>
              <w:jc w:val="center"/>
              <w:rPr>
                <w:rFonts w:eastAsia="PMingLiU" w:cs="Arial"/>
                <w:b/>
                <w:bCs/>
                <w:sz w:val="16"/>
                <w:szCs w:val="16"/>
                <w:lang w:val="en-US" w:eastAsia="zh-CN"/>
                <w:rPrChange w:id="482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2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82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1C9EB16" w14:textId="77777777" w:rsidR="00C75E31" w:rsidRPr="00E835D4" w:rsidRDefault="00000000">
            <w:pPr>
              <w:spacing w:before="0"/>
              <w:jc w:val="center"/>
              <w:rPr>
                <w:rFonts w:eastAsia="PMingLiU" w:cs="Arial"/>
                <w:b/>
                <w:bCs/>
                <w:sz w:val="16"/>
                <w:szCs w:val="16"/>
                <w:lang w:val="en-US" w:eastAsia="zh-CN"/>
                <w:rPrChange w:id="482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2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82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A4C855A" w14:textId="77777777" w:rsidR="00C75E31" w:rsidRPr="00E835D4" w:rsidRDefault="00000000">
            <w:pPr>
              <w:spacing w:before="0"/>
              <w:jc w:val="center"/>
              <w:rPr>
                <w:rFonts w:eastAsia="PMingLiU" w:cs="Arial"/>
                <w:b/>
                <w:bCs/>
                <w:sz w:val="16"/>
                <w:szCs w:val="16"/>
                <w:lang w:val="en-US" w:eastAsia="zh-CN"/>
                <w:rPrChange w:id="482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2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83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4A4D025" w14:textId="77777777" w:rsidR="00C75E31" w:rsidRPr="00E835D4" w:rsidRDefault="00000000">
            <w:pPr>
              <w:spacing w:before="0"/>
              <w:jc w:val="center"/>
              <w:rPr>
                <w:rFonts w:eastAsia="PMingLiU" w:cs="Arial"/>
                <w:b/>
                <w:bCs/>
                <w:sz w:val="16"/>
                <w:szCs w:val="16"/>
                <w:lang w:val="en-US" w:eastAsia="zh-CN"/>
                <w:rPrChange w:id="483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32"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833"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21D1FE6D" w14:textId="77777777" w:rsidR="00C75E31" w:rsidRPr="00E835D4" w:rsidRDefault="00000000">
            <w:pPr>
              <w:spacing w:before="0"/>
              <w:jc w:val="center"/>
              <w:rPr>
                <w:rFonts w:eastAsia="PMingLiU" w:cs="Arial"/>
                <w:b/>
                <w:bCs/>
                <w:sz w:val="16"/>
                <w:szCs w:val="16"/>
                <w:lang w:val="en-US" w:eastAsia="zh-CN"/>
                <w:rPrChange w:id="483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35" w:author="扬 邱" w:date="2025-07-09T17:16:00Z" w16du:dateUtc="2025-07-09T09:16:00Z">
                  <w:rPr>
                    <w:rFonts w:eastAsia="PMingLiU" w:cs="Arial"/>
                    <w:b/>
                    <w:bCs/>
                    <w:sz w:val="12"/>
                    <w:szCs w:val="12"/>
                    <w:lang w:val="en-US" w:eastAsia="zh-CN"/>
                  </w:rPr>
                </w:rPrChange>
              </w:rPr>
              <w:t>1,072.13</w:t>
            </w:r>
          </w:p>
        </w:tc>
      </w:tr>
      <w:tr w:rsidR="00E835D4" w:rsidRPr="00E835D4" w14:paraId="411BDE18" w14:textId="77777777" w:rsidTr="00E835D4">
        <w:tblPrEx>
          <w:tblPrExChange w:id="4836" w:author="扬 邱" w:date="2025-07-09T17:16:00Z" w16du:dateUtc="2025-07-09T09:16:00Z">
            <w:tblPrEx>
              <w:tblLayout w:type="fixed"/>
            </w:tblPrEx>
          </w:tblPrExChange>
        </w:tblPrEx>
        <w:trPr>
          <w:trHeight w:val="360"/>
          <w:trPrChange w:id="4837"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838"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5C0AC111" w14:textId="77777777" w:rsidR="00C75E31" w:rsidRPr="00E835D4" w:rsidRDefault="00000000">
            <w:pPr>
              <w:spacing w:before="0"/>
              <w:jc w:val="center"/>
              <w:rPr>
                <w:rFonts w:eastAsia="PMingLiU" w:cs="Arial"/>
                <w:b/>
                <w:bCs/>
                <w:sz w:val="16"/>
                <w:szCs w:val="16"/>
                <w:lang w:val="en-US" w:eastAsia="zh-CN"/>
                <w:rPrChange w:id="483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40" w:author="扬 邱" w:date="2025-07-09T17:16:00Z" w16du:dateUtc="2025-07-09T09:16:00Z">
                  <w:rPr>
                    <w:rFonts w:eastAsia="PMingLiU" w:cs="Arial"/>
                    <w:b/>
                    <w:bCs/>
                    <w:sz w:val="12"/>
                    <w:szCs w:val="12"/>
                    <w:lang w:val="en-US" w:eastAsia="zh-CN"/>
                  </w:rPr>
                </w:rPrChange>
              </w:rPr>
              <w:t>85</w:t>
            </w:r>
          </w:p>
        </w:tc>
        <w:tc>
          <w:tcPr>
            <w:tcW w:w="360" w:type="pct"/>
            <w:tcBorders>
              <w:top w:val="nil"/>
              <w:left w:val="nil"/>
              <w:bottom w:val="single" w:sz="4" w:space="0" w:color="auto"/>
              <w:right w:val="single" w:sz="4" w:space="0" w:color="auto"/>
            </w:tcBorders>
            <w:shd w:val="clear" w:color="auto" w:fill="auto"/>
            <w:vAlign w:val="center"/>
            <w:tcPrChange w:id="4841"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239D7EBF" w14:textId="77777777" w:rsidR="00C75E31" w:rsidRPr="00E835D4" w:rsidRDefault="00000000">
            <w:pPr>
              <w:spacing w:before="0"/>
              <w:rPr>
                <w:rFonts w:eastAsia="PMingLiU" w:cs="Arial"/>
                <w:b/>
                <w:bCs/>
                <w:sz w:val="16"/>
                <w:szCs w:val="16"/>
                <w:lang w:val="en-US" w:eastAsia="zh-CN"/>
                <w:rPrChange w:id="4842"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843" w:author="扬 邱" w:date="2025-07-09T17:16:00Z" w16du:dateUtc="2025-07-09T09:16:00Z">
                  <w:rPr>
                    <w:rFonts w:eastAsia="PMingLiU" w:cs="Arial" w:hint="eastAsia"/>
                    <w:b/>
                    <w:bCs/>
                    <w:sz w:val="12"/>
                    <w:szCs w:val="12"/>
                    <w:lang w:val="en-US" w:eastAsia="zh-CN"/>
                  </w:rPr>
                </w:rPrChange>
              </w:rPr>
              <w:t>船运</w:t>
            </w:r>
          </w:p>
        </w:tc>
        <w:tc>
          <w:tcPr>
            <w:tcW w:w="182" w:type="pct"/>
            <w:tcBorders>
              <w:top w:val="nil"/>
              <w:left w:val="nil"/>
              <w:bottom w:val="single" w:sz="4" w:space="0" w:color="auto"/>
              <w:right w:val="single" w:sz="4" w:space="0" w:color="auto"/>
            </w:tcBorders>
            <w:shd w:val="clear" w:color="000000" w:fill="FFFFFF"/>
            <w:vAlign w:val="center"/>
            <w:tcPrChange w:id="4844"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C14297F" w14:textId="77777777" w:rsidR="00C75E31" w:rsidRPr="00E835D4" w:rsidRDefault="00000000">
            <w:pPr>
              <w:spacing w:before="0"/>
              <w:jc w:val="center"/>
              <w:rPr>
                <w:rFonts w:ascii="宋体" w:eastAsia="宋体" w:hAnsi="宋体" w:cs="宋体" w:hint="eastAsia"/>
                <w:b/>
                <w:bCs/>
                <w:sz w:val="16"/>
                <w:szCs w:val="16"/>
                <w:lang w:val="en-US" w:eastAsia="zh-CN"/>
                <w:rPrChange w:id="4845"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846" w:author="扬 邱" w:date="2025-07-09T17:16:00Z" w16du:dateUtc="2025-07-09T09:16:00Z">
                  <w:rPr>
                    <w:rFonts w:ascii="宋体" w:eastAsia="宋体" w:hAnsi="宋体" w:cs="宋体" w:hint="eastAsia"/>
                    <w:b/>
                    <w:bCs/>
                    <w:sz w:val="12"/>
                    <w:szCs w:val="12"/>
                    <w:lang w:val="en-US" w:eastAsia="zh-CN"/>
                  </w:rPr>
                </w:rPrChange>
              </w:rPr>
              <w:t>范围三 类别9</w:t>
            </w:r>
          </w:p>
        </w:tc>
        <w:tc>
          <w:tcPr>
            <w:tcW w:w="603" w:type="pct"/>
            <w:tcBorders>
              <w:top w:val="nil"/>
              <w:left w:val="nil"/>
              <w:bottom w:val="single" w:sz="4" w:space="0" w:color="auto"/>
              <w:right w:val="single" w:sz="4" w:space="0" w:color="auto"/>
            </w:tcBorders>
            <w:shd w:val="clear" w:color="000000" w:fill="FFFFFF"/>
            <w:noWrap/>
            <w:vAlign w:val="center"/>
            <w:tcPrChange w:id="4847"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5C88CB3F" w14:textId="77777777" w:rsidR="00C75E31" w:rsidRPr="00E835D4" w:rsidRDefault="00000000">
            <w:pPr>
              <w:spacing w:before="0"/>
              <w:jc w:val="right"/>
              <w:rPr>
                <w:rFonts w:eastAsia="PMingLiU" w:cs="Arial"/>
                <w:b/>
                <w:bCs/>
                <w:sz w:val="16"/>
                <w:szCs w:val="16"/>
                <w:lang w:val="en-US" w:eastAsia="zh-CN"/>
                <w:rPrChange w:id="484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49" w:author="扬 邱" w:date="2025-07-09T17:16:00Z" w16du:dateUtc="2025-07-09T09:16:00Z">
                  <w:rPr>
                    <w:rFonts w:eastAsia="PMingLiU" w:cs="Arial"/>
                    <w:b/>
                    <w:bCs/>
                    <w:sz w:val="12"/>
                    <w:szCs w:val="12"/>
                    <w:lang w:val="en-US" w:eastAsia="zh-CN"/>
                  </w:rPr>
                </w:rPrChange>
              </w:rPr>
              <w:t>1,029,048,283.74</w:t>
            </w:r>
          </w:p>
        </w:tc>
        <w:tc>
          <w:tcPr>
            <w:tcW w:w="407" w:type="pct"/>
            <w:tcBorders>
              <w:top w:val="nil"/>
              <w:left w:val="nil"/>
              <w:bottom w:val="single" w:sz="4" w:space="0" w:color="auto"/>
              <w:right w:val="single" w:sz="4" w:space="0" w:color="auto"/>
            </w:tcBorders>
            <w:shd w:val="clear" w:color="000000" w:fill="FFFFFF"/>
            <w:noWrap/>
            <w:vAlign w:val="center"/>
            <w:tcPrChange w:id="4850"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06EA0F20" w14:textId="77777777" w:rsidR="00C75E31" w:rsidRPr="00E835D4" w:rsidRDefault="00000000">
            <w:pPr>
              <w:spacing w:before="0"/>
              <w:rPr>
                <w:rFonts w:eastAsia="PMingLiU" w:cs="Arial"/>
                <w:b/>
                <w:bCs/>
                <w:sz w:val="16"/>
                <w:szCs w:val="16"/>
                <w:lang w:val="en-US" w:eastAsia="zh-CN"/>
                <w:rPrChange w:id="485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52" w:author="扬 邱" w:date="2025-07-09T17:16:00Z" w16du:dateUtc="2025-07-09T09:16:00Z">
                  <w:rPr>
                    <w:rFonts w:eastAsia="PMingLiU" w:cs="Arial"/>
                    <w:b/>
                    <w:bCs/>
                    <w:sz w:val="12"/>
                    <w:szCs w:val="12"/>
                    <w:lang w:val="en-US" w:eastAsia="zh-CN"/>
                  </w:rPr>
                </w:rPrChange>
              </w:rPr>
              <w:t>tkm</w:t>
            </w:r>
          </w:p>
        </w:tc>
        <w:tc>
          <w:tcPr>
            <w:tcW w:w="655" w:type="pct"/>
            <w:tcBorders>
              <w:top w:val="nil"/>
              <w:left w:val="nil"/>
              <w:bottom w:val="single" w:sz="4" w:space="0" w:color="auto"/>
              <w:right w:val="single" w:sz="4" w:space="0" w:color="auto"/>
            </w:tcBorders>
            <w:shd w:val="clear" w:color="000000" w:fill="C0C0C0"/>
            <w:noWrap/>
            <w:vAlign w:val="center"/>
            <w:tcPrChange w:id="4853"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5C52ECEE" w14:textId="77777777" w:rsidR="00C75E31" w:rsidRPr="00E835D4" w:rsidRDefault="00000000">
            <w:pPr>
              <w:spacing w:before="0"/>
              <w:jc w:val="center"/>
              <w:rPr>
                <w:rFonts w:eastAsia="PMingLiU" w:cs="Arial"/>
                <w:b/>
                <w:bCs/>
                <w:sz w:val="16"/>
                <w:szCs w:val="16"/>
                <w:lang w:val="en-US" w:eastAsia="zh-CN"/>
                <w:rPrChange w:id="485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55" w:author="扬 邱" w:date="2025-07-09T17:16:00Z" w16du:dateUtc="2025-07-09T09:16:00Z">
                  <w:rPr>
                    <w:rFonts w:eastAsia="PMingLiU" w:cs="Arial"/>
                    <w:b/>
                    <w:bCs/>
                    <w:sz w:val="12"/>
                    <w:szCs w:val="12"/>
                    <w:lang w:val="en-US" w:eastAsia="zh-CN"/>
                  </w:rPr>
                </w:rPrChange>
              </w:rPr>
              <w:t>53,478.16</w:t>
            </w:r>
          </w:p>
        </w:tc>
        <w:tc>
          <w:tcPr>
            <w:tcW w:w="353" w:type="pct"/>
            <w:tcBorders>
              <w:top w:val="nil"/>
              <w:left w:val="nil"/>
              <w:bottom w:val="single" w:sz="4" w:space="0" w:color="auto"/>
              <w:right w:val="single" w:sz="4" w:space="0" w:color="auto"/>
            </w:tcBorders>
            <w:shd w:val="clear" w:color="000000" w:fill="C0C0C0"/>
            <w:noWrap/>
            <w:vAlign w:val="center"/>
            <w:tcPrChange w:id="4856"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74584A0A" w14:textId="77777777" w:rsidR="00C75E31" w:rsidRPr="00E835D4" w:rsidRDefault="00000000">
            <w:pPr>
              <w:spacing w:before="0"/>
              <w:jc w:val="center"/>
              <w:rPr>
                <w:rFonts w:eastAsia="PMingLiU" w:cs="Arial"/>
                <w:b/>
                <w:bCs/>
                <w:sz w:val="16"/>
                <w:szCs w:val="16"/>
                <w:lang w:val="en-US" w:eastAsia="zh-CN"/>
                <w:rPrChange w:id="485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58"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859"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7A1D4AD4" w14:textId="77777777" w:rsidR="00C75E31" w:rsidRPr="00E835D4" w:rsidRDefault="00000000">
            <w:pPr>
              <w:spacing w:before="0"/>
              <w:jc w:val="center"/>
              <w:rPr>
                <w:rFonts w:eastAsia="PMingLiU" w:cs="Arial"/>
                <w:b/>
                <w:bCs/>
                <w:sz w:val="16"/>
                <w:szCs w:val="16"/>
                <w:lang w:val="en-US" w:eastAsia="zh-CN"/>
                <w:rPrChange w:id="486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61"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862"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50CCA81E" w14:textId="77777777" w:rsidR="00C75E31" w:rsidRPr="00E835D4" w:rsidRDefault="00000000">
            <w:pPr>
              <w:spacing w:before="0"/>
              <w:jc w:val="center"/>
              <w:rPr>
                <w:rFonts w:eastAsia="PMingLiU" w:cs="Arial"/>
                <w:b/>
                <w:bCs/>
                <w:sz w:val="16"/>
                <w:szCs w:val="16"/>
                <w:lang w:val="en-US" w:eastAsia="zh-CN"/>
                <w:rPrChange w:id="486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6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86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65A5F8A" w14:textId="77777777" w:rsidR="00C75E31" w:rsidRPr="00E835D4" w:rsidRDefault="00000000">
            <w:pPr>
              <w:spacing w:before="0"/>
              <w:jc w:val="center"/>
              <w:rPr>
                <w:rFonts w:eastAsia="PMingLiU" w:cs="Arial"/>
                <w:b/>
                <w:bCs/>
                <w:sz w:val="16"/>
                <w:szCs w:val="16"/>
                <w:lang w:val="en-US" w:eastAsia="zh-CN"/>
                <w:rPrChange w:id="486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6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86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4100666" w14:textId="77777777" w:rsidR="00C75E31" w:rsidRPr="00E835D4" w:rsidRDefault="00000000">
            <w:pPr>
              <w:spacing w:before="0"/>
              <w:jc w:val="center"/>
              <w:rPr>
                <w:rFonts w:eastAsia="PMingLiU" w:cs="Arial"/>
                <w:b/>
                <w:bCs/>
                <w:sz w:val="16"/>
                <w:szCs w:val="16"/>
                <w:lang w:val="en-US" w:eastAsia="zh-CN"/>
                <w:rPrChange w:id="486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7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87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5D26C04" w14:textId="77777777" w:rsidR="00C75E31" w:rsidRPr="00E835D4" w:rsidRDefault="00000000">
            <w:pPr>
              <w:spacing w:before="0"/>
              <w:jc w:val="center"/>
              <w:rPr>
                <w:rFonts w:eastAsia="PMingLiU" w:cs="Arial"/>
                <w:b/>
                <w:bCs/>
                <w:sz w:val="16"/>
                <w:szCs w:val="16"/>
                <w:lang w:val="en-US" w:eastAsia="zh-CN"/>
                <w:rPrChange w:id="487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73"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874"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0486C40D" w14:textId="77777777" w:rsidR="00C75E31" w:rsidRPr="00E835D4" w:rsidRDefault="00000000">
            <w:pPr>
              <w:spacing w:before="0"/>
              <w:jc w:val="center"/>
              <w:rPr>
                <w:rFonts w:eastAsia="PMingLiU" w:cs="Arial"/>
                <w:b/>
                <w:bCs/>
                <w:sz w:val="16"/>
                <w:szCs w:val="16"/>
                <w:lang w:val="en-US" w:eastAsia="zh-CN"/>
                <w:rPrChange w:id="487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76" w:author="扬 邱" w:date="2025-07-09T17:16:00Z" w16du:dateUtc="2025-07-09T09:16:00Z">
                  <w:rPr>
                    <w:rFonts w:eastAsia="PMingLiU" w:cs="Arial"/>
                    <w:b/>
                    <w:bCs/>
                    <w:sz w:val="12"/>
                    <w:szCs w:val="12"/>
                    <w:lang w:val="en-US" w:eastAsia="zh-CN"/>
                  </w:rPr>
                </w:rPrChange>
              </w:rPr>
              <w:t>53,478.16</w:t>
            </w:r>
          </w:p>
        </w:tc>
      </w:tr>
      <w:tr w:rsidR="00E835D4" w:rsidRPr="00E835D4" w14:paraId="7E603260" w14:textId="77777777" w:rsidTr="00E835D4">
        <w:tblPrEx>
          <w:tblPrExChange w:id="4877" w:author="扬 邱" w:date="2025-07-09T17:16:00Z" w16du:dateUtc="2025-07-09T09:16:00Z">
            <w:tblPrEx>
              <w:tblLayout w:type="fixed"/>
            </w:tblPrEx>
          </w:tblPrExChange>
        </w:tblPrEx>
        <w:trPr>
          <w:trHeight w:val="360"/>
          <w:trPrChange w:id="4878"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879"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65242179" w14:textId="77777777" w:rsidR="00C75E31" w:rsidRPr="00E835D4" w:rsidRDefault="00000000">
            <w:pPr>
              <w:spacing w:before="0"/>
              <w:jc w:val="center"/>
              <w:rPr>
                <w:rFonts w:eastAsia="PMingLiU" w:cs="Arial"/>
                <w:b/>
                <w:bCs/>
                <w:sz w:val="16"/>
                <w:szCs w:val="16"/>
                <w:lang w:val="en-US" w:eastAsia="zh-CN"/>
                <w:rPrChange w:id="488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81" w:author="扬 邱" w:date="2025-07-09T17:16:00Z" w16du:dateUtc="2025-07-09T09:16:00Z">
                  <w:rPr>
                    <w:rFonts w:eastAsia="PMingLiU" w:cs="Arial"/>
                    <w:b/>
                    <w:bCs/>
                    <w:sz w:val="12"/>
                    <w:szCs w:val="12"/>
                    <w:lang w:val="en-US" w:eastAsia="zh-CN"/>
                  </w:rPr>
                </w:rPrChange>
              </w:rPr>
              <w:t>86</w:t>
            </w:r>
          </w:p>
        </w:tc>
        <w:tc>
          <w:tcPr>
            <w:tcW w:w="360" w:type="pct"/>
            <w:tcBorders>
              <w:top w:val="nil"/>
              <w:left w:val="nil"/>
              <w:bottom w:val="single" w:sz="4" w:space="0" w:color="auto"/>
              <w:right w:val="single" w:sz="4" w:space="0" w:color="auto"/>
            </w:tcBorders>
            <w:shd w:val="clear" w:color="auto" w:fill="auto"/>
            <w:vAlign w:val="center"/>
            <w:tcPrChange w:id="4882"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3625083B" w14:textId="77777777" w:rsidR="00C75E31" w:rsidRPr="00E835D4" w:rsidRDefault="00000000">
            <w:pPr>
              <w:spacing w:before="0"/>
              <w:rPr>
                <w:rFonts w:eastAsia="PMingLiU" w:cs="Arial"/>
                <w:b/>
                <w:bCs/>
                <w:sz w:val="16"/>
                <w:szCs w:val="16"/>
                <w:lang w:val="en-US" w:eastAsia="zh-CN"/>
                <w:rPrChange w:id="4883"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884" w:author="扬 邱" w:date="2025-07-09T17:16:00Z" w16du:dateUtc="2025-07-09T09:16:00Z">
                  <w:rPr>
                    <w:rFonts w:eastAsia="PMingLiU" w:cs="Arial" w:hint="eastAsia"/>
                    <w:b/>
                    <w:bCs/>
                    <w:sz w:val="12"/>
                    <w:szCs w:val="12"/>
                    <w:lang w:val="en-US" w:eastAsia="zh-CN"/>
                  </w:rPr>
                </w:rPrChange>
              </w:rPr>
              <w:t>汽运</w:t>
            </w:r>
          </w:p>
        </w:tc>
        <w:tc>
          <w:tcPr>
            <w:tcW w:w="182" w:type="pct"/>
            <w:tcBorders>
              <w:top w:val="nil"/>
              <w:left w:val="nil"/>
              <w:bottom w:val="single" w:sz="4" w:space="0" w:color="auto"/>
              <w:right w:val="single" w:sz="4" w:space="0" w:color="auto"/>
            </w:tcBorders>
            <w:shd w:val="clear" w:color="000000" w:fill="FFFFFF"/>
            <w:vAlign w:val="center"/>
            <w:tcPrChange w:id="4885"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45B9A124" w14:textId="77777777" w:rsidR="00C75E31" w:rsidRPr="00E835D4" w:rsidRDefault="00000000">
            <w:pPr>
              <w:spacing w:before="0"/>
              <w:jc w:val="center"/>
              <w:rPr>
                <w:rFonts w:ascii="宋体" w:eastAsia="宋体" w:hAnsi="宋体" w:cs="宋体" w:hint="eastAsia"/>
                <w:b/>
                <w:bCs/>
                <w:sz w:val="16"/>
                <w:szCs w:val="16"/>
                <w:lang w:val="en-US" w:eastAsia="zh-CN"/>
                <w:rPrChange w:id="4886"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887" w:author="扬 邱" w:date="2025-07-09T17:16:00Z" w16du:dateUtc="2025-07-09T09:16:00Z">
                  <w:rPr>
                    <w:rFonts w:ascii="宋体" w:eastAsia="宋体" w:hAnsi="宋体" w:cs="宋体" w:hint="eastAsia"/>
                    <w:b/>
                    <w:bCs/>
                    <w:sz w:val="12"/>
                    <w:szCs w:val="12"/>
                    <w:lang w:val="en-US" w:eastAsia="zh-CN"/>
                  </w:rPr>
                </w:rPrChange>
              </w:rPr>
              <w:t>范围三 类别9</w:t>
            </w:r>
          </w:p>
        </w:tc>
        <w:tc>
          <w:tcPr>
            <w:tcW w:w="603" w:type="pct"/>
            <w:tcBorders>
              <w:top w:val="nil"/>
              <w:left w:val="nil"/>
              <w:bottom w:val="single" w:sz="4" w:space="0" w:color="auto"/>
              <w:right w:val="single" w:sz="4" w:space="0" w:color="auto"/>
            </w:tcBorders>
            <w:shd w:val="clear" w:color="000000" w:fill="FFFFFF"/>
            <w:noWrap/>
            <w:vAlign w:val="center"/>
            <w:tcPrChange w:id="4888"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7D67B685" w14:textId="77777777" w:rsidR="00C75E31" w:rsidRPr="00E835D4" w:rsidRDefault="00000000">
            <w:pPr>
              <w:spacing w:before="0"/>
              <w:jc w:val="right"/>
              <w:rPr>
                <w:rFonts w:eastAsia="PMingLiU" w:cs="Arial"/>
                <w:b/>
                <w:bCs/>
                <w:sz w:val="16"/>
                <w:szCs w:val="16"/>
                <w:lang w:val="en-US" w:eastAsia="zh-CN"/>
                <w:rPrChange w:id="488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90" w:author="扬 邱" w:date="2025-07-09T17:16:00Z" w16du:dateUtc="2025-07-09T09:16:00Z">
                  <w:rPr>
                    <w:rFonts w:eastAsia="PMingLiU" w:cs="Arial"/>
                    <w:b/>
                    <w:bCs/>
                    <w:sz w:val="12"/>
                    <w:szCs w:val="12"/>
                    <w:lang w:val="en-US" w:eastAsia="zh-CN"/>
                  </w:rPr>
                </w:rPrChange>
              </w:rPr>
              <w:t>1,369,080,976.66</w:t>
            </w:r>
          </w:p>
        </w:tc>
        <w:tc>
          <w:tcPr>
            <w:tcW w:w="407" w:type="pct"/>
            <w:tcBorders>
              <w:top w:val="nil"/>
              <w:left w:val="nil"/>
              <w:bottom w:val="single" w:sz="4" w:space="0" w:color="auto"/>
              <w:right w:val="single" w:sz="4" w:space="0" w:color="auto"/>
            </w:tcBorders>
            <w:shd w:val="clear" w:color="000000" w:fill="FFFFFF"/>
            <w:noWrap/>
            <w:vAlign w:val="center"/>
            <w:tcPrChange w:id="4891"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0ED2015C" w14:textId="77777777" w:rsidR="00C75E31" w:rsidRPr="00E835D4" w:rsidRDefault="00000000">
            <w:pPr>
              <w:spacing w:before="0"/>
              <w:rPr>
                <w:rFonts w:eastAsia="PMingLiU" w:cs="Arial"/>
                <w:b/>
                <w:bCs/>
                <w:sz w:val="16"/>
                <w:szCs w:val="16"/>
                <w:lang w:val="en-US" w:eastAsia="zh-CN"/>
                <w:rPrChange w:id="489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93" w:author="扬 邱" w:date="2025-07-09T17:16:00Z" w16du:dateUtc="2025-07-09T09:16:00Z">
                  <w:rPr>
                    <w:rFonts w:eastAsia="PMingLiU" w:cs="Arial"/>
                    <w:b/>
                    <w:bCs/>
                    <w:sz w:val="12"/>
                    <w:szCs w:val="12"/>
                    <w:lang w:val="en-US" w:eastAsia="zh-CN"/>
                  </w:rPr>
                </w:rPrChange>
              </w:rPr>
              <w:t>tkm</w:t>
            </w:r>
          </w:p>
        </w:tc>
        <w:tc>
          <w:tcPr>
            <w:tcW w:w="655" w:type="pct"/>
            <w:tcBorders>
              <w:top w:val="nil"/>
              <w:left w:val="nil"/>
              <w:bottom w:val="single" w:sz="4" w:space="0" w:color="auto"/>
              <w:right w:val="single" w:sz="4" w:space="0" w:color="auto"/>
            </w:tcBorders>
            <w:shd w:val="clear" w:color="000000" w:fill="C0C0C0"/>
            <w:noWrap/>
            <w:vAlign w:val="center"/>
            <w:tcPrChange w:id="4894"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298ACF69" w14:textId="77777777" w:rsidR="00C75E31" w:rsidRPr="00E835D4" w:rsidRDefault="00000000">
            <w:pPr>
              <w:spacing w:before="0"/>
              <w:jc w:val="center"/>
              <w:rPr>
                <w:rFonts w:eastAsia="PMingLiU" w:cs="Arial"/>
                <w:b/>
                <w:bCs/>
                <w:sz w:val="16"/>
                <w:szCs w:val="16"/>
                <w:lang w:val="en-US" w:eastAsia="zh-CN"/>
                <w:rPrChange w:id="489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96" w:author="扬 邱" w:date="2025-07-09T17:16:00Z" w16du:dateUtc="2025-07-09T09:16:00Z">
                  <w:rPr>
                    <w:rFonts w:eastAsia="PMingLiU" w:cs="Arial"/>
                    <w:b/>
                    <w:bCs/>
                    <w:sz w:val="12"/>
                    <w:szCs w:val="12"/>
                    <w:lang w:val="en-US" w:eastAsia="zh-CN"/>
                  </w:rPr>
                </w:rPrChange>
              </w:rPr>
              <w:t>208,049.49</w:t>
            </w:r>
          </w:p>
        </w:tc>
        <w:tc>
          <w:tcPr>
            <w:tcW w:w="353" w:type="pct"/>
            <w:tcBorders>
              <w:top w:val="nil"/>
              <w:left w:val="nil"/>
              <w:bottom w:val="single" w:sz="4" w:space="0" w:color="auto"/>
              <w:right w:val="single" w:sz="4" w:space="0" w:color="auto"/>
            </w:tcBorders>
            <w:shd w:val="clear" w:color="000000" w:fill="C0C0C0"/>
            <w:noWrap/>
            <w:vAlign w:val="center"/>
            <w:tcPrChange w:id="4897"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4D43B055" w14:textId="77777777" w:rsidR="00C75E31" w:rsidRPr="00E835D4" w:rsidRDefault="00000000">
            <w:pPr>
              <w:spacing w:before="0"/>
              <w:jc w:val="center"/>
              <w:rPr>
                <w:rFonts w:eastAsia="PMingLiU" w:cs="Arial"/>
                <w:b/>
                <w:bCs/>
                <w:sz w:val="16"/>
                <w:szCs w:val="16"/>
                <w:lang w:val="en-US" w:eastAsia="zh-CN"/>
                <w:rPrChange w:id="489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899"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900"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38D087C5" w14:textId="77777777" w:rsidR="00C75E31" w:rsidRPr="00E835D4" w:rsidRDefault="00000000">
            <w:pPr>
              <w:spacing w:before="0"/>
              <w:jc w:val="center"/>
              <w:rPr>
                <w:rFonts w:eastAsia="PMingLiU" w:cs="Arial"/>
                <w:b/>
                <w:bCs/>
                <w:sz w:val="16"/>
                <w:szCs w:val="16"/>
                <w:lang w:val="en-US" w:eastAsia="zh-CN"/>
                <w:rPrChange w:id="490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02"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903"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32F550B5" w14:textId="77777777" w:rsidR="00C75E31" w:rsidRPr="00E835D4" w:rsidRDefault="00000000">
            <w:pPr>
              <w:spacing w:before="0"/>
              <w:jc w:val="center"/>
              <w:rPr>
                <w:rFonts w:eastAsia="PMingLiU" w:cs="Arial"/>
                <w:b/>
                <w:bCs/>
                <w:sz w:val="16"/>
                <w:szCs w:val="16"/>
                <w:lang w:val="en-US" w:eastAsia="zh-CN"/>
                <w:rPrChange w:id="490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0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90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825F5D1" w14:textId="77777777" w:rsidR="00C75E31" w:rsidRPr="00E835D4" w:rsidRDefault="00000000">
            <w:pPr>
              <w:spacing w:before="0"/>
              <w:jc w:val="center"/>
              <w:rPr>
                <w:rFonts w:eastAsia="PMingLiU" w:cs="Arial"/>
                <w:b/>
                <w:bCs/>
                <w:sz w:val="16"/>
                <w:szCs w:val="16"/>
                <w:lang w:val="en-US" w:eastAsia="zh-CN"/>
                <w:rPrChange w:id="490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0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90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3540009" w14:textId="77777777" w:rsidR="00C75E31" w:rsidRPr="00E835D4" w:rsidRDefault="00000000">
            <w:pPr>
              <w:spacing w:before="0"/>
              <w:jc w:val="center"/>
              <w:rPr>
                <w:rFonts w:eastAsia="PMingLiU" w:cs="Arial"/>
                <w:b/>
                <w:bCs/>
                <w:sz w:val="16"/>
                <w:szCs w:val="16"/>
                <w:lang w:val="en-US" w:eastAsia="zh-CN"/>
                <w:rPrChange w:id="491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1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91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38921A15" w14:textId="77777777" w:rsidR="00C75E31" w:rsidRPr="00E835D4" w:rsidRDefault="00000000">
            <w:pPr>
              <w:spacing w:before="0"/>
              <w:jc w:val="center"/>
              <w:rPr>
                <w:rFonts w:eastAsia="PMingLiU" w:cs="Arial"/>
                <w:b/>
                <w:bCs/>
                <w:sz w:val="16"/>
                <w:szCs w:val="16"/>
                <w:lang w:val="en-US" w:eastAsia="zh-CN"/>
                <w:rPrChange w:id="491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14"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915"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57FF760A" w14:textId="77777777" w:rsidR="00C75E31" w:rsidRPr="00E835D4" w:rsidRDefault="00000000">
            <w:pPr>
              <w:spacing w:before="0"/>
              <w:jc w:val="center"/>
              <w:rPr>
                <w:rFonts w:eastAsia="PMingLiU" w:cs="Arial"/>
                <w:b/>
                <w:bCs/>
                <w:sz w:val="16"/>
                <w:szCs w:val="16"/>
                <w:lang w:val="en-US" w:eastAsia="zh-CN"/>
                <w:rPrChange w:id="491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17" w:author="扬 邱" w:date="2025-07-09T17:16:00Z" w16du:dateUtc="2025-07-09T09:16:00Z">
                  <w:rPr>
                    <w:rFonts w:eastAsia="PMingLiU" w:cs="Arial"/>
                    <w:b/>
                    <w:bCs/>
                    <w:sz w:val="12"/>
                    <w:szCs w:val="12"/>
                    <w:lang w:val="en-US" w:eastAsia="zh-CN"/>
                  </w:rPr>
                </w:rPrChange>
              </w:rPr>
              <w:t>208,049.49</w:t>
            </w:r>
          </w:p>
        </w:tc>
      </w:tr>
      <w:tr w:rsidR="00E835D4" w:rsidRPr="00E835D4" w14:paraId="3AFE9B64" w14:textId="77777777" w:rsidTr="00E835D4">
        <w:tblPrEx>
          <w:tblPrExChange w:id="4918" w:author="扬 邱" w:date="2025-07-09T17:16:00Z" w16du:dateUtc="2025-07-09T09:16:00Z">
            <w:tblPrEx>
              <w:tblLayout w:type="fixed"/>
            </w:tblPrEx>
          </w:tblPrExChange>
        </w:tblPrEx>
        <w:trPr>
          <w:trHeight w:val="360"/>
          <w:trPrChange w:id="4919"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920"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4B79776C" w14:textId="77777777" w:rsidR="00C75E31" w:rsidRPr="00E835D4" w:rsidRDefault="00000000">
            <w:pPr>
              <w:spacing w:before="0"/>
              <w:jc w:val="center"/>
              <w:rPr>
                <w:rFonts w:eastAsia="PMingLiU" w:cs="Arial"/>
                <w:b/>
                <w:bCs/>
                <w:sz w:val="16"/>
                <w:szCs w:val="16"/>
                <w:lang w:val="en-US" w:eastAsia="zh-CN"/>
                <w:rPrChange w:id="492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22" w:author="扬 邱" w:date="2025-07-09T17:16:00Z" w16du:dateUtc="2025-07-09T09:16:00Z">
                  <w:rPr>
                    <w:rFonts w:eastAsia="PMingLiU" w:cs="Arial"/>
                    <w:b/>
                    <w:bCs/>
                    <w:sz w:val="12"/>
                    <w:szCs w:val="12"/>
                    <w:lang w:val="en-US" w:eastAsia="zh-CN"/>
                  </w:rPr>
                </w:rPrChange>
              </w:rPr>
              <w:t>87</w:t>
            </w:r>
          </w:p>
        </w:tc>
        <w:tc>
          <w:tcPr>
            <w:tcW w:w="360" w:type="pct"/>
            <w:tcBorders>
              <w:top w:val="nil"/>
              <w:left w:val="nil"/>
              <w:bottom w:val="single" w:sz="4" w:space="0" w:color="auto"/>
              <w:right w:val="single" w:sz="4" w:space="0" w:color="auto"/>
            </w:tcBorders>
            <w:shd w:val="clear" w:color="auto" w:fill="auto"/>
            <w:vAlign w:val="center"/>
            <w:tcPrChange w:id="4923"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0DE74F77" w14:textId="77777777" w:rsidR="00C75E31" w:rsidRPr="00E835D4" w:rsidRDefault="00000000">
            <w:pPr>
              <w:spacing w:before="0"/>
              <w:rPr>
                <w:rFonts w:eastAsia="PMingLiU" w:cs="Arial"/>
                <w:b/>
                <w:bCs/>
                <w:sz w:val="16"/>
                <w:szCs w:val="16"/>
                <w:lang w:val="en-US" w:eastAsia="zh-CN"/>
                <w:rPrChange w:id="4924"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925" w:author="扬 邱" w:date="2025-07-09T17:16:00Z" w16du:dateUtc="2025-07-09T09:16:00Z">
                  <w:rPr>
                    <w:rFonts w:eastAsia="PMingLiU" w:cs="Arial" w:hint="eastAsia"/>
                    <w:b/>
                    <w:bCs/>
                    <w:sz w:val="12"/>
                    <w:szCs w:val="12"/>
                    <w:lang w:val="en-US" w:eastAsia="zh-CN"/>
                  </w:rPr>
                </w:rPrChange>
              </w:rPr>
              <w:t>铁路运输</w:t>
            </w:r>
          </w:p>
        </w:tc>
        <w:tc>
          <w:tcPr>
            <w:tcW w:w="182" w:type="pct"/>
            <w:tcBorders>
              <w:top w:val="nil"/>
              <w:left w:val="nil"/>
              <w:bottom w:val="single" w:sz="4" w:space="0" w:color="auto"/>
              <w:right w:val="single" w:sz="4" w:space="0" w:color="auto"/>
            </w:tcBorders>
            <w:shd w:val="clear" w:color="000000" w:fill="FFFFFF"/>
            <w:vAlign w:val="center"/>
            <w:tcPrChange w:id="4926"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7DE04AEA" w14:textId="77777777" w:rsidR="00C75E31" w:rsidRPr="00E835D4" w:rsidRDefault="00000000">
            <w:pPr>
              <w:spacing w:before="0"/>
              <w:jc w:val="center"/>
              <w:rPr>
                <w:rFonts w:ascii="宋体" w:eastAsia="宋体" w:hAnsi="宋体" w:cs="宋体" w:hint="eastAsia"/>
                <w:b/>
                <w:bCs/>
                <w:sz w:val="16"/>
                <w:szCs w:val="16"/>
                <w:lang w:val="en-US" w:eastAsia="zh-CN"/>
                <w:rPrChange w:id="4927"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928" w:author="扬 邱" w:date="2025-07-09T17:16:00Z" w16du:dateUtc="2025-07-09T09:16:00Z">
                  <w:rPr>
                    <w:rFonts w:ascii="宋体" w:eastAsia="宋体" w:hAnsi="宋体" w:cs="宋体" w:hint="eastAsia"/>
                    <w:b/>
                    <w:bCs/>
                    <w:sz w:val="12"/>
                    <w:szCs w:val="12"/>
                    <w:lang w:val="en-US" w:eastAsia="zh-CN"/>
                  </w:rPr>
                </w:rPrChange>
              </w:rPr>
              <w:t>范围三 类别9</w:t>
            </w:r>
          </w:p>
        </w:tc>
        <w:tc>
          <w:tcPr>
            <w:tcW w:w="603" w:type="pct"/>
            <w:tcBorders>
              <w:top w:val="nil"/>
              <w:left w:val="nil"/>
              <w:bottom w:val="single" w:sz="4" w:space="0" w:color="auto"/>
              <w:right w:val="single" w:sz="4" w:space="0" w:color="auto"/>
            </w:tcBorders>
            <w:shd w:val="clear" w:color="000000" w:fill="FFFFFF"/>
            <w:noWrap/>
            <w:vAlign w:val="center"/>
            <w:tcPrChange w:id="4929"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20A6E62D" w14:textId="77777777" w:rsidR="00C75E31" w:rsidRPr="00E835D4" w:rsidRDefault="00000000">
            <w:pPr>
              <w:spacing w:before="0"/>
              <w:jc w:val="right"/>
              <w:rPr>
                <w:rFonts w:eastAsia="PMingLiU" w:cs="Arial"/>
                <w:b/>
                <w:bCs/>
                <w:sz w:val="16"/>
                <w:szCs w:val="16"/>
                <w:lang w:val="en-US" w:eastAsia="zh-CN"/>
                <w:rPrChange w:id="493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31" w:author="扬 邱" w:date="2025-07-09T17:16:00Z" w16du:dateUtc="2025-07-09T09:16:00Z">
                  <w:rPr>
                    <w:rFonts w:eastAsia="PMingLiU" w:cs="Arial"/>
                    <w:b/>
                    <w:bCs/>
                    <w:sz w:val="12"/>
                    <w:szCs w:val="12"/>
                    <w:lang w:val="en-US" w:eastAsia="zh-CN"/>
                  </w:rPr>
                </w:rPrChange>
              </w:rPr>
              <w:t>228,437,028.19</w:t>
            </w:r>
          </w:p>
        </w:tc>
        <w:tc>
          <w:tcPr>
            <w:tcW w:w="407" w:type="pct"/>
            <w:tcBorders>
              <w:top w:val="nil"/>
              <w:left w:val="nil"/>
              <w:bottom w:val="single" w:sz="4" w:space="0" w:color="auto"/>
              <w:right w:val="single" w:sz="4" w:space="0" w:color="auto"/>
            </w:tcBorders>
            <w:shd w:val="clear" w:color="000000" w:fill="FFFFFF"/>
            <w:noWrap/>
            <w:vAlign w:val="center"/>
            <w:tcPrChange w:id="4932"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3DD906DE" w14:textId="77777777" w:rsidR="00C75E31" w:rsidRPr="00E835D4" w:rsidRDefault="00000000">
            <w:pPr>
              <w:spacing w:before="0"/>
              <w:rPr>
                <w:rFonts w:eastAsia="PMingLiU" w:cs="Arial"/>
                <w:b/>
                <w:bCs/>
                <w:sz w:val="16"/>
                <w:szCs w:val="16"/>
                <w:lang w:val="en-US" w:eastAsia="zh-CN"/>
                <w:rPrChange w:id="493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34" w:author="扬 邱" w:date="2025-07-09T17:16:00Z" w16du:dateUtc="2025-07-09T09:16:00Z">
                  <w:rPr>
                    <w:rFonts w:eastAsia="PMingLiU" w:cs="Arial"/>
                    <w:b/>
                    <w:bCs/>
                    <w:sz w:val="12"/>
                    <w:szCs w:val="12"/>
                    <w:lang w:val="en-US" w:eastAsia="zh-CN"/>
                  </w:rPr>
                </w:rPrChange>
              </w:rPr>
              <w:t>tkm</w:t>
            </w:r>
          </w:p>
        </w:tc>
        <w:tc>
          <w:tcPr>
            <w:tcW w:w="655" w:type="pct"/>
            <w:tcBorders>
              <w:top w:val="nil"/>
              <w:left w:val="nil"/>
              <w:bottom w:val="single" w:sz="4" w:space="0" w:color="auto"/>
              <w:right w:val="single" w:sz="4" w:space="0" w:color="auto"/>
            </w:tcBorders>
            <w:shd w:val="clear" w:color="000000" w:fill="C0C0C0"/>
            <w:noWrap/>
            <w:vAlign w:val="center"/>
            <w:tcPrChange w:id="4935"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9E9472B" w14:textId="77777777" w:rsidR="00C75E31" w:rsidRPr="00E835D4" w:rsidRDefault="00000000">
            <w:pPr>
              <w:spacing w:before="0"/>
              <w:jc w:val="center"/>
              <w:rPr>
                <w:rFonts w:eastAsia="PMingLiU" w:cs="Arial"/>
                <w:b/>
                <w:bCs/>
                <w:sz w:val="16"/>
                <w:szCs w:val="16"/>
                <w:lang w:val="en-US" w:eastAsia="zh-CN"/>
                <w:rPrChange w:id="493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37" w:author="扬 邱" w:date="2025-07-09T17:16:00Z" w16du:dateUtc="2025-07-09T09:16:00Z">
                  <w:rPr>
                    <w:rFonts w:eastAsia="PMingLiU" w:cs="Arial"/>
                    <w:b/>
                    <w:bCs/>
                    <w:sz w:val="12"/>
                    <w:szCs w:val="12"/>
                    <w:lang w:val="en-US" w:eastAsia="zh-CN"/>
                  </w:rPr>
                </w:rPrChange>
              </w:rPr>
              <w:t>11,086.47</w:t>
            </w:r>
          </w:p>
        </w:tc>
        <w:tc>
          <w:tcPr>
            <w:tcW w:w="353" w:type="pct"/>
            <w:tcBorders>
              <w:top w:val="nil"/>
              <w:left w:val="nil"/>
              <w:bottom w:val="single" w:sz="4" w:space="0" w:color="auto"/>
              <w:right w:val="single" w:sz="4" w:space="0" w:color="auto"/>
            </w:tcBorders>
            <w:shd w:val="clear" w:color="000000" w:fill="C0C0C0"/>
            <w:noWrap/>
            <w:vAlign w:val="center"/>
            <w:tcPrChange w:id="4938"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155C1244" w14:textId="77777777" w:rsidR="00C75E31" w:rsidRPr="00E835D4" w:rsidRDefault="00000000">
            <w:pPr>
              <w:spacing w:before="0"/>
              <w:jc w:val="center"/>
              <w:rPr>
                <w:rFonts w:eastAsia="PMingLiU" w:cs="Arial"/>
                <w:b/>
                <w:bCs/>
                <w:sz w:val="16"/>
                <w:szCs w:val="16"/>
                <w:lang w:val="en-US" w:eastAsia="zh-CN"/>
                <w:rPrChange w:id="493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40"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941"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083585C9" w14:textId="77777777" w:rsidR="00C75E31" w:rsidRPr="00E835D4" w:rsidRDefault="00000000">
            <w:pPr>
              <w:spacing w:before="0"/>
              <w:jc w:val="center"/>
              <w:rPr>
                <w:rFonts w:eastAsia="PMingLiU" w:cs="Arial"/>
                <w:b/>
                <w:bCs/>
                <w:sz w:val="16"/>
                <w:szCs w:val="16"/>
                <w:lang w:val="en-US" w:eastAsia="zh-CN"/>
                <w:rPrChange w:id="494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43"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944"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085A23A6" w14:textId="77777777" w:rsidR="00C75E31" w:rsidRPr="00E835D4" w:rsidRDefault="00000000">
            <w:pPr>
              <w:spacing w:before="0"/>
              <w:jc w:val="center"/>
              <w:rPr>
                <w:rFonts w:eastAsia="PMingLiU" w:cs="Arial"/>
                <w:b/>
                <w:bCs/>
                <w:sz w:val="16"/>
                <w:szCs w:val="16"/>
                <w:lang w:val="en-US" w:eastAsia="zh-CN"/>
                <w:rPrChange w:id="494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4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94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516508E" w14:textId="77777777" w:rsidR="00C75E31" w:rsidRPr="00E835D4" w:rsidRDefault="00000000">
            <w:pPr>
              <w:spacing w:before="0"/>
              <w:jc w:val="center"/>
              <w:rPr>
                <w:rFonts w:eastAsia="PMingLiU" w:cs="Arial"/>
                <w:b/>
                <w:bCs/>
                <w:sz w:val="16"/>
                <w:szCs w:val="16"/>
                <w:lang w:val="en-US" w:eastAsia="zh-CN"/>
                <w:rPrChange w:id="494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4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95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41D025F" w14:textId="77777777" w:rsidR="00C75E31" w:rsidRPr="00E835D4" w:rsidRDefault="00000000">
            <w:pPr>
              <w:spacing w:before="0"/>
              <w:jc w:val="center"/>
              <w:rPr>
                <w:rFonts w:eastAsia="PMingLiU" w:cs="Arial"/>
                <w:b/>
                <w:bCs/>
                <w:sz w:val="16"/>
                <w:szCs w:val="16"/>
                <w:lang w:val="en-US" w:eastAsia="zh-CN"/>
                <w:rPrChange w:id="495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5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95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7F0C57D" w14:textId="77777777" w:rsidR="00C75E31" w:rsidRPr="00E835D4" w:rsidRDefault="00000000">
            <w:pPr>
              <w:spacing w:before="0"/>
              <w:jc w:val="center"/>
              <w:rPr>
                <w:rFonts w:eastAsia="PMingLiU" w:cs="Arial"/>
                <w:b/>
                <w:bCs/>
                <w:sz w:val="16"/>
                <w:szCs w:val="16"/>
                <w:lang w:val="en-US" w:eastAsia="zh-CN"/>
                <w:rPrChange w:id="495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55"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956"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5AD5111E" w14:textId="77777777" w:rsidR="00C75E31" w:rsidRPr="00E835D4" w:rsidRDefault="00000000">
            <w:pPr>
              <w:spacing w:before="0"/>
              <w:jc w:val="center"/>
              <w:rPr>
                <w:rFonts w:eastAsia="PMingLiU" w:cs="Arial"/>
                <w:b/>
                <w:bCs/>
                <w:sz w:val="16"/>
                <w:szCs w:val="16"/>
                <w:lang w:val="en-US" w:eastAsia="zh-CN"/>
                <w:rPrChange w:id="495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58" w:author="扬 邱" w:date="2025-07-09T17:16:00Z" w16du:dateUtc="2025-07-09T09:16:00Z">
                  <w:rPr>
                    <w:rFonts w:eastAsia="PMingLiU" w:cs="Arial"/>
                    <w:b/>
                    <w:bCs/>
                    <w:sz w:val="12"/>
                    <w:szCs w:val="12"/>
                    <w:lang w:val="en-US" w:eastAsia="zh-CN"/>
                  </w:rPr>
                </w:rPrChange>
              </w:rPr>
              <w:t>11,086.47</w:t>
            </w:r>
          </w:p>
        </w:tc>
      </w:tr>
      <w:tr w:rsidR="00E835D4" w:rsidRPr="00E835D4" w14:paraId="483AFEC0" w14:textId="77777777" w:rsidTr="00E835D4">
        <w:tblPrEx>
          <w:tblPrExChange w:id="4959" w:author="扬 邱" w:date="2025-07-09T17:16:00Z" w16du:dateUtc="2025-07-09T09:16:00Z">
            <w:tblPrEx>
              <w:tblLayout w:type="fixed"/>
            </w:tblPrEx>
          </w:tblPrExChange>
        </w:tblPrEx>
        <w:trPr>
          <w:trHeight w:val="360"/>
          <w:trPrChange w:id="4960"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4961"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549C2FF5" w14:textId="77777777" w:rsidR="00C75E31" w:rsidRPr="00E835D4" w:rsidRDefault="00000000">
            <w:pPr>
              <w:spacing w:before="0"/>
              <w:jc w:val="center"/>
              <w:rPr>
                <w:rFonts w:eastAsia="PMingLiU" w:cs="Arial"/>
                <w:b/>
                <w:bCs/>
                <w:sz w:val="16"/>
                <w:szCs w:val="16"/>
                <w:lang w:val="en-US" w:eastAsia="zh-CN"/>
                <w:rPrChange w:id="496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63" w:author="扬 邱" w:date="2025-07-09T17:16:00Z" w16du:dateUtc="2025-07-09T09:16:00Z">
                  <w:rPr>
                    <w:rFonts w:eastAsia="PMingLiU" w:cs="Arial"/>
                    <w:b/>
                    <w:bCs/>
                    <w:sz w:val="12"/>
                    <w:szCs w:val="12"/>
                    <w:lang w:val="en-US" w:eastAsia="zh-CN"/>
                  </w:rPr>
                </w:rPrChange>
              </w:rPr>
              <w:t>88</w:t>
            </w:r>
          </w:p>
        </w:tc>
        <w:tc>
          <w:tcPr>
            <w:tcW w:w="360" w:type="pct"/>
            <w:tcBorders>
              <w:top w:val="nil"/>
              <w:left w:val="nil"/>
              <w:bottom w:val="single" w:sz="4" w:space="0" w:color="auto"/>
              <w:right w:val="single" w:sz="4" w:space="0" w:color="auto"/>
            </w:tcBorders>
            <w:shd w:val="clear" w:color="auto" w:fill="auto"/>
            <w:vAlign w:val="center"/>
            <w:tcPrChange w:id="4964"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06E8A1AC" w14:textId="77777777" w:rsidR="00C75E31" w:rsidRPr="00E835D4" w:rsidRDefault="00000000">
            <w:pPr>
              <w:spacing w:before="0"/>
              <w:rPr>
                <w:rFonts w:eastAsia="PMingLiU" w:cs="Arial"/>
                <w:b/>
                <w:bCs/>
                <w:sz w:val="16"/>
                <w:szCs w:val="16"/>
                <w:lang w:val="en-US" w:eastAsia="zh-CN"/>
                <w:rPrChange w:id="4965"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4966" w:author="扬 邱" w:date="2025-07-09T17:16:00Z" w16du:dateUtc="2025-07-09T09:16:00Z">
                  <w:rPr>
                    <w:rFonts w:eastAsia="PMingLiU" w:cs="Arial" w:hint="eastAsia"/>
                    <w:b/>
                    <w:bCs/>
                    <w:sz w:val="12"/>
                    <w:szCs w:val="12"/>
                    <w:lang w:val="en-US" w:eastAsia="zh-CN"/>
                  </w:rPr>
                </w:rPrChange>
              </w:rPr>
              <w:t>汽运</w:t>
            </w:r>
            <w:r w:rsidRPr="00E835D4">
              <w:rPr>
                <w:rFonts w:eastAsia="PMingLiU" w:cs="Arial"/>
                <w:b/>
                <w:bCs/>
                <w:sz w:val="16"/>
                <w:szCs w:val="16"/>
                <w:lang w:val="en-US" w:eastAsia="zh-CN"/>
                <w:rPrChange w:id="4967" w:author="扬 邱" w:date="2025-07-09T17:16:00Z" w16du:dateUtc="2025-07-09T09:16:00Z">
                  <w:rPr>
                    <w:rFonts w:eastAsia="PMingLiU" w:cs="Arial"/>
                    <w:b/>
                    <w:bCs/>
                    <w:sz w:val="12"/>
                    <w:szCs w:val="12"/>
                    <w:lang w:val="en-US" w:eastAsia="zh-CN"/>
                  </w:rPr>
                </w:rPrChange>
              </w:rPr>
              <w:t>-</w:t>
            </w:r>
            <w:r w:rsidRPr="00E835D4">
              <w:rPr>
                <w:rFonts w:eastAsia="PMingLiU" w:cs="Arial" w:hint="eastAsia"/>
                <w:b/>
                <w:bCs/>
                <w:sz w:val="16"/>
                <w:szCs w:val="16"/>
                <w:lang w:val="en-US" w:eastAsia="zh-CN"/>
                <w:rPrChange w:id="4968" w:author="扬 邱" w:date="2025-07-09T17:16:00Z" w16du:dateUtc="2025-07-09T09:16:00Z">
                  <w:rPr>
                    <w:rFonts w:eastAsia="PMingLiU" w:cs="Arial" w:hint="eastAsia"/>
                    <w:b/>
                    <w:bCs/>
                    <w:sz w:val="12"/>
                    <w:szCs w:val="12"/>
                    <w:lang w:val="en-US" w:eastAsia="zh-CN"/>
                  </w:rPr>
                </w:rPrChange>
              </w:rPr>
              <w:t>副产品</w:t>
            </w:r>
          </w:p>
        </w:tc>
        <w:tc>
          <w:tcPr>
            <w:tcW w:w="182" w:type="pct"/>
            <w:tcBorders>
              <w:top w:val="nil"/>
              <w:left w:val="nil"/>
              <w:bottom w:val="single" w:sz="4" w:space="0" w:color="auto"/>
              <w:right w:val="single" w:sz="4" w:space="0" w:color="auto"/>
            </w:tcBorders>
            <w:shd w:val="clear" w:color="000000" w:fill="FFFFFF"/>
            <w:vAlign w:val="center"/>
            <w:tcPrChange w:id="4969"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258F0AE5" w14:textId="77777777" w:rsidR="00C75E31" w:rsidRPr="00E835D4" w:rsidRDefault="00000000">
            <w:pPr>
              <w:spacing w:before="0"/>
              <w:jc w:val="center"/>
              <w:rPr>
                <w:rFonts w:ascii="宋体" w:eastAsia="宋体" w:hAnsi="宋体" w:cs="宋体" w:hint="eastAsia"/>
                <w:b/>
                <w:bCs/>
                <w:sz w:val="16"/>
                <w:szCs w:val="16"/>
                <w:lang w:val="en-US" w:eastAsia="zh-CN"/>
                <w:rPrChange w:id="4970"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4971" w:author="扬 邱" w:date="2025-07-09T17:16:00Z" w16du:dateUtc="2025-07-09T09:16:00Z">
                  <w:rPr>
                    <w:rFonts w:ascii="宋体" w:eastAsia="宋体" w:hAnsi="宋体" w:cs="宋体" w:hint="eastAsia"/>
                    <w:b/>
                    <w:bCs/>
                    <w:sz w:val="12"/>
                    <w:szCs w:val="12"/>
                    <w:lang w:val="en-US" w:eastAsia="zh-CN"/>
                  </w:rPr>
                </w:rPrChange>
              </w:rPr>
              <w:t>范围三 类别9</w:t>
            </w:r>
          </w:p>
        </w:tc>
        <w:tc>
          <w:tcPr>
            <w:tcW w:w="603" w:type="pct"/>
            <w:tcBorders>
              <w:top w:val="nil"/>
              <w:left w:val="nil"/>
              <w:bottom w:val="single" w:sz="4" w:space="0" w:color="auto"/>
              <w:right w:val="single" w:sz="4" w:space="0" w:color="auto"/>
            </w:tcBorders>
            <w:shd w:val="clear" w:color="000000" w:fill="FFFFFF"/>
            <w:noWrap/>
            <w:vAlign w:val="center"/>
            <w:tcPrChange w:id="4972"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7BA1AAA3" w14:textId="77777777" w:rsidR="00C75E31" w:rsidRPr="00E835D4" w:rsidRDefault="00000000">
            <w:pPr>
              <w:spacing w:before="0"/>
              <w:jc w:val="right"/>
              <w:rPr>
                <w:rFonts w:eastAsia="PMingLiU" w:cs="Arial"/>
                <w:b/>
                <w:bCs/>
                <w:sz w:val="16"/>
                <w:szCs w:val="16"/>
                <w:lang w:val="en-US" w:eastAsia="zh-CN"/>
                <w:rPrChange w:id="497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74" w:author="扬 邱" w:date="2025-07-09T17:16:00Z" w16du:dateUtc="2025-07-09T09:16:00Z">
                  <w:rPr>
                    <w:rFonts w:eastAsia="PMingLiU" w:cs="Arial"/>
                    <w:b/>
                    <w:bCs/>
                    <w:sz w:val="12"/>
                    <w:szCs w:val="12"/>
                    <w:lang w:val="en-US" w:eastAsia="zh-CN"/>
                  </w:rPr>
                </w:rPrChange>
              </w:rPr>
              <w:t>12,973,524.00</w:t>
            </w:r>
          </w:p>
        </w:tc>
        <w:tc>
          <w:tcPr>
            <w:tcW w:w="407" w:type="pct"/>
            <w:tcBorders>
              <w:top w:val="nil"/>
              <w:left w:val="nil"/>
              <w:bottom w:val="single" w:sz="4" w:space="0" w:color="auto"/>
              <w:right w:val="single" w:sz="4" w:space="0" w:color="auto"/>
            </w:tcBorders>
            <w:shd w:val="clear" w:color="000000" w:fill="FFFFFF"/>
            <w:noWrap/>
            <w:vAlign w:val="center"/>
            <w:tcPrChange w:id="4975"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041C18F1" w14:textId="77777777" w:rsidR="00C75E31" w:rsidRPr="00E835D4" w:rsidRDefault="00000000">
            <w:pPr>
              <w:spacing w:before="0"/>
              <w:rPr>
                <w:rFonts w:eastAsia="PMingLiU" w:cs="Arial"/>
                <w:b/>
                <w:bCs/>
                <w:sz w:val="16"/>
                <w:szCs w:val="16"/>
                <w:lang w:val="en-US" w:eastAsia="zh-CN"/>
                <w:rPrChange w:id="497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77" w:author="扬 邱" w:date="2025-07-09T17:16:00Z" w16du:dateUtc="2025-07-09T09:16:00Z">
                  <w:rPr>
                    <w:rFonts w:eastAsia="PMingLiU" w:cs="Arial"/>
                    <w:b/>
                    <w:bCs/>
                    <w:sz w:val="12"/>
                    <w:szCs w:val="12"/>
                    <w:lang w:val="en-US" w:eastAsia="zh-CN"/>
                  </w:rPr>
                </w:rPrChange>
              </w:rPr>
              <w:t>tkm</w:t>
            </w:r>
          </w:p>
        </w:tc>
        <w:tc>
          <w:tcPr>
            <w:tcW w:w="655" w:type="pct"/>
            <w:tcBorders>
              <w:top w:val="nil"/>
              <w:left w:val="nil"/>
              <w:bottom w:val="single" w:sz="4" w:space="0" w:color="auto"/>
              <w:right w:val="single" w:sz="4" w:space="0" w:color="auto"/>
            </w:tcBorders>
            <w:shd w:val="clear" w:color="000000" w:fill="C0C0C0"/>
            <w:noWrap/>
            <w:vAlign w:val="center"/>
            <w:tcPrChange w:id="4978"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4F5946A" w14:textId="77777777" w:rsidR="00C75E31" w:rsidRPr="00E835D4" w:rsidRDefault="00000000">
            <w:pPr>
              <w:spacing w:before="0"/>
              <w:jc w:val="center"/>
              <w:rPr>
                <w:rFonts w:eastAsia="PMingLiU" w:cs="Arial"/>
                <w:b/>
                <w:bCs/>
                <w:sz w:val="16"/>
                <w:szCs w:val="16"/>
                <w:lang w:val="en-US" w:eastAsia="zh-CN"/>
                <w:rPrChange w:id="497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80" w:author="扬 邱" w:date="2025-07-09T17:16:00Z" w16du:dateUtc="2025-07-09T09:16:00Z">
                  <w:rPr>
                    <w:rFonts w:eastAsia="PMingLiU" w:cs="Arial"/>
                    <w:b/>
                    <w:bCs/>
                    <w:sz w:val="12"/>
                    <w:szCs w:val="12"/>
                    <w:lang w:val="en-US" w:eastAsia="zh-CN"/>
                  </w:rPr>
                </w:rPrChange>
              </w:rPr>
              <w:t>1,971.49</w:t>
            </w:r>
          </w:p>
        </w:tc>
        <w:tc>
          <w:tcPr>
            <w:tcW w:w="353" w:type="pct"/>
            <w:tcBorders>
              <w:top w:val="nil"/>
              <w:left w:val="nil"/>
              <w:bottom w:val="single" w:sz="4" w:space="0" w:color="auto"/>
              <w:right w:val="single" w:sz="4" w:space="0" w:color="auto"/>
            </w:tcBorders>
            <w:shd w:val="clear" w:color="000000" w:fill="C0C0C0"/>
            <w:noWrap/>
            <w:vAlign w:val="center"/>
            <w:tcPrChange w:id="4981"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1C4B8F8F" w14:textId="77777777" w:rsidR="00C75E31" w:rsidRPr="00E835D4" w:rsidRDefault="00000000">
            <w:pPr>
              <w:spacing w:before="0"/>
              <w:jc w:val="center"/>
              <w:rPr>
                <w:rFonts w:eastAsia="PMingLiU" w:cs="Arial"/>
                <w:b/>
                <w:bCs/>
                <w:sz w:val="16"/>
                <w:szCs w:val="16"/>
                <w:lang w:val="en-US" w:eastAsia="zh-CN"/>
                <w:rPrChange w:id="498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83"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4984"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19CF2DC1" w14:textId="77777777" w:rsidR="00C75E31" w:rsidRPr="00E835D4" w:rsidRDefault="00000000">
            <w:pPr>
              <w:spacing w:before="0"/>
              <w:jc w:val="center"/>
              <w:rPr>
                <w:rFonts w:eastAsia="PMingLiU" w:cs="Arial"/>
                <w:b/>
                <w:bCs/>
                <w:sz w:val="16"/>
                <w:szCs w:val="16"/>
                <w:lang w:val="en-US" w:eastAsia="zh-CN"/>
                <w:rPrChange w:id="498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86"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4987"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3C1AFF8F" w14:textId="77777777" w:rsidR="00C75E31" w:rsidRPr="00E835D4" w:rsidRDefault="00000000">
            <w:pPr>
              <w:spacing w:before="0"/>
              <w:jc w:val="center"/>
              <w:rPr>
                <w:rFonts w:eastAsia="PMingLiU" w:cs="Arial"/>
                <w:b/>
                <w:bCs/>
                <w:sz w:val="16"/>
                <w:szCs w:val="16"/>
                <w:lang w:val="en-US" w:eastAsia="zh-CN"/>
                <w:rPrChange w:id="498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8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99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2CADE7F" w14:textId="77777777" w:rsidR="00C75E31" w:rsidRPr="00E835D4" w:rsidRDefault="00000000">
            <w:pPr>
              <w:spacing w:before="0"/>
              <w:jc w:val="center"/>
              <w:rPr>
                <w:rFonts w:eastAsia="PMingLiU" w:cs="Arial"/>
                <w:b/>
                <w:bCs/>
                <w:sz w:val="16"/>
                <w:szCs w:val="16"/>
                <w:lang w:val="en-US" w:eastAsia="zh-CN"/>
                <w:rPrChange w:id="499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9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99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BC6AE43" w14:textId="77777777" w:rsidR="00C75E31" w:rsidRPr="00E835D4" w:rsidRDefault="00000000">
            <w:pPr>
              <w:spacing w:before="0"/>
              <w:jc w:val="center"/>
              <w:rPr>
                <w:rFonts w:eastAsia="PMingLiU" w:cs="Arial"/>
                <w:b/>
                <w:bCs/>
                <w:sz w:val="16"/>
                <w:szCs w:val="16"/>
                <w:lang w:val="en-US" w:eastAsia="zh-CN"/>
                <w:rPrChange w:id="499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9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499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018318F" w14:textId="77777777" w:rsidR="00C75E31" w:rsidRPr="00E835D4" w:rsidRDefault="00000000">
            <w:pPr>
              <w:spacing w:before="0"/>
              <w:jc w:val="center"/>
              <w:rPr>
                <w:rFonts w:eastAsia="PMingLiU" w:cs="Arial"/>
                <w:b/>
                <w:bCs/>
                <w:sz w:val="16"/>
                <w:szCs w:val="16"/>
                <w:lang w:val="en-US" w:eastAsia="zh-CN"/>
                <w:rPrChange w:id="499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4998"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4999"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7B32001B" w14:textId="77777777" w:rsidR="00C75E31" w:rsidRPr="00E835D4" w:rsidRDefault="00000000">
            <w:pPr>
              <w:spacing w:before="0"/>
              <w:jc w:val="center"/>
              <w:rPr>
                <w:rFonts w:eastAsia="PMingLiU" w:cs="Arial"/>
                <w:b/>
                <w:bCs/>
                <w:sz w:val="16"/>
                <w:szCs w:val="16"/>
                <w:lang w:val="en-US" w:eastAsia="zh-CN"/>
                <w:rPrChange w:id="500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01" w:author="扬 邱" w:date="2025-07-09T17:16:00Z" w16du:dateUtc="2025-07-09T09:16:00Z">
                  <w:rPr>
                    <w:rFonts w:eastAsia="PMingLiU" w:cs="Arial"/>
                    <w:b/>
                    <w:bCs/>
                    <w:sz w:val="12"/>
                    <w:szCs w:val="12"/>
                    <w:lang w:val="en-US" w:eastAsia="zh-CN"/>
                  </w:rPr>
                </w:rPrChange>
              </w:rPr>
              <w:t>1,971.49</w:t>
            </w:r>
          </w:p>
        </w:tc>
      </w:tr>
      <w:tr w:rsidR="00E835D4" w:rsidRPr="00E835D4" w14:paraId="6CE72F3C" w14:textId="77777777" w:rsidTr="00E835D4">
        <w:tblPrEx>
          <w:tblPrExChange w:id="5002" w:author="扬 邱" w:date="2025-07-09T17:16:00Z" w16du:dateUtc="2025-07-09T09:16:00Z">
            <w:tblPrEx>
              <w:tblLayout w:type="fixed"/>
            </w:tblPrEx>
          </w:tblPrExChange>
        </w:tblPrEx>
        <w:trPr>
          <w:trHeight w:val="360"/>
          <w:trPrChange w:id="5003"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5004"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1A4BD7CE" w14:textId="77777777" w:rsidR="00C75E31" w:rsidRPr="00E835D4" w:rsidRDefault="00000000">
            <w:pPr>
              <w:spacing w:before="0"/>
              <w:jc w:val="center"/>
              <w:rPr>
                <w:rFonts w:eastAsia="PMingLiU" w:cs="Arial"/>
                <w:b/>
                <w:bCs/>
                <w:sz w:val="16"/>
                <w:szCs w:val="16"/>
                <w:lang w:val="en-US" w:eastAsia="zh-CN"/>
                <w:rPrChange w:id="500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06" w:author="扬 邱" w:date="2025-07-09T17:16:00Z" w16du:dateUtc="2025-07-09T09:16:00Z">
                  <w:rPr>
                    <w:rFonts w:eastAsia="PMingLiU" w:cs="Arial"/>
                    <w:b/>
                    <w:bCs/>
                    <w:sz w:val="12"/>
                    <w:szCs w:val="12"/>
                    <w:lang w:val="en-US" w:eastAsia="zh-CN"/>
                  </w:rPr>
                </w:rPrChange>
              </w:rPr>
              <w:t>89</w:t>
            </w:r>
          </w:p>
        </w:tc>
        <w:tc>
          <w:tcPr>
            <w:tcW w:w="360" w:type="pct"/>
            <w:tcBorders>
              <w:top w:val="nil"/>
              <w:left w:val="nil"/>
              <w:bottom w:val="single" w:sz="4" w:space="0" w:color="auto"/>
              <w:right w:val="single" w:sz="4" w:space="0" w:color="auto"/>
            </w:tcBorders>
            <w:shd w:val="clear" w:color="auto" w:fill="auto"/>
            <w:vAlign w:val="center"/>
            <w:tcPrChange w:id="5007"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6AA2BB52" w14:textId="77777777" w:rsidR="00C75E31" w:rsidRPr="00E835D4" w:rsidRDefault="00000000">
            <w:pPr>
              <w:spacing w:before="0"/>
              <w:rPr>
                <w:rFonts w:eastAsia="PMingLiU" w:cs="Arial"/>
                <w:b/>
                <w:bCs/>
                <w:sz w:val="16"/>
                <w:szCs w:val="16"/>
                <w:lang w:val="en-US" w:eastAsia="zh-CN"/>
                <w:rPrChange w:id="5008"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5009" w:author="扬 邱" w:date="2025-07-09T17:16:00Z" w16du:dateUtc="2025-07-09T09:16:00Z">
                  <w:rPr>
                    <w:rFonts w:eastAsia="PMingLiU" w:cs="Arial" w:hint="eastAsia"/>
                    <w:b/>
                    <w:bCs/>
                    <w:sz w:val="12"/>
                    <w:szCs w:val="12"/>
                    <w:lang w:val="en-US" w:eastAsia="zh-CN"/>
                  </w:rPr>
                </w:rPrChange>
              </w:rPr>
              <w:t>锻材加工</w:t>
            </w:r>
          </w:p>
        </w:tc>
        <w:tc>
          <w:tcPr>
            <w:tcW w:w="182" w:type="pct"/>
            <w:tcBorders>
              <w:top w:val="nil"/>
              <w:left w:val="nil"/>
              <w:bottom w:val="single" w:sz="4" w:space="0" w:color="auto"/>
              <w:right w:val="single" w:sz="4" w:space="0" w:color="auto"/>
            </w:tcBorders>
            <w:shd w:val="clear" w:color="000000" w:fill="FFFFFF"/>
            <w:vAlign w:val="center"/>
            <w:tcPrChange w:id="5010"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7FF92F8C" w14:textId="77777777" w:rsidR="00C75E31" w:rsidRPr="00E835D4" w:rsidRDefault="00000000">
            <w:pPr>
              <w:spacing w:before="0"/>
              <w:jc w:val="center"/>
              <w:rPr>
                <w:rFonts w:ascii="宋体" w:eastAsia="宋体" w:hAnsi="宋体" w:cs="宋体" w:hint="eastAsia"/>
                <w:b/>
                <w:bCs/>
                <w:sz w:val="16"/>
                <w:szCs w:val="16"/>
                <w:lang w:val="en-US" w:eastAsia="zh-CN"/>
                <w:rPrChange w:id="5011"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5012" w:author="扬 邱" w:date="2025-07-09T17:16:00Z" w16du:dateUtc="2025-07-09T09:16:00Z">
                  <w:rPr>
                    <w:rFonts w:ascii="宋体" w:eastAsia="宋体" w:hAnsi="宋体" w:cs="宋体" w:hint="eastAsia"/>
                    <w:b/>
                    <w:bCs/>
                    <w:sz w:val="12"/>
                    <w:szCs w:val="12"/>
                    <w:lang w:val="en-US" w:eastAsia="zh-CN"/>
                  </w:rPr>
                </w:rPrChange>
              </w:rPr>
              <w:t>范围三 类别10</w:t>
            </w:r>
          </w:p>
        </w:tc>
        <w:tc>
          <w:tcPr>
            <w:tcW w:w="603" w:type="pct"/>
            <w:tcBorders>
              <w:top w:val="nil"/>
              <w:left w:val="nil"/>
              <w:bottom w:val="single" w:sz="4" w:space="0" w:color="auto"/>
              <w:right w:val="single" w:sz="4" w:space="0" w:color="auto"/>
            </w:tcBorders>
            <w:shd w:val="clear" w:color="000000" w:fill="FFFFFF"/>
            <w:noWrap/>
            <w:vAlign w:val="center"/>
            <w:tcPrChange w:id="5013"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15A20A3E" w14:textId="77777777" w:rsidR="00C75E31" w:rsidRPr="00E835D4" w:rsidRDefault="00000000">
            <w:pPr>
              <w:spacing w:before="0"/>
              <w:jc w:val="right"/>
              <w:rPr>
                <w:rFonts w:eastAsia="PMingLiU" w:cs="Arial"/>
                <w:b/>
                <w:bCs/>
                <w:sz w:val="16"/>
                <w:szCs w:val="16"/>
                <w:lang w:val="en-US" w:eastAsia="zh-CN"/>
                <w:rPrChange w:id="501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15" w:author="扬 邱" w:date="2025-07-09T17:16:00Z" w16du:dateUtc="2025-07-09T09:16:00Z">
                  <w:rPr>
                    <w:rFonts w:eastAsia="PMingLiU" w:cs="Arial"/>
                    <w:b/>
                    <w:bCs/>
                    <w:sz w:val="12"/>
                    <w:szCs w:val="12"/>
                    <w:lang w:val="en-US" w:eastAsia="zh-CN"/>
                  </w:rPr>
                </w:rPrChange>
              </w:rPr>
              <w:t>149,966.00</w:t>
            </w:r>
          </w:p>
        </w:tc>
        <w:tc>
          <w:tcPr>
            <w:tcW w:w="407" w:type="pct"/>
            <w:tcBorders>
              <w:top w:val="nil"/>
              <w:left w:val="nil"/>
              <w:bottom w:val="single" w:sz="4" w:space="0" w:color="auto"/>
              <w:right w:val="single" w:sz="4" w:space="0" w:color="auto"/>
            </w:tcBorders>
            <w:shd w:val="clear" w:color="000000" w:fill="FFFFFF"/>
            <w:noWrap/>
            <w:vAlign w:val="center"/>
            <w:tcPrChange w:id="5016"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046FB415" w14:textId="77777777" w:rsidR="00C75E31" w:rsidRPr="00E835D4" w:rsidRDefault="00000000">
            <w:pPr>
              <w:spacing w:before="0"/>
              <w:rPr>
                <w:rFonts w:eastAsia="PMingLiU" w:cs="Arial"/>
                <w:b/>
                <w:bCs/>
                <w:sz w:val="16"/>
                <w:szCs w:val="16"/>
                <w:lang w:val="en-US" w:eastAsia="zh-CN"/>
                <w:rPrChange w:id="501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18"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5019"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C5C4F03" w14:textId="77777777" w:rsidR="00C75E31" w:rsidRPr="00E835D4" w:rsidRDefault="00000000">
            <w:pPr>
              <w:spacing w:before="0"/>
              <w:jc w:val="center"/>
              <w:rPr>
                <w:rFonts w:eastAsia="PMingLiU" w:cs="Arial"/>
                <w:b/>
                <w:bCs/>
                <w:sz w:val="16"/>
                <w:szCs w:val="16"/>
                <w:lang w:val="en-US" w:eastAsia="zh-CN"/>
                <w:rPrChange w:id="502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21" w:author="扬 邱" w:date="2025-07-09T17:16:00Z" w16du:dateUtc="2025-07-09T09:16:00Z">
                  <w:rPr>
                    <w:rFonts w:eastAsia="PMingLiU" w:cs="Arial"/>
                    <w:b/>
                    <w:bCs/>
                    <w:sz w:val="12"/>
                    <w:szCs w:val="12"/>
                    <w:lang w:val="en-US" w:eastAsia="zh-CN"/>
                  </w:rPr>
                </w:rPrChange>
              </w:rPr>
              <w:t>113,264.65</w:t>
            </w:r>
          </w:p>
        </w:tc>
        <w:tc>
          <w:tcPr>
            <w:tcW w:w="353" w:type="pct"/>
            <w:tcBorders>
              <w:top w:val="nil"/>
              <w:left w:val="nil"/>
              <w:bottom w:val="single" w:sz="4" w:space="0" w:color="auto"/>
              <w:right w:val="single" w:sz="4" w:space="0" w:color="auto"/>
            </w:tcBorders>
            <w:shd w:val="clear" w:color="000000" w:fill="C0C0C0"/>
            <w:noWrap/>
            <w:vAlign w:val="center"/>
            <w:tcPrChange w:id="5022"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0C500793" w14:textId="77777777" w:rsidR="00C75E31" w:rsidRPr="00E835D4" w:rsidRDefault="00000000">
            <w:pPr>
              <w:spacing w:before="0"/>
              <w:jc w:val="center"/>
              <w:rPr>
                <w:rFonts w:eastAsia="PMingLiU" w:cs="Arial"/>
                <w:b/>
                <w:bCs/>
                <w:sz w:val="16"/>
                <w:szCs w:val="16"/>
                <w:lang w:val="en-US" w:eastAsia="zh-CN"/>
                <w:rPrChange w:id="502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24"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5025"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753F51F0" w14:textId="77777777" w:rsidR="00C75E31" w:rsidRPr="00E835D4" w:rsidRDefault="00000000">
            <w:pPr>
              <w:spacing w:before="0"/>
              <w:jc w:val="center"/>
              <w:rPr>
                <w:rFonts w:eastAsia="PMingLiU" w:cs="Arial"/>
                <w:b/>
                <w:bCs/>
                <w:sz w:val="16"/>
                <w:szCs w:val="16"/>
                <w:lang w:val="en-US" w:eastAsia="zh-CN"/>
                <w:rPrChange w:id="502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27"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5028"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19376597" w14:textId="77777777" w:rsidR="00C75E31" w:rsidRPr="00E835D4" w:rsidRDefault="00000000">
            <w:pPr>
              <w:spacing w:before="0"/>
              <w:jc w:val="center"/>
              <w:rPr>
                <w:rFonts w:eastAsia="PMingLiU" w:cs="Arial"/>
                <w:b/>
                <w:bCs/>
                <w:sz w:val="16"/>
                <w:szCs w:val="16"/>
                <w:lang w:val="en-US" w:eastAsia="zh-CN"/>
                <w:rPrChange w:id="502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3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503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D412001" w14:textId="77777777" w:rsidR="00C75E31" w:rsidRPr="00E835D4" w:rsidRDefault="00000000">
            <w:pPr>
              <w:spacing w:before="0"/>
              <w:jc w:val="center"/>
              <w:rPr>
                <w:rFonts w:eastAsia="PMingLiU" w:cs="Arial"/>
                <w:b/>
                <w:bCs/>
                <w:sz w:val="16"/>
                <w:szCs w:val="16"/>
                <w:lang w:val="en-US" w:eastAsia="zh-CN"/>
                <w:rPrChange w:id="503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3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503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4675B183" w14:textId="77777777" w:rsidR="00C75E31" w:rsidRPr="00E835D4" w:rsidRDefault="00000000">
            <w:pPr>
              <w:spacing w:before="0"/>
              <w:jc w:val="center"/>
              <w:rPr>
                <w:rFonts w:eastAsia="PMingLiU" w:cs="Arial"/>
                <w:b/>
                <w:bCs/>
                <w:sz w:val="16"/>
                <w:szCs w:val="16"/>
                <w:lang w:val="en-US" w:eastAsia="zh-CN"/>
                <w:rPrChange w:id="503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3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503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2C27BED7" w14:textId="77777777" w:rsidR="00C75E31" w:rsidRPr="00E835D4" w:rsidRDefault="00000000">
            <w:pPr>
              <w:spacing w:before="0"/>
              <w:jc w:val="center"/>
              <w:rPr>
                <w:rFonts w:eastAsia="PMingLiU" w:cs="Arial"/>
                <w:b/>
                <w:bCs/>
                <w:sz w:val="16"/>
                <w:szCs w:val="16"/>
                <w:lang w:val="en-US" w:eastAsia="zh-CN"/>
                <w:rPrChange w:id="503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39"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5040"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0BD10631" w14:textId="77777777" w:rsidR="00C75E31" w:rsidRPr="00E835D4" w:rsidRDefault="00000000">
            <w:pPr>
              <w:spacing w:before="0"/>
              <w:jc w:val="center"/>
              <w:rPr>
                <w:rFonts w:eastAsia="PMingLiU" w:cs="Arial"/>
                <w:b/>
                <w:bCs/>
                <w:sz w:val="16"/>
                <w:szCs w:val="16"/>
                <w:lang w:val="en-US" w:eastAsia="zh-CN"/>
                <w:rPrChange w:id="504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42" w:author="扬 邱" w:date="2025-07-09T17:16:00Z" w16du:dateUtc="2025-07-09T09:16:00Z">
                  <w:rPr>
                    <w:rFonts w:eastAsia="PMingLiU" w:cs="Arial"/>
                    <w:b/>
                    <w:bCs/>
                    <w:sz w:val="12"/>
                    <w:szCs w:val="12"/>
                    <w:lang w:val="en-US" w:eastAsia="zh-CN"/>
                  </w:rPr>
                </w:rPrChange>
              </w:rPr>
              <w:t>113,264.65</w:t>
            </w:r>
          </w:p>
        </w:tc>
      </w:tr>
      <w:tr w:rsidR="00E835D4" w:rsidRPr="00E835D4" w14:paraId="5FF676A9" w14:textId="77777777" w:rsidTr="00E835D4">
        <w:tblPrEx>
          <w:tblPrExChange w:id="5043" w:author="扬 邱" w:date="2025-07-09T17:16:00Z" w16du:dateUtc="2025-07-09T09:16:00Z">
            <w:tblPrEx>
              <w:tblLayout w:type="fixed"/>
            </w:tblPrEx>
          </w:tblPrExChange>
        </w:tblPrEx>
        <w:trPr>
          <w:trHeight w:val="360"/>
          <w:trPrChange w:id="5044"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5045"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7C0BFBCB" w14:textId="77777777" w:rsidR="00C75E31" w:rsidRPr="00E835D4" w:rsidRDefault="00000000">
            <w:pPr>
              <w:spacing w:before="0"/>
              <w:jc w:val="center"/>
              <w:rPr>
                <w:rFonts w:eastAsia="PMingLiU" w:cs="Arial"/>
                <w:b/>
                <w:bCs/>
                <w:sz w:val="16"/>
                <w:szCs w:val="16"/>
                <w:lang w:val="en-US" w:eastAsia="zh-CN"/>
                <w:rPrChange w:id="504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47" w:author="扬 邱" w:date="2025-07-09T17:16:00Z" w16du:dateUtc="2025-07-09T09:16:00Z">
                  <w:rPr>
                    <w:rFonts w:eastAsia="PMingLiU" w:cs="Arial"/>
                    <w:b/>
                    <w:bCs/>
                    <w:sz w:val="12"/>
                    <w:szCs w:val="12"/>
                    <w:lang w:val="en-US" w:eastAsia="zh-CN"/>
                  </w:rPr>
                </w:rPrChange>
              </w:rPr>
              <w:t>90</w:t>
            </w:r>
          </w:p>
        </w:tc>
        <w:tc>
          <w:tcPr>
            <w:tcW w:w="360" w:type="pct"/>
            <w:tcBorders>
              <w:top w:val="nil"/>
              <w:left w:val="nil"/>
              <w:bottom w:val="single" w:sz="4" w:space="0" w:color="auto"/>
              <w:right w:val="single" w:sz="4" w:space="0" w:color="auto"/>
            </w:tcBorders>
            <w:shd w:val="clear" w:color="auto" w:fill="auto"/>
            <w:vAlign w:val="center"/>
            <w:tcPrChange w:id="5048"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72C78345" w14:textId="77777777" w:rsidR="00C75E31" w:rsidRPr="00E835D4" w:rsidRDefault="00000000">
            <w:pPr>
              <w:spacing w:before="0"/>
              <w:rPr>
                <w:rFonts w:eastAsia="PMingLiU" w:cs="Arial"/>
                <w:b/>
                <w:bCs/>
                <w:sz w:val="16"/>
                <w:szCs w:val="16"/>
                <w:lang w:val="en-US" w:eastAsia="zh-CN"/>
                <w:rPrChange w:id="5049"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5050" w:author="扬 邱" w:date="2025-07-09T17:16:00Z" w16du:dateUtc="2025-07-09T09:16:00Z">
                  <w:rPr>
                    <w:rFonts w:eastAsia="PMingLiU" w:cs="Arial" w:hint="eastAsia"/>
                    <w:b/>
                    <w:bCs/>
                    <w:sz w:val="12"/>
                    <w:szCs w:val="12"/>
                    <w:lang w:val="en-US" w:eastAsia="zh-CN"/>
                  </w:rPr>
                </w:rPrChange>
              </w:rPr>
              <w:t>棒材加工</w:t>
            </w:r>
          </w:p>
        </w:tc>
        <w:tc>
          <w:tcPr>
            <w:tcW w:w="182" w:type="pct"/>
            <w:tcBorders>
              <w:top w:val="nil"/>
              <w:left w:val="nil"/>
              <w:bottom w:val="single" w:sz="4" w:space="0" w:color="auto"/>
              <w:right w:val="single" w:sz="4" w:space="0" w:color="auto"/>
            </w:tcBorders>
            <w:shd w:val="clear" w:color="000000" w:fill="FFFFFF"/>
            <w:vAlign w:val="center"/>
            <w:tcPrChange w:id="5051"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6B03D6E4" w14:textId="77777777" w:rsidR="00C75E31" w:rsidRPr="00E835D4" w:rsidRDefault="00000000">
            <w:pPr>
              <w:spacing w:before="0"/>
              <w:jc w:val="center"/>
              <w:rPr>
                <w:rFonts w:ascii="宋体" w:eastAsia="宋体" w:hAnsi="宋体" w:cs="宋体" w:hint="eastAsia"/>
                <w:b/>
                <w:bCs/>
                <w:sz w:val="16"/>
                <w:szCs w:val="16"/>
                <w:lang w:val="en-US" w:eastAsia="zh-CN"/>
                <w:rPrChange w:id="5052"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5053" w:author="扬 邱" w:date="2025-07-09T17:16:00Z" w16du:dateUtc="2025-07-09T09:16:00Z">
                  <w:rPr>
                    <w:rFonts w:ascii="宋体" w:eastAsia="宋体" w:hAnsi="宋体" w:cs="宋体" w:hint="eastAsia"/>
                    <w:b/>
                    <w:bCs/>
                    <w:sz w:val="12"/>
                    <w:szCs w:val="12"/>
                    <w:lang w:val="en-US" w:eastAsia="zh-CN"/>
                  </w:rPr>
                </w:rPrChange>
              </w:rPr>
              <w:t>范围三 类别10</w:t>
            </w:r>
          </w:p>
        </w:tc>
        <w:tc>
          <w:tcPr>
            <w:tcW w:w="603" w:type="pct"/>
            <w:tcBorders>
              <w:top w:val="nil"/>
              <w:left w:val="nil"/>
              <w:bottom w:val="single" w:sz="4" w:space="0" w:color="auto"/>
              <w:right w:val="single" w:sz="4" w:space="0" w:color="auto"/>
            </w:tcBorders>
            <w:shd w:val="clear" w:color="000000" w:fill="FFFFFF"/>
            <w:noWrap/>
            <w:vAlign w:val="center"/>
            <w:tcPrChange w:id="5054"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0D57C72B" w14:textId="77777777" w:rsidR="00C75E31" w:rsidRPr="00E835D4" w:rsidRDefault="00000000">
            <w:pPr>
              <w:spacing w:before="0"/>
              <w:jc w:val="right"/>
              <w:rPr>
                <w:rFonts w:eastAsia="PMingLiU" w:cs="Arial"/>
                <w:b/>
                <w:bCs/>
                <w:sz w:val="16"/>
                <w:szCs w:val="16"/>
                <w:lang w:val="en-US" w:eastAsia="zh-CN"/>
                <w:rPrChange w:id="505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56" w:author="扬 邱" w:date="2025-07-09T17:16:00Z" w16du:dateUtc="2025-07-09T09:16:00Z">
                  <w:rPr>
                    <w:rFonts w:eastAsia="PMingLiU" w:cs="Arial"/>
                    <w:b/>
                    <w:bCs/>
                    <w:sz w:val="12"/>
                    <w:szCs w:val="12"/>
                    <w:lang w:val="en-US" w:eastAsia="zh-CN"/>
                  </w:rPr>
                </w:rPrChange>
              </w:rPr>
              <w:t>2,033,971.00</w:t>
            </w:r>
          </w:p>
        </w:tc>
        <w:tc>
          <w:tcPr>
            <w:tcW w:w="407" w:type="pct"/>
            <w:tcBorders>
              <w:top w:val="nil"/>
              <w:left w:val="nil"/>
              <w:bottom w:val="single" w:sz="4" w:space="0" w:color="auto"/>
              <w:right w:val="single" w:sz="4" w:space="0" w:color="auto"/>
            </w:tcBorders>
            <w:shd w:val="clear" w:color="000000" w:fill="FFFFFF"/>
            <w:noWrap/>
            <w:vAlign w:val="center"/>
            <w:tcPrChange w:id="5057"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7B80641B" w14:textId="77777777" w:rsidR="00C75E31" w:rsidRPr="00E835D4" w:rsidRDefault="00000000">
            <w:pPr>
              <w:spacing w:before="0"/>
              <w:rPr>
                <w:rFonts w:eastAsia="PMingLiU" w:cs="Arial"/>
                <w:b/>
                <w:bCs/>
                <w:sz w:val="16"/>
                <w:szCs w:val="16"/>
                <w:lang w:val="en-US" w:eastAsia="zh-CN"/>
                <w:rPrChange w:id="505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59"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5060"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078D5573" w14:textId="77777777" w:rsidR="00C75E31" w:rsidRPr="00E835D4" w:rsidRDefault="00000000">
            <w:pPr>
              <w:spacing w:before="0"/>
              <w:jc w:val="center"/>
              <w:rPr>
                <w:rFonts w:eastAsia="PMingLiU" w:cs="Arial"/>
                <w:b/>
                <w:bCs/>
                <w:sz w:val="16"/>
                <w:szCs w:val="16"/>
                <w:lang w:val="en-US" w:eastAsia="zh-CN"/>
                <w:rPrChange w:id="506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62" w:author="扬 邱" w:date="2025-07-09T17:16:00Z" w16du:dateUtc="2025-07-09T09:16:00Z">
                  <w:rPr>
                    <w:rFonts w:eastAsia="PMingLiU" w:cs="Arial"/>
                    <w:b/>
                    <w:bCs/>
                    <w:sz w:val="12"/>
                    <w:szCs w:val="12"/>
                    <w:lang w:val="en-US" w:eastAsia="zh-CN"/>
                  </w:rPr>
                </w:rPrChange>
              </w:rPr>
              <w:t>1,357,316.86</w:t>
            </w:r>
          </w:p>
        </w:tc>
        <w:tc>
          <w:tcPr>
            <w:tcW w:w="353" w:type="pct"/>
            <w:tcBorders>
              <w:top w:val="nil"/>
              <w:left w:val="nil"/>
              <w:bottom w:val="single" w:sz="4" w:space="0" w:color="auto"/>
              <w:right w:val="single" w:sz="4" w:space="0" w:color="auto"/>
            </w:tcBorders>
            <w:shd w:val="clear" w:color="000000" w:fill="C0C0C0"/>
            <w:noWrap/>
            <w:vAlign w:val="center"/>
            <w:tcPrChange w:id="5063"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5413D725" w14:textId="77777777" w:rsidR="00C75E31" w:rsidRPr="00E835D4" w:rsidRDefault="00000000">
            <w:pPr>
              <w:spacing w:before="0"/>
              <w:jc w:val="center"/>
              <w:rPr>
                <w:rFonts w:eastAsia="PMingLiU" w:cs="Arial"/>
                <w:b/>
                <w:bCs/>
                <w:sz w:val="16"/>
                <w:szCs w:val="16"/>
                <w:lang w:val="en-US" w:eastAsia="zh-CN"/>
                <w:rPrChange w:id="506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65"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5066"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18319364" w14:textId="77777777" w:rsidR="00C75E31" w:rsidRPr="00E835D4" w:rsidRDefault="00000000">
            <w:pPr>
              <w:spacing w:before="0"/>
              <w:jc w:val="center"/>
              <w:rPr>
                <w:rFonts w:eastAsia="PMingLiU" w:cs="Arial"/>
                <w:b/>
                <w:bCs/>
                <w:sz w:val="16"/>
                <w:szCs w:val="16"/>
                <w:lang w:val="en-US" w:eastAsia="zh-CN"/>
                <w:rPrChange w:id="506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68"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5069"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40F01ADA" w14:textId="77777777" w:rsidR="00C75E31" w:rsidRPr="00E835D4" w:rsidRDefault="00000000">
            <w:pPr>
              <w:spacing w:before="0"/>
              <w:jc w:val="center"/>
              <w:rPr>
                <w:rFonts w:eastAsia="PMingLiU" w:cs="Arial"/>
                <w:b/>
                <w:bCs/>
                <w:sz w:val="16"/>
                <w:szCs w:val="16"/>
                <w:lang w:val="en-US" w:eastAsia="zh-CN"/>
                <w:rPrChange w:id="507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71"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5072"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642E786" w14:textId="77777777" w:rsidR="00C75E31" w:rsidRPr="00E835D4" w:rsidRDefault="00000000">
            <w:pPr>
              <w:spacing w:before="0"/>
              <w:jc w:val="center"/>
              <w:rPr>
                <w:rFonts w:eastAsia="PMingLiU" w:cs="Arial"/>
                <w:b/>
                <w:bCs/>
                <w:sz w:val="16"/>
                <w:szCs w:val="16"/>
                <w:lang w:val="en-US" w:eastAsia="zh-CN"/>
                <w:rPrChange w:id="507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7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507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FB8E0B6" w14:textId="77777777" w:rsidR="00C75E31" w:rsidRPr="00E835D4" w:rsidRDefault="00000000">
            <w:pPr>
              <w:spacing w:before="0"/>
              <w:jc w:val="center"/>
              <w:rPr>
                <w:rFonts w:eastAsia="PMingLiU" w:cs="Arial"/>
                <w:b/>
                <w:bCs/>
                <w:sz w:val="16"/>
                <w:szCs w:val="16"/>
                <w:lang w:val="en-US" w:eastAsia="zh-CN"/>
                <w:rPrChange w:id="507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7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507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2918892" w14:textId="77777777" w:rsidR="00C75E31" w:rsidRPr="00E835D4" w:rsidRDefault="00000000">
            <w:pPr>
              <w:spacing w:before="0"/>
              <w:jc w:val="center"/>
              <w:rPr>
                <w:rFonts w:eastAsia="PMingLiU" w:cs="Arial"/>
                <w:b/>
                <w:bCs/>
                <w:sz w:val="16"/>
                <w:szCs w:val="16"/>
                <w:lang w:val="en-US" w:eastAsia="zh-CN"/>
                <w:rPrChange w:id="507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80"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5081"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34313CCE" w14:textId="77777777" w:rsidR="00C75E31" w:rsidRPr="00E835D4" w:rsidRDefault="00000000">
            <w:pPr>
              <w:spacing w:before="0"/>
              <w:jc w:val="center"/>
              <w:rPr>
                <w:rFonts w:eastAsia="PMingLiU" w:cs="Arial"/>
                <w:b/>
                <w:bCs/>
                <w:sz w:val="16"/>
                <w:szCs w:val="16"/>
                <w:lang w:val="en-US" w:eastAsia="zh-CN"/>
                <w:rPrChange w:id="508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83" w:author="扬 邱" w:date="2025-07-09T17:16:00Z" w16du:dateUtc="2025-07-09T09:16:00Z">
                  <w:rPr>
                    <w:rFonts w:eastAsia="PMingLiU" w:cs="Arial"/>
                    <w:b/>
                    <w:bCs/>
                    <w:sz w:val="12"/>
                    <w:szCs w:val="12"/>
                    <w:lang w:val="en-US" w:eastAsia="zh-CN"/>
                  </w:rPr>
                </w:rPrChange>
              </w:rPr>
              <w:t>1,357,316.86</w:t>
            </w:r>
          </w:p>
        </w:tc>
      </w:tr>
      <w:tr w:rsidR="00E835D4" w:rsidRPr="00E835D4" w14:paraId="33667A72" w14:textId="77777777" w:rsidTr="00E835D4">
        <w:tblPrEx>
          <w:tblPrExChange w:id="5084" w:author="扬 邱" w:date="2025-07-09T17:16:00Z" w16du:dateUtc="2025-07-09T09:16:00Z">
            <w:tblPrEx>
              <w:tblLayout w:type="fixed"/>
            </w:tblPrEx>
          </w:tblPrExChange>
        </w:tblPrEx>
        <w:trPr>
          <w:trHeight w:val="360"/>
          <w:trPrChange w:id="5085"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5086"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0D332AB5" w14:textId="77777777" w:rsidR="00C75E31" w:rsidRPr="00E835D4" w:rsidRDefault="00000000">
            <w:pPr>
              <w:spacing w:before="0"/>
              <w:jc w:val="center"/>
              <w:rPr>
                <w:rFonts w:eastAsia="PMingLiU" w:cs="Arial"/>
                <w:b/>
                <w:bCs/>
                <w:sz w:val="16"/>
                <w:szCs w:val="16"/>
                <w:lang w:val="en-US" w:eastAsia="zh-CN"/>
                <w:rPrChange w:id="508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88" w:author="扬 邱" w:date="2025-07-09T17:16:00Z" w16du:dateUtc="2025-07-09T09:16:00Z">
                  <w:rPr>
                    <w:rFonts w:eastAsia="PMingLiU" w:cs="Arial"/>
                    <w:b/>
                    <w:bCs/>
                    <w:sz w:val="12"/>
                    <w:szCs w:val="12"/>
                    <w:lang w:val="en-US" w:eastAsia="zh-CN"/>
                  </w:rPr>
                </w:rPrChange>
              </w:rPr>
              <w:lastRenderedPageBreak/>
              <w:t>91</w:t>
            </w:r>
          </w:p>
        </w:tc>
        <w:tc>
          <w:tcPr>
            <w:tcW w:w="360" w:type="pct"/>
            <w:tcBorders>
              <w:top w:val="nil"/>
              <w:left w:val="nil"/>
              <w:bottom w:val="single" w:sz="4" w:space="0" w:color="auto"/>
              <w:right w:val="single" w:sz="4" w:space="0" w:color="auto"/>
            </w:tcBorders>
            <w:shd w:val="clear" w:color="auto" w:fill="auto"/>
            <w:vAlign w:val="center"/>
            <w:tcPrChange w:id="5089"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7EFA1826" w14:textId="77777777" w:rsidR="00C75E31" w:rsidRPr="00E835D4" w:rsidRDefault="00000000">
            <w:pPr>
              <w:spacing w:before="0"/>
              <w:rPr>
                <w:rFonts w:eastAsia="PMingLiU" w:cs="Arial"/>
                <w:b/>
                <w:bCs/>
                <w:sz w:val="16"/>
                <w:szCs w:val="16"/>
                <w:lang w:val="en-US" w:eastAsia="zh-CN"/>
                <w:rPrChange w:id="5090"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5091" w:author="扬 邱" w:date="2025-07-09T17:16:00Z" w16du:dateUtc="2025-07-09T09:16:00Z">
                  <w:rPr>
                    <w:rFonts w:eastAsia="PMingLiU" w:cs="Arial" w:hint="eastAsia"/>
                    <w:b/>
                    <w:bCs/>
                    <w:sz w:val="12"/>
                    <w:szCs w:val="12"/>
                    <w:lang w:val="en-US" w:eastAsia="zh-CN"/>
                  </w:rPr>
                </w:rPrChange>
              </w:rPr>
              <w:t>钢管加工</w:t>
            </w:r>
          </w:p>
        </w:tc>
        <w:tc>
          <w:tcPr>
            <w:tcW w:w="182" w:type="pct"/>
            <w:tcBorders>
              <w:top w:val="nil"/>
              <w:left w:val="nil"/>
              <w:bottom w:val="single" w:sz="4" w:space="0" w:color="auto"/>
              <w:right w:val="single" w:sz="4" w:space="0" w:color="auto"/>
            </w:tcBorders>
            <w:shd w:val="clear" w:color="000000" w:fill="FFFFFF"/>
            <w:vAlign w:val="center"/>
            <w:tcPrChange w:id="5092"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5B7D650F" w14:textId="77777777" w:rsidR="00C75E31" w:rsidRPr="00E835D4" w:rsidRDefault="00000000">
            <w:pPr>
              <w:spacing w:before="0"/>
              <w:jc w:val="center"/>
              <w:rPr>
                <w:rFonts w:ascii="宋体" w:eastAsia="宋体" w:hAnsi="宋体" w:cs="宋体" w:hint="eastAsia"/>
                <w:b/>
                <w:bCs/>
                <w:sz w:val="16"/>
                <w:szCs w:val="16"/>
                <w:lang w:val="en-US" w:eastAsia="zh-CN"/>
                <w:rPrChange w:id="5093"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5094" w:author="扬 邱" w:date="2025-07-09T17:16:00Z" w16du:dateUtc="2025-07-09T09:16:00Z">
                  <w:rPr>
                    <w:rFonts w:ascii="宋体" w:eastAsia="宋体" w:hAnsi="宋体" w:cs="宋体" w:hint="eastAsia"/>
                    <w:b/>
                    <w:bCs/>
                    <w:sz w:val="12"/>
                    <w:szCs w:val="12"/>
                    <w:lang w:val="en-US" w:eastAsia="zh-CN"/>
                  </w:rPr>
                </w:rPrChange>
              </w:rPr>
              <w:t>范围三 类别10</w:t>
            </w:r>
          </w:p>
        </w:tc>
        <w:tc>
          <w:tcPr>
            <w:tcW w:w="603" w:type="pct"/>
            <w:tcBorders>
              <w:top w:val="nil"/>
              <w:left w:val="nil"/>
              <w:bottom w:val="single" w:sz="4" w:space="0" w:color="auto"/>
              <w:right w:val="single" w:sz="4" w:space="0" w:color="auto"/>
            </w:tcBorders>
            <w:shd w:val="clear" w:color="000000" w:fill="FFFFFF"/>
            <w:noWrap/>
            <w:vAlign w:val="center"/>
            <w:tcPrChange w:id="5095"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749AE902" w14:textId="77777777" w:rsidR="00C75E31" w:rsidRPr="00E835D4" w:rsidRDefault="00000000">
            <w:pPr>
              <w:spacing w:before="0"/>
              <w:jc w:val="right"/>
              <w:rPr>
                <w:rFonts w:eastAsia="PMingLiU" w:cs="Arial"/>
                <w:b/>
                <w:bCs/>
                <w:sz w:val="16"/>
                <w:szCs w:val="16"/>
                <w:lang w:val="en-US" w:eastAsia="zh-CN"/>
                <w:rPrChange w:id="509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097" w:author="扬 邱" w:date="2025-07-09T17:16:00Z" w16du:dateUtc="2025-07-09T09:16:00Z">
                  <w:rPr>
                    <w:rFonts w:eastAsia="PMingLiU" w:cs="Arial"/>
                    <w:b/>
                    <w:bCs/>
                    <w:sz w:val="12"/>
                    <w:szCs w:val="12"/>
                    <w:lang w:val="en-US" w:eastAsia="zh-CN"/>
                  </w:rPr>
                </w:rPrChange>
              </w:rPr>
              <w:t>760,435.74</w:t>
            </w:r>
          </w:p>
        </w:tc>
        <w:tc>
          <w:tcPr>
            <w:tcW w:w="407" w:type="pct"/>
            <w:tcBorders>
              <w:top w:val="nil"/>
              <w:left w:val="nil"/>
              <w:bottom w:val="single" w:sz="4" w:space="0" w:color="auto"/>
              <w:right w:val="single" w:sz="4" w:space="0" w:color="auto"/>
            </w:tcBorders>
            <w:shd w:val="clear" w:color="000000" w:fill="FFFFFF"/>
            <w:noWrap/>
            <w:vAlign w:val="center"/>
            <w:tcPrChange w:id="5098"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75E9D587" w14:textId="77777777" w:rsidR="00C75E31" w:rsidRPr="00E835D4" w:rsidRDefault="00000000">
            <w:pPr>
              <w:spacing w:before="0"/>
              <w:rPr>
                <w:rFonts w:eastAsia="PMingLiU" w:cs="Arial"/>
                <w:b/>
                <w:bCs/>
                <w:sz w:val="16"/>
                <w:szCs w:val="16"/>
                <w:lang w:val="en-US" w:eastAsia="zh-CN"/>
                <w:rPrChange w:id="509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00"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5101"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26B19A26" w14:textId="77777777" w:rsidR="00C75E31" w:rsidRPr="00E835D4" w:rsidRDefault="00000000">
            <w:pPr>
              <w:spacing w:before="0"/>
              <w:jc w:val="center"/>
              <w:rPr>
                <w:rFonts w:eastAsia="PMingLiU" w:cs="Arial"/>
                <w:b/>
                <w:bCs/>
                <w:sz w:val="16"/>
                <w:szCs w:val="16"/>
                <w:lang w:val="en-US" w:eastAsia="zh-CN"/>
                <w:rPrChange w:id="510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03" w:author="扬 邱" w:date="2025-07-09T17:16:00Z" w16du:dateUtc="2025-07-09T09:16:00Z">
                  <w:rPr>
                    <w:rFonts w:eastAsia="PMingLiU" w:cs="Arial"/>
                    <w:b/>
                    <w:bCs/>
                    <w:sz w:val="12"/>
                    <w:szCs w:val="12"/>
                    <w:lang w:val="en-US" w:eastAsia="zh-CN"/>
                  </w:rPr>
                </w:rPrChange>
              </w:rPr>
              <w:t>72,184.63</w:t>
            </w:r>
          </w:p>
        </w:tc>
        <w:tc>
          <w:tcPr>
            <w:tcW w:w="353" w:type="pct"/>
            <w:tcBorders>
              <w:top w:val="nil"/>
              <w:left w:val="nil"/>
              <w:bottom w:val="single" w:sz="4" w:space="0" w:color="auto"/>
              <w:right w:val="single" w:sz="4" w:space="0" w:color="auto"/>
            </w:tcBorders>
            <w:shd w:val="clear" w:color="000000" w:fill="C0C0C0"/>
            <w:noWrap/>
            <w:vAlign w:val="center"/>
            <w:tcPrChange w:id="5104"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06737242" w14:textId="77777777" w:rsidR="00C75E31" w:rsidRPr="00E835D4" w:rsidRDefault="00000000">
            <w:pPr>
              <w:spacing w:before="0"/>
              <w:jc w:val="center"/>
              <w:rPr>
                <w:rFonts w:eastAsia="PMingLiU" w:cs="Arial"/>
                <w:b/>
                <w:bCs/>
                <w:sz w:val="16"/>
                <w:szCs w:val="16"/>
                <w:lang w:val="en-US" w:eastAsia="zh-CN"/>
                <w:rPrChange w:id="510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06"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5107"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15F30846" w14:textId="77777777" w:rsidR="00C75E31" w:rsidRPr="00E835D4" w:rsidRDefault="00000000">
            <w:pPr>
              <w:spacing w:before="0"/>
              <w:jc w:val="center"/>
              <w:rPr>
                <w:rFonts w:eastAsia="PMingLiU" w:cs="Arial"/>
                <w:b/>
                <w:bCs/>
                <w:sz w:val="16"/>
                <w:szCs w:val="16"/>
                <w:lang w:val="en-US" w:eastAsia="zh-CN"/>
                <w:rPrChange w:id="510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09"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5110"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2791250C" w14:textId="77777777" w:rsidR="00C75E31" w:rsidRPr="00E835D4" w:rsidRDefault="00000000">
            <w:pPr>
              <w:spacing w:before="0"/>
              <w:jc w:val="center"/>
              <w:rPr>
                <w:rFonts w:eastAsia="PMingLiU" w:cs="Arial"/>
                <w:b/>
                <w:bCs/>
                <w:sz w:val="16"/>
                <w:szCs w:val="16"/>
                <w:lang w:val="en-US" w:eastAsia="zh-CN"/>
                <w:rPrChange w:id="511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12"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5113"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646F902" w14:textId="77777777" w:rsidR="00C75E31" w:rsidRPr="00E835D4" w:rsidRDefault="00000000">
            <w:pPr>
              <w:spacing w:before="0"/>
              <w:jc w:val="center"/>
              <w:rPr>
                <w:rFonts w:eastAsia="PMingLiU" w:cs="Arial"/>
                <w:b/>
                <w:bCs/>
                <w:sz w:val="16"/>
                <w:szCs w:val="16"/>
                <w:lang w:val="en-US" w:eastAsia="zh-CN"/>
                <w:rPrChange w:id="511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15"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5116"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6BCB6551" w14:textId="77777777" w:rsidR="00C75E31" w:rsidRPr="00E835D4" w:rsidRDefault="00000000">
            <w:pPr>
              <w:spacing w:before="0"/>
              <w:jc w:val="center"/>
              <w:rPr>
                <w:rFonts w:eastAsia="PMingLiU" w:cs="Arial"/>
                <w:b/>
                <w:bCs/>
                <w:sz w:val="16"/>
                <w:szCs w:val="16"/>
                <w:lang w:val="en-US" w:eastAsia="zh-CN"/>
                <w:rPrChange w:id="511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18"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5119"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4FAB8FA" w14:textId="77777777" w:rsidR="00C75E31" w:rsidRPr="00E835D4" w:rsidRDefault="00000000">
            <w:pPr>
              <w:spacing w:before="0"/>
              <w:jc w:val="center"/>
              <w:rPr>
                <w:rFonts w:eastAsia="PMingLiU" w:cs="Arial"/>
                <w:b/>
                <w:bCs/>
                <w:sz w:val="16"/>
                <w:szCs w:val="16"/>
                <w:lang w:val="en-US" w:eastAsia="zh-CN"/>
                <w:rPrChange w:id="512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21"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5122"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51974608" w14:textId="77777777" w:rsidR="00C75E31" w:rsidRPr="00E835D4" w:rsidRDefault="00000000">
            <w:pPr>
              <w:spacing w:before="0"/>
              <w:jc w:val="center"/>
              <w:rPr>
                <w:rFonts w:eastAsia="PMingLiU" w:cs="Arial"/>
                <w:b/>
                <w:bCs/>
                <w:sz w:val="16"/>
                <w:szCs w:val="16"/>
                <w:lang w:val="en-US" w:eastAsia="zh-CN"/>
                <w:rPrChange w:id="512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24" w:author="扬 邱" w:date="2025-07-09T17:16:00Z" w16du:dateUtc="2025-07-09T09:16:00Z">
                  <w:rPr>
                    <w:rFonts w:eastAsia="PMingLiU" w:cs="Arial"/>
                    <w:b/>
                    <w:bCs/>
                    <w:sz w:val="12"/>
                    <w:szCs w:val="12"/>
                    <w:lang w:val="en-US" w:eastAsia="zh-CN"/>
                  </w:rPr>
                </w:rPrChange>
              </w:rPr>
              <w:t>72,184.63</w:t>
            </w:r>
          </w:p>
        </w:tc>
      </w:tr>
      <w:tr w:rsidR="00E835D4" w:rsidRPr="00E835D4" w14:paraId="24725CC6" w14:textId="77777777" w:rsidTr="00E835D4">
        <w:tblPrEx>
          <w:tblPrExChange w:id="5125" w:author="扬 邱" w:date="2025-07-09T17:16:00Z" w16du:dateUtc="2025-07-09T09:16:00Z">
            <w:tblPrEx>
              <w:tblLayout w:type="fixed"/>
            </w:tblPrEx>
          </w:tblPrExChange>
        </w:tblPrEx>
        <w:trPr>
          <w:trHeight w:val="360"/>
          <w:trPrChange w:id="5126"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5127"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7D744393" w14:textId="77777777" w:rsidR="00C75E31" w:rsidRPr="00E835D4" w:rsidRDefault="00000000">
            <w:pPr>
              <w:spacing w:before="0"/>
              <w:jc w:val="center"/>
              <w:rPr>
                <w:rFonts w:eastAsia="PMingLiU" w:cs="Arial"/>
                <w:b/>
                <w:bCs/>
                <w:sz w:val="16"/>
                <w:szCs w:val="16"/>
                <w:lang w:val="en-US" w:eastAsia="zh-CN"/>
                <w:rPrChange w:id="512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29" w:author="扬 邱" w:date="2025-07-09T17:16:00Z" w16du:dateUtc="2025-07-09T09:16:00Z">
                  <w:rPr>
                    <w:rFonts w:eastAsia="PMingLiU" w:cs="Arial"/>
                    <w:b/>
                    <w:bCs/>
                    <w:sz w:val="12"/>
                    <w:szCs w:val="12"/>
                    <w:lang w:val="en-US" w:eastAsia="zh-CN"/>
                  </w:rPr>
                </w:rPrChange>
              </w:rPr>
              <w:t>92</w:t>
            </w:r>
          </w:p>
        </w:tc>
        <w:tc>
          <w:tcPr>
            <w:tcW w:w="360" w:type="pct"/>
            <w:tcBorders>
              <w:top w:val="nil"/>
              <w:left w:val="nil"/>
              <w:bottom w:val="single" w:sz="4" w:space="0" w:color="auto"/>
              <w:right w:val="single" w:sz="4" w:space="0" w:color="auto"/>
            </w:tcBorders>
            <w:shd w:val="clear" w:color="auto" w:fill="auto"/>
            <w:vAlign w:val="center"/>
            <w:tcPrChange w:id="5130"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70514846" w14:textId="77777777" w:rsidR="00C75E31" w:rsidRPr="00E835D4" w:rsidRDefault="00000000">
            <w:pPr>
              <w:spacing w:before="0"/>
              <w:rPr>
                <w:rFonts w:eastAsia="PMingLiU" w:cs="Arial"/>
                <w:b/>
                <w:bCs/>
                <w:sz w:val="16"/>
                <w:szCs w:val="16"/>
                <w:lang w:val="en-US" w:eastAsia="zh-CN"/>
                <w:rPrChange w:id="5131"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5132" w:author="扬 邱" w:date="2025-07-09T17:16:00Z" w16du:dateUtc="2025-07-09T09:16:00Z">
                  <w:rPr>
                    <w:rFonts w:eastAsia="PMingLiU" w:cs="Arial" w:hint="eastAsia"/>
                    <w:b/>
                    <w:bCs/>
                    <w:sz w:val="12"/>
                    <w:szCs w:val="12"/>
                    <w:lang w:val="en-US" w:eastAsia="zh-CN"/>
                  </w:rPr>
                </w:rPrChange>
              </w:rPr>
              <w:t>钢坯加工</w:t>
            </w:r>
          </w:p>
        </w:tc>
        <w:tc>
          <w:tcPr>
            <w:tcW w:w="182" w:type="pct"/>
            <w:tcBorders>
              <w:top w:val="nil"/>
              <w:left w:val="nil"/>
              <w:bottom w:val="single" w:sz="4" w:space="0" w:color="auto"/>
              <w:right w:val="single" w:sz="4" w:space="0" w:color="auto"/>
            </w:tcBorders>
            <w:shd w:val="clear" w:color="000000" w:fill="FFFFFF"/>
            <w:vAlign w:val="center"/>
            <w:tcPrChange w:id="5133"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794E9897" w14:textId="77777777" w:rsidR="00C75E31" w:rsidRPr="00E835D4" w:rsidRDefault="00000000">
            <w:pPr>
              <w:spacing w:before="0"/>
              <w:jc w:val="center"/>
              <w:rPr>
                <w:rFonts w:ascii="宋体" w:eastAsia="宋体" w:hAnsi="宋体" w:cs="宋体" w:hint="eastAsia"/>
                <w:b/>
                <w:bCs/>
                <w:sz w:val="16"/>
                <w:szCs w:val="16"/>
                <w:lang w:val="en-US" w:eastAsia="zh-CN"/>
                <w:rPrChange w:id="5134"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5135" w:author="扬 邱" w:date="2025-07-09T17:16:00Z" w16du:dateUtc="2025-07-09T09:16:00Z">
                  <w:rPr>
                    <w:rFonts w:ascii="宋体" w:eastAsia="宋体" w:hAnsi="宋体" w:cs="宋体" w:hint="eastAsia"/>
                    <w:b/>
                    <w:bCs/>
                    <w:sz w:val="12"/>
                    <w:szCs w:val="12"/>
                    <w:lang w:val="en-US" w:eastAsia="zh-CN"/>
                  </w:rPr>
                </w:rPrChange>
              </w:rPr>
              <w:t>范围三 类别10</w:t>
            </w:r>
          </w:p>
        </w:tc>
        <w:tc>
          <w:tcPr>
            <w:tcW w:w="603" w:type="pct"/>
            <w:tcBorders>
              <w:top w:val="nil"/>
              <w:left w:val="nil"/>
              <w:bottom w:val="single" w:sz="4" w:space="0" w:color="auto"/>
              <w:right w:val="single" w:sz="4" w:space="0" w:color="auto"/>
            </w:tcBorders>
            <w:shd w:val="clear" w:color="000000" w:fill="FFFFFF"/>
            <w:noWrap/>
            <w:vAlign w:val="center"/>
            <w:tcPrChange w:id="5136"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5740E01A" w14:textId="77777777" w:rsidR="00C75E31" w:rsidRPr="00E835D4" w:rsidRDefault="00000000">
            <w:pPr>
              <w:spacing w:before="0"/>
              <w:jc w:val="right"/>
              <w:rPr>
                <w:rFonts w:eastAsia="PMingLiU" w:cs="Arial"/>
                <w:b/>
                <w:bCs/>
                <w:sz w:val="16"/>
                <w:szCs w:val="16"/>
                <w:lang w:val="en-US" w:eastAsia="zh-CN"/>
                <w:rPrChange w:id="513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38" w:author="扬 邱" w:date="2025-07-09T17:16:00Z" w16du:dateUtc="2025-07-09T09:16:00Z">
                  <w:rPr>
                    <w:rFonts w:eastAsia="PMingLiU" w:cs="Arial"/>
                    <w:b/>
                    <w:bCs/>
                    <w:sz w:val="12"/>
                    <w:szCs w:val="12"/>
                    <w:lang w:val="en-US" w:eastAsia="zh-CN"/>
                  </w:rPr>
                </w:rPrChange>
              </w:rPr>
              <w:t>702,589.87</w:t>
            </w:r>
          </w:p>
        </w:tc>
        <w:tc>
          <w:tcPr>
            <w:tcW w:w="407" w:type="pct"/>
            <w:tcBorders>
              <w:top w:val="nil"/>
              <w:left w:val="nil"/>
              <w:bottom w:val="single" w:sz="4" w:space="0" w:color="auto"/>
              <w:right w:val="single" w:sz="4" w:space="0" w:color="auto"/>
            </w:tcBorders>
            <w:shd w:val="clear" w:color="000000" w:fill="FFFFFF"/>
            <w:noWrap/>
            <w:vAlign w:val="center"/>
            <w:tcPrChange w:id="5139"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6EE21A09" w14:textId="77777777" w:rsidR="00C75E31" w:rsidRPr="00E835D4" w:rsidRDefault="00000000">
            <w:pPr>
              <w:spacing w:before="0"/>
              <w:rPr>
                <w:rFonts w:eastAsia="PMingLiU" w:cs="Arial"/>
                <w:b/>
                <w:bCs/>
                <w:sz w:val="16"/>
                <w:szCs w:val="16"/>
                <w:lang w:val="en-US" w:eastAsia="zh-CN"/>
                <w:rPrChange w:id="514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41"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5142"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730DCE3E" w14:textId="77777777" w:rsidR="00C75E31" w:rsidRPr="00E835D4" w:rsidRDefault="00000000">
            <w:pPr>
              <w:spacing w:before="0"/>
              <w:jc w:val="center"/>
              <w:rPr>
                <w:rFonts w:eastAsia="PMingLiU" w:cs="Arial"/>
                <w:b/>
                <w:bCs/>
                <w:sz w:val="16"/>
                <w:szCs w:val="16"/>
                <w:lang w:val="en-US" w:eastAsia="zh-CN"/>
                <w:rPrChange w:id="514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44" w:author="扬 邱" w:date="2025-07-09T17:16:00Z" w16du:dateUtc="2025-07-09T09:16:00Z">
                  <w:rPr>
                    <w:rFonts w:eastAsia="PMingLiU" w:cs="Arial"/>
                    <w:b/>
                    <w:bCs/>
                    <w:sz w:val="12"/>
                    <w:szCs w:val="12"/>
                    <w:lang w:val="en-US" w:eastAsia="zh-CN"/>
                  </w:rPr>
                </w:rPrChange>
              </w:rPr>
              <w:t>1,313,140.47</w:t>
            </w:r>
          </w:p>
        </w:tc>
        <w:tc>
          <w:tcPr>
            <w:tcW w:w="353" w:type="pct"/>
            <w:tcBorders>
              <w:top w:val="nil"/>
              <w:left w:val="nil"/>
              <w:bottom w:val="single" w:sz="4" w:space="0" w:color="auto"/>
              <w:right w:val="single" w:sz="4" w:space="0" w:color="auto"/>
            </w:tcBorders>
            <w:shd w:val="clear" w:color="000000" w:fill="C0C0C0"/>
            <w:noWrap/>
            <w:vAlign w:val="center"/>
            <w:tcPrChange w:id="5145"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73AE0DD7" w14:textId="77777777" w:rsidR="00C75E31" w:rsidRPr="00E835D4" w:rsidRDefault="00000000">
            <w:pPr>
              <w:spacing w:before="0"/>
              <w:jc w:val="center"/>
              <w:rPr>
                <w:rFonts w:eastAsia="PMingLiU" w:cs="Arial"/>
                <w:b/>
                <w:bCs/>
                <w:sz w:val="16"/>
                <w:szCs w:val="16"/>
                <w:lang w:val="en-US" w:eastAsia="zh-CN"/>
                <w:rPrChange w:id="514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47"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5148"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7755F1E7" w14:textId="77777777" w:rsidR="00C75E31" w:rsidRPr="00E835D4" w:rsidRDefault="00000000">
            <w:pPr>
              <w:spacing w:before="0"/>
              <w:jc w:val="center"/>
              <w:rPr>
                <w:rFonts w:eastAsia="PMingLiU" w:cs="Arial"/>
                <w:b/>
                <w:bCs/>
                <w:sz w:val="16"/>
                <w:szCs w:val="16"/>
                <w:lang w:val="en-US" w:eastAsia="zh-CN"/>
                <w:rPrChange w:id="514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50"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5151"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372E346A" w14:textId="77777777" w:rsidR="00C75E31" w:rsidRPr="00E835D4" w:rsidRDefault="00000000">
            <w:pPr>
              <w:spacing w:before="0"/>
              <w:jc w:val="center"/>
              <w:rPr>
                <w:rFonts w:eastAsia="PMingLiU" w:cs="Arial"/>
                <w:b/>
                <w:bCs/>
                <w:sz w:val="16"/>
                <w:szCs w:val="16"/>
                <w:lang w:val="en-US" w:eastAsia="zh-CN"/>
                <w:rPrChange w:id="515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53"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5154"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29D85FA" w14:textId="77777777" w:rsidR="00C75E31" w:rsidRPr="00E835D4" w:rsidRDefault="00000000">
            <w:pPr>
              <w:spacing w:before="0"/>
              <w:jc w:val="center"/>
              <w:rPr>
                <w:rFonts w:eastAsia="PMingLiU" w:cs="Arial"/>
                <w:b/>
                <w:bCs/>
                <w:sz w:val="16"/>
                <w:szCs w:val="16"/>
                <w:lang w:val="en-US" w:eastAsia="zh-CN"/>
                <w:rPrChange w:id="515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56"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5157"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0297586" w14:textId="77777777" w:rsidR="00C75E31" w:rsidRPr="00E835D4" w:rsidRDefault="00000000">
            <w:pPr>
              <w:spacing w:before="0"/>
              <w:jc w:val="center"/>
              <w:rPr>
                <w:rFonts w:eastAsia="PMingLiU" w:cs="Arial"/>
                <w:b/>
                <w:bCs/>
                <w:sz w:val="16"/>
                <w:szCs w:val="16"/>
                <w:lang w:val="en-US" w:eastAsia="zh-CN"/>
                <w:rPrChange w:id="515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59"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5160"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018E8E3F" w14:textId="77777777" w:rsidR="00C75E31" w:rsidRPr="00E835D4" w:rsidRDefault="00000000">
            <w:pPr>
              <w:spacing w:before="0"/>
              <w:jc w:val="center"/>
              <w:rPr>
                <w:rFonts w:eastAsia="PMingLiU" w:cs="Arial"/>
                <w:b/>
                <w:bCs/>
                <w:sz w:val="16"/>
                <w:szCs w:val="16"/>
                <w:lang w:val="en-US" w:eastAsia="zh-CN"/>
                <w:rPrChange w:id="516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62"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5163"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54F3B4F7" w14:textId="77777777" w:rsidR="00C75E31" w:rsidRPr="00E835D4" w:rsidRDefault="00000000">
            <w:pPr>
              <w:spacing w:before="0"/>
              <w:jc w:val="center"/>
              <w:rPr>
                <w:rFonts w:eastAsia="PMingLiU" w:cs="Arial"/>
                <w:b/>
                <w:bCs/>
                <w:sz w:val="16"/>
                <w:szCs w:val="16"/>
                <w:lang w:val="en-US" w:eastAsia="zh-CN"/>
                <w:rPrChange w:id="516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65" w:author="扬 邱" w:date="2025-07-09T17:16:00Z" w16du:dateUtc="2025-07-09T09:16:00Z">
                  <w:rPr>
                    <w:rFonts w:eastAsia="PMingLiU" w:cs="Arial"/>
                    <w:b/>
                    <w:bCs/>
                    <w:sz w:val="12"/>
                    <w:szCs w:val="12"/>
                    <w:lang w:val="en-US" w:eastAsia="zh-CN"/>
                  </w:rPr>
                </w:rPrChange>
              </w:rPr>
              <w:t>1,313,140.47</w:t>
            </w:r>
          </w:p>
        </w:tc>
      </w:tr>
      <w:tr w:rsidR="00E835D4" w:rsidRPr="00E835D4" w14:paraId="1B3B8A6B" w14:textId="77777777" w:rsidTr="00E835D4">
        <w:tblPrEx>
          <w:tblPrExChange w:id="5166" w:author="扬 邱" w:date="2025-07-09T17:16:00Z" w16du:dateUtc="2025-07-09T09:16:00Z">
            <w:tblPrEx>
              <w:tblLayout w:type="fixed"/>
            </w:tblPrEx>
          </w:tblPrExChange>
        </w:tblPrEx>
        <w:trPr>
          <w:trHeight w:val="360"/>
          <w:trPrChange w:id="5167" w:author="扬 邱" w:date="2025-07-09T17:16:00Z" w16du:dateUtc="2025-07-09T09:16:00Z">
            <w:trPr>
              <w:trHeight w:val="360"/>
            </w:trPr>
          </w:trPrChange>
        </w:trPr>
        <w:tc>
          <w:tcPr>
            <w:tcW w:w="244" w:type="pct"/>
            <w:tcBorders>
              <w:top w:val="nil"/>
              <w:left w:val="single" w:sz="4" w:space="0" w:color="auto"/>
              <w:bottom w:val="single" w:sz="4" w:space="0" w:color="auto"/>
              <w:right w:val="single" w:sz="4" w:space="0" w:color="auto"/>
            </w:tcBorders>
            <w:shd w:val="clear" w:color="000000" w:fill="FFFFFF"/>
            <w:noWrap/>
            <w:vAlign w:val="center"/>
            <w:tcPrChange w:id="5168" w:author="扬 邱" w:date="2025-07-09T17:16:00Z" w16du:dateUtc="2025-07-09T09:16:00Z">
              <w:tcPr>
                <w:tcW w:w="244" w:type="pct"/>
                <w:tcBorders>
                  <w:top w:val="nil"/>
                  <w:left w:val="single" w:sz="4" w:space="0" w:color="auto"/>
                  <w:bottom w:val="single" w:sz="4" w:space="0" w:color="auto"/>
                  <w:right w:val="single" w:sz="4" w:space="0" w:color="auto"/>
                </w:tcBorders>
                <w:shd w:val="clear" w:color="000000" w:fill="FFFFFF"/>
                <w:noWrap/>
                <w:vAlign w:val="center"/>
              </w:tcPr>
            </w:tcPrChange>
          </w:tcPr>
          <w:p w14:paraId="525DCC3B" w14:textId="77777777" w:rsidR="00C75E31" w:rsidRPr="00E835D4" w:rsidRDefault="00000000">
            <w:pPr>
              <w:spacing w:before="0"/>
              <w:jc w:val="center"/>
              <w:rPr>
                <w:rFonts w:eastAsia="PMingLiU" w:cs="Arial"/>
                <w:b/>
                <w:bCs/>
                <w:sz w:val="16"/>
                <w:szCs w:val="16"/>
                <w:lang w:val="en-US" w:eastAsia="zh-CN"/>
                <w:rPrChange w:id="516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70" w:author="扬 邱" w:date="2025-07-09T17:16:00Z" w16du:dateUtc="2025-07-09T09:16:00Z">
                  <w:rPr>
                    <w:rFonts w:eastAsia="PMingLiU" w:cs="Arial"/>
                    <w:b/>
                    <w:bCs/>
                    <w:sz w:val="12"/>
                    <w:szCs w:val="12"/>
                    <w:lang w:val="en-US" w:eastAsia="zh-CN"/>
                  </w:rPr>
                </w:rPrChange>
              </w:rPr>
              <w:t>93</w:t>
            </w:r>
          </w:p>
        </w:tc>
        <w:tc>
          <w:tcPr>
            <w:tcW w:w="360" w:type="pct"/>
            <w:tcBorders>
              <w:top w:val="nil"/>
              <w:left w:val="nil"/>
              <w:bottom w:val="single" w:sz="4" w:space="0" w:color="auto"/>
              <w:right w:val="single" w:sz="4" w:space="0" w:color="auto"/>
            </w:tcBorders>
            <w:shd w:val="clear" w:color="auto" w:fill="auto"/>
            <w:vAlign w:val="center"/>
            <w:tcPrChange w:id="5171" w:author="扬 邱" w:date="2025-07-09T17:16:00Z" w16du:dateUtc="2025-07-09T09:16:00Z">
              <w:tcPr>
                <w:tcW w:w="359" w:type="pct"/>
                <w:gridSpan w:val="2"/>
                <w:tcBorders>
                  <w:top w:val="nil"/>
                  <w:left w:val="nil"/>
                  <w:bottom w:val="single" w:sz="4" w:space="0" w:color="auto"/>
                  <w:right w:val="single" w:sz="4" w:space="0" w:color="auto"/>
                </w:tcBorders>
                <w:shd w:val="clear" w:color="auto" w:fill="auto"/>
                <w:vAlign w:val="center"/>
              </w:tcPr>
            </w:tcPrChange>
          </w:tcPr>
          <w:p w14:paraId="7370C507" w14:textId="77777777" w:rsidR="00C75E31" w:rsidRPr="00E835D4" w:rsidRDefault="00000000">
            <w:pPr>
              <w:spacing w:before="0"/>
              <w:rPr>
                <w:rFonts w:eastAsia="PMingLiU" w:cs="Arial"/>
                <w:b/>
                <w:bCs/>
                <w:sz w:val="16"/>
                <w:szCs w:val="16"/>
                <w:lang w:val="en-US" w:eastAsia="zh-CN"/>
                <w:rPrChange w:id="5172" w:author="扬 邱" w:date="2025-07-09T17:16:00Z" w16du:dateUtc="2025-07-09T09:16:00Z">
                  <w:rPr>
                    <w:rFonts w:eastAsia="PMingLiU" w:cs="Arial"/>
                    <w:b/>
                    <w:bCs/>
                    <w:sz w:val="12"/>
                    <w:szCs w:val="12"/>
                    <w:lang w:val="en-US" w:eastAsia="zh-CN"/>
                  </w:rPr>
                </w:rPrChange>
              </w:rPr>
            </w:pPr>
            <w:r w:rsidRPr="00E835D4">
              <w:rPr>
                <w:rFonts w:eastAsia="PMingLiU" w:cs="Arial" w:hint="eastAsia"/>
                <w:b/>
                <w:bCs/>
                <w:sz w:val="16"/>
                <w:szCs w:val="16"/>
                <w:lang w:val="en-US" w:eastAsia="zh-CN"/>
                <w:rPrChange w:id="5173" w:author="扬 邱" w:date="2025-07-09T17:16:00Z" w16du:dateUtc="2025-07-09T09:16:00Z">
                  <w:rPr>
                    <w:rFonts w:eastAsia="PMingLiU" w:cs="Arial" w:hint="eastAsia"/>
                    <w:b/>
                    <w:bCs/>
                    <w:sz w:val="12"/>
                    <w:szCs w:val="12"/>
                    <w:lang w:val="en-US" w:eastAsia="zh-CN"/>
                  </w:rPr>
                </w:rPrChange>
              </w:rPr>
              <w:t>产品报废</w:t>
            </w:r>
          </w:p>
        </w:tc>
        <w:tc>
          <w:tcPr>
            <w:tcW w:w="182" w:type="pct"/>
            <w:tcBorders>
              <w:top w:val="nil"/>
              <w:left w:val="nil"/>
              <w:bottom w:val="single" w:sz="4" w:space="0" w:color="auto"/>
              <w:right w:val="single" w:sz="4" w:space="0" w:color="auto"/>
            </w:tcBorders>
            <w:shd w:val="clear" w:color="000000" w:fill="FFFFFF"/>
            <w:vAlign w:val="center"/>
            <w:tcPrChange w:id="5174" w:author="扬 邱" w:date="2025-07-09T17:16:00Z" w16du:dateUtc="2025-07-09T09:16:00Z">
              <w:tcPr>
                <w:tcW w:w="182" w:type="pct"/>
                <w:gridSpan w:val="2"/>
                <w:tcBorders>
                  <w:top w:val="nil"/>
                  <w:left w:val="nil"/>
                  <w:bottom w:val="single" w:sz="4" w:space="0" w:color="auto"/>
                  <w:right w:val="single" w:sz="4" w:space="0" w:color="auto"/>
                </w:tcBorders>
                <w:shd w:val="clear" w:color="000000" w:fill="FFFFFF"/>
                <w:vAlign w:val="center"/>
              </w:tcPr>
            </w:tcPrChange>
          </w:tcPr>
          <w:p w14:paraId="48439654" w14:textId="77777777" w:rsidR="00C75E31" w:rsidRPr="00E835D4" w:rsidRDefault="00000000">
            <w:pPr>
              <w:spacing w:before="0"/>
              <w:jc w:val="center"/>
              <w:rPr>
                <w:rFonts w:ascii="宋体" w:eastAsia="宋体" w:hAnsi="宋体" w:cs="宋体" w:hint="eastAsia"/>
                <w:b/>
                <w:bCs/>
                <w:sz w:val="16"/>
                <w:szCs w:val="16"/>
                <w:lang w:val="en-US" w:eastAsia="zh-CN"/>
                <w:rPrChange w:id="5175" w:author="扬 邱" w:date="2025-07-09T17:16:00Z" w16du:dateUtc="2025-07-09T09:16:00Z">
                  <w:rPr>
                    <w:rFonts w:ascii="宋体" w:eastAsia="宋体" w:hAnsi="宋体" w:cs="宋体" w:hint="eastAsia"/>
                    <w:b/>
                    <w:bCs/>
                    <w:sz w:val="12"/>
                    <w:szCs w:val="12"/>
                    <w:lang w:val="en-US" w:eastAsia="zh-CN"/>
                  </w:rPr>
                </w:rPrChange>
              </w:rPr>
            </w:pPr>
            <w:r w:rsidRPr="00E835D4">
              <w:rPr>
                <w:rFonts w:ascii="宋体" w:eastAsia="宋体" w:hAnsi="宋体" w:cs="宋体" w:hint="eastAsia"/>
                <w:b/>
                <w:bCs/>
                <w:sz w:val="16"/>
                <w:szCs w:val="16"/>
                <w:lang w:val="en-US" w:eastAsia="zh-CN"/>
                <w:rPrChange w:id="5176" w:author="扬 邱" w:date="2025-07-09T17:16:00Z" w16du:dateUtc="2025-07-09T09:16:00Z">
                  <w:rPr>
                    <w:rFonts w:ascii="宋体" w:eastAsia="宋体" w:hAnsi="宋体" w:cs="宋体" w:hint="eastAsia"/>
                    <w:b/>
                    <w:bCs/>
                    <w:sz w:val="12"/>
                    <w:szCs w:val="12"/>
                    <w:lang w:val="en-US" w:eastAsia="zh-CN"/>
                  </w:rPr>
                </w:rPrChange>
              </w:rPr>
              <w:t>范围三 类别12</w:t>
            </w:r>
          </w:p>
        </w:tc>
        <w:tc>
          <w:tcPr>
            <w:tcW w:w="603" w:type="pct"/>
            <w:tcBorders>
              <w:top w:val="nil"/>
              <w:left w:val="nil"/>
              <w:bottom w:val="single" w:sz="4" w:space="0" w:color="auto"/>
              <w:right w:val="single" w:sz="4" w:space="0" w:color="auto"/>
            </w:tcBorders>
            <w:shd w:val="clear" w:color="000000" w:fill="FFFFFF"/>
            <w:noWrap/>
            <w:vAlign w:val="center"/>
            <w:tcPrChange w:id="5177" w:author="扬 邱" w:date="2025-07-09T17:16:00Z" w16du:dateUtc="2025-07-09T09:16:00Z">
              <w:tcPr>
                <w:tcW w:w="603" w:type="pct"/>
                <w:gridSpan w:val="2"/>
                <w:tcBorders>
                  <w:top w:val="nil"/>
                  <w:left w:val="nil"/>
                  <w:bottom w:val="single" w:sz="4" w:space="0" w:color="auto"/>
                  <w:right w:val="single" w:sz="4" w:space="0" w:color="auto"/>
                </w:tcBorders>
                <w:shd w:val="clear" w:color="000000" w:fill="FFFFFF"/>
                <w:noWrap/>
                <w:vAlign w:val="center"/>
              </w:tcPr>
            </w:tcPrChange>
          </w:tcPr>
          <w:p w14:paraId="63EAE6DC" w14:textId="77777777" w:rsidR="00C75E31" w:rsidRPr="00E835D4" w:rsidRDefault="00000000">
            <w:pPr>
              <w:spacing w:before="0"/>
              <w:jc w:val="right"/>
              <w:rPr>
                <w:rFonts w:eastAsia="PMingLiU" w:cs="Arial"/>
                <w:b/>
                <w:bCs/>
                <w:sz w:val="16"/>
                <w:szCs w:val="16"/>
                <w:lang w:val="en-US" w:eastAsia="zh-CN"/>
                <w:rPrChange w:id="517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79" w:author="扬 邱" w:date="2025-07-09T17:16:00Z" w16du:dateUtc="2025-07-09T09:16:00Z">
                  <w:rPr>
                    <w:rFonts w:eastAsia="PMingLiU" w:cs="Arial"/>
                    <w:b/>
                    <w:bCs/>
                    <w:sz w:val="12"/>
                    <w:szCs w:val="12"/>
                    <w:lang w:val="en-US" w:eastAsia="zh-CN"/>
                  </w:rPr>
                </w:rPrChange>
              </w:rPr>
              <w:t>598,329.80</w:t>
            </w:r>
          </w:p>
        </w:tc>
        <w:tc>
          <w:tcPr>
            <w:tcW w:w="407" w:type="pct"/>
            <w:tcBorders>
              <w:top w:val="nil"/>
              <w:left w:val="nil"/>
              <w:bottom w:val="single" w:sz="4" w:space="0" w:color="auto"/>
              <w:right w:val="single" w:sz="4" w:space="0" w:color="auto"/>
            </w:tcBorders>
            <w:shd w:val="clear" w:color="000000" w:fill="FFFFFF"/>
            <w:noWrap/>
            <w:vAlign w:val="center"/>
            <w:tcPrChange w:id="5180" w:author="扬 邱" w:date="2025-07-09T17:16:00Z" w16du:dateUtc="2025-07-09T09:16:00Z">
              <w:tcPr>
                <w:tcW w:w="545" w:type="pct"/>
                <w:gridSpan w:val="4"/>
                <w:tcBorders>
                  <w:top w:val="nil"/>
                  <w:left w:val="nil"/>
                  <w:bottom w:val="single" w:sz="4" w:space="0" w:color="auto"/>
                  <w:right w:val="single" w:sz="4" w:space="0" w:color="auto"/>
                </w:tcBorders>
                <w:shd w:val="clear" w:color="000000" w:fill="FFFFFF"/>
                <w:noWrap/>
                <w:vAlign w:val="center"/>
              </w:tcPr>
            </w:tcPrChange>
          </w:tcPr>
          <w:p w14:paraId="45A777AA" w14:textId="77777777" w:rsidR="00C75E31" w:rsidRPr="00E835D4" w:rsidRDefault="00000000">
            <w:pPr>
              <w:spacing w:before="0"/>
              <w:rPr>
                <w:rFonts w:eastAsia="PMingLiU" w:cs="Arial"/>
                <w:b/>
                <w:bCs/>
                <w:sz w:val="16"/>
                <w:szCs w:val="16"/>
                <w:lang w:val="en-US" w:eastAsia="zh-CN"/>
                <w:rPrChange w:id="518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82" w:author="扬 邱" w:date="2025-07-09T17:16:00Z" w16du:dateUtc="2025-07-09T09:16:00Z">
                  <w:rPr>
                    <w:rFonts w:eastAsia="PMingLiU" w:cs="Arial"/>
                    <w:b/>
                    <w:bCs/>
                    <w:sz w:val="12"/>
                    <w:szCs w:val="12"/>
                    <w:lang w:val="en-US" w:eastAsia="zh-CN"/>
                  </w:rPr>
                </w:rPrChange>
              </w:rPr>
              <w:t>t</w:t>
            </w:r>
          </w:p>
        </w:tc>
        <w:tc>
          <w:tcPr>
            <w:tcW w:w="655" w:type="pct"/>
            <w:tcBorders>
              <w:top w:val="nil"/>
              <w:left w:val="nil"/>
              <w:bottom w:val="single" w:sz="4" w:space="0" w:color="auto"/>
              <w:right w:val="single" w:sz="4" w:space="0" w:color="auto"/>
            </w:tcBorders>
            <w:shd w:val="clear" w:color="000000" w:fill="C0C0C0"/>
            <w:noWrap/>
            <w:vAlign w:val="center"/>
            <w:tcPrChange w:id="5183" w:author="扬 邱" w:date="2025-07-09T17:16:00Z" w16du:dateUtc="2025-07-09T09:16:00Z">
              <w:tcPr>
                <w:tcW w:w="517" w:type="pct"/>
                <w:tcBorders>
                  <w:top w:val="nil"/>
                  <w:left w:val="nil"/>
                  <w:bottom w:val="single" w:sz="4" w:space="0" w:color="auto"/>
                  <w:right w:val="single" w:sz="4" w:space="0" w:color="auto"/>
                </w:tcBorders>
                <w:shd w:val="clear" w:color="000000" w:fill="C0C0C0"/>
                <w:noWrap/>
                <w:vAlign w:val="center"/>
              </w:tcPr>
            </w:tcPrChange>
          </w:tcPr>
          <w:p w14:paraId="44A68442" w14:textId="77777777" w:rsidR="00C75E31" w:rsidRPr="00E835D4" w:rsidRDefault="00000000">
            <w:pPr>
              <w:spacing w:before="0"/>
              <w:jc w:val="center"/>
              <w:rPr>
                <w:rFonts w:eastAsia="PMingLiU" w:cs="Arial"/>
                <w:b/>
                <w:bCs/>
                <w:sz w:val="16"/>
                <w:szCs w:val="16"/>
                <w:lang w:val="en-US" w:eastAsia="zh-CN"/>
                <w:rPrChange w:id="518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85" w:author="扬 邱" w:date="2025-07-09T17:16:00Z" w16du:dateUtc="2025-07-09T09:16:00Z">
                  <w:rPr>
                    <w:rFonts w:eastAsia="PMingLiU" w:cs="Arial"/>
                    <w:b/>
                    <w:bCs/>
                    <w:sz w:val="12"/>
                    <w:szCs w:val="12"/>
                    <w:lang w:val="en-US" w:eastAsia="zh-CN"/>
                  </w:rPr>
                </w:rPrChange>
              </w:rPr>
              <w:t>3,747.35</w:t>
            </w:r>
          </w:p>
        </w:tc>
        <w:tc>
          <w:tcPr>
            <w:tcW w:w="353" w:type="pct"/>
            <w:tcBorders>
              <w:top w:val="nil"/>
              <w:left w:val="nil"/>
              <w:bottom w:val="single" w:sz="4" w:space="0" w:color="auto"/>
              <w:right w:val="single" w:sz="4" w:space="0" w:color="auto"/>
            </w:tcBorders>
            <w:shd w:val="clear" w:color="000000" w:fill="C0C0C0"/>
            <w:noWrap/>
            <w:vAlign w:val="center"/>
            <w:tcPrChange w:id="5186" w:author="扬 邱" w:date="2025-07-09T17:16:00Z" w16du:dateUtc="2025-07-09T09:16:00Z">
              <w:tcPr>
                <w:tcW w:w="353" w:type="pct"/>
                <w:gridSpan w:val="2"/>
                <w:tcBorders>
                  <w:top w:val="nil"/>
                  <w:left w:val="nil"/>
                  <w:bottom w:val="single" w:sz="4" w:space="0" w:color="auto"/>
                  <w:right w:val="single" w:sz="4" w:space="0" w:color="auto"/>
                </w:tcBorders>
                <w:shd w:val="clear" w:color="000000" w:fill="C0C0C0"/>
                <w:noWrap/>
                <w:vAlign w:val="center"/>
              </w:tcPr>
            </w:tcPrChange>
          </w:tcPr>
          <w:p w14:paraId="432CA71A" w14:textId="77777777" w:rsidR="00C75E31" w:rsidRPr="00E835D4" w:rsidRDefault="00000000">
            <w:pPr>
              <w:spacing w:before="0"/>
              <w:jc w:val="center"/>
              <w:rPr>
                <w:rFonts w:eastAsia="PMingLiU" w:cs="Arial"/>
                <w:b/>
                <w:bCs/>
                <w:sz w:val="16"/>
                <w:szCs w:val="16"/>
                <w:lang w:val="en-US" w:eastAsia="zh-CN"/>
                <w:rPrChange w:id="518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88" w:author="扬 邱" w:date="2025-07-09T17:16:00Z" w16du:dateUtc="2025-07-09T09:16:00Z">
                  <w:rPr>
                    <w:rFonts w:eastAsia="PMingLiU" w:cs="Arial"/>
                    <w:b/>
                    <w:bCs/>
                    <w:sz w:val="12"/>
                    <w:szCs w:val="12"/>
                    <w:lang w:val="en-US" w:eastAsia="zh-CN"/>
                  </w:rPr>
                </w:rPrChange>
              </w:rPr>
              <w:t>0.00</w:t>
            </w:r>
          </w:p>
        </w:tc>
        <w:tc>
          <w:tcPr>
            <w:tcW w:w="322" w:type="pct"/>
            <w:gridSpan w:val="2"/>
            <w:tcBorders>
              <w:top w:val="nil"/>
              <w:left w:val="nil"/>
              <w:bottom w:val="single" w:sz="4" w:space="0" w:color="auto"/>
              <w:right w:val="single" w:sz="4" w:space="0" w:color="auto"/>
            </w:tcBorders>
            <w:shd w:val="clear" w:color="000000" w:fill="C0C0C0"/>
            <w:noWrap/>
            <w:vAlign w:val="center"/>
            <w:tcPrChange w:id="5189" w:author="扬 邱" w:date="2025-07-09T17:16:00Z" w16du:dateUtc="2025-07-09T09:16:00Z">
              <w:tcPr>
                <w:tcW w:w="275" w:type="pct"/>
                <w:tcBorders>
                  <w:top w:val="nil"/>
                  <w:left w:val="nil"/>
                  <w:bottom w:val="single" w:sz="4" w:space="0" w:color="auto"/>
                  <w:right w:val="single" w:sz="4" w:space="0" w:color="auto"/>
                </w:tcBorders>
                <w:shd w:val="clear" w:color="000000" w:fill="C0C0C0"/>
                <w:noWrap/>
                <w:vAlign w:val="center"/>
              </w:tcPr>
            </w:tcPrChange>
          </w:tcPr>
          <w:p w14:paraId="23136318" w14:textId="77777777" w:rsidR="00C75E31" w:rsidRPr="00E835D4" w:rsidRDefault="00000000">
            <w:pPr>
              <w:spacing w:before="0"/>
              <w:jc w:val="center"/>
              <w:rPr>
                <w:rFonts w:eastAsia="PMingLiU" w:cs="Arial"/>
                <w:b/>
                <w:bCs/>
                <w:sz w:val="16"/>
                <w:szCs w:val="16"/>
                <w:lang w:val="en-US" w:eastAsia="zh-CN"/>
                <w:rPrChange w:id="519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91" w:author="扬 邱" w:date="2025-07-09T17:16:00Z" w16du:dateUtc="2025-07-09T09:16:00Z">
                  <w:rPr>
                    <w:rFonts w:eastAsia="PMingLiU" w:cs="Arial"/>
                    <w:b/>
                    <w:bCs/>
                    <w:sz w:val="12"/>
                    <w:szCs w:val="12"/>
                    <w:lang w:val="en-US" w:eastAsia="zh-CN"/>
                  </w:rPr>
                </w:rPrChange>
              </w:rPr>
              <w:t>0.00</w:t>
            </w:r>
          </w:p>
        </w:tc>
        <w:tc>
          <w:tcPr>
            <w:tcW w:w="314" w:type="pct"/>
            <w:tcBorders>
              <w:top w:val="nil"/>
              <w:left w:val="nil"/>
              <w:bottom w:val="single" w:sz="4" w:space="0" w:color="auto"/>
              <w:right w:val="single" w:sz="4" w:space="0" w:color="auto"/>
            </w:tcBorders>
            <w:shd w:val="clear" w:color="000000" w:fill="C0C0C0"/>
            <w:noWrap/>
            <w:vAlign w:val="center"/>
            <w:tcPrChange w:id="5192" w:author="扬 邱" w:date="2025-07-09T17:16:00Z" w16du:dateUtc="2025-07-09T09:16:00Z">
              <w:tcPr>
                <w:tcW w:w="361" w:type="pct"/>
                <w:gridSpan w:val="2"/>
                <w:tcBorders>
                  <w:top w:val="nil"/>
                  <w:left w:val="nil"/>
                  <w:bottom w:val="single" w:sz="4" w:space="0" w:color="auto"/>
                  <w:right w:val="single" w:sz="4" w:space="0" w:color="auto"/>
                </w:tcBorders>
                <w:shd w:val="clear" w:color="000000" w:fill="C0C0C0"/>
                <w:noWrap/>
                <w:vAlign w:val="center"/>
              </w:tcPr>
            </w:tcPrChange>
          </w:tcPr>
          <w:p w14:paraId="39CD509B" w14:textId="77777777" w:rsidR="00C75E31" w:rsidRPr="00E835D4" w:rsidRDefault="00000000">
            <w:pPr>
              <w:spacing w:before="0"/>
              <w:jc w:val="center"/>
              <w:rPr>
                <w:rFonts w:eastAsia="PMingLiU" w:cs="Arial"/>
                <w:b/>
                <w:bCs/>
                <w:sz w:val="16"/>
                <w:szCs w:val="16"/>
                <w:lang w:val="en-US" w:eastAsia="zh-CN"/>
                <w:rPrChange w:id="519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94"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5195"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149A2FB1" w14:textId="77777777" w:rsidR="00C75E31" w:rsidRPr="00E835D4" w:rsidRDefault="00000000">
            <w:pPr>
              <w:spacing w:before="0"/>
              <w:jc w:val="center"/>
              <w:rPr>
                <w:rFonts w:eastAsia="PMingLiU" w:cs="Arial"/>
                <w:b/>
                <w:bCs/>
                <w:sz w:val="16"/>
                <w:szCs w:val="16"/>
                <w:lang w:val="en-US" w:eastAsia="zh-CN"/>
                <w:rPrChange w:id="519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197"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5198"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7A24438F" w14:textId="77777777" w:rsidR="00C75E31" w:rsidRPr="00E835D4" w:rsidRDefault="00000000">
            <w:pPr>
              <w:spacing w:before="0"/>
              <w:jc w:val="center"/>
              <w:rPr>
                <w:rFonts w:eastAsia="PMingLiU" w:cs="Arial"/>
                <w:b/>
                <w:bCs/>
                <w:sz w:val="16"/>
                <w:szCs w:val="16"/>
                <w:lang w:val="en-US" w:eastAsia="zh-CN"/>
                <w:rPrChange w:id="5199"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200" w:author="扬 邱" w:date="2025-07-09T17:16:00Z" w16du:dateUtc="2025-07-09T09:16:00Z">
                  <w:rPr>
                    <w:rFonts w:eastAsia="PMingLiU" w:cs="Arial"/>
                    <w:b/>
                    <w:bCs/>
                    <w:sz w:val="12"/>
                    <w:szCs w:val="12"/>
                    <w:lang w:val="en-US" w:eastAsia="zh-CN"/>
                  </w:rPr>
                </w:rPrChange>
              </w:rPr>
              <w:t>0.00</w:t>
            </w:r>
          </w:p>
        </w:tc>
        <w:tc>
          <w:tcPr>
            <w:tcW w:w="313" w:type="pct"/>
            <w:tcBorders>
              <w:top w:val="nil"/>
              <w:left w:val="nil"/>
              <w:bottom w:val="single" w:sz="4" w:space="0" w:color="auto"/>
              <w:right w:val="single" w:sz="4" w:space="0" w:color="auto"/>
            </w:tcBorders>
            <w:shd w:val="clear" w:color="000000" w:fill="C0C0C0"/>
            <w:noWrap/>
            <w:vAlign w:val="center"/>
            <w:tcPrChange w:id="5201" w:author="扬 邱" w:date="2025-07-09T17:16:00Z" w16du:dateUtc="2025-07-09T09:16:00Z">
              <w:tcPr>
                <w:tcW w:w="313" w:type="pct"/>
                <w:gridSpan w:val="2"/>
                <w:tcBorders>
                  <w:top w:val="nil"/>
                  <w:left w:val="nil"/>
                  <w:bottom w:val="single" w:sz="4" w:space="0" w:color="auto"/>
                  <w:right w:val="single" w:sz="4" w:space="0" w:color="auto"/>
                </w:tcBorders>
                <w:shd w:val="clear" w:color="000000" w:fill="C0C0C0"/>
                <w:noWrap/>
                <w:vAlign w:val="center"/>
              </w:tcPr>
            </w:tcPrChange>
          </w:tcPr>
          <w:p w14:paraId="5C40AFDF" w14:textId="77777777" w:rsidR="00C75E31" w:rsidRPr="00E835D4" w:rsidRDefault="00000000">
            <w:pPr>
              <w:spacing w:before="0"/>
              <w:jc w:val="center"/>
              <w:rPr>
                <w:rFonts w:eastAsia="PMingLiU" w:cs="Arial"/>
                <w:b/>
                <w:bCs/>
                <w:sz w:val="16"/>
                <w:szCs w:val="16"/>
                <w:lang w:val="en-US" w:eastAsia="zh-CN"/>
                <w:rPrChange w:id="5202"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203" w:author="扬 邱" w:date="2025-07-09T17:16:00Z" w16du:dateUtc="2025-07-09T09:16:00Z">
                  <w:rPr>
                    <w:rFonts w:eastAsia="PMingLiU" w:cs="Arial"/>
                    <w:b/>
                    <w:bCs/>
                    <w:sz w:val="12"/>
                    <w:szCs w:val="12"/>
                    <w:lang w:val="en-US" w:eastAsia="zh-CN"/>
                  </w:rPr>
                </w:rPrChange>
              </w:rPr>
              <w:t>0.00</w:t>
            </w:r>
          </w:p>
        </w:tc>
        <w:tc>
          <w:tcPr>
            <w:tcW w:w="621" w:type="pct"/>
            <w:tcBorders>
              <w:top w:val="nil"/>
              <w:left w:val="nil"/>
              <w:bottom w:val="single" w:sz="4" w:space="0" w:color="auto"/>
              <w:right w:val="single" w:sz="4" w:space="0" w:color="auto"/>
            </w:tcBorders>
            <w:shd w:val="clear" w:color="000000" w:fill="C0C0C0"/>
            <w:noWrap/>
            <w:vAlign w:val="center"/>
            <w:tcPrChange w:id="5204" w:author="扬 邱" w:date="2025-07-09T17:16:00Z" w16du:dateUtc="2025-07-09T09:16:00Z">
              <w:tcPr>
                <w:tcW w:w="623" w:type="pct"/>
                <w:gridSpan w:val="2"/>
                <w:tcBorders>
                  <w:top w:val="nil"/>
                  <w:left w:val="nil"/>
                  <w:bottom w:val="single" w:sz="4" w:space="0" w:color="auto"/>
                  <w:right w:val="single" w:sz="4" w:space="0" w:color="auto"/>
                </w:tcBorders>
                <w:shd w:val="clear" w:color="000000" w:fill="C0C0C0"/>
                <w:noWrap/>
                <w:vAlign w:val="center"/>
              </w:tcPr>
            </w:tcPrChange>
          </w:tcPr>
          <w:p w14:paraId="38A7DFA5" w14:textId="77777777" w:rsidR="00C75E31" w:rsidRPr="00E835D4" w:rsidRDefault="00000000">
            <w:pPr>
              <w:spacing w:before="0"/>
              <w:jc w:val="center"/>
              <w:rPr>
                <w:rFonts w:eastAsia="PMingLiU" w:cs="Arial"/>
                <w:b/>
                <w:bCs/>
                <w:sz w:val="16"/>
                <w:szCs w:val="16"/>
                <w:lang w:val="en-US" w:eastAsia="zh-CN"/>
                <w:rPrChange w:id="520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206" w:author="扬 邱" w:date="2025-07-09T17:16:00Z" w16du:dateUtc="2025-07-09T09:16:00Z">
                  <w:rPr>
                    <w:rFonts w:eastAsia="PMingLiU" w:cs="Arial"/>
                    <w:b/>
                    <w:bCs/>
                    <w:sz w:val="12"/>
                    <w:szCs w:val="12"/>
                    <w:lang w:val="en-US" w:eastAsia="zh-CN"/>
                  </w:rPr>
                </w:rPrChange>
              </w:rPr>
              <w:t>3,747.35</w:t>
            </w:r>
          </w:p>
        </w:tc>
      </w:tr>
      <w:tr w:rsidR="00E835D4" w:rsidRPr="00E835D4" w14:paraId="2A34B714" w14:textId="77777777" w:rsidTr="00E835D4">
        <w:tblPrEx>
          <w:tblPrExChange w:id="5207" w:author="扬 邱" w:date="2025-07-09T17:16:00Z" w16du:dateUtc="2025-07-09T09:16:00Z">
            <w:tblPrEx>
              <w:tblLayout w:type="fixed"/>
            </w:tblPrEx>
          </w:tblPrExChange>
        </w:tblPrEx>
        <w:trPr>
          <w:trHeight w:val="360"/>
          <w:trPrChange w:id="5208" w:author="扬 邱" w:date="2025-07-09T17:16:00Z" w16du:dateUtc="2025-07-09T09:16:00Z">
            <w:trPr>
              <w:trHeight w:val="360"/>
            </w:trPr>
          </w:trPrChange>
        </w:trPr>
        <w:tc>
          <w:tcPr>
            <w:tcW w:w="244" w:type="pct"/>
            <w:tcBorders>
              <w:top w:val="nil"/>
              <w:left w:val="nil"/>
              <w:bottom w:val="nil"/>
              <w:right w:val="nil"/>
            </w:tcBorders>
            <w:shd w:val="clear" w:color="000000" w:fill="FFFFFF"/>
            <w:noWrap/>
            <w:vAlign w:val="center"/>
            <w:tcPrChange w:id="5209" w:author="扬 邱" w:date="2025-07-09T17:16:00Z" w16du:dateUtc="2025-07-09T09:16:00Z">
              <w:tcPr>
                <w:tcW w:w="244" w:type="pct"/>
                <w:tcBorders>
                  <w:top w:val="nil"/>
                  <w:left w:val="nil"/>
                  <w:bottom w:val="nil"/>
                  <w:right w:val="nil"/>
                </w:tcBorders>
                <w:shd w:val="clear" w:color="000000" w:fill="FFFFFF"/>
                <w:noWrap/>
                <w:vAlign w:val="center"/>
              </w:tcPr>
            </w:tcPrChange>
          </w:tcPr>
          <w:p w14:paraId="5639FDAA" w14:textId="77777777" w:rsidR="00C75E31" w:rsidRPr="00E835D4" w:rsidRDefault="00000000">
            <w:pPr>
              <w:spacing w:before="0"/>
              <w:rPr>
                <w:rFonts w:eastAsia="PMingLiU" w:cs="Arial"/>
                <w:sz w:val="16"/>
                <w:szCs w:val="16"/>
                <w:lang w:val="en-US" w:eastAsia="zh-CN"/>
                <w:rPrChange w:id="5210" w:author="扬 邱" w:date="2025-07-09T17:16:00Z" w16du:dateUtc="2025-07-09T09:16:00Z">
                  <w:rPr>
                    <w:rFonts w:eastAsia="PMingLiU" w:cs="Arial"/>
                    <w:sz w:val="12"/>
                    <w:szCs w:val="12"/>
                    <w:lang w:val="en-US" w:eastAsia="zh-CN"/>
                  </w:rPr>
                </w:rPrChange>
              </w:rPr>
            </w:pPr>
            <w:r w:rsidRPr="00E835D4">
              <w:rPr>
                <w:rFonts w:eastAsia="PMingLiU" w:cs="Arial" w:hint="eastAsia"/>
                <w:sz w:val="16"/>
                <w:szCs w:val="16"/>
                <w:lang w:val="en-US" w:eastAsia="zh-CN"/>
                <w:rPrChange w:id="5211" w:author="扬 邱" w:date="2025-07-09T17:16:00Z" w16du:dateUtc="2025-07-09T09:16:00Z">
                  <w:rPr>
                    <w:rFonts w:eastAsia="PMingLiU" w:cs="Arial" w:hint="eastAsia"/>
                    <w:sz w:val="12"/>
                    <w:szCs w:val="12"/>
                    <w:lang w:val="en-US" w:eastAsia="zh-CN"/>
                  </w:rPr>
                </w:rPrChange>
              </w:rPr>
              <w:t xml:space="preserve">　</w:t>
            </w:r>
          </w:p>
        </w:tc>
        <w:tc>
          <w:tcPr>
            <w:tcW w:w="360" w:type="pct"/>
            <w:tcBorders>
              <w:top w:val="nil"/>
              <w:left w:val="nil"/>
              <w:bottom w:val="nil"/>
              <w:right w:val="nil"/>
            </w:tcBorders>
            <w:shd w:val="clear" w:color="000000" w:fill="FFFFFF"/>
            <w:noWrap/>
            <w:vAlign w:val="center"/>
            <w:tcPrChange w:id="5212" w:author="扬 邱" w:date="2025-07-09T17:16:00Z" w16du:dateUtc="2025-07-09T09:16:00Z">
              <w:tcPr>
                <w:tcW w:w="359" w:type="pct"/>
                <w:gridSpan w:val="2"/>
                <w:tcBorders>
                  <w:top w:val="nil"/>
                  <w:left w:val="nil"/>
                  <w:bottom w:val="nil"/>
                  <w:right w:val="nil"/>
                </w:tcBorders>
                <w:shd w:val="clear" w:color="000000" w:fill="FFFFFF"/>
                <w:noWrap/>
                <w:vAlign w:val="center"/>
              </w:tcPr>
            </w:tcPrChange>
          </w:tcPr>
          <w:p w14:paraId="09C557F3" w14:textId="77777777" w:rsidR="00C75E31" w:rsidRPr="00E835D4" w:rsidRDefault="00000000">
            <w:pPr>
              <w:spacing w:before="0"/>
              <w:rPr>
                <w:rFonts w:eastAsia="PMingLiU" w:cs="Arial"/>
                <w:sz w:val="16"/>
                <w:szCs w:val="16"/>
                <w:lang w:val="en-US" w:eastAsia="zh-CN"/>
                <w:rPrChange w:id="5213" w:author="扬 邱" w:date="2025-07-09T17:16:00Z" w16du:dateUtc="2025-07-09T09:16:00Z">
                  <w:rPr>
                    <w:rFonts w:eastAsia="PMingLiU" w:cs="Arial"/>
                    <w:sz w:val="12"/>
                    <w:szCs w:val="12"/>
                    <w:lang w:val="en-US" w:eastAsia="zh-CN"/>
                  </w:rPr>
                </w:rPrChange>
              </w:rPr>
            </w:pPr>
            <w:r w:rsidRPr="00E835D4">
              <w:rPr>
                <w:rFonts w:eastAsia="PMingLiU" w:cs="Arial" w:hint="eastAsia"/>
                <w:sz w:val="16"/>
                <w:szCs w:val="16"/>
                <w:lang w:val="en-US" w:eastAsia="zh-CN"/>
                <w:rPrChange w:id="5214" w:author="扬 邱" w:date="2025-07-09T17:16:00Z" w16du:dateUtc="2025-07-09T09:16:00Z">
                  <w:rPr>
                    <w:rFonts w:eastAsia="PMingLiU" w:cs="Arial" w:hint="eastAsia"/>
                    <w:sz w:val="12"/>
                    <w:szCs w:val="12"/>
                    <w:lang w:val="en-US" w:eastAsia="zh-CN"/>
                  </w:rPr>
                </w:rPrChange>
              </w:rPr>
              <w:t xml:space="preserve">　</w:t>
            </w:r>
          </w:p>
        </w:tc>
        <w:tc>
          <w:tcPr>
            <w:tcW w:w="182" w:type="pct"/>
            <w:tcBorders>
              <w:top w:val="nil"/>
              <w:left w:val="nil"/>
              <w:bottom w:val="nil"/>
              <w:right w:val="nil"/>
            </w:tcBorders>
            <w:shd w:val="clear" w:color="000000" w:fill="FFFFFF"/>
            <w:vAlign w:val="center"/>
            <w:tcPrChange w:id="5215" w:author="扬 邱" w:date="2025-07-09T17:16:00Z" w16du:dateUtc="2025-07-09T09:16:00Z">
              <w:tcPr>
                <w:tcW w:w="182" w:type="pct"/>
                <w:gridSpan w:val="2"/>
                <w:tcBorders>
                  <w:top w:val="nil"/>
                  <w:left w:val="nil"/>
                  <w:bottom w:val="nil"/>
                  <w:right w:val="nil"/>
                </w:tcBorders>
                <w:shd w:val="clear" w:color="000000" w:fill="FFFFFF"/>
                <w:vAlign w:val="center"/>
              </w:tcPr>
            </w:tcPrChange>
          </w:tcPr>
          <w:p w14:paraId="72CBBC0C" w14:textId="77777777" w:rsidR="00C75E31" w:rsidRPr="00E835D4" w:rsidRDefault="00000000">
            <w:pPr>
              <w:spacing w:before="0"/>
              <w:rPr>
                <w:rFonts w:eastAsia="PMingLiU" w:cs="Arial"/>
                <w:sz w:val="16"/>
                <w:szCs w:val="16"/>
                <w:lang w:val="en-US" w:eastAsia="zh-CN"/>
                <w:rPrChange w:id="5216" w:author="扬 邱" w:date="2025-07-09T17:16:00Z" w16du:dateUtc="2025-07-09T09:16:00Z">
                  <w:rPr>
                    <w:rFonts w:eastAsia="PMingLiU" w:cs="Arial"/>
                    <w:sz w:val="12"/>
                    <w:szCs w:val="12"/>
                    <w:lang w:val="en-US" w:eastAsia="zh-CN"/>
                  </w:rPr>
                </w:rPrChange>
              </w:rPr>
            </w:pPr>
            <w:r w:rsidRPr="00E835D4">
              <w:rPr>
                <w:rFonts w:eastAsia="PMingLiU" w:cs="Arial" w:hint="eastAsia"/>
                <w:sz w:val="16"/>
                <w:szCs w:val="16"/>
                <w:lang w:val="en-US" w:eastAsia="zh-CN"/>
                <w:rPrChange w:id="5217" w:author="扬 邱" w:date="2025-07-09T17:16:00Z" w16du:dateUtc="2025-07-09T09:16:00Z">
                  <w:rPr>
                    <w:rFonts w:eastAsia="PMingLiU" w:cs="Arial" w:hint="eastAsia"/>
                    <w:sz w:val="12"/>
                    <w:szCs w:val="12"/>
                    <w:lang w:val="en-US" w:eastAsia="zh-CN"/>
                  </w:rPr>
                </w:rPrChange>
              </w:rPr>
              <w:t xml:space="preserve">　</w:t>
            </w:r>
          </w:p>
        </w:tc>
        <w:tc>
          <w:tcPr>
            <w:tcW w:w="603" w:type="pct"/>
            <w:tcBorders>
              <w:top w:val="nil"/>
              <w:left w:val="nil"/>
              <w:bottom w:val="nil"/>
              <w:right w:val="nil"/>
            </w:tcBorders>
            <w:shd w:val="clear" w:color="000000" w:fill="FFFFFF"/>
            <w:noWrap/>
            <w:vAlign w:val="center"/>
            <w:tcPrChange w:id="5218" w:author="扬 邱" w:date="2025-07-09T17:16:00Z" w16du:dateUtc="2025-07-09T09:16:00Z">
              <w:tcPr>
                <w:tcW w:w="603" w:type="pct"/>
                <w:gridSpan w:val="2"/>
                <w:tcBorders>
                  <w:top w:val="nil"/>
                  <w:left w:val="nil"/>
                  <w:bottom w:val="nil"/>
                  <w:right w:val="nil"/>
                </w:tcBorders>
                <w:shd w:val="clear" w:color="000000" w:fill="FFFFFF"/>
                <w:noWrap/>
                <w:vAlign w:val="center"/>
              </w:tcPr>
            </w:tcPrChange>
          </w:tcPr>
          <w:p w14:paraId="0CFA1019" w14:textId="77777777" w:rsidR="00C75E31" w:rsidRPr="00E835D4" w:rsidRDefault="00000000">
            <w:pPr>
              <w:spacing w:before="0"/>
              <w:rPr>
                <w:rFonts w:eastAsia="PMingLiU" w:cs="Arial"/>
                <w:sz w:val="16"/>
                <w:szCs w:val="16"/>
                <w:lang w:val="en-US" w:eastAsia="zh-CN"/>
                <w:rPrChange w:id="5219" w:author="扬 邱" w:date="2025-07-09T17:16:00Z" w16du:dateUtc="2025-07-09T09:16:00Z">
                  <w:rPr>
                    <w:rFonts w:eastAsia="PMingLiU" w:cs="Arial"/>
                    <w:sz w:val="12"/>
                    <w:szCs w:val="12"/>
                    <w:lang w:val="en-US" w:eastAsia="zh-CN"/>
                  </w:rPr>
                </w:rPrChange>
              </w:rPr>
            </w:pPr>
            <w:r w:rsidRPr="00E835D4">
              <w:rPr>
                <w:rFonts w:eastAsia="PMingLiU" w:cs="Arial" w:hint="eastAsia"/>
                <w:sz w:val="16"/>
                <w:szCs w:val="16"/>
                <w:lang w:val="en-US" w:eastAsia="zh-CN"/>
                <w:rPrChange w:id="5220" w:author="扬 邱" w:date="2025-07-09T17:16:00Z" w16du:dateUtc="2025-07-09T09:16:00Z">
                  <w:rPr>
                    <w:rFonts w:eastAsia="PMingLiU" w:cs="Arial" w:hint="eastAsia"/>
                    <w:sz w:val="12"/>
                    <w:szCs w:val="12"/>
                    <w:lang w:val="en-US" w:eastAsia="zh-CN"/>
                  </w:rPr>
                </w:rPrChange>
              </w:rPr>
              <w:t xml:space="preserve">　</w:t>
            </w:r>
          </w:p>
        </w:tc>
        <w:tc>
          <w:tcPr>
            <w:tcW w:w="407" w:type="pct"/>
            <w:tcBorders>
              <w:top w:val="nil"/>
              <w:left w:val="nil"/>
              <w:bottom w:val="nil"/>
              <w:right w:val="nil"/>
            </w:tcBorders>
            <w:shd w:val="clear" w:color="000000" w:fill="FFFFFF"/>
            <w:noWrap/>
            <w:vAlign w:val="center"/>
            <w:tcPrChange w:id="5221" w:author="扬 邱" w:date="2025-07-09T17:16:00Z" w16du:dateUtc="2025-07-09T09:16:00Z">
              <w:tcPr>
                <w:tcW w:w="545" w:type="pct"/>
                <w:gridSpan w:val="4"/>
                <w:tcBorders>
                  <w:top w:val="nil"/>
                  <w:left w:val="nil"/>
                  <w:bottom w:val="nil"/>
                  <w:right w:val="nil"/>
                </w:tcBorders>
                <w:shd w:val="clear" w:color="000000" w:fill="FFFFFF"/>
                <w:noWrap/>
                <w:vAlign w:val="center"/>
              </w:tcPr>
            </w:tcPrChange>
          </w:tcPr>
          <w:p w14:paraId="70484CBF" w14:textId="77777777" w:rsidR="00C75E31" w:rsidRPr="00E835D4" w:rsidRDefault="00000000">
            <w:pPr>
              <w:spacing w:before="0"/>
              <w:rPr>
                <w:rFonts w:eastAsia="PMingLiU" w:cs="Arial"/>
                <w:sz w:val="16"/>
                <w:szCs w:val="16"/>
                <w:lang w:val="en-US" w:eastAsia="zh-CN"/>
                <w:rPrChange w:id="5222" w:author="扬 邱" w:date="2025-07-09T17:16:00Z" w16du:dateUtc="2025-07-09T09:16:00Z">
                  <w:rPr>
                    <w:rFonts w:eastAsia="PMingLiU" w:cs="Arial"/>
                    <w:sz w:val="12"/>
                    <w:szCs w:val="12"/>
                    <w:lang w:val="en-US" w:eastAsia="zh-CN"/>
                  </w:rPr>
                </w:rPrChange>
              </w:rPr>
            </w:pPr>
            <w:r w:rsidRPr="00E835D4">
              <w:rPr>
                <w:rFonts w:eastAsia="PMingLiU" w:cs="Arial" w:hint="eastAsia"/>
                <w:sz w:val="16"/>
                <w:szCs w:val="16"/>
                <w:lang w:val="en-US" w:eastAsia="zh-CN"/>
                <w:rPrChange w:id="5223" w:author="扬 邱" w:date="2025-07-09T17:16:00Z" w16du:dateUtc="2025-07-09T09:16:00Z">
                  <w:rPr>
                    <w:rFonts w:eastAsia="PMingLiU" w:cs="Arial" w:hint="eastAsia"/>
                    <w:sz w:val="12"/>
                    <w:szCs w:val="12"/>
                    <w:lang w:val="en-US" w:eastAsia="zh-CN"/>
                  </w:rPr>
                </w:rPrChange>
              </w:rPr>
              <w:t xml:space="preserve">　</w:t>
            </w:r>
          </w:p>
        </w:tc>
        <w:tc>
          <w:tcPr>
            <w:tcW w:w="655" w:type="pct"/>
            <w:tcBorders>
              <w:top w:val="single" w:sz="8" w:space="0" w:color="auto"/>
              <w:left w:val="single" w:sz="8" w:space="0" w:color="auto"/>
              <w:bottom w:val="single" w:sz="8" w:space="0" w:color="auto"/>
              <w:right w:val="nil"/>
            </w:tcBorders>
            <w:shd w:val="clear" w:color="000000" w:fill="F79646"/>
            <w:noWrap/>
            <w:vAlign w:val="center"/>
            <w:tcPrChange w:id="5224" w:author="扬 邱" w:date="2025-07-09T17:16:00Z" w16du:dateUtc="2025-07-09T09:16:00Z">
              <w:tcPr>
                <w:tcW w:w="517" w:type="pct"/>
                <w:tcBorders>
                  <w:top w:val="single" w:sz="8" w:space="0" w:color="auto"/>
                  <w:left w:val="single" w:sz="8" w:space="0" w:color="auto"/>
                  <w:bottom w:val="single" w:sz="8" w:space="0" w:color="auto"/>
                  <w:right w:val="nil"/>
                </w:tcBorders>
                <w:shd w:val="clear" w:color="000000" w:fill="F79646"/>
                <w:noWrap/>
                <w:vAlign w:val="center"/>
              </w:tcPr>
            </w:tcPrChange>
          </w:tcPr>
          <w:p w14:paraId="20B52809" w14:textId="77777777" w:rsidR="00C75E31" w:rsidRPr="00E835D4" w:rsidRDefault="00000000">
            <w:pPr>
              <w:spacing w:before="0"/>
              <w:jc w:val="center"/>
              <w:rPr>
                <w:rFonts w:eastAsia="PMingLiU" w:cs="Arial"/>
                <w:b/>
                <w:bCs/>
                <w:sz w:val="16"/>
                <w:szCs w:val="16"/>
                <w:lang w:val="en-US" w:eastAsia="zh-CN"/>
                <w:rPrChange w:id="5225"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226" w:author="扬 邱" w:date="2025-07-09T17:16:00Z" w16du:dateUtc="2025-07-09T09:16:00Z">
                  <w:rPr>
                    <w:rFonts w:eastAsia="PMingLiU" w:cs="Arial"/>
                    <w:b/>
                    <w:bCs/>
                    <w:sz w:val="12"/>
                    <w:szCs w:val="12"/>
                    <w:lang w:val="en-US" w:eastAsia="zh-CN"/>
                  </w:rPr>
                </w:rPrChange>
              </w:rPr>
              <w:t>16,439,178.91</w:t>
            </w:r>
          </w:p>
        </w:tc>
        <w:tc>
          <w:tcPr>
            <w:tcW w:w="353" w:type="pct"/>
            <w:tcBorders>
              <w:top w:val="single" w:sz="8" w:space="0" w:color="auto"/>
              <w:left w:val="single" w:sz="8" w:space="0" w:color="auto"/>
              <w:bottom w:val="single" w:sz="8" w:space="0" w:color="auto"/>
              <w:right w:val="nil"/>
            </w:tcBorders>
            <w:shd w:val="clear" w:color="000000" w:fill="F79646"/>
            <w:noWrap/>
            <w:vAlign w:val="center"/>
            <w:tcPrChange w:id="5227" w:author="扬 邱" w:date="2025-07-09T17:16:00Z" w16du:dateUtc="2025-07-09T09:16:00Z">
              <w:tcPr>
                <w:tcW w:w="353" w:type="pct"/>
                <w:gridSpan w:val="2"/>
                <w:tcBorders>
                  <w:top w:val="single" w:sz="8" w:space="0" w:color="auto"/>
                  <w:left w:val="single" w:sz="8" w:space="0" w:color="auto"/>
                  <w:bottom w:val="single" w:sz="8" w:space="0" w:color="auto"/>
                  <w:right w:val="nil"/>
                </w:tcBorders>
                <w:shd w:val="clear" w:color="000000" w:fill="F79646"/>
                <w:noWrap/>
                <w:vAlign w:val="center"/>
              </w:tcPr>
            </w:tcPrChange>
          </w:tcPr>
          <w:p w14:paraId="60CDA36E" w14:textId="77777777" w:rsidR="00C75E31" w:rsidRPr="00E835D4" w:rsidRDefault="00000000">
            <w:pPr>
              <w:spacing w:before="0"/>
              <w:jc w:val="center"/>
              <w:rPr>
                <w:rFonts w:eastAsia="PMingLiU" w:cs="Arial"/>
                <w:b/>
                <w:bCs/>
                <w:sz w:val="16"/>
                <w:szCs w:val="16"/>
                <w:lang w:val="en-US" w:eastAsia="zh-CN"/>
                <w:rPrChange w:id="5228"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229" w:author="扬 邱" w:date="2025-07-09T17:16:00Z" w16du:dateUtc="2025-07-09T09:16:00Z">
                  <w:rPr>
                    <w:rFonts w:eastAsia="PMingLiU" w:cs="Arial"/>
                    <w:b/>
                    <w:bCs/>
                    <w:sz w:val="12"/>
                    <w:szCs w:val="12"/>
                    <w:lang w:val="en-US" w:eastAsia="zh-CN"/>
                  </w:rPr>
                </w:rPrChange>
              </w:rPr>
              <w:t>167.29</w:t>
            </w:r>
          </w:p>
        </w:tc>
        <w:tc>
          <w:tcPr>
            <w:tcW w:w="322" w:type="pct"/>
            <w:gridSpan w:val="2"/>
            <w:tcBorders>
              <w:top w:val="single" w:sz="8" w:space="0" w:color="auto"/>
              <w:left w:val="single" w:sz="8" w:space="0" w:color="auto"/>
              <w:bottom w:val="single" w:sz="8" w:space="0" w:color="auto"/>
              <w:right w:val="nil"/>
            </w:tcBorders>
            <w:shd w:val="clear" w:color="000000" w:fill="F79646"/>
            <w:noWrap/>
            <w:vAlign w:val="center"/>
            <w:tcPrChange w:id="5230" w:author="扬 邱" w:date="2025-07-09T17:16:00Z" w16du:dateUtc="2025-07-09T09:16:00Z">
              <w:tcPr>
                <w:tcW w:w="275" w:type="pct"/>
                <w:tcBorders>
                  <w:top w:val="single" w:sz="8" w:space="0" w:color="auto"/>
                  <w:left w:val="single" w:sz="8" w:space="0" w:color="auto"/>
                  <w:bottom w:val="single" w:sz="8" w:space="0" w:color="auto"/>
                  <w:right w:val="nil"/>
                </w:tcBorders>
                <w:shd w:val="clear" w:color="000000" w:fill="F79646"/>
                <w:noWrap/>
                <w:vAlign w:val="center"/>
              </w:tcPr>
            </w:tcPrChange>
          </w:tcPr>
          <w:p w14:paraId="4C039BB6" w14:textId="77777777" w:rsidR="00C75E31" w:rsidRPr="00E835D4" w:rsidRDefault="00000000">
            <w:pPr>
              <w:spacing w:before="0"/>
              <w:jc w:val="center"/>
              <w:rPr>
                <w:rFonts w:eastAsia="PMingLiU" w:cs="Arial"/>
                <w:b/>
                <w:bCs/>
                <w:sz w:val="16"/>
                <w:szCs w:val="16"/>
                <w:lang w:val="en-US" w:eastAsia="zh-CN"/>
                <w:rPrChange w:id="5231"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232" w:author="扬 邱" w:date="2025-07-09T17:16:00Z" w16du:dateUtc="2025-07-09T09:16:00Z">
                  <w:rPr>
                    <w:rFonts w:eastAsia="PMingLiU" w:cs="Arial"/>
                    <w:b/>
                    <w:bCs/>
                    <w:sz w:val="12"/>
                    <w:szCs w:val="12"/>
                    <w:lang w:val="en-US" w:eastAsia="zh-CN"/>
                  </w:rPr>
                </w:rPrChange>
              </w:rPr>
              <w:t>68.45</w:t>
            </w:r>
          </w:p>
        </w:tc>
        <w:tc>
          <w:tcPr>
            <w:tcW w:w="314" w:type="pct"/>
            <w:tcBorders>
              <w:top w:val="single" w:sz="8" w:space="0" w:color="auto"/>
              <w:left w:val="single" w:sz="8" w:space="0" w:color="auto"/>
              <w:bottom w:val="single" w:sz="8" w:space="0" w:color="auto"/>
              <w:right w:val="nil"/>
            </w:tcBorders>
            <w:shd w:val="clear" w:color="000000" w:fill="F79646"/>
            <w:noWrap/>
            <w:vAlign w:val="center"/>
            <w:tcPrChange w:id="5233" w:author="扬 邱" w:date="2025-07-09T17:16:00Z" w16du:dateUtc="2025-07-09T09:16:00Z">
              <w:tcPr>
                <w:tcW w:w="361" w:type="pct"/>
                <w:gridSpan w:val="2"/>
                <w:tcBorders>
                  <w:top w:val="single" w:sz="8" w:space="0" w:color="auto"/>
                  <w:left w:val="single" w:sz="8" w:space="0" w:color="auto"/>
                  <w:bottom w:val="single" w:sz="8" w:space="0" w:color="auto"/>
                  <w:right w:val="nil"/>
                </w:tcBorders>
                <w:shd w:val="clear" w:color="000000" w:fill="F79646"/>
                <w:noWrap/>
                <w:vAlign w:val="center"/>
              </w:tcPr>
            </w:tcPrChange>
          </w:tcPr>
          <w:p w14:paraId="41796C69" w14:textId="77777777" w:rsidR="00C75E31" w:rsidRPr="00E835D4" w:rsidRDefault="00000000">
            <w:pPr>
              <w:spacing w:before="0"/>
              <w:jc w:val="center"/>
              <w:rPr>
                <w:rFonts w:eastAsia="PMingLiU" w:cs="Arial"/>
                <w:b/>
                <w:bCs/>
                <w:sz w:val="16"/>
                <w:szCs w:val="16"/>
                <w:lang w:val="en-US" w:eastAsia="zh-CN"/>
                <w:rPrChange w:id="5234"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235" w:author="扬 邱" w:date="2025-07-09T17:16:00Z" w16du:dateUtc="2025-07-09T09:16:00Z">
                  <w:rPr>
                    <w:rFonts w:eastAsia="PMingLiU" w:cs="Arial"/>
                    <w:b/>
                    <w:bCs/>
                    <w:sz w:val="12"/>
                    <w:szCs w:val="12"/>
                    <w:lang w:val="en-US" w:eastAsia="zh-CN"/>
                  </w:rPr>
                </w:rPrChange>
              </w:rPr>
              <w:t>39.44</w:t>
            </w:r>
          </w:p>
        </w:tc>
        <w:tc>
          <w:tcPr>
            <w:tcW w:w="313" w:type="pct"/>
            <w:tcBorders>
              <w:top w:val="single" w:sz="8" w:space="0" w:color="auto"/>
              <w:left w:val="single" w:sz="8" w:space="0" w:color="auto"/>
              <w:bottom w:val="single" w:sz="8" w:space="0" w:color="auto"/>
              <w:right w:val="nil"/>
            </w:tcBorders>
            <w:shd w:val="clear" w:color="000000" w:fill="F79646"/>
            <w:noWrap/>
            <w:vAlign w:val="center"/>
            <w:tcPrChange w:id="5236" w:author="扬 邱" w:date="2025-07-09T17:16:00Z" w16du:dateUtc="2025-07-09T09:16:00Z">
              <w:tcPr>
                <w:tcW w:w="313" w:type="pct"/>
                <w:gridSpan w:val="2"/>
                <w:tcBorders>
                  <w:top w:val="single" w:sz="8" w:space="0" w:color="auto"/>
                  <w:left w:val="single" w:sz="8" w:space="0" w:color="auto"/>
                  <w:bottom w:val="single" w:sz="8" w:space="0" w:color="auto"/>
                  <w:right w:val="nil"/>
                </w:tcBorders>
                <w:shd w:val="clear" w:color="000000" w:fill="F79646"/>
                <w:noWrap/>
                <w:vAlign w:val="center"/>
              </w:tcPr>
            </w:tcPrChange>
          </w:tcPr>
          <w:p w14:paraId="6A40C312" w14:textId="77777777" w:rsidR="00C75E31" w:rsidRPr="00E835D4" w:rsidRDefault="00000000">
            <w:pPr>
              <w:spacing w:before="0"/>
              <w:jc w:val="center"/>
              <w:rPr>
                <w:rFonts w:eastAsia="PMingLiU" w:cs="Arial"/>
                <w:b/>
                <w:bCs/>
                <w:sz w:val="16"/>
                <w:szCs w:val="16"/>
                <w:lang w:val="en-US" w:eastAsia="zh-CN"/>
                <w:rPrChange w:id="5237"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238" w:author="扬 邱" w:date="2025-07-09T17:16:00Z" w16du:dateUtc="2025-07-09T09:16:00Z">
                  <w:rPr>
                    <w:rFonts w:eastAsia="PMingLiU" w:cs="Arial"/>
                    <w:b/>
                    <w:bCs/>
                    <w:sz w:val="12"/>
                    <w:szCs w:val="12"/>
                    <w:lang w:val="en-US" w:eastAsia="zh-CN"/>
                  </w:rPr>
                </w:rPrChange>
              </w:rPr>
              <w:t>0.00</w:t>
            </w:r>
          </w:p>
        </w:tc>
        <w:tc>
          <w:tcPr>
            <w:tcW w:w="313" w:type="pct"/>
            <w:tcBorders>
              <w:top w:val="single" w:sz="8" w:space="0" w:color="auto"/>
              <w:left w:val="single" w:sz="8" w:space="0" w:color="auto"/>
              <w:bottom w:val="single" w:sz="8" w:space="0" w:color="auto"/>
              <w:right w:val="nil"/>
            </w:tcBorders>
            <w:shd w:val="clear" w:color="000000" w:fill="F79646"/>
            <w:noWrap/>
            <w:vAlign w:val="center"/>
            <w:tcPrChange w:id="5239" w:author="扬 邱" w:date="2025-07-09T17:16:00Z" w16du:dateUtc="2025-07-09T09:16:00Z">
              <w:tcPr>
                <w:tcW w:w="313" w:type="pct"/>
                <w:gridSpan w:val="2"/>
                <w:tcBorders>
                  <w:top w:val="single" w:sz="8" w:space="0" w:color="auto"/>
                  <w:left w:val="single" w:sz="8" w:space="0" w:color="auto"/>
                  <w:bottom w:val="single" w:sz="8" w:space="0" w:color="auto"/>
                  <w:right w:val="nil"/>
                </w:tcBorders>
                <w:shd w:val="clear" w:color="000000" w:fill="F79646"/>
                <w:noWrap/>
                <w:vAlign w:val="center"/>
              </w:tcPr>
            </w:tcPrChange>
          </w:tcPr>
          <w:p w14:paraId="51887BF4" w14:textId="77777777" w:rsidR="00C75E31" w:rsidRPr="00E835D4" w:rsidRDefault="00000000">
            <w:pPr>
              <w:spacing w:before="0"/>
              <w:jc w:val="center"/>
              <w:rPr>
                <w:rFonts w:eastAsia="PMingLiU" w:cs="Arial"/>
                <w:b/>
                <w:bCs/>
                <w:sz w:val="16"/>
                <w:szCs w:val="16"/>
                <w:lang w:val="en-US" w:eastAsia="zh-CN"/>
                <w:rPrChange w:id="5240"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241" w:author="扬 邱" w:date="2025-07-09T17:16:00Z" w16du:dateUtc="2025-07-09T09:16:00Z">
                  <w:rPr>
                    <w:rFonts w:eastAsia="PMingLiU" w:cs="Arial"/>
                    <w:b/>
                    <w:bCs/>
                    <w:sz w:val="12"/>
                    <w:szCs w:val="12"/>
                    <w:lang w:val="en-US" w:eastAsia="zh-CN"/>
                  </w:rPr>
                </w:rPrChange>
              </w:rPr>
              <w:t>2,459.16</w:t>
            </w:r>
          </w:p>
        </w:tc>
        <w:tc>
          <w:tcPr>
            <w:tcW w:w="313" w:type="pct"/>
            <w:tcBorders>
              <w:top w:val="single" w:sz="8" w:space="0" w:color="auto"/>
              <w:left w:val="single" w:sz="8" w:space="0" w:color="auto"/>
              <w:bottom w:val="single" w:sz="8" w:space="0" w:color="auto"/>
              <w:right w:val="nil"/>
            </w:tcBorders>
            <w:shd w:val="clear" w:color="000000" w:fill="F79646"/>
            <w:noWrap/>
            <w:vAlign w:val="center"/>
            <w:tcPrChange w:id="5242" w:author="扬 邱" w:date="2025-07-09T17:16:00Z" w16du:dateUtc="2025-07-09T09:16:00Z">
              <w:tcPr>
                <w:tcW w:w="313" w:type="pct"/>
                <w:gridSpan w:val="2"/>
                <w:tcBorders>
                  <w:top w:val="single" w:sz="8" w:space="0" w:color="auto"/>
                  <w:left w:val="single" w:sz="8" w:space="0" w:color="auto"/>
                  <w:bottom w:val="single" w:sz="8" w:space="0" w:color="auto"/>
                  <w:right w:val="nil"/>
                </w:tcBorders>
                <w:shd w:val="clear" w:color="000000" w:fill="F79646"/>
                <w:noWrap/>
                <w:vAlign w:val="center"/>
              </w:tcPr>
            </w:tcPrChange>
          </w:tcPr>
          <w:p w14:paraId="7C08277D" w14:textId="77777777" w:rsidR="00C75E31" w:rsidRPr="00E835D4" w:rsidRDefault="00000000">
            <w:pPr>
              <w:spacing w:before="0"/>
              <w:jc w:val="center"/>
              <w:rPr>
                <w:rFonts w:eastAsia="PMingLiU" w:cs="Arial"/>
                <w:b/>
                <w:bCs/>
                <w:sz w:val="16"/>
                <w:szCs w:val="16"/>
                <w:lang w:val="en-US" w:eastAsia="zh-CN"/>
                <w:rPrChange w:id="5243"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244" w:author="扬 邱" w:date="2025-07-09T17:16:00Z" w16du:dateUtc="2025-07-09T09:16:00Z">
                  <w:rPr>
                    <w:rFonts w:eastAsia="PMingLiU" w:cs="Arial"/>
                    <w:b/>
                    <w:bCs/>
                    <w:sz w:val="12"/>
                    <w:szCs w:val="12"/>
                    <w:lang w:val="en-US" w:eastAsia="zh-CN"/>
                  </w:rPr>
                </w:rPrChange>
              </w:rPr>
              <w:t>0.00</w:t>
            </w:r>
          </w:p>
        </w:tc>
        <w:tc>
          <w:tcPr>
            <w:tcW w:w="621" w:type="pct"/>
            <w:tcBorders>
              <w:top w:val="single" w:sz="8" w:space="0" w:color="auto"/>
              <w:left w:val="single" w:sz="8" w:space="0" w:color="auto"/>
              <w:bottom w:val="single" w:sz="8" w:space="0" w:color="auto"/>
              <w:right w:val="single" w:sz="8" w:space="0" w:color="auto"/>
            </w:tcBorders>
            <w:shd w:val="clear" w:color="000000" w:fill="F79646"/>
            <w:noWrap/>
            <w:vAlign w:val="center"/>
            <w:tcPrChange w:id="5245" w:author="扬 邱" w:date="2025-07-09T17:16:00Z" w16du:dateUtc="2025-07-09T09:16:00Z">
              <w:tcPr>
                <w:tcW w:w="623" w:type="pct"/>
                <w:gridSpan w:val="2"/>
                <w:tcBorders>
                  <w:top w:val="single" w:sz="8" w:space="0" w:color="auto"/>
                  <w:left w:val="single" w:sz="8" w:space="0" w:color="auto"/>
                  <w:bottom w:val="single" w:sz="8" w:space="0" w:color="auto"/>
                  <w:right w:val="single" w:sz="8" w:space="0" w:color="auto"/>
                </w:tcBorders>
                <w:shd w:val="clear" w:color="000000" w:fill="F79646"/>
                <w:noWrap/>
                <w:vAlign w:val="center"/>
              </w:tcPr>
            </w:tcPrChange>
          </w:tcPr>
          <w:p w14:paraId="5FDFDD2B" w14:textId="77777777" w:rsidR="00C75E31" w:rsidRPr="00E835D4" w:rsidRDefault="00000000">
            <w:pPr>
              <w:spacing w:before="0"/>
              <w:jc w:val="center"/>
              <w:rPr>
                <w:rFonts w:eastAsia="PMingLiU" w:cs="Arial"/>
                <w:b/>
                <w:bCs/>
                <w:sz w:val="16"/>
                <w:szCs w:val="16"/>
                <w:lang w:val="en-US" w:eastAsia="zh-CN"/>
                <w:rPrChange w:id="5246" w:author="扬 邱" w:date="2025-07-09T17:16:00Z" w16du:dateUtc="2025-07-09T09:16:00Z">
                  <w:rPr>
                    <w:rFonts w:eastAsia="PMingLiU" w:cs="Arial"/>
                    <w:b/>
                    <w:bCs/>
                    <w:sz w:val="12"/>
                    <w:szCs w:val="12"/>
                    <w:lang w:val="en-US" w:eastAsia="zh-CN"/>
                  </w:rPr>
                </w:rPrChange>
              </w:rPr>
            </w:pPr>
            <w:r w:rsidRPr="00E835D4">
              <w:rPr>
                <w:rFonts w:eastAsia="PMingLiU" w:cs="Arial"/>
                <w:b/>
                <w:bCs/>
                <w:sz w:val="16"/>
                <w:szCs w:val="16"/>
                <w:lang w:val="en-US" w:eastAsia="zh-CN"/>
                <w:rPrChange w:id="5247" w:author="扬 邱" w:date="2025-07-09T17:16:00Z" w16du:dateUtc="2025-07-09T09:16:00Z">
                  <w:rPr>
                    <w:rFonts w:eastAsia="PMingLiU" w:cs="Arial"/>
                    <w:b/>
                    <w:bCs/>
                    <w:sz w:val="12"/>
                    <w:szCs w:val="12"/>
                    <w:lang w:val="en-US" w:eastAsia="zh-CN"/>
                  </w:rPr>
                </w:rPrChange>
              </w:rPr>
              <w:t>16,441,913.25</w:t>
            </w:r>
          </w:p>
        </w:tc>
      </w:tr>
    </w:tbl>
    <w:p w14:paraId="6E067136" w14:textId="77777777" w:rsidR="00C75E31" w:rsidRDefault="00C75E31">
      <w:pPr>
        <w:spacing w:before="0" w:line="360" w:lineRule="auto"/>
        <w:rPr>
          <w:rFonts w:eastAsia="宋体" w:cs="Arial"/>
          <w:iCs/>
          <w:sz w:val="24"/>
          <w:lang w:eastAsia="zh-CN"/>
        </w:rPr>
      </w:pPr>
    </w:p>
    <w:p w14:paraId="558B04B9" w14:textId="77777777" w:rsidR="00C75E31" w:rsidRDefault="00000000">
      <w:pPr>
        <w:pStyle w:val="Style2"/>
        <w:numPr>
          <w:ilvl w:val="0"/>
          <w:numId w:val="14"/>
        </w:numPr>
        <w:spacing w:line="360" w:lineRule="auto"/>
        <w:rPr>
          <w:b/>
          <w:bCs/>
          <w:sz w:val="28"/>
          <w:szCs w:val="28"/>
        </w:rPr>
      </w:pPr>
      <w:bookmarkStart w:id="5248" w:name="_Toc198906626"/>
      <w:bookmarkStart w:id="5249" w:name="_Toc202806024"/>
      <w:r>
        <w:rPr>
          <w:b/>
          <w:bCs/>
          <w:sz w:val="28"/>
          <w:szCs w:val="28"/>
        </w:rPr>
        <w:t>减排行动和绩效追踪</w:t>
      </w:r>
      <w:bookmarkStart w:id="5250" w:name="_Toc6523328"/>
      <w:bookmarkStart w:id="5251" w:name="_Toc6523485"/>
      <w:bookmarkStart w:id="5252" w:name="_Toc6523831"/>
      <w:bookmarkEnd w:id="5248"/>
      <w:bookmarkEnd w:id="5249"/>
      <w:bookmarkEnd w:id="5250"/>
      <w:bookmarkEnd w:id="5251"/>
      <w:bookmarkEnd w:id="5252"/>
    </w:p>
    <w:p w14:paraId="514108FE" w14:textId="77777777" w:rsidR="00C75E31" w:rsidRDefault="00000000">
      <w:pPr>
        <w:spacing w:before="0" w:line="360" w:lineRule="auto"/>
        <w:ind w:firstLineChars="200" w:firstLine="480"/>
        <w:rPr>
          <w:rFonts w:eastAsia="宋体" w:cs="Arial"/>
          <w:iCs/>
          <w:sz w:val="24"/>
          <w:lang w:eastAsia="zh-CN"/>
        </w:rPr>
      </w:pPr>
      <w:r>
        <w:rPr>
          <w:rFonts w:eastAsia="宋体" w:cs="Arial"/>
          <w:iCs/>
          <w:sz w:val="24"/>
          <w:lang w:eastAsia="zh-CN"/>
        </w:rPr>
        <w:t>本次盘查周期内，</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日大冶特殊钢实施了部分减排行动：</w:t>
      </w:r>
    </w:p>
    <w:p w14:paraId="4702E5AB" w14:textId="77777777" w:rsidR="00C75E31" w:rsidRDefault="00000000">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5</w:t>
      </w:r>
      <w:r>
        <w:fldChar w:fldCharType="end"/>
      </w:r>
      <w:r>
        <w:rPr>
          <w:rFonts w:hint="eastAsia"/>
          <w:lang w:eastAsia="zh-CN"/>
        </w:rPr>
        <w:t xml:space="preserve"> 2024</w:t>
      </w:r>
      <w:r>
        <w:rPr>
          <w:rFonts w:hint="eastAsia"/>
          <w:lang w:eastAsia="zh-CN"/>
        </w:rPr>
        <w:t>年度大冶特殊钢部分减排行动</w:t>
      </w:r>
    </w:p>
    <w:tbl>
      <w:tblPr>
        <w:tblW w:w="5000" w:type="pct"/>
        <w:tblLook w:val="04A0" w:firstRow="1" w:lastRow="0" w:firstColumn="1" w:lastColumn="0" w:noHBand="0" w:noVBand="1"/>
      </w:tblPr>
      <w:tblGrid>
        <w:gridCol w:w="458"/>
        <w:gridCol w:w="3073"/>
        <w:gridCol w:w="2386"/>
        <w:gridCol w:w="3145"/>
      </w:tblGrid>
      <w:tr w:rsidR="00C75E31" w14:paraId="2A40DC4E" w14:textId="77777777">
        <w:trPr>
          <w:trHeight w:val="285"/>
        </w:trPr>
        <w:tc>
          <w:tcPr>
            <w:tcW w:w="253" w:type="pct"/>
            <w:tcBorders>
              <w:top w:val="single" w:sz="4" w:space="0" w:color="auto"/>
              <w:left w:val="single" w:sz="4" w:space="0" w:color="auto"/>
              <w:bottom w:val="single" w:sz="4" w:space="0" w:color="auto"/>
              <w:right w:val="single" w:sz="4" w:space="0" w:color="auto"/>
            </w:tcBorders>
            <w:shd w:val="clear" w:color="000000" w:fill="FF6600"/>
            <w:noWrap/>
            <w:vAlign w:val="center"/>
          </w:tcPr>
          <w:p w14:paraId="5531B274" w14:textId="77777777" w:rsidR="00C75E31"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序号</w:t>
            </w:r>
          </w:p>
        </w:tc>
        <w:tc>
          <w:tcPr>
            <w:tcW w:w="1696" w:type="pct"/>
            <w:tcBorders>
              <w:top w:val="single" w:sz="4" w:space="0" w:color="auto"/>
              <w:left w:val="nil"/>
              <w:bottom w:val="single" w:sz="4" w:space="0" w:color="auto"/>
              <w:right w:val="single" w:sz="4" w:space="0" w:color="auto"/>
            </w:tcBorders>
            <w:shd w:val="clear" w:color="000000" w:fill="FF6600"/>
            <w:noWrap/>
            <w:vAlign w:val="center"/>
          </w:tcPr>
          <w:p w14:paraId="6E97E41B" w14:textId="77777777" w:rsidR="00C75E31"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行动项目</w:t>
            </w:r>
          </w:p>
        </w:tc>
        <w:tc>
          <w:tcPr>
            <w:tcW w:w="1316" w:type="pct"/>
            <w:tcBorders>
              <w:top w:val="single" w:sz="4" w:space="0" w:color="auto"/>
              <w:left w:val="nil"/>
              <w:bottom w:val="single" w:sz="4" w:space="0" w:color="auto"/>
              <w:right w:val="single" w:sz="4" w:space="0" w:color="auto"/>
            </w:tcBorders>
            <w:shd w:val="clear" w:color="000000" w:fill="FF6600"/>
            <w:noWrap/>
            <w:vAlign w:val="center"/>
          </w:tcPr>
          <w:p w14:paraId="5416C316" w14:textId="77777777" w:rsidR="00C75E31"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项目方案</w:t>
            </w:r>
          </w:p>
        </w:tc>
        <w:tc>
          <w:tcPr>
            <w:tcW w:w="1735" w:type="pct"/>
            <w:tcBorders>
              <w:top w:val="single" w:sz="4" w:space="0" w:color="auto"/>
              <w:left w:val="nil"/>
              <w:bottom w:val="single" w:sz="4" w:space="0" w:color="auto"/>
              <w:right w:val="single" w:sz="4" w:space="0" w:color="auto"/>
            </w:tcBorders>
            <w:shd w:val="clear" w:color="000000" w:fill="FF6600"/>
            <w:noWrap/>
            <w:vAlign w:val="center"/>
          </w:tcPr>
          <w:p w14:paraId="084716C3" w14:textId="77777777" w:rsidR="00C75E31"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效益</w:t>
            </w:r>
          </w:p>
        </w:tc>
      </w:tr>
      <w:tr w:rsidR="00C75E31" w14:paraId="18E37E7E" w14:textId="77777777">
        <w:trPr>
          <w:trHeight w:val="285"/>
        </w:trPr>
        <w:tc>
          <w:tcPr>
            <w:tcW w:w="253" w:type="pct"/>
            <w:tcBorders>
              <w:top w:val="nil"/>
              <w:left w:val="single" w:sz="4" w:space="0" w:color="auto"/>
              <w:bottom w:val="single" w:sz="4" w:space="0" w:color="auto"/>
              <w:right w:val="single" w:sz="4" w:space="0" w:color="auto"/>
            </w:tcBorders>
            <w:shd w:val="clear" w:color="auto" w:fill="auto"/>
            <w:noWrap/>
            <w:vAlign w:val="center"/>
          </w:tcPr>
          <w:p w14:paraId="15506F49" w14:textId="77777777" w:rsidR="00C75E31" w:rsidRDefault="00000000">
            <w:pPr>
              <w:spacing w:before="0"/>
              <w:jc w:val="center"/>
              <w:rPr>
                <w:rFonts w:ascii="宋体" w:eastAsia="宋体" w:hAnsi="宋体" w:cs="宋体" w:hint="eastAsia"/>
                <w:color w:val="000000"/>
                <w:sz w:val="24"/>
                <w:lang w:val="en-US" w:eastAsia="zh-CN"/>
              </w:rPr>
            </w:pPr>
            <w:r>
              <w:rPr>
                <w:rFonts w:ascii="宋体" w:eastAsia="宋体" w:hAnsi="宋体" w:cs="宋体" w:hint="eastAsia"/>
                <w:color w:val="000000"/>
                <w:sz w:val="24"/>
                <w:lang w:val="en-US" w:eastAsia="zh-CN"/>
              </w:rPr>
              <w:t>1</w:t>
            </w:r>
          </w:p>
        </w:tc>
        <w:tc>
          <w:tcPr>
            <w:tcW w:w="1696" w:type="pct"/>
            <w:tcBorders>
              <w:top w:val="nil"/>
              <w:left w:val="nil"/>
              <w:bottom w:val="single" w:sz="4" w:space="0" w:color="auto"/>
              <w:right w:val="single" w:sz="4" w:space="0" w:color="auto"/>
            </w:tcBorders>
            <w:shd w:val="clear" w:color="auto" w:fill="auto"/>
            <w:noWrap/>
            <w:vAlign w:val="center"/>
          </w:tcPr>
          <w:p w14:paraId="49C9F9EB" w14:textId="77777777" w:rsidR="00C75E31" w:rsidRDefault="00000000">
            <w:pPr>
              <w:spacing w:before="0"/>
              <w:rPr>
                <w:rFonts w:ascii="宋体" w:eastAsia="宋体" w:hAnsi="宋体" w:cs="宋体" w:hint="eastAsia"/>
                <w:color w:val="000000"/>
                <w:sz w:val="24"/>
                <w:lang w:val="en-US" w:eastAsia="zh-CN"/>
              </w:rPr>
            </w:pPr>
            <w:r>
              <w:rPr>
                <w:rFonts w:ascii="宋体" w:eastAsia="宋体" w:hAnsi="宋体" w:cs="宋体" w:hint="eastAsia"/>
                <w:color w:val="000000"/>
                <w:sz w:val="24"/>
                <w:lang w:val="en-US" w:eastAsia="zh-CN"/>
              </w:rPr>
              <w:t>170机组环形炉智和扁棒加热炉智能燃烧项目</w:t>
            </w:r>
          </w:p>
        </w:tc>
        <w:tc>
          <w:tcPr>
            <w:tcW w:w="1316" w:type="pct"/>
            <w:tcBorders>
              <w:top w:val="nil"/>
              <w:left w:val="nil"/>
              <w:bottom w:val="single" w:sz="4" w:space="0" w:color="auto"/>
              <w:right w:val="single" w:sz="4" w:space="0" w:color="auto"/>
            </w:tcBorders>
            <w:shd w:val="clear" w:color="auto" w:fill="auto"/>
            <w:noWrap/>
            <w:vAlign w:val="center"/>
          </w:tcPr>
          <w:p w14:paraId="64858143" w14:textId="77777777" w:rsidR="00C75E31" w:rsidRDefault="00000000">
            <w:pPr>
              <w:spacing w:before="0"/>
              <w:rPr>
                <w:rFonts w:ascii="宋体" w:eastAsia="宋体" w:hAnsi="宋体" w:cs="宋体" w:hint="eastAsia"/>
                <w:color w:val="000000"/>
                <w:sz w:val="24"/>
                <w:lang w:val="en-US" w:eastAsia="zh-CN"/>
              </w:rPr>
            </w:pPr>
            <w:r>
              <w:rPr>
                <w:rFonts w:ascii="宋体" w:eastAsia="宋体" w:hAnsi="宋体" w:cs="宋体" w:hint="eastAsia"/>
                <w:color w:val="000000"/>
                <w:sz w:val="24"/>
                <w:lang w:val="en-US" w:eastAsia="zh-CN"/>
              </w:rPr>
              <w:t>棒材和钢管加热炉均实现智能燃烧</w:t>
            </w:r>
          </w:p>
        </w:tc>
        <w:tc>
          <w:tcPr>
            <w:tcW w:w="1735" w:type="pct"/>
            <w:tcBorders>
              <w:top w:val="nil"/>
              <w:left w:val="nil"/>
              <w:bottom w:val="single" w:sz="4" w:space="0" w:color="auto"/>
              <w:right w:val="single" w:sz="4" w:space="0" w:color="auto"/>
            </w:tcBorders>
            <w:shd w:val="clear" w:color="auto" w:fill="auto"/>
            <w:noWrap/>
            <w:vAlign w:val="center"/>
          </w:tcPr>
          <w:p w14:paraId="70BCDFD2" w14:textId="77777777" w:rsidR="00C75E31" w:rsidRDefault="00000000">
            <w:pPr>
              <w:spacing w:before="0"/>
              <w:rPr>
                <w:rFonts w:ascii="宋体" w:eastAsia="宋体" w:hAnsi="宋体" w:cs="宋体" w:hint="eastAsia"/>
                <w:color w:val="000000"/>
                <w:sz w:val="24"/>
                <w:lang w:val="en-US" w:eastAsia="zh-CN"/>
              </w:rPr>
            </w:pPr>
            <w:r>
              <w:rPr>
                <w:rFonts w:ascii="宋体" w:eastAsia="宋体" w:hAnsi="宋体" w:cs="宋体" w:hint="eastAsia"/>
                <w:color w:val="000000"/>
                <w:sz w:val="24"/>
                <w:lang w:val="en-US" w:eastAsia="zh-CN"/>
              </w:rPr>
              <w:t>煤气消耗降低3%，年创收140万元</w:t>
            </w:r>
          </w:p>
        </w:tc>
      </w:tr>
      <w:tr w:rsidR="00C75E31" w14:paraId="3AE51C48" w14:textId="77777777">
        <w:trPr>
          <w:trHeight w:val="285"/>
        </w:trPr>
        <w:tc>
          <w:tcPr>
            <w:tcW w:w="253" w:type="pct"/>
            <w:tcBorders>
              <w:top w:val="nil"/>
              <w:left w:val="single" w:sz="4" w:space="0" w:color="auto"/>
              <w:bottom w:val="single" w:sz="4" w:space="0" w:color="auto"/>
              <w:right w:val="single" w:sz="4" w:space="0" w:color="auto"/>
            </w:tcBorders>
            <w:shd w:val="clear" w:color="auto" w:fill="auto"/>
            <w:noWrap/>
            <w:vAlign w:val="center"/>
          </w:tcPr>
          <w:p w14:paraId="6A785D58" w14:textId="77777777" w:rsidR="00C75E31" w:rsidRDefault="00000000">
            <w:pPr>
              <w:spacing w:before="0"/>
              <w:jc w:val="center"/>
              <w:rPr>
                <w:rFonts w:ascii="宋体" w:eastAsia="宋体" w:hAnsi="宋体" w:cs="宋体" w:hint="eastAsia"/>
                <w:color w:val="000000"/>
                <w:sz w:val="24"/>
                <w:lang w:val="en-US" w:eastAsia="zh-CN"/>
              </w:rPr>
            </w:pPr>
            <w:r>
              <w:rPr>
                <w:rFonts w:ascii="宋体" w:eastAsia="宋体" w:hAnsi="宋体" w:cs="宋体" w:hint="eastAsia"/>
                <w:color w:val="000000"/>
                <w:sz w:val="24"/>
                <w:lang w:val="en-US" w:eastAsia="zh-CN"/>
              </w:rPr>
              <w:t>2</w:t>
            </w:r>
          </w:p>
        </w:tc>
        <w:tc>
          <w:tcPr>
            <w:tcW w:w="1696" w:type="pct"/>
            <w:tcBorders>
              <w:top w:val="nil"/>
              <w:left w:val="nil"/>
              <w:bottom w:val="single" w:sz="4" w:space="0" w:color="auto"/>
              <w:right w:val="single" w:sz="4" w:space="0" w:color="auto"/>
            </w:tcBorders>
            <w:shd w:val="clear" w:color="auto" w:fill="auto"/>
            <w:noWrap/>
            <w:vAlign w:val="center"/>
          </w:tcPr>
          <w:p w14:paraId="26A1F44D" w14:textId="77777777" w:rsidR="00C75E31" w:rsidRDefault="00000000">
            <w:pPr>
              <w:spacing w:before="0"/>
              <w:rPr>
                <w:rFonts w:ascii="宋体" w:eastAsia="宋体" w:hAnsi="宋体" w:cs="宋体" w:hint="eastAsia"/>
                <w:color w:val="000000"/>
                <w:sz w:val="24"/>
                <w:lang w:val="en-US" w:eastAsia="zh-CN"/>
              </w:rPr>
            </w:pPr>
            <w:r>
              <w:rPr>
                <w:rFonts w:ascii="宋体" w:eastAsia="宋体" w:hAnsi="宋体" w:cs="宋体" w:hint="eastAsia"/>
                <w:color w:val="000000"/>
                <w:sz w:val="24"/>
                <w:lang w:val="en-US" w:eastAsia="zh-CN"/>
              </w:rPr>
              <w:t>高炉电动鼓风机节能改造项目</w:t>
            </w:r>
          </w:p>
        </w:tc>
        <w:tc>
          <w:tcPr>
            <w:tcW w:w="1316" w:type="pct"/>
            <w:tcBorders>
              <w:top w:val="nil"/>
              <w:left w:val="nil"/>
              <w:bottom w:val="single" w:sz="4" w:space="0" w:color="auto"/>
              <w:right w:val="single" w:sz="4" w:space="0" w:color="auto"/>
            </w:tcBorders>
            <w:shd w:val="clear" w:color="auto" w:fill="auto"/>
            <w:noWrap/>
            <w:vAlign w:val="center"/>
          </w:tcPr>
          <w:p w14:paraId="2E260710" w14:textId="77777777" w:rsidR="00C75E31" w:rsidRDefault="00000000">
            <w:pPr>
              <w:spacing w:before="0"/>
              <w:rPr>
                <w:rFonts w:ascii="宋体" w:eastAsia="宋体" w:hAnsi="宋体" w:cs="宋体" w:hint="eastAsia"/>
                <w:color w:val="000000"/>
                <w:sz w:val="24"/>
                <w:lang w:val="en-US" w:eastAsia="zh-CN"/>
              </w:rPr>
            </w:pPr>
            <w:r>
              <w:rPr>
                <w:rFonts w:ascii="宋体" w:eastAsia="宋体" w:hAnsi="宋体" w:cs="宋体" w:hint="eastAsia"/>
                <w:color w:val="000000"/>
                <w:sz w:val="24"/>
                <w:lang w:val="en-US" w:eastAsia="zh-CN"/>
              </w:rPr>
              <w:t>降低高炉电动鼓风机能耗</w:t>
            </w:r>
          </w:p>
        </w:tc>
        <w:tc>
          <w:tcPr>
            <w:tcW w:w="1735" w:type="pct"/>
            <w:tcBorders>
              <w:top w:val="nil"/>
              <w:left w:val="nil"/>
              <w:bottom w:val="single" w:sz="4" w:space="0" w:color="auto"/>
              <w:right w:val="single" w:sz="4" w:space="0" w:color="auto"/>
            </w:tcBorders>
            <w:shd w:val="clear" w:color="auto" w:fill="auto"/>
            <w:noWrap/>
            <w:vAlign w:val="center"/>
          </w:tcPr>
          <w:p w14:paraId="03E9C988" w14:textId="77777777" w:rsidR="00C75E31" w:rsidRDefault="00000000">
            <w:pPr>
              <w:spacing w:before="0"/>
              <w:rPr>
                <w:rFonts w:ascii="宋体" w:eastAsia="宋体" w:hAnsi="宋体" w:cs="宋体" w:hint="eastAsia"/>
                <w:color w:val="000000"/>
                <w:sz w:val="24"/>
                <w:lang w:val="en-US" w:eastAsia="zh-CN"/>
              </w:rPr>
            </w:pPr>
            <w:r>
              <w:rPr>
                <w:rFonts w:ascii="宋体" w:eastAsia="宋体" w:hAnsi="宋体" w:cs="宋体" w:hint="eastAsia"/>
                <w:color w:val="000000"/>
                <w:sz w:val="24"/>
                <w:lang w:val="en-US" w:eastAsia="zh-CN"/>
              </w:rPr>
              <w:t>电单耗降低4kwh/km³，年可节约成本660万元</w:t>
            </w:r>
          </w:p>
        </w:tc>
      </w:tr>
      <w:tr w:rsidR="00C75E31" w14:paraId="2C4DB889" w14:textId="77777777">
        <w:trPr>
          <w:trHeight w:val="285"/>
        </w:trPr>
        <w:tc>
          <w:tcPr>
            <w:tcW w:w="253" w:type="pct"/>
            <w:tcBorders>
              <w:top w:val="nil"/>
              <w:left w:val="single" w:sz="4" w:space="0" w:color="auto"/>
              <w:bottom w:val="single" w:sz="4" w:space="0" w:color="auto"/>
              <w:right w:val="single" w:sz="4" w:space="0" w:color="auto"/>
            </w:tcBorders>
            <w:shd w:val="clear" w:color="auto" w:fill="auto"/>
            <w:noWrap/>
            <w:vAlign w:val="center"/>
          </w:tcPr>
          <w:p w14:paraId="027AC0A4" w14:textId="77777777" w:rsidR="00C75E31" w:rsidRDefault="00000000">
            <w:pPr>
              <w:spacing w:before="0"/>
              <w:jc w:val="center"/>
              <w:rPr>
                <w:rFonts w:ascii="宋体" w:eastAsia="宋体" w:hAnsi="宋体" w:cs="宋体" w:hint="eastAsia"/>
                <w:color w:val="000000"/>
                <w:sz w:val="24"/>
                <w:lang w:val="en-US" w:eastAsia="zh-CN"/>
              </w:rPr>
            </w:pPr>
            <w:r>
              <w:rPr>
                <w:rFonts w:ascii="宋体" w:eastAsia="宋体" w:hAnsi="宋体" w:cs="宋体" w:hint="eastAsia"/>
                <w:color w:val="000000"/>
                <w:sz w:val="24"/>
                <w:lang w:val="en-US" w:eastAsia="zh-CN"/>
              </w:rPr>
              <w:t>3</w:t>
            </w:r>
          </w:p>
        </w:tc>
        <w:tc>
          <w:tcPr>
            <w:tcW w:w="1696" w:type="pct"/>
            <w:tcBorders>
              <w:top w:val="nil"/>
              <w:left w:val="nil"/>
              <w:bottom w:val="single" w:sz="4" w:space="0" w:color="auto"/>
              <w:right w:val="single" w:sz="4" w:space="0" w:color="auto"/>
            </w:tcBorders>
            <w:shd w:val="clear" w:color="auto" w:fill="auto"/>
            <w:noWrap/>
            <w:vAlign w:val="center"/>
          </w:tcPr>
          <w:p w14:paraId="3A3CF5D2" w14:textId="77777777" w:rsidR="00C75E31" w:rsidRDefault="00000000">
            <w:pPr>
              <w:spacing w:before="0"/>
              <w:rPr>
                <w:rFonts w:ascii="宋体" w:eastAsia="宋体" w:hAnsi="宋体" w:cs="宋体" w:hint="eastAsia"/>
                <w:color w:val="000000"/>
                <w:sz w:val="24"/>
                <w:lang w:val="en-US" w:eastAsia="zh-CN"/>
              </w:rPr>
            </w:pPr>
            <w:r>
              <w:rPr>
                <w:rFonts w:ascii="宋体" w:eastAsia="宋体" w:hAnsi="宋体" w:cs="宋体" w:hint="eastAsia"/>
                <w:color w:val="000000"/>
                <w:sz w:val="24"/>
                <w:lang w:val="en-US" w:eastAsia="zh-CN"/>
              </w:rPr>
              <w:t>265烧结环冷机节能改造项目</w:t>
            </w:r>
          </w:p>
        </w:tc>
        <w:tc>
          <w:tcPr>
            <w:tcW w:w="1316" w:type="pct"/>
            <w:tcBorders>
              <w:top w:val="nil"/>
              <w:left w:val="nil"/>
              <w:bottom w:val="single" w:sz="4" w:space="0" w:color="auto"/>
              <w:right w:val="single" w:sz="4" w:space="0" w:color="auto"/>
            </w:tcBorders>
            <w:shd w:val="clear" w:color="auto" w:fill="auto"/>
            <w:noWrap/>
            <w:vAlign w:val="center"/>
          </w:tcPr>
          <w:p w14:paraId="4FAF5381" w14:textId="77777777" w:rsidR="00C75E31" w:rsidRDefault="00000000">
            <w:pPr>
              <w:spacing w:before="0"/>
              <w:rPr>
                <w:rFonts w:ascii="宋体" w:eastAsia="宋体" w:hAnsi="宋体" w:cs="宋体" w:hint="eastAsia"/>
                <w:color w:val="000000"/>
                <w:sz w:val="24"/>
                <w:lang w:val="en-US" w:eastAsia="zh-CN"/>
              </w:rPr>
            </w:pPr>
            <w:r>
              <w:rPr>
                <w:rFonts w:ascii="宋体" w:eastAsia="宋体" w:hAnsi="宋体" w:cs="宋体" w:hint="eastAsia"/>
                <w:color w:val="000000"/>
                <w:sz w:val="24"/>
                <w:lang w:val="en-US" w:eastAsia="zh-CN"/>
              </w:rPr>
              <w:t>提升吨矿发电量</w:t>
            </w:r>
          </w:p>
        </w:tc>
        <w:tc>
          <w:tcPr>
            <w:tcW w:w="1735" w:type="pct"/>
            <w:tcBorders>
              <w:top w:val="nil"/>
              <w:left w:val="nil"/>
              <w:bottom w:val="single" w:sz="4" w:space="0" w:color="auto"/>
              <w:right w:val="single" w:sz="4" w:space="0" w:color="auto"/>
            </w:tcBorders>
            <w:shd w:val="clear" w:color="auto" w:fill="auto"/>
            <w:noWrap/>
            <w:vAlign w:val="center"/>
          </w:tcPr>
          <w:p w14:paraId="14236105" w14:textId="77777777" w:rsidR="00C75E31" w:rsidRDefault="00000000">
            <w:pPr>
              <w:spacing w:before="0"/>
              <w:rPr>
                <w:rFonts w:ascii="宋体" w:eastAsia="宋体" w:hAnsi="宋体" w:cs="宋体" w:hint="eastAsia"/>
                <w:color w:val="000000"/>
                <w:sz w:val="24"/>
                <w:lang w:val="en-US" w:eastAsia="zh-CN"/>
              </w:rPr>
            </w:pPr>
            <w:r>
              <w:rPr>
                <w:rFonts w:ascii="宋体" w:eastAsia="宋体" w:hAnsi="宋体" w:cs="宋体" w:hint="eastAsia"/>
                <w:color w:val="000000"/>
                <w:sz w:val="24"/>
                <w:lang w:val="en-US" w:eastAsia="zh-CN"/>
              </w:rPr>
              <w:t>年提升发电量930万kwh</w:t>
            </w:r>
          </w:p>
        </w:tc>
      </w:tr>
    </w:tbl>
    <w:p w14:paraId="3CAD30B1" w14:textId="77777777" w:rsidR="00C75E31" w:rsidRDefault="00C75E31">
      <w:pPr>
        <w:pStyle w:val="p0"/>
        <w:ind w:firstLineChars="0" w:firstLine="0"/>
        <w:rPr>
          <w:rFonts w:ascii="Arial" w:eastAsia="宋体" w:hAnsi="Arial" w:cs="Arial"/>
          <w:iCs/>
          <w:sz w:val="24"/>
          <w:szCs w:val="24"/>
          <w:lang w:val="en-GB"/>
        </w:rPr>
      </w:pPr>
    </w:p>
    <w:p w14:paraId="5B31D6BB" w14:textId="77777777" w:rsidR="00C75E31" w:rsidRDefault="00C75E31">
      <w:pPr>
        <w:pStyle w:val="p0"/>
        <w:ind w:firstLine="480"/>
        <w:rPr>
          <w:rFonts w:ascii="Arial" w:eastAsia="宋体" w:hAnsi="Arial" w:cs="Arial"/>
          <w:iCs/>
          <w:sz w:val="24"/>
          <w:szCs w:val="24"/>
          <w:lang w:val="en-GB"/>
        </w:rPr>
      </w:pPr>
    </w:p>
    <w:p w14:paraId="2207BB5F" w14:textId="77777777" w:rsidR="00C75E31" w:rsidRDefault="00000000">
      <w:pPr>
        <w:spacing w:before="0"/>
        <w:jc w:val="center"/>
        <w:rPr>
          <w:rFonts w:eastAsia="宋体" w:cs="Arial"/>
          <w:sz w:val="24"/>
          <w:lang w:eastAsia="zh-CN"/>
        </w:rPr>
      </w:pPr>
      <w:r>
        <w:rPr>
          <w:rFonts w:eastAsia="宋体" w:cs="Arial"/>
          <w:sz w:val="24"/>
          <w:lang w:eastAsia="zh-CN"/>
        </w:rPr>
        <w:t>-</w:t>
      </w:r>
      <w:r>
        <w:rPr>
          <w:rFonts w:eastAsia="宋体" w:cs="Arial"/>
          <w:sz w:val="24"/>
          <w:lang w:eastAsia="zh-CN"/>
        </w:rPr>
        <w:t>报告结束</w:t>
      </w:r>
      <w:r>
        <w:rPr>
          <w:rFonts w:eastAsia="宋体" w:cs="Arial"/>
          <w:sz w:val="24"/>
          <w:lang w:eastAsia="zh-CN"/>
        </w:rPr>
        <w:t>-</w:t>
      </w:r>
    </w:p>
    <w:sectPr w:rsidR="00C75E31">
      <w:footerReference w:type="default" r:id="rId15"/>
      <w:pgSz w:w="11906" w:h="16838"/>
      <w:pgMar w:top="1417" w:right="1417" w:bottom="1417"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0" w:author="Jezin" w:date="2025-07-09T16:02:00Z" w:initials="">
    <w:p w14:paraId="0E62A7EB" w14:textId="77777777" w:rsidR="00C75E31" w:rsidRDefault="00000000">
      <w:pPr>
        <w:pStyle w:val="a4"/>
        <w:rPr>
          <w:lang w:val="en-US" w:eastAsia="zh-CN"/>
        </w:rPr>
      </w:pPr>
      <w:r>
        <w:rPr>
          <w:rFonts w:hint="eastAsia"/>
          <w:lang w:val="en-US" w:eastAsia="zh-CN"/>
        </w:rPr>
        <w:t>发票</w:t>
      </w:r>
    </w:p>
  </w:comment>
  <w:comment w:id="128" w:author="Jezin" w:date="2025-07-09T16:04:00Z" w:initials="">
    <w:p w14:paraId="51784AD2" w14:textId="77777777" w:rsidR="00C75E31" w:rsidRDefault="00000000">
      <w:pPr>
        <w:pStyle w:val="a4"/>
        <w:rPr>
          <w:lang w:val="en-US" w:eastAsia="zh-CN"/>
        </w:rPr>
      </w:pPr>
      <w:r>
        <w:rPr>
          <w:rFonts w:hint="eastAsia"/>
          <w:lang w:val="en-US" w:eastAsia="zh-CN"/>
        </w:rPr>
        <w:t>标明是收发存的本期发出消耗量</w:t>
      </w:r>
    </w:p>
  </w:comment>
  <w:comment w:id="133" w:author="Jezin" w:date="2025-07-09T16:05:00Z" w:initials="">
    <w:p w14:paraId="053C8660" w14:textId="77777777" w:rsidR="00C75E31" w:rsidRDefault="00000000">
      <w:pPr>
        <w:pStyle w:val="a4"/>
        <w:rPr>
          <w:lang w:val="en-US" w:eastAsia="zh-CN"/>
        </w:rPr>
      </w:pPr>
      <w:r>
        <w:rPr>
          <w:rFonts w:hint="eastAsia"/>
          <w:lang w:val="en-US" w:eastAsia="zh-CN"/>
        </w:rPr>
        <w:t>可以不用写那么复杂，标明收发存中为干重，分别含水率为多少，以此计算收到基重量。就可以了</w:t>
      </w:r>
    </w:p>
  </w:comment>
  <w:comment w:id="150" w:author="Jezin" w:date="2025-07-09T16:06:00Z" w:initials="">
    <w:p w14:paraId="564FE091" w14:textId="77777777" w:rsidR="00C75E31" w:rsidRDefault="00000000">
      <w:pPr>
        <w:pStyle w:val="a4"/>
        <w:rPr>
          <w:lang w:val="en-US" w:eastAsia="zh-CN"/>
        </w:rPr>
      </w:pPr>
      <w:r>
        <w:rPr>
          <w:rFonts w:hint="eastAsia"/>
          <w:lang w:val="en-US" w:eastAsia="zh-CN"/>
        </w:rPr>
        <w:t>这里没改过来，粗苯</w:t>
      </w:r>
    </w:p>
  </w:comment>
  <w:comment w:id="162" w:author="Jezin" w:date="2025-07-09T16:07:00Z" w:initials="">
    <w:p w14:paraId="1163BFC5" w14:textId="77777777" w:rsidR="00C75E31" w:rsidRDefault="00000000">
      <w:pPr>
        <w:pStyle w:val="a4"/>
        <w:rPr>
          <w:lang w:val="en-US" w:eastAsia="zh-CN"/>
        </w:rPr>
      </w:pPr>
      <w:r>
        <w:rPr>
          <w:rFonts w:hint="eastAsia"/>
          <w:lang w:val="en-US" w:eastAsia="zh-CN"/>
        </w:rPr>
        <w:t>R22</w:t>
      </w:r>
      <w:r>
        <w:rPr>
          <w:rFonts w:hint="eastAsia"/>
          <w:lang w:val="en-US" w:eastAsia="zh-CN"/>
        </w:rPr>
        <w:t>没量化了</w:t>
      </w:r>
    </w:p>
  </w:comment>
  <w:comment w:id="167" w:author="Jezin" w:date="2025-07-09T16:54:00Z" w:initials="">
    <w:p w14:paraId="2461F0BB" w14:textId="77777777" w:rsidR="00C75E31" w:rsidRDefault="00000000">
      <w:pPr>
        <w:pStyle w:val="a4"/>
        <w:rPr>
          <w:lang w:val="en-US" w:eastAsia="zh-CN"/>
        </w:rPr>
      </w:pPr>
      <w:r>
        <w:rPr>
          <w:rFonts w:hint="eastAsia"/>
          <w:lang w:val="en-US" w:eastAsia="zh-CN"/>
        </w:rPr>
        <w:t>收发存里应该不是灭火剂的填充量而是灭火器的采购更新数据</w:t>
      </w:r>
    </w:p>
  </w:comment>
  <w:comment w:id="196" w:author="Jezin" w:date="2025-07-09T16:08:00Z" w:initials="">
    <w:p w14:paraId="5000A010" w14:textId="77777777" w:rsidR="00C75E31" w:rsidRDefault="00000000">
      <w:pPr>
        <w:pStyle w:val="a4"/>
        <w:rPr>
          <w:lang w:val="en-US" w:eastAsia="zh-CN"/>
        </w:rPr>
      </w:pPr>
      <w:r>
        <w:rPr>
          <w:rFonts w:hint="eastAsia"/>
          <w:lang w:val="en-US" w:eastAsia="zh-CN"/>
        </w:rPr>
        <w:t>数据源文件更新，不存在那个药剂数据的表了</w:t>
      </w:r>
    </w:p>
  </w:comment>
  <w:comment w:id="202" w:author="Jezin" w:date="2025-07-09T16:08:00Z" w:initials="">
    <w:p w14:paraId="201D735D" w14:textId="77777777" w:rsidR="00C75E31" w:rsidRDefault="00000000">
      <w:pPr>
        <w:pStyle w:val="a4"/>
        <w:rPr>
          <w:lang w:val="en-US" w:eastAsia="zh-CN"/>
        </w:rPr>
      </w:pPr>
      <w:r>
        <w:rPr>
          <w:rFonts w:hint="eastAsia"/>
          <w:lang w:val="en-US" w:eastAsia="zh-CN"/>
        </w:rPr>
        <w:t>来源于发票和绿电购买凭证，不用自抄表</w:t>
      </w:r>
    </w:p>
  </w:comment>
  <w:comment w:id="218" w:author="Jezin" w:date="2025-07-09T16:09:00Z" w:initials="">
    <w:p w14:paraId="57B98027" w14:textId="77777777" w:rsidR="00C75E31" w:rsidRDefault="00000000">
      <w:pPr>
        <w:pStyle w:val="a4"/>
        <w:rPr>
          <w:lang w:val="en-US" w:eastAsia="zh-CN"/>
        </w:rPr>
      </w:pPr>
      <w:r>
        <w:rPr>
          <w:rFonts w:hint="eastAsia"/>
          <w:lang w:val="en-US" w:eastAsia="zh-CN"/>
        </w:rPr>
        <w:t>更新写明，哪些来源于收发存（标明是入库量数据）；废钢、铁矿石来源于哪些数据的总和；氨水来源于</w:t>
      </w:r>
      <w:r>
        <w:rPr>
          <w:rFonts w:hint="eastAsia"/>
          <w:lang w:val="en-US" w:eastAsia="zh-CN"/>
        </w:rPr>
        <w:t>xxx;</w:t>
      </w:r>
      <w:r>
        <w:rPr>
          <w:rFonts w:hint="eastAsia"/>
          <w:lang w:val="en-US" w:eastAsia="zh-CN"/>
        </w:rPr>
        <w:t>用水量来源于</w:t>
      </w:r>
      <w:r>
        <w:rPr>
          <w:rFonts w:hint="eastAsia"/>
          <w:lang w:val="en-US" w:eastAsia="zh-CN"/>
        </w:rPr>
        <w:t>xxx</w:t>
      </w:r>
      <w:r>
        <w:rPr>
          <w:rFonts w:hint="eastAsia"/>
          <w:lang w:val="en-US" w:eastAsia="zh-CN"/>
        </w:rPr>
        <w:t>；办公用品来源于</w:t>
      </w:r>
      <w:r>
        <w:rPr>
          <w:rFonts w:hint="eastAsia"/>
          <w:lang w:val="en-US" w:eastAsia="zh-CN"/>
        </w:rPr>
        <w:t>xxx</w:t>
      </w:r>
      <w:r>
        <w:rPr>
          <w:rFonts w:hint="eastAsia"/>
          <w:lang w:val="en-US" w:eastAsia="zh-CN"/>
        </w:rPr>
        <w:t>；差旅不在这一块为什么会有差旅情况统计表？</w:t>
      </w:r>
    </w:p>
  </w:comment>
  <w:comment w:id="227" w:author="Jezin" w:date="2025-07-09T16:12:00Z" w:initials="">
    <w:p w14:paraId="5DC0DCC0" w14:textId="77777777" w:rsidR="00C75E31" w:rsidRDefault="00000000">
      <w:pPr>
        <w:pStyle w:val="a4"/>
        <w:rPr>
          <w:lang w:val="en-US" w:eastAsia="zh-CN"/>
        </w:rPr>
      </w:pPr>
      <w:r>
        <w:rPr>
          <w:rFonts w:hint="eastAsia"/>
          <w:lang w:val="en-US" w:eastAsia="zh-CN"/>
        </w:rPr>
        <w:t>差旅住宿在商务旅行部分</w:t>
      </w:r>
    </w:p>
  </w:comment>
  <w:comment w:id="231" w:author="Jezin" w:date="2025-07-09T16:12:00Z" w:initials="">
    <w:p w14:paraId="36AFC583" w14:textId="77777777" w:rsidR="00C75E31" w:rsidRDefault="00000000">
      <w:pPr>
        <w:pStyle w:val="a4"/>
        <w:rPr>
          <w:lang w:val="en-US" w:eastAsia="zh-CN"/>
        </w:rPr>
      </w:pPr>
      <w:r>
        <w:rPr>
          <w:rFonts w:hint="eastAsia"/>
          <w:lang w:val="en-US" w:eastAsia="zh-CN"/>
        </w:rPr>
        <w:t>补充一下汇率说明</w:t>
      </w:r>
    </w:p>
  </w:comment>
  <w:comment w:id="237" w:author="Jezin" w:date="2025-07-09T16:47:00Z" w:initials="">
    <w:p w14:paraId="56EE00F2" w14:textId="77777777" w:rsidR="00C75E31" w:rsidRDefault="00000000">
      <w:pPr>
        <w:pStyle w:val="a4"/>
        <w:rPr>
          <w:lang w:val="en-US" w:eastAsia="zh-CN"/>
        </w:rPr>
      </w:pPr>
      <w:r>
        <w:rPr>
          <w:rFonts w:hint="eastAsia"/>
          <w:lang w:eastAsia="zh-CN"/>
        </w:rPr>
        <w:t>是</w:t>
      </w:r>
      <w:r>
        <w:rPr>
          <w:rFonts w:hint="eastAsia"/>
          <w:lang w:val="en-US" w:eastAsia="zh-CN"/>
        </w:rPr>
        <w:t>发票</w:t>
      </w:r>
    </w:p>
  </w:comment>
  <w:comment w:id="244" w:author="Jezin" w:date="2025-07-09T16:48:00Z" w:initials="">
    <w:p w14:paraId="106C9066" w14:textId="77777777" w:rsidR="00C75E31" w:rsidRDefault="00000000">
      <w:pPr>
        <w:pStyle w:val="a4"/>
        <w:rPr>
          <w:lang w:val="en-US" w:eastAsia="zh-CN"/>
        </w:rPr>
      </w:pPr>
      <w:r>
        <w:rPr>
          <w:rFonts w:hint="eastAsia"/>
          <w:lang w:val="en-US" w:eastAsia="zh-CN"/>
        </w:rPr>
        <w:t>运输距离来源于距离统计中加权计算；采购量来源于</w:t>
      </w:r>
      <w:r>
        <w:rPr>
          <w:rFonts w:hint="eastAsia"/>
          <w:lang w:val="en-US" w:eastAsia="zh-CN"/>
        </w:rPr>
        <w:t>xxx</w:t>
      </w:r>
      <w:r>
        <w:rPr>
          <w:rFonts w:hint="eastAsia"/>
          <w:lang w:val="en-US" w:eastAsia="zh-CN"/>
        </w:rPr>
        <w:t>，写清楚</w:t>
      </w:r>
    </w:p>
  </w:comment>
  <w:comment w:id="264" w:author="Jezin" w:date="2025-07-09T16:49:00Z" w:initials="">
    <w:p w14:paraId="6CBB56C4" w14:textId="77777777" w:rsidR="00C75E31" w:rsidRDefault="00000000">
      <w:pPr>
        <w:pStyle w:val="a4"/>
        <w:rPr>
          <w:lang w:val="en-US" w:eastAsia="zh-CN"/>
        </w:rPr>
      </w:pPr>
      <w:r>
        <w:rPr>
          <w:rFonts w:hint="eastAsia"/>
          <w:lang w:val="en-US" w:eastAsia="zh-CN"/>
        </w:rPr>
        <w:t>距离是地图查询得到，处置方式来源于危废联单和</w:t>
      </w:r>
      <w:r>
        <w:rPr>
          <w:rFonts w:hint="eastAsia"/>
          <w:lang w:val="en-US" w:eastAsia="zh-CN"/>
        </w:rPr>
        <w:t>xxxxx</w:t>
      </w:r>
    </w:p>
    <w:p w14:paraId="5124F91B" w14:textId="77777777" w:rsidR="00C75E31" w:rsidRDefault="00000000">
      <w:pPr>
        <w:pStyle w:val="a4"/>
        <w:rPr>
          <w:lang w:val="en-US" w:eastAsia="zh-CN"/>
        </w:rPr>
      </w:pPr>
      <w:r>
        <w:rPr>
          <w:rFonts w:hint="eastAsia"/>
          <w:lang w:val="en-US" w:eastAsia="zh-CN"/>
        </w:rPr>
        <w:t>写明</w:t>
      </w:r>
    </w:p>
  </w:comment>
  <w:comment w:id="278" w:author="Jezin" w:date="2025-07-09T16:51:00Z" w:initials="">
    <w:p w14:paraId="17EE1AEB" w14:textId="77777777" w:rsidR="00C75E31" w:rsidRDefault="00000000">
      <w:pPr>
        <w:pStyle w:val="a4"/>
        <w:rPr>
          <w:lang w:val="en-US" w:eastAsia="zh-CN"/>
        </w:rPr>
      </w:pPr>
      <w:r>
        <w:rPr>
          <w:rFonts w:hint="eastAsia"/>
          <w:lang w:val="en-US" w:eastAsia="zh-CN"/>
        </w:rPr>
        <w:t>更新一下</w:t>
      </w:r>
    </w:p>
  </w:comment>
  <w:comment w:id="283" w:author="Jezin" w:date="2025-07-09T16:51:00Z" w:initials="">
    <w:p w14:paraId="33482738" w14:textId="77777777" w:rsidR="00C75E31" w:rsidRDefault="00000000">
      <w:pPr>
        <w:pStyle w:val="a4"/>
        <w:rPr>
          <w:lang w:val="en-US" w:eastAsia="zh-CN"/>
        </w:rPr>
      </w:pPr>
      <w:r>
        <w:rPr>
          <w:rFonts w:hint="eastAsia"/>
          <w:lang w:val="en-US" w:eastAsia="zh-CN"/>
        </w:rPr>
        <w:t>哪部分</w:t>
      </w:r>
    </w:p>
  </w:comment>
  <w:comment w:id="319" w:author="Jezin" w:date="2025-07-09T16:52:00Z" w:initials="">
    <w:p w14:paraId="12B0DB69" w14:textId="77777777" w:rsidR="00C75E31" w:rsidRDefault="00000000">
      <w:pPr>
        <w:pStyle w:val="a4"/>
        <w:rPr>
          <w:lang w:val="en-US" w:eastAsia="zh-CN"/>
        </w:rPr>
      </w:pPr>
      <w:r>
        <w:rPr>
          <w:rFonts w:hint="eastAsia"/>
          <w:lang w:val="en-US" w:eastAsia="zh-CN"/>
        </w:rPr>
        <w:t>后面两个表是否考虑字体调大一点</w:t>
      </w:r>
    </w:p>
  </w:comment>
  <w:comment w:id="2585" w:author="Jezin" w:date="2025-07-09T16:53:00Z" w:initials="">
    <w:p w14:paraId="69F9CC2B" w14:textId="77777777" w:rsidR="00C75E31" w:rsidRDefault="00000000">
      <w:pPr>
        <w:pStyle w:val="a4"/>
        <w:rPr>
          <w:lang w:val="en-US" w:eastAsia="zh-CN"/>
        </w:rPr>
      </w:pPr>
      <w:r>
        <w:rPr>
          <w:rFonts w:hint="eastAsia"/>
          <w:lang w:val="en-US" w:eastAsia="zh-CN"/>
        </w:rPr>
        <w:t>空有那么大的话，字体调大一点？</w:t>
      </w:r>
    </w:p>
  </w:comment>
  <w:comment w:id="2569" w:author="扬 邱" w:date="2025-07-09T17:10:00Z" w:initials="扬邱">
    <w:p w14:paraId="6FF406AA" w14:textId="7FB088B6" w:rsidR="00E835D4" w:rsidRDefault="00E835D4">
      <w:pPr>
        <w:pStyle w:val="a4"/>
      </w:pPr>
      <w:r>
        <w:rPr>
          <w:rStyle w:val="af8"/>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62A7EB" w15:done="0"/>
  <w15:commentEx w15:paraId="51784AD2" w15:done="0"/>
  <w15:commentEx w15:paraId="053C8660" w15:done="0"/>
  <w15:commentEx w15:paraId="564FE091" w15:done="0"/>
  <w15:commentEx w15:paraId="1163BFC5" w15:done="0"/>
  <w15:commentEx w15:paraId="2461F0BB" w15:done="0"/>
  <w15:commentEx w15:paraId="5000A010" w15:done="0"/>
  <w15:commentEx w15:paraId="201D735D" w15:done="0"/>
  <w15:commentEx w15:paraId="57B98027" w15:done="0"/>
  <w15:commentEx w15:paraId="5DC0DCC0" w15:done="0"/>
  <w15:commentEx w15:paraId="36AFC583" w15:done="0"/>
  <w15:commentEx w15:paraId="56EE00F2" w15:done="0"/>
  <w15:commentEx w15:paraId="106C9066" w15:done="0"/>
  <w15:commentEx w15:paraId="5124F91B" w15:done="0"/>
  <w15:commentEx w15:paraId="17EE1AEB" w15:done="0"/>
  <w15:commentEx w15:paraId="33482738" w15:done="0"/>
  <w15:commentEx w15:paraId="12B0DB69" w15:done="0"/>
  <w15:commentEx w15:paraId="69F9CC2B" w15:done="0"/>
  <w15:commentEx w15:paraId="6FF406AA" w15:paraIdParent="69F9CC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502753" w16cex:dateUtc="2025-07-09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62A7EB" w16cid:durableId="0E62A7EB"/>
  <w16cid:commentId w16cid:paraId="51784AD2" w16cid:durableId="51784AD2"/>
  <w16cid:commentId w16cid:paraId="053C8660" w16cid:durableId="053C8660"/>
  <w16cid:commentId w16cid:paraId="564FE091" w16cid:durableId="564FE091"/>
  <w16cid:commentId w16cid:paraId="1163BFC5" w16cid:durableId="1163BFC5"/>
  <w16cid:commentId w16cid:paraId="2461F0BB" w16cid:durableId="2461F0BB"/>
  <w16cid:commentId w16cid:paraId="5000A010" w16cid:durableId="5000A010"/>
  <w16cid:commentId w16cid:paraId="201D735D" w16cid:durableId="201D735D"/>
  <w16cid:commentId w16cid:paraId="57B98027" w16cid:durableId="57B98027"/>
  <w16cid:commentId w16cid:paraId="5DC0DCC0" w16cid:durableId="5DC0DCC0"/>
  <w16cid:commentId w16cid:paraId="36AFC583" w16cid:durableId="36AFC583"/>
  <w16cid:commentId w16cid:paraId="56EE00F2" w16cid:durableId="56EE00F2"/>
  <w16cid:commentId w16cid:paraId="106C9066" w16cid:durableId="106C9066"/>
  <w16cid:commentId w16cid:paraId="5124F91B" w16cid:durableId="5124F91B"/>
  <w16cid:commentId w16cid:paraId="17EE1AEB" w16cid:durableId="17EE1AEB"/>
  <w16cid:commentId w16cid:paraId="33482738" w16cid:durableId="33482738"/>
  <w16cid:commentId w16cid:paraId="12B0DB69" w16cid:durableId="12B0DB69"/>
  <w16cid:commentId w16cid:paraId="69F9CC2B" w16cid:durableId="69F9CC2B"/>
  <w16cid:commentId w16cid:paraId="6FF406AA" w16cid:durableId="6A5027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44569" w14:textId="77777777" w:rsidR="009D3ED1" w:rsidRDefault="009D3ED1">
      <w:pPr>
        <w:spacing w:before="0"/>
      </w:pPr>
      <w:r>
        <w:separator/>
      </w:r>
    </w:p>
  </w:endnote>
  <w:endnote w:type="continuationSeparator" w:id="0">
    <w:p w14:paraId="34C07CA0" w14:textId="77777777" w:rsidR="009D3ED1" w:rsidRDefault="009D3ED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BD25" w14:textId="77777777" w:rsidR="00C75E31" w:rsidRDefault="00C75E31">
    <w:pPr>
      <w:pStyle w:val="a8"/>
      <w:jc w:val="center"/>
    </w:pPr>
  </w:p>
  <w:p w14:paraId="5CE60B82" w14:textId="77777777" w:rsidR="00C75E31" w:rsidRDefault="00C75E3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9547"/>
    </w:sdtPr>
    <w:sdtContent>
      <w:p w14:paraId="3E8B9D73" w14:textId="77777777" w:rsidR="00C75E31" w:rsidRDefault="00000000">
        <w:pPr>
          <w:pStyle w:val="a8"/>
          <w:jc w:val="center"/>
        </w:pPr>
        <w:r>
          <w:fldChar w:fldCharType="begin"/>
        </w:r>
        <w:r>
          <w:instrText>PAGE   \* MERGEFORMAT</w:instrText>
        </w:r>
        <w:r>
          <w:fldChar w:fldCharType="separate"/>
        </w:r>
        <w:r>
          <w:rPr>
            <w:lang w:val="zh-CN" w:eastAsia="zh-CN"/>
          </w:rPr>
          <w:t>2</w:t>
        </w:r>
        <w:r>
          <w:fldChar w:fldCharType="end"/>
        </w:r>
      </w:p>
    </w:sdtContent>
  </w:sdt>
  <w:p w14:paraId="0D242B82" w14:textId="77777777" w:rsidR="00C75E31" w:rsidRDefault="00C75E3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93560" w14:textId="77777777" w:rsidR="009D3ED1" w:rsidRDefault="009D3ED1">
      <w:pPr>
        <w:spacing w:before="0"/>
      </w:pPr>
      <w:r>
        <w:separator/>
      </w:r>
    </w:p>
  </w:footnote>
  <w:footnote w:type="continuationSeparator" w:id="0">
    <w:p w14:paraId="7DB868F6" w14:textId="77777777" w:rsidR="009D3ED1" w:rsidRDefault="009D3ED1">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7388"/>
    <w:multiLevelType w:val="multilevel"/>
    <w:tmpl w:val="0B7A7388"/>
    <w:lvl w:ilvl="0">
      <w:start w:val="1"/>
      <w:numFmt w:val="chineseCountingThousand"/>
      <w:pStyle w:val="Style2"/>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20CD0E09"/>
    <w:multiLevelType w:val="multilevel"/>
    <w:tmpl w:val="20CD0E09"/>
    <w:lvl w:ilvl="0">
      <w:start w:val="1"/>
      <w:numFmt w:val="decimal"/>
      <w:pStyle w:val="Numbered1"/>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214B6843"/>
    <w:multiLevelType w:val="multilevel"/>
    <w:tmpl w:val="214B6843"/>
    <w:lvl w:ilvl="0">
      <w:start w:val="1"/>
      <w:numFmt w:val="decimal"/>
      <w:lvlText w:val="%1"/>
      <w:lvlJc w:val="left"/>
      <w:pPr>
        <w:ind w:left="578" w:hanging="578"/>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 w15:restartNumberingAfterBreak="0">
    <w:nsid w:val="345147FE"/>
    <w:multiLevelType w:val="multilevel"/>
    <w:tmpl w:val="345147FE"/>
    <w:lvl w:ilvl="0">
      <w:start w:val="1"/>
      <w:numFmt w:val="none"/>
      <w:pStyle w:val="1"/>
      <w:lvlText w:val="%1第一章"/>
      <w:lvlJc w:val="left"/>
      <w:pPr>
        <w:ind w:left="425" w:hanging="425"/>
      </w:pPr>
      <w:rPr>
        <w:rFonts w:hint="eastAsia"/>
        <w:b/>
        <w:i w:val="0"/>
        <w:color w:val="000000" w:themeColor="text1"/>
        <w:sz w:val="28"/>
        <w:u w:color="000000" w:themeColor="text1"/>
      </w:rPr>
    </w:lvl>
    <w:lvl w:ilvl="1">
      <w:start w:val="1"/>
      <w:numFmt w:val="decimal"/>
      <w:pStyle w:val="2"/>
      <w:lvlText w:val="%2%1.1"/>
      <w:lvlJc w:val="left"/>
      <w:pPr>
        <w:ind w:left="992" w:hanging="567"/>
      </w:pPr>
      <w:rPr>
        <w:rFonts w:hint="eastAsia"/>
        <w:b w:val="0"/>
        <w:i w:val="0"/>
        <w:sz w:val="24"/>
      </w:rPr>
    </w:lvl>
    <w:lvl w:ilvl="2">
      <w:start w:val="1"/>
      <w:numFmt w:val="decimal"/>
      <w:lvlText w:val="%11.%2.%3"/>
      <w:lvlJc w:val="left"/>
      <w:pPr>
        <w:ind w:left="1418" w:hanging="567"/>
      </w:pPr>
      <w:rPr>
        <w:rFonts w:hint="eastAsia"/>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3F9A2779"/>
    <w:multiLevelType w:val="multilevel"/>
    <w:tmpl w:val="3F9A2779"/>
    <w:lvl w:ilvl="0">
      <w:start w:val="1"/>
      <w:numFmt w:val="decimal"/>
      <w:lvlText w:val="%1."/>
      <w:lvlJc w:val="left"/>
      <w:pPr>
        <w:ind w:left="425" w:hanging="425"/>
      </w:pPr>
      <w:rPr>
        <w:rFonts w:hint="eastAsia"/>
      </w:rPr>
    </w:lvl>
    <w:lvl w:ilvl="1">
      <w:start w:val="1"/>
      <w:numFmt w:val="decimal"/>
      <w:pStyle w:val="Style3"/>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4E8511C5"/>
    <w:multiLevelType w:val="multilevel"/>
    <w:tmpl w:val="4E8511C5"/>
    <w:lvl w:ilvl="0">
      <w:start w:val="1"/>
      <w:numFmt w:val="chineseCountingThousand"/>
      <w:suff w:val="space"/>
      <w:lvlText w:val="第%1章"/>
      <w:lvlJc w:val="left"/>
      <w:pPr>
        <w:ind w:left="0" w:firstLine="0"/>
      </w:pPr>
      <w:rPr>
        <w:rFonts w:ascii="Arial" w:eastAsia="宋体" w:hAnsi="Arial" w:hint="default"/>
        <w:b/>
        <w:i w:val="0"/>
        <w:color w:val="000000" w:themeColor="text1"/>
        <w:sz w:val="28"/>
        <w:u w:color="000000" w:themeColor="text1"/>
      </w:rPr>
    </w:lvl>
    <w:lvl w:ilvl="1">
      <w:start w:val="1"/>
      <w:numFmt w:val="chineseCountingThousand"/>
      <w:suff w:val="space"/>
      <w:lvlText w:val="%2、"/>
      <w:lvlJc w:val="left"/>
      <w:pPr>
        <w:ind w:left="0" w:firstLine="0"/>
      </w:pPr>
      <w:rPr>
        <w:rFonts w:ascii="Arial" w:eastAsia="宋体" w:hAnsi="Arial" w:hint="default"/>
        <w:b w:val="0"/>
        <w:i w:val="0"/>
        <w:color w:val="000000" w:themeColor="text1"/>
        <w:sz w:val="24"/>
      </w:rPr>
    </w:lvl>
    <w:lvl w:ilvl="2">
      <w:start w:val="1"/>
      <w:numFmt w:val="decimal"/>
      <w:suff w:val="space"/>
      <w:lvlText w:val="%3（%2）"/>
      <w:lvlJc w:val="left"/>
      <w:pPr>
        <w:ind w:left="0" w:firstLine="0"/>
      </w:pPr>
      <w:rPr>
        <w:rFonts w:ascii="Arial" w:eastAsia="宋体" w:hAnsi="Arial" w:hint="default"/>
        <w:b w:val="0"/>
        <w:i w:val="0"/>
        <w:sz w:val="24"/>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4FF23FF9"/>
    <w:multiLevelType w:val="multilevel"/>
    <w:tmpl w:val="4FF23FF9"/>
    <w:lvl w:ilvl="0">
      <w:start w:val="1"/>
      <w:numFmt w:val="bullet"/>
      <w:lvlText w:val=""/>
      <w:lvlJc w:val="left"/>
      <w:pPr>
        <w:ind w:left="1007" w:hanging="440"/>
      </w:pPr>
      <w:rPr>
        <w:rFonts w:ascii="Wingdings" w:hAnsi="Wingdings" w:hint="default"/>
        <w:sz w:val="16"/>
      </w:rPr>
    </w:lvl>
    <w:lvl w:ilvl="1">
      <w:start w:val="1"/>
      <w:numFmt w:val="bullet"/>
      <w:lvlText w:val=""/>
      <w:lvlJc w:val="left"/>
      <w:pPr>
        <w:ind w:left="1447" w:hanging="440"/>
      </w:pPr>
      <w:rPr>
        <w:rFonts w:ascii="Wingdings" w:hAnsi="Wingdings" w:hint="default"/>
      </w:rPr>
    </w:lvl>
    <w:lvl w:ilvl="2">
      <w:start w:val="1"/>
      <w:numFmt w:val="bullet"/>
      <w:lvlText w:val=""/>
      <w:lvlJc w:val="left"/>
      <w:pPr>
        <w:ind w:left="1887" w:hanging="440"/>
      </w:pPr>
      <w:rPr>
        <w:rFonts w:ascii="Wingdings" w:hAnsi="Wingdings" w:hint="default"/>
      </w:rPr>
    </w:lvl>
    <w:lvl w:ilvl="3">
      <w:start w:val="1"/>
      <w:numFmt w:val="bullet"/>
      <w:lvlText w:val=""/>
      <w:lvlJc w:val="left"/>
      <w:pPr>
        <w:ind w:left="2327" w:hanging="440"/>
      </w:pPr>
      <w:rPr>
        <w:rFonts w:ascii="Wingdings" w:hAnsi="Wingdings" w:hint="default"/>
      </w:rPr>
    </w:lvl>
    <w:lvl w:ilvl="4">
      <w:start w:val="1"/>
      <w:numFmt w:val="bullet"/>
      <w:lvlText w:val=""/>
      <w:lvlJc w:val="left"/>
      <w:pPr>
        <w:ind w:left="2767" w:hanging="440"/>
      </w:pPr>
      <w:rPr>
        <w:rFonts w:ascii="Wingdings" w:hAnsi="Wingdings" w:hint="default"/>
      </w:rPr>
    </w:lvl>
    <w:lvl w:ilvl="5">
      <w:start w:val="1"/>
      <w:numFmt w:val="bullet"/>
      <w:lvlText w:val=""/>
      <w:lvlJc w:val="left"/>
      <w:pPr>
        <w:ind w:left="3207" w:hanging="440"/>
      </w:pPr>
      <w:rPr>
        <w:rFonts w:ascii="Wingdings" w:hAnsi="Wingdings" w:hint="default"/>
      </w:rPr>
    </w:lvl>
    <w:lvl w:ilvl="6">
      <w:start w:val="1"/>
      <w:numFmt w:val="bullet"/>
      <w:lvlText w:val=""/>
      <w:lvlJc w:val="left"/>
      <w:pPr>
        <w:ind w:left="3647" w:hanging="440"/>
      </w:pPr>
      <w:rPr>
        <w:rFonts w:ascii="Wingdings" w:hAnsi="Wingdings" w:hint="default"/>
      </w:rPr>
    </w:lvl>
    <w:lvl w:ilvl="7">
      <w:start w:val="1"/>
      <w:numFmt w:val="bullet"/>
      <w:lvlText w:val=""/>
      <w:lvlJc w:val="left"/>
      <w:pPr>
        <w:ind w:left="4087" w:hanging="440"/>
      </w:pPr>
      <w:rPr>
        <w:rFonts w:ascii="Wingdings" w:hAnsi="Wingdings" w:hint="default"/>
      </w:rPr>
    </w:lvl>
    <w:lvl w:ilvl="8">
      <w:start w:val="1"/>
      <w:numFmt w:val="bullet"/>
      <w:lvlText w:val=""/>
      <w:lvlJc w:val="left"/>
      <w:pPr>
        <w:ind w:left="4527" w:hanging="440"/>
      </w:pPr>
      <w:rPr>
        <w:rFonts w:ascii="Wingdings" w:hAnsi="Wingdings" w:hint="default"/>
      </w:rPr>
    </w:lvl>
  </w:abstractNum>
  <w:abstractNum w:abstractNumId="7" w15:restartNumberingAfterBreak="0">
    <w:nsid w:val="5ACC00FC"/>
    <w:multiLevelType w:val="multilevel"/>
    <w:tmpl w:val="5ACC00FC"/>
    <w:lvl w:ilvl="0">
      <w:start w:val="1"/>
      <w:numFmt w:val="chineseCountingThousand"/>
      <w:suff w:val="space"/>
      <w:lvlText w:val="第%1章"/>
      <w:lvlJc w:val="left"/>
      <w:pPr>
        <w:ind w:left="0" w:firstLine="0"/>
      </w:pPr>
      <w:rPr>
        <w:rFonts w:ascii="Arial" w:eastAsia="宋体" w:hAnsi="Arial" w:hint="default"/>
        <w:b/>
        <w:i w:val="0"/>
        <w:color w:val="000000" w:themeColor="text1"/>
        <w:sz w:val="28"/>
        <w:u w:color="000000" w:themeColor="text1"/>
      </w:rPr>
    </w:lvl>
    <w:lvl w:ilvl="1">
      <w:start w:val="1"/>
      <w:numFmt w:val="decimal"/>
      <w:lvlText w:val="%2."/>
      <w:lvlJc w:val="left"/>
      <w:pPr>
        <w:ind w:left="0" w:firstLine="0"/>
      </w:pPr>
      <w:rPr>
        <w:rFonts w:ascii="Arial" w:eastAsia="宋体" w:hAnsi="Arial" w:hint="default"/>
        <w:b/>
        <w:i w:val="0"/>
        <w:color w:val="000000" w:themeColor="text1"/>
        <w:sz w:val="24"/>
      </w:rPr>
    </w:lvl>
    <w:lvl w:ilvl="2">
      <w:start w:val="1"/>
      <w:numFmt w:val="decimal"/>
      <w:lvlText w:val="%2.%3"/>
      <w:lvlJc w:val="left"/>
      <w:pPr>
        <w:ind w:left="0" w:firstLine="0"/>
      </w:pPr>
      <w:rPr>
        <w:rFonts w:ascii="Arial" w:eastAsia="宋体" w:hAnsi="Arial" w:hint="default"/>
        <w:b/>
        <w:i w:val="0"/>
        <w:sz w:val="24"/>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8" w15:restartNumberingAfterBreak="0">
    <w:nsid w:val="70D15105"/>
    <w:multiLevelType w:val="multilevel"/>
    <w:tmpl w:val="70D15105"/>
    <w:lvl w:ilvl="0">
      <w:start w:val="1"/>
      <w:numFmt w:val="bullet"/>
      <w:pStyle w:val="List1"/>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0E30F8E"/>
    <w:multiLevelType w:val="multilevel"/>
    <w:tmpl w:val="70E30F8E"/>
    <w:lvl w:ilvl="0">
      <w:start w:val="1"/>
      <w:numFmt w:val="chineseCountingThousand"/>
      <w:suff w:val="space"/>
      <w:lvlText w:val="第%1章"/>
      <w:lvlJc w:val="left"/>
      <w:pPr>
        <w:ind w:left="0" w:firstLine="0"/>
      </w:pPr>
      <w:rPr>
        <w:rFonts w:ascii="Arial" w:eastAsia="宋体" w:hAnsi="Arial" w:hint="default"/>
        <w:b/>
        <w:i w:val="0"/>
        <w:color w:val="000000" w:themeColor="text1"/>
        <w:sz w:val="28"/>
        <w:u w:color="000000" w:themeColor="text1"/>
      </w:rPr>
    </w:lvl>
    <w:lvl w:ilvl="1">
      <w:start w:val="1"/>
      <w:numFmt w:val="chineseCountingThousand"/>
      <w:suff w:val="space"/>
      <w:lvlText w:val="%2、"/>
      <w:lvlJc w:val="left"/>
      <w:pPr>
        <w:ind w:left="0" w:firstLine="0"/>
      </w:pPr>
      <w:rPr>
        <w:rFonts w:ascii="Arial" w:eastAsia="宋体" w:hAnsi="Arial" w:hint="default"/>
        <w:b w:val="0"/>
        <w:i w:val="0"/>
        <w:color w:val="000000" w:themeColor="text1"/>
        <w:sz w:val="24"/>
      </w:rPr>
    </w:lvl>
    <w:lvl w:ilvl="2">
      <w:start w:val="1"/>
      <w:numFmt w:val="chineseCountingThousand"/>
      <w:suff w:val="space"/>
      <w:lvlText w:val="（%3）"/>
      <w:lvlJc w:val="left"/>
      <w:pPr>
        <w:ind w:left="0" w:firstLine="0"/>
      </w:pPr>
      <w:rPr>
        <w:rFonts w:ascii="Arial" w:eastAsia="宋体" w:hAnsi="Arial" w:hint="default"/>
        <w:b w:val="0"/>
        <w:i w:val="0"/>
        <w:sz w:val="24"/>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1393431373">
    <w:abstractNumId w:val="3"/>
  </w:num>
  <w:num w:numId="2" w16cid:durableId="110905700">
    <w:abstractNumId w:val="2"/>
  </w:num>
  <w:num w:numId="3" w16cid:durableId="332340022">
    <w:abstractNumId w:val="8"/>
  </w:num>
  <w:num w:numId="4" w16cid:durableId="2110924318">
    <w:abstractNumId w:val="1"/>
  </w:num>
  <w:num w:numId="5" w16cid:durableId="91054562">
    <w:abstractNumId w:val="0"/>
  </w:num>
  <w:num w:numId="6" w16cid:durableId="151070505">
    <w:abstractNumId w:val="4"/>
  </w:num>
  <w:num w:numId="7" w16cid:durableId="1736007614">
    <w:abstractNumId w:val="7"/>
  </w:num>
  <w:num w:numId="8" w16cid:durableId="1323894429">
    <w:abstractNumId w:val="5"/>
  </w:num>
  <w:num w:numId="9" w16cid:durableId="1304503456">
    <w:abstractNumId w:val="6"/>
  </w:num>
  <w:num w:numId="10" w16cid:durableId="1462577498">
    <w:abstractNumId w:val="5"/>
    <w:lvlOverride w:ilvl="0">
      <w:lvl w:ilvl="0">
        <w:start w:val="1"/>
        <w:numFmt w:val="chineseCountingThousand"/>
        <w:suff w:val="space"/>
        <w:lvlText w:val="第%1章"/>
        <w:lvlJc w:val="left"/>
        <w:pPr>
          <w:ind w:left="0" w:firstLine="0"/>
        </w:pPr>
        <w:rPr>
          <w:rFonts w:ascii="Arial" w:eastAsia="宋体" w:hAnsi="Arial" w:hint="default"/>
          <w:b/>
          <w:i w:val="0"/>
          <w:color w:val="000000" w:themeColor="text1"/>
          <w:sz w:val="28"/>
          <w:u w:color="000000" w:themeColor="text1"/>
        </w:rPr>
      </w:lvl>
    </w:lvlOverride>
    <w:lvlOverride w:ilvl="1">
      <w:lvl w:ilvl="1" w:tentative="1">
        <w:start w:val="1"/>
        <w:numFmt w:val="decimal"/>
        <w:lvlText w:val="%2."/>
        <w:lvlJc w:val="left"/>
        <w:pPr>
          <w:ind w:left="0" w:firstLine="0"/>
        </w:pPr>
        <w:rPr>
          <w:rFonts w:ascii="Arial" w:eastAsia="宋体" w:hAnsi="Arial" w:hint="default"/>
          <w:b/>
          <w:i w:val="0"/>
          <w:color w:val="000000" w:themeColor="text1"/>
          <w:sz w:val="24"/>
        </w:rPr>
      </w:lvl>
    </w:lvlOverride>
    <w:lvlOverride w:ilvl="2">
      <w:lvl w:ilvl="2" w:tentative="1">
        <w:start w:val="1"/>
        <w:numFmt w:val="decimal"/>
        <w:lvlText w:val="%2.%3"/>
        <w:lvlJc w:val="left"/>
        <w:pPr>
          <w:ind w:left="0" w:firstLine="0"/>
        </w:pPr>
        <w:rPr>
          <w:rFonts w:ascii="Arial" w:eastAsia="宋体" w:hAnsi="Arial" w:hint="default"/>
          <w:b/>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1" w16cid:durableId="1832597438">
    <w:abstractNumId w:val="5"/>
    <w:lvlOverride w:ilvl="0">
      <w:lvl w:ilvl="0" w:tentative="1">
        <w:start w:val="1"/>
        <w:numFmt w:val="chineseCountingThousand"/>
        <w:suff w:val="space"/>
        <w:lvlText w:val="第%1章"/>
        <w:lvlJc w:val="left"/>
        <w:pPr>
          <w:ind w:left="0" w:firstLine="0"/>
        </w:pPr>
        <w:rPr>
          <w:rFonts w:ascii="Arial" w:eastAsia="宋体" w:hAnsi="Arial" w:hint="default"/>
          <w:b/>
          <w:i w:val="0"/>
          <w:color w:val="000000" w:themeColor="text1"/>
          <w:sz w:val="28"/>
          <w:u w:color="000000" w:themeColor="text1"/>
        </w:rPr>
      </w:lvl>
    </w:lvlOverride>
    <w:lvlOverride w:ilvl="1">
      <w:lvl w:ilvl="1" w:tentative="1">
        <w:start w:val="1"/>
        <w:numFmt w:val="chineseCountingThousand"/>
        <w:suff w:val="space"/>
        <w:lvlText w:val="%2、"/>
        <w:lvlJc w:val="left"/>
        <w:pPr>
          <w:ind w:left="0" w:firstLine="0"/>
        </w:pPr>
        <w:rPr>
          <w:rFonts w:ascii="Arial" w:eastAsia="宋体" w:hAnsi="Arial" w:hint="default"/>
          <w:b w:val="0"/>
          <w:i w:val="0"/>
          <w:color w:val="000000" w:themeColor="text1"/>
          <w:sz w:val="24"/>
        </w:rPr>
      </w:lvl>
    </w:lvlOverride>
    <w:lvlOverride w:ilvl="2">
      <w:lvl w:ilvl="2">
        <w:start w:val="1"/>
        <w:numFmt w:val="chineseCountingThousand"/>
        <w:suff w:val="space"/>
        <w:lvlText w:val="（%3）"/>
        <w:lvlJc w:val="left"/>
        <w:pPr>
          <w:ind w:left="0" w:firstLine="0"/>
        </w:pPr>
        <w:rPr>
          <w:rFonts w:ascii="Arial" w:eastAsia="宋体" w:hAnsi="Arial" w:hint="default"/>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2" w16cid:durableId="2095583982">
    <w:abstractNumId w:val="5"/>
    <w:lvlOverride w:ilvl="0">
      <w:lvl w:ilvl="0" w:tentative="1">
        <w:start w:val="1"/>
        <w:numFmt w:val="chineseCountingThousand"/>
        <w:suff w:val="space"/>
        <w:lvlText w:val="第%1章"/>
        <w:lvlJc w:val="left"/>
        <w:pPr>
          <w:ind w:left="0" w:firstLine="0"/>
        </w:pPr>
        <w:rPr>
          <w:rFonts w:ascii="Arial" w:eastAsia="宋体" w:hAnsi="Arial" w:hint="default"/>
          <w:b/>
          <w:i w:val="0"/>
          <w:color w:val="000000" w:themeColor="text1"/>
          <w:sz w:val="28"/>
          <w:u w:color="000000" w:themeColor="text1"/>
        </w:rPr>
      </w:lvl>
    </w:lvlOverride>
    <w:lvlOverride w:ilvl="1">
      <w:lvl w:ilvl="1" w:tentative="1">
        <w:start w:val="1"/>
        <w:numFmt w:val="chineseCountingThousand"/>
        <w:suff w:val="space"/>
        <w:lvlText w:val="%2、"/>
        <w:lvlJc w:val="left"/>
        <w:pPr>
          <w:ind w:left="0" w:firstLine="0"/>
        </w:pPr>
        <w:rPr>
          <w:rFonts w:ascii="Arial" w:eastAsia="宋体" w:hAnsi="Arial" w:hint="default"/>
          <w:b w:val="0"/>
          <w:i w:val="0"/>
          <w:color w:val="000000" w:themeColor="text1"/>
          <w:sz w:val="24"/>
        </w:rPr>
      </w:lvl>
    </w:lvlOverride>
    <w:lvlOverride w:ilvl="2">
      <w:lvl w:ilvl="2">
        <w:start w:val="1"/>
        <w:numFmt w:val="chineseCountingThousand"/>
        <w:suff w:val="space"/>
        <w:lvlText w:val="（%3）"/>
        <w:lvlJc w:val="left"/>
        <w:pPr>
          <w:ind w:left="0" w:firstLine="0"/>
        </w:pPr>
        <w:rPr>
          <w:rFonts w:ascii="Arial" w:eastAsia="宋体" w:hAnsi="Arial" w:hint="default"/>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3" w16cid:durableId="1047224363">
    <w:abstractNumId w:val="9"/>
  </w:num>
  <w:num w:numId="14" w16cid:durableId="113136038">
    <w:abstractNumId w:val="5"/>
    <w:lvlOverride w:ilvl="0">
      <w:lvl w:ilvl="0">
        <w:start w:val="1"/>
        <w:numFmt w:val="chineseCountingThousand"/>
        <w:suff w:val="space"/>
        <w:lvlText w:val="第%1章"/>
        <w:lvlJc w:val="left"/>
        <w:pPr>
          <w:ind w:left="0" w:firstLine="0"/>
        </w:pPr>
        <w:rPr>
          <w:rFonts w:ascii="Arial" w:eastAsia="宋体" w:hAnsi="Arial" w:hint="default"/>
          <w:b/>
          <w:i w:val="0"/>
          <w:color w:val="000000" w:themeColor="text1"/>
          <w:sz w:val="28"/>
          <w:u w:color="000000" w:themeColor="text1"/>
        </w:rPr>
      </w:lvl>
    </w:lvlOverride>
    <w:lvlOverride w:ilvl="1">
      <w:lvl w:ilvl="1" w:tentative="1">
        <w:start w:val="1"/>
        <w:numFmt w:val="chineseCountingThousand"/>
        <w:suff w:val="space"/>
        <w:lvlText w:val="%2、"/>
        <w:lvlJc w:val="left"/>
        <w:pPr>
          <w:ind w:left="0" w:firstLine="0"/>
        </w:pPr>
        <w:rPr>
          <w:rFonts w:ascii="Arial" w:eastAsia="宋体" w:hAnsi="Arial" w:hint="default"/>
          <w:b w:val="0"/>
          <w:i w:val="0"/>
          <w:color w:val="000000" w:themeColor="text1"/>
          <w:sz w:val="24"/>
        </w:rPr>
      </w:lvl>
    </w:lvlOverride>
    <w:lvlOverride w:ilvl="2">
      <w:lvl w:ilvl="2">
        <w:start w:val="1"/>
        <w:numFmt w:val="chineseCountingThousand"/>
        <w:suff w:val="space"/>
        <w:lvlText w:val="(%3)"/>
        <w:lvlJc w:val="left"/>
        <w:pPr>
          <w:ind w:left="0" w:firstLine="0"/>
        </w:pPr>
        <w:rPr>
          <w:rFonts w:ascii="Arial" w:eastAsia="宋体" w:hAnsi="Arial" w:hint="default"/>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扬 邱">
    <w15:presenceInfo w15:providerId="Windows Live" w15:userId="3072fa1cd76e0d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E1B"/>
    <w:rsid w:val="00002A3C"/>
    <w:rsid w:val="00014F30"/>
    <w:rsid w:val="0001524D"/>
    <w:rsid w:val="00017E9F"/>
    <w:rsid w:val="00020611"/>
    <w:rsid w:val="00021EF0"/>
    <w:rsid w:val="000246B6"/>
    <w:rsid w:val="00026E12"/>
    <w:rsid w:val="00030263"/>
    <w:rsid w:val="00033FE5"/>
    <w:rsid w:val="00034791"/>
    <w:rsid w:val="000366A0"/>
    <w:rsid w:val="00040A2A"/>
    <w:rsid w:val="00046769"/>
    <w:rsid w:val="00051572"/>
    <w:rsid w:val="00051894"/>
    <w:rsid w:val="000525F3"/>
    <w:rsid w:val="000532DA"/>
    <w:rsid w:val="000551F0"/>
    <w:rsid w:val="00057FC4"/>
    <w:rsid w:val="00062D39"/>
    <w:rsid w:val="00063C51"/>
    <w:rsid w:val="000648F0"/>
    <w:rsid w:val="0006514E"/>
    <w:rsid w:val="00066E0F"/>
    <w:rsid w:val="000678EA"/>
    <w:rsid w:val="00071486"/>
    <w:rsid w:val="000723E1"/>
    <w:rsid w:val="000732FD"/>
    <w:rsid w:val="00074831"/>
    <w:rsid w:val="00075774"/>
    <w:rsid w:val="000834EF"/>
    <w:rsid w:val="00084B09"/>
    <w:rsid w:val="0008604C"/>
    <w:rsid w:val="00092624"/>
    <w:rsid w:val="000932D2"/>
    <w:rsid w:val="00095670"/>
    <w:rsid w:val="000A0E3A"/>
    <w:rsid w:val="000A52D2"/>
    <w:rsid w:val="000A5D12"/>
    <w:rsid w:val="000A5FC3"/>
    <w:rsid w:val="000B0FED"/>
    <w:rsid w:val="000B1988"/>
    <w:rsid w:val="000B2D51"/>
    <w:rsid w:val="000B3FCE"/>
    <w:rsid w:val="000B50AA"/>
    <w:rsid w:val="000B5ACF"/>
    <w:rsid w:val="000B5B1E"/>
    <w:rsid w:val="000B5F22"/>
    <w:rsid w:val="000B6509"/>
    <w:rsid w:val="000C238B"/>
    <w:rsid w:val="000C5B5A"/>
    <w:rsid w:val="000C7397"/>
    <w:rsid w:val="000D3448"/>
    <w:rsid w:val="000D5294"/>
    <w:rsid w:val="000E2DFD"/>
    <w:rsid w:val="000E5A7A"/>
    <w:rsid w:val="000F1478"/>
    <w:rsid w:val="000F378D"/>
    <w:rsid w:val="000F77F9"/>
    <w:rsid w:val="001000FA"/>
    <w:rsid w:val="001002FF"/>
    <w:rsid w:val="00102988"/>
    <w:rsid w:val="001029A7"/>
    <w:rsid w:val="00104606"/>
    <w:rsid w:val="00111ACD"/>
    <w:rsid w:val="0011330A"/>
    <w:rsid w:val="00114877"/>
    <w:rsid w:val="00115703"/>
    <w:rsid w:val="00116050"/>
    <w:rsid w:val="001162B9"/>
    <w:rsid w:val="001231A2"/>
    <w:rsid w:val="00124470"/>
    <w:rsid w:val="001247E7"/>
    <w:rsid w:val="00124F98"/>
    <w:rsid w:val="0012773E"/>
    <w:rsid w:val="001317FD"/>
    <w:rsid w:val="00132A20"/>
    <w:rsid w:val="0013799E"/>
    <w:rsid w:val="001406CE"/>
    <w:rsid w:val="00151CB8"/>
    <w:rsid w:val="00155265"/>
    <w:rsid w:val="001612D1"/>
    <w:rsid w:val="00164FDA"/>
    <w:rsid w:val="0017011F"/>
    <w:rsid w:val="0017517B"/>
    <w:rsid w:val="00175800"/>
    <w:rsid w:val="00180209"/>
    <w:rsid w:val="001818D1"/>
    <w:rsid w:val="00182728"/>
    <w:rsid w:val="001860A7"/>
    <w:rsid w:val="00191E17"/>
    <w:rsid w:val="00193C69"/>
    <w:rsid w:val="00194877"/>
    <w:rsid w:val="00195F83"/>
    <w:rsid w:val="00197ADA"/>
    <w:rsid w:val="001A427D"/>
    <w:rsid w:val="001A5197"/>
    <w:rsid w:val="001B03D9"/>
    <w:rsid w:val="001B11C7"/>
    <w:rsid w:val="001B1257"/>
    <w:rsid w:val="001B189F"/>
    <w:rsid w:val="001B232B"/>
    <w:rsid w:val="001B6183"/>
    <w:rsid w:val="001B6633"/>
    <w:rsid w:val="001B702B"/>
    <w:rsid w:val="001C1F24"/>
    <w:rsid w:val="001C36AF"/>
    <w:rsid w:val="001C685E"/>
    <w:rsid w:val="001D0B06"/>
    <w:rsid w:val="001D2212"/>
    <w:rsid w:val="001D2BDB"/>
    <w:rsid w:val="001D3220"/>
    <w:rsid w:val="001D49ED"/>
    <w:rsid w:val="001D52AD"/>
    <w:rsid w:val="001D5B7C"/>
    <w:rsid w:val="001E2EEC"/>
    <w:rsid w:val="001E3D3B"/>
    <w:rsid w:val="001E6094"/>
    <w:rsid w:val="001E609A"/>
    <w:rsid w:val="001E6487"/>
    <w:rsid w:val="001E6D50"/>
    <w:rsid w:val="001F04CB"/>
    <w:rsid w:val="001F73F0"/>
    <w:rsid w:val="00205687"/>
    <w:rsid w:val="00206087"/>
    <w:rsid w:val="002063A4"/>
    <w:rsid w:val="002114DC"/>
    <w:rsid w:val="002120C2"/>
    <w:rsid w:val="00215FD4"/>
    <w:rsid w:val="00216EC5"/>
    <w:rsid w:val="002216DC"/>
    <w:rsid w:val="00222543"/>
    <w:rsid w:val="00223E52"/>
    <w:rsid w:val="00226ED0"/>
    <w:rsid w:val="00233BF0"/>
    <w:rsid w:val="00235106"/>
    <w:rsid w:val="00235EA9"/>
    <w:rsid w:val="00237DAE"/>
    <w:rsid w:val="00240836"/>
    <w:rsid w:val="00241F99"/>
    <w:rsid w:val="00242237"/>
    <w:rsid w:val="00253EF1"/>
    <w:rsid w:val="00254BCB"/>
    <w:rsid w:val="00254BDE"/>
    <w:rsid w:val="00256A14"/>
    <w:rsid w:val="00257D6D"/>
    <w:rsid w:val="002657DC"/>
    <w:rsid w:val="002717BB"/>
    <w:rsid w:val="00274058"/>
    <w:rsid w:val="00280CBF"/>
    <w:rsid w:val="002810E7"/>
    <w:rsid w:val="002814C4"/>
    <w:rsid w:val="002874F5"/>
    <w:rsid w:val="00291BE2"/>
    <w:rsid w:val="0029359D"/>
    <w:rsid w:val="00296755"/>
    <w:rsid w:val="00297188"/>
    <w:rsid w:val="002A1626"/>
    <w:rsid w:val="002A29E1"/>
    <w:rsid w:val="002A34FA"/>
    <w:rsid w:val="002A38BE"/>
    <w:rsid w:val="002A40FA"/>
    <w:rsid w:val="002A5236"/>
    <w:rsid w:val="002A595A"/>
    <w:rsid w:val="002A700B"/>
    <w:rsid w:val="002A7987"/>
    <w:rsid w:val="002B0FEA"/>
    <w:rsid w:val="002B1804"/>
    <w:rsid w:val="002B2793"/>
    <w:rsid w:val="002B4455"/>
    <w:rsid w:val="002B4A0E"/>
    <w:rsid w:val="002B54BD"/>
    <w:rsid w:val="002B6C60"/>
    <w:rsid w:val="002B7EB3"/>
    <w:rsid w:val="002C2F8E"/>
    <w:rsid w:val="002C63AA"/>
    <w:rsid w:val="002D05C9"/>
    <w:rsid w:val="002D2250"/>
    <w:rsid w:val="002D32DB"/>
    <w:rsid w:val="002D6D5B"/>
    <w:rsid w:val="002E0A86"/>
    <w:rsid w:val="002E10F6"/>
    <w:rsid w:val="002E4D3D"/>
    <w:rsid w:val="002F2F11"/>
    <w:rsid w:val="002F5064"/>
    <w:rsid w:val="003002E2"/>
    <w:rsid w:val="003019B0"/>
    <w:rsid w:val="003036FD"/>
    <w:rsid w:val="003044B0"/>
    <w:rsid w:val="00305794"/>
    <w:rsid w:val="00307AF3"/>
    <w:rsid w:val="003108BB"/>
    <w:rsid w:val="00311908"/>
    <w:rsid w:val="003165BA"/>
    <w:rsid w:val="00317259"/>
    <w:rsid w:val="003205EC"/>
    <w:rsid w:val="0032700C"/>
    <w:rsid w:val="003321F8"/>
    <w:rsid w:val="0033343B"/>
    <w:rsid w:val="00336659"/>
    <w:rsid w:val="0033744B"/>
    <w:rsid w:val="00342A3C"/>
    <w:rsid w:val="003432BF"/>
    <w:rsid w:val="00344B7A"/>
    <w:rsid w:val="00346BC0"/>
    <w:rsid w:val="00347880"/>
    <w:rsid w:val="00352975"/>
    <w:rsid w:val="0035440A"/>
    <w:rsid w:val="00355384"/>
    <w:rsid w:val="00356A35"/>
    <w:rsid w:val="00357F80"/>
    <w:rsid w:val="003663A8"/>
    <w:rsid w:val="003673E5"/>
    <w:rsid w:val="00373B8F"/>
    <w:rsid w:val="00374884"/>
    <w:rsid w:val="00374D40"/>
    <w:rsid w:val="003753B4"/>
    <w:rsid w:val="0037567C"/>
    <w:rsid w:val="003775AF"/>
    <w:rsid w:val="0038021C"/>
    <w:rsid w:val="00382188"/>
    <w:rsid w:val="00384120"/>
    <w:rsid w:val="00384577"/>
    <w:rsid w:val="00385D2D"/>
    <w:rsid w:val="00386314"/>
    <w:rsid w:val="003870CE"/>
    <w:rsid w:val="003873FD"/>
    <w:rsid w:val="0039130D"/>
    <w:rsid w:val="00396417"/>
    <w:rsid w:val="003A2B5C"/>
    <w:rsid w:val="003B226C"/>
    <w:rsid w:val="003C12A5"/>
    <w:rsid w:val="003C25EC"/>
    <w:rsid w:val="003C7836"/>
    <w:rsid w:val="003D34A5"/>
    <w:rsid w:val="003D383C"/>
    <w:rsid w:val="003D74E7"/>
    <w:rsid w:val="003E04FB"/>
    <w:rsid w:val="003E08B3"/>
    <w:rsid w:val="003E236B"/>
    <w:rsid w:val="003E4636"/>
    <w:rsid w:val="003E5E90"/>
    <w:rsid w:val="003E6AA5"/>
    <w:rsid w:val="003F0065"/>
    <w:rsid w:val="003F1603"/>
    <w:rsid w:val="003F3BD5"/>
    <w:rsid w:val="003F4919"/>
    <w:rsid w:val="003F5070"/>
    <w:rsid w:val="003F5CA8"/>
    <w:rsid w:val="003F6573"/>
    <w:rsid w:val="003F6CA9"/>
    <w:rsid w:val="00400F7F"/>
    <w:rsid w:val="00401936"/>
    <w:rsid w:val="004042C7"/>
    <w:rsid w:val="00407C43"/>
    <w:rsid w:val="004107E1"/>
    <w:rsid w:val="004131DE"/>
    <w:rsid w:val="00413FBD"/>
    <w:rsid w:val="004146C5"/>
    <w:rsid w:val="00415FC0"/>
    <w:rsid w:val="00421BD6"/>
    <w:rsid w:val="0042369A"/>
    <w:rsid w:val="0042495D"/>
    <w:rsid w:val="004263BB"/>
    <w:rsid w:val="004264CA"/>
    <w:rsid w:val="00426941"/>
    <w:rsid w:val="004271B6"/>
    <w:rsid w:val="00431223"/>
    <w:rsid w:val="004338D9"/>
    <w:rsid w:val="0043410D"/>
    <w:rsid w:val="00437072"/>
    <w:rsid w:val="00437399"/>
    <w:rsid w:val="004449B6"/>
    <w:rsid w:val="00446FD9"/>
    <w:rsid w:val="004533E1"/>
    <w:rsid w:val="004534E3"/>
    <w:rsid w:val="00454A74"/>
    <w:rsid w:val="00454DB5"/>
    <w:rsid w:val="00455D98"/>
    <w:rsid w:val="004565D2"/>
    <w:rsid w:val="004614E0"/>
    <w:rsid w:val="004637AE"/>
    <w:rsid w:val="00463CD6"/>
    <w:rsid w:val="00465730"/>
    <w:rsid w:val="00470A46"/>
    <w:rsid w:val="004728C6"/>
    <w:rsid w:val="004758CA"/>
    <w:rsid w:val="00475FA8"/>
    <w:rsid w:val="00480812"/>
    <w:rsid w:val="00480FED"/>
    <w:rsid w:val="00485878"/>
    <w:rsid w:val="00485DEB"/>
    <w:rsid w:val="00487218"/>
    <w:rsid w:val="0048792F"/>
    <w:rsid w:val="00491008"/>
    <w:rsid w:val="00491372"/>
    <w:rsid w:val="0049327A"/>
    <w:rsid w:val="00497932"/>
    <w:rsid w:val="00497AFF"/>
    <w:rsid w:val="004A04B8"/>
    <w:rsid w:val="004A1F8C"/>
    <w:rsid w:val="004A264B"/>
    <w:rsid w:val="004A36A7"/>
    <w:rsid w:val="004A7626"/>
    <w:rsid w:val="004B2382"/>
    <w:rsid w:val="004B339A"/>
    <w:rsid w:val="004B35A7"/>
    <w:rsid w:val="004B4C41"/>
    <w:rsid w:val="004C01E2"/>
    <w:rsid w:val="004C1038"/>
    <w:rsid w:val="004C1FAA"/>
    <w:rsid w:val="004C3310"/>
    <w:rsid w:val="004C40AF"/>
    <w:rsid w:val="004C616D"/>
    <w:rsid w:val="004D2195"/>
    <w:rsid w:val="004D356D"/>
    <w:rsid w:val="004D4292"/>
    <w:rsid w:val="004E3BCF"/>
    <w:rsid w:val="004E53B3"/>
    <w:rsid w:val="004F14A2"/>
    <w:rsid w:val="004F2C1C"/>
    <w:rsid w:val="004F534D"/>
    <w:rsid w:val="00500259"/>
    <w:rsid w:val="005028B7"/>
    <w:rsid w:val="005029F0"/>
    <w:rsid w:val="00503C2F"/>
    <w:rsid w:val="00513060"/>
    <w:rsid w:val="0051750C"/>
    <w:rsid w:val="00520378"/>
    <w:rsid w:val="00521C8F"/>
    <w:rsid w:val="00522B5B"/>
    <w:rsid w:val="00523446"/>
    <w:rsid w:val="00533038"/>
    <w:rsid w:val="00533C8D"/>
    <w:rsid w:val="00534192"/>
    <w:rsid w:val="00535EAA"/>
    <w:rsid w:val="00540EB4"/>
    <w:rsid w:val="00545CAF"/>
    <w:rsid w:val="00552457"/>
    <w:rsid w:val="00564ECD"/>
    <w:rsid w:val="00565849"/>
    <w:rsid w:val="005666AB"/>
    <w:rsid w:val="0056729C"/>
    <w:rsid w:val="00567FE1"/>
    <w:rsid w:val="00580ECD"/>
    <w:rsid w:val="00581E13"/>
    <w:rsid w:val="005830AA"/>
    <w:rsid w:val="005851FC"/>
    <w:rsid w:val="005857DE"/>
    <w:rsid w:val="005901CC"/>
    <w:rsid w:val="0059162E"/>
    <w:rsid w:val="005958A2"/>
    <w:rsid w:val="005963D8"/>
    <w:rsid w:val="00597021"/>
    <w:rsid w:val="005978D2"/>
    <w:rsid w:val="005A07A2"/>
    <w:rsid w:val="005A1B23"/>
    <w:rsid w:val="005A2549"/>
    <w:rsid w:val="005A5F9D"/>
    <w:rsid w:val="005A60A7"/>
    <w:rsid w:val="005A614A"/>
    <w:rsid w:val="005B0BB7"/>
    <w:rsid w:val="005B222B"/>
    <w:rsid w:val="005B34D8"/>
    <w:rsid w:val="005B4EB0"/>
    <w:rsid w:val="005C105C"/>
    <w:rsid w:val="005C1674"/>
    <w:rsid w:val="005C2B43"/>
    <w:rsid w:val="005C45A2"/>
    <w:rsid w:val="005C5B5D"/>
    <w:rsid w:val="005C74B7"/>
    <w:rsid w:val="005D144D"/>
    <w:rsid w:val="005D46BD"/>
    <w:rsid w:val="005D50D1"/>
    <w:rsid w:val="005D5A24"/>
    <w:rsid w:val="005D5D9F"/>
    <w:rsid w:val="005D6255"/>
    <w:rsid w:val="005D719E"/>
    <w:rsid w:val="005E1262"/>
    <w:rsid w:val="005E29C6"/>
    <w:rsid w:val="005E5A94"/>
    <w:rsid w:val="005E625D"/>
    <w:rsid w:val="005E7E15"/>
    <w:rsid w:val="005F0704"/>
    <w:rsid w:val="005F108F"/>
    <w:rsid w:val="005F2247"/>
    <w:rsid w:val="005F64C3"/>
    <w:rsid w:val="00600217"/>
    <w:rsid w:val="006015AD"/>
    <w:rsid w:val="00604FEB"/>
    <w:rsid w:val="00606E1C"/>
    <w:rsid w:val="00607EA5"/>
    <w:rsid w:val="00610745"/>
    <w:rsid w:val="006160AD"/>
    <w:rsid w:val="0061747F"/>
    <w:rsid w:val="00620793"/>
    <w:rsid w:val="006229F2"/>
    <w:rsid w:val="00623FA4"/>
    <w:rsid w:val="0062531A"/>
    <w:rsid w:val="0062762C"/>
    <w:rsid w:val="00630C1B"/>
    <w:rsid w:val="006319E2"/>
    <w:rsid w:val="00632D87"/>
    <w:rsid w:val="00634074"/>
    <w:rsid w:val="00634791"/>
    <w:rsid w:val="006375D9"/>
    <w:rsid w:val="00640074"/>
    <w:rsid w:val="00640CB6"/>
    <w:rsid w:val="00641600"/>
    <w:rsid w:val="0064307A"/>
    <w:rsid w:val="00651BC5"/>
    <w:rsid w:val="00654B64"/>
    <w:rsid w:val="0066042D"/>
    <w:rsid w:val="00660580"/>
    <w:rsid w:val="00667B06"/>
    <w:rsid w:val="006700E4"/>
    <w:rsid w:val="00670FFC"/>
    <w:rsid w:val="00671B99"/>
    <w:rsid w:val="0067329D"/>
    <w:rsid w:val="00675BF6"/>
    <w:rsid w:val="00677767"/>
    <w:rsid w:val="00680B0C"/>
    <w:rsid w:val="006824AE"/>
    <w:rsid w:val="00684D15"/>
    <w:rsid w:val="006851CC"/>
    <w:rsid w:val="00687DAB"/>
    <w:rsid w:val="00694028"/>
    <w:rsid w:val="0069560E"/>
    <w:rsid w:val="00695707"/>
    <w:rsid w:val="006A68C2"/>
    <w:rsid w:val="006A71B8"/>
    <w:rsid w:val="006B04E6"/>
    <w:rsid w:val="006B1432"/>
    <w:rsid w:val="006B382B"/>
    <w:rsid w:val="006B5D43"/>
    <w:rsid w:val="006B7AD1"/>
    <w:rsid w:val="006D1B4A"/>
    <w:rsid w:val="006D3588"/>
    <w:rsid w:val="006D450B"/>
    <w:rsid w:val="006E1107"/>
    <w:rsid w:val="006E1B1D"/>
    <w:rsid w:val="006E20EC"/>
    <w:rsid w:val="006E7F5A"/>
    <w:rsid w:val="006F025E"/>
    <w:rsid w:val="006F0E5A"/>
    <w:rsid w:val="006F47D3"/>
    <w:rsid w:val="006F67E1"/>
    <w:rsid w:val="00700C3D"/>
    <w:rsid w:val="00700C71"/>
    <w:rsid w:val="00706CF6"/>
    <w:rsid w:val="00711A8F"/>
    <w:rsid w:val="007150A1"/>
    <w:rsid w:val="00720178"/>
    <w:rsid w:val="0072077A"/>
    <w:rsid w:val="00720FCB"/>
    <w:rsid w:val="007222B2"/>
    <w:rsid w:val="00722DC1"/>
    <w:rsid w:val="00727447"/>
    <w:rsid w:val="00730F35"/>
    <w:rsid w:val="00732536"/>
    <w:rsid w:val="007325E2"/>
    <w:rsid w:val="007360A7"/>
    <w:rsid w:val="00741728"/>
    <w:rsid w:val="00742BA6"/>
    <w:rsid w:val="00742F76"/>
    <w:rsid w:val="00746291"/>
    <w:rsid w:val="00751A45"/>
    <w:rsid w:val="00753115"/>
    <w:rsid w:val="00753525"/>
    <w:rsid w:val="00755D1A"/>
    <w:rsid w:val="007608F3"/>
    <w:rsid w:val="00761864"/>
    <w:rsid w:val="00761D12"/>
    <w:rsid w:val="00762743"/>
    <w:rsid w:val="007667E4"/>
    <w:rsid w:val="007671AF"/>
    <w:rsid w:val="00777D55"/>
    <w:rsid w:val="00781998"/>
    <w:rsid w:val="00781BFD"/>
    <w:rsid w:val="00784215"/>
    <w:rsid w:val="0078467B"/>
    <w:rsid w:val="00784B94"/>
    <w:rsid w:val="007869B6"/>
    <w:rsid w:val="00791C79"/>
    <w:rsid w:val="00795109"/>
    <w:rsid w:val="00796062"/>
    <w:rsid w:val="00796B72"/>
    <w:rsid w:val="00796E1B"/>
    <w:rsid w:val="00797BA1"/>
    <w:rsid w:val="007A375C"/>
    <w:rsid w:val="007A413A"/>
    <w:rsid w:val="007A5782"/>
    <w:rsid w:val="007B4D30"/>
    <w:rsid w:val="007B672F"/>
    <w:rsid w:val="007B6F35"/>
    <w:rsid w:val="007B7B64"/>
    <w:rsid w:val="007C06FE"/>
    <w:rsid w:val="007C729C"/>
    <w:rsid w:val="007D1688"/>
    <w:rsid w:val="007D3801"/>
    <w:rsid w:val="007D4FB0"/>
    <w:rsid w:val="007D5879"/>
    <w:rsid w:val="007D5C5A"/>
    <w:rsid w:val="007D5F0E"/>
    <w:rsid w:val="007D73D2"/>
    <w:rsid w:val="007E2CF3"/>
    <w:rsid w:val="007E35A4"/>
    <w:rsid w:val="007F45A6"/>
    <w:rsid w:val="00800C69"/>
    <w:rsid w:val="00800D9D"/>
    <w:rsid w:val="0080564B"/>
    <w:rsid w:val="008065B8"/>
    <w:rsid w:val="008108A3"/>
    <w:rsid w:val="0081228E"/>
    <w:rsid w:val="0081368A"/>
    <w:rsid w:val="008150C9"/>
    <w:rsid w:val="0081543D"/>
    <w:rsid w:val="008207F7"/>
    <w:rsid w:val="00820857"/>
    <w:rsid w:val="00820B4B"/>
    <w:rsid w:val="00820DE8"/>
    <w:rsid w:val="008235C7"/>
    <w:rsid w:val="0082528E"/>
    <w:rsid w:val="00831EF8"/>
    <w:rsid w:val="00835B5A"/>
    <w:rsid w:val="00835EF0"/>
    <w:rsid w:val="00837F04"/>
    <w:rsid w:val="00842B22"/>
    <w:rsid w:val="00842B92"/>
    <w:rsid w:val="0084307B"/>
    <w:rsid w:val="008449AA"/>
    <w:rsid w:val="00847F0F"/>
    <w:rsid w:val="00847F67"/>
    <w:rsid w:val="00851F2D"/>
    <w:rsid w:val="0085391E"/>
    <w:rsid w:val="00860652"/>
    <w:rsid w:val="00861B7F"/>
    <w:rsid w:val="00866E9A"/>
    <w:rsid w:val="00871161"/>
    <w:rsid w:val="008722C9"/>
    <w:rsid w:val="00872A3E"/>
    <w:rsid w:val="0087783F"/>
    <w:rsid w:val="0088101E"/>
    <w:rsid w:val="008818AD"/>
    <w:rsid w:val="008822D1"/>
    <w:rsid w:val="00883640"/>
    <w:rsid w:val="008836C2"/>
    <w:rsid w:val="00883ADA"/>
    <w:rsid w:val="00886CCF"/>
    <w:rsid w:val="00886CED"/>
    <w:rsid w:val="00892A23"/>
    <w:rsid w:val="008953F3"/>
    <w:rsid w:val="0089577F"/>
    <w:rsid w:val="00896A4B"/>
    <w:rsid w:val="008A0A49"/>
    <w:rsid w:val="008A0F58"/>
    <w:rsid w:val="008A4C9E"/>
    <w:rsid w:val="008B200B"/>
    <w:rsid w:val="008B3AEE"/>
    <w:rsid w:val="008B5380"/>
    <w:rsid w:val="008B6A24"/>
    <w:rsid w:val="008C3049"/>
    <w:rsid w:val="008C6A25"/>
    <w:rsid w:val="008D0EB8"/>
    <w:rsid w:val="008D1150"/>
    <w:rsid w:val="008D1FB7"/>
    <w:rsid w:val="008D26A9"/>
    <w:rsid w:val="008D2AE6"/>
    <w:rsid w:val="008D5039"/>
    <w:rsid w:val="008E429D"/>
    <w:rsid w:val="008E5FBD"/>
    <w:rsid w:val="008E76A7"/>
    <w:rsid w:val="00904E26"/>
    <w:rsid w:val="009054FC"/>
    <w:rsid w:val="00906082"/>
    <w:rsid w:val="00906F26"/>
    <w:rsid w:val="009157DF"/>
    <w:rsid w:val="009163D0"/>
    <w:rsid w:val="00917681"/>
    <w:rsid w:val="00920E49"/>
    <w:rsid w:val="00924AA9"/>
    <w:rsid w:val="009267F6"/>
    <w:rsid w:val="00931728"/>
    <w:rsid w:val="00932484"/>
    <w:rsid w:val="00934D61"/>
    <w:rsid w:val="00937293"/>
    <w:rsid w:val="0093743B"/>
    <w:rsid w:val="0094100C"/>
    <w:rsid w:val="00946F3F"/>
    <w:rsid w:val="00947615"/>
    <w:rsid w:val="00951B4F"/>
    <w:rsid w:val="00953EC0"/>
    <w:rsid w:val="0096153F"/>
    <w:rsid w:val="00962F0C"/>
    <w:rsid w:val="0096305A"/>
    <w:rsid w:val="009638AF"/>
    <w:rsid w:val="0096462A"/>
    <w:rsid w:val="00964E92"/>
    <w:rsid w:val="0096714C"/>
    <w:rsid w:val="009726C1"/>
    <w:rsid w:val="00974B06"/>
    <w:rsid w:val="00975471"/>
    <w:rsid w:val="009757B3"/>
    <w:rsid w:val="009772B3"/>
    <w:rsid w:val="00981971"/>
    <w:rsid w:val="00986573"/>
    <w:rsid w:val="00987655"/>
    <w:rsid w:val="00987E28"/>
    <w:rsid w:val="00987EE5"/>
    <w:rsid w:val="00990A78"/>
    <w:rsid w:val="009943F9"/>
    <w:rsid w:val="0099523F"/>
    <w:rsid w:val="009969DB"/>
    <w:rsid w:val="00996EDD"/>
    <w:rsid w:val="009979CD"/>
    <w:rsid w:val="009A13F5"/>
    <w:rsid w:val="009A6D8E"/>
    <w:rsid w:val="009A75A5"/>
    <w:rsid w:val="009A7FD4"/>
    <w:rsid w:val="009B23ED"/>
    <w:rsid w:val="009B2ACF"/>
    <w:rsid w:val="009B32DA"/>
    <w:rsid w:val="009B3C8E"/>
    <w:rsid w:val="009B4E71"/>
    <w:rsid w:val="009C49B5"/>
    <w:rsid w:val="009C6EDF"/>
    <w:rsid w:val="009D2393"/>
    <w:rsid w:val="009D3951"/>
    <w:rsid w:val="009D3ED1"/>
    <w:rsid w:val="009D4291"/>
    <w:rsid w:val="009D7E97"/>
    <w:rsid w:val="009E077F"/>
    <w:rsid w:val="009E1EEB"/>
    <w:rsid w:val="009E32D1"/>
    <w:rsid w:val="009E51DD"/>
    <w:rsid w:val="009E5DC0"/>
    <w:rsid w:val="009E6DE7"/>
    <w:rsid w:val="009F386F"/>
    <w:rsid w:val="009F436D"/>
    <w:rsid w:val="009F4E66"/>
    <w:rsid w:val="00A02FA1"/>
    <w:rsid w:val="00A0496E"/>
    <w:rsid w:val="00A125A1"/>
    <w:rsid w:val="00A14F1A"/>
    <w:rsid w:val="00A154BE"/>
    <w:rsid w:val="00A15944"/>
    <w:rsid w:val="00A16A79"/>
    <w:rsid w:val="00A203B4"/>
    <w:rsid w:val="00A252D0"/>
    <w:rsid w:val="00A25AE2"/>
    <w:rsid w:val="00A25B25"/>
    <w:rsid w:val="00A26735"/>
    <w:rsid w:val="00A34B4D"/>
    <w:rsid w:val="00A36D2F"/>
    <w:rsid w:val="00A402D9"/>
    <w:rsid w:val="00A43B7D"/>
    <w:rsid w:val="00A446D5"/>
    <w:rsid w:val="00A44BDF"/>
    <w:rsid w:val="00A51DB9"/>
    <w:rsid w:val="00A53973"/>
    <w:rsid w:val="00A56416"/>
    <w:rsid w:val="00A6076B"/>
    <w:rsid w:val="00A60A18"/>
    <w:rsid w:val="00A624F5"/>
    <w:rsid w:val="00A64DF6"/>
    <w:rsid w:val="00A6534B"/>
    <w:rsid w:val="00A6707F"/>
    <w:rsid w:val="00A70993"/>
    <w:rsid w:val="00A71656"/>
    <w:rsid w:val="00A73862"/>
    <w:rsid w:val="00A755C0"/>
    <w:rsid w:val="00A76679"/>
    <w:rsid w:val="00A76769"/>
    <w:rsid w:val="00A77D2A"/>
    <w:rsid w:val="00A82C26"/>
    <w:rsid w:val="00A83C45"/>
    <w:rsid w:val="00A846E6"/>
    <w:rsid w:val="00A915C8"/>
    <w:rsid w:val="00A93FC5"/>
    <w:rsid w:val="00A949A1"/>
    <w:rsid w:val="00A95ED5"/>
    <w:rsid w:val="00A9626B"/>
    <w:rsid w:val="00AA1DEA"/>
    <w:rsid w:val="00AA21FE"/>
    <w:rsid w:val="00AA2692"/>
    <w:rsid w:val="00AA3977"/>
    <w:rsid w:val="00AA4653"/>
    <w:rsid w:val="00AA73C4"/>
    <w:rsid w:val="00AB352E"/>
    <w:rsid w:val="00AB684D"/>
    <w:rsid w:val="00AB68B2"/>
    <w:rsid w:val="00AC5520"/>
    <w:rsid w:val="00AC659F"/>
    <w:rsid w:val="00AC6A51"/>
    <w:rsid w:val="00AD0EAC"/>
    <w:rsid w:val="00AD3C88"/>
    <w:rsid w:val="00AD470F"/>
    <w:rsid w:val="00AD51B5"/>
    <w:rsid w:val="00AD797B"/>
    <w:rsid w:val="00AD7ACC"/>
    <w:rsid w:val="00AE4149"/>
    <w:rsid w:val="00AE5B9A"/>
    <w:rsid w:val="00AE71BA"/>
    <w:rsid w:val="00AE7471"/>
    <w:rsid w:val="00AF35CF"/>
    <w:rsid w:val="00AF3DCA"/>
    <w:rsid w:val="00AF4889"/>
    <w:rsid w:val="00AF56B2"/>
    <w:rsid w:val="00AF57EB"/>
    <w:rsid w:val="00AF7CC0"/>
    <w:rsid w:val="00B00F6A"/>
    <w:rsid w:val="00B02031"/>
    <w:rsid w:val="00B03578"/>
    <w:rsid w:val="00B05D00"/>
    <w:rsid w:val="00B05D81"/>
    <w:rsid w:val="00B10CE7"/>
    <w:rsid w:val="00B12F8B"/>
    <w:rsid w:val="00B201E3"/>
    <w:rsid w:val="00B208C7"/>
    <w:rsid w:val="00B27CFC"/>
    <w:rsid w:val="00B32CCB"/>
    <w:rsid w:val="00B32F85"/>
    <w:rsid w:val="00B34529"/>
    <w:rsid w:val="00B36452"/>
    <w:rsid w:val="00B403C5"/>
    <w:rsid w:val="00B40C4D"/>
    <w:rsid w:val="00B42A50"/>
    <w:rsid w:val="00B42D79"/>
    <w:rsid w:val="00B43068"/>
    <w:rsid w:val="00B468B7"/>
    <w:rsid w:val="00B4696C"/>
    <w:rsid w:val="00B475AD"/>
    <w:rsid w:val="00B50D3D"/>
    <w:rsid w:val="00B5299B"/>
    <w:rsid w:val="00B53B60"/>
    <w:rsid w:val="00B545BE"/>
    <w:rsid w:val="00B55934"/>
    <w:rsid w:val="00B57EB5"/>
    <w:rsid w:val="00B60A2C"/>
    <w:rsid w:val="00B65A36"/>
    <w:rsid w:val="00B67B91"/>
    <w:rsid w:val="00B7221A"/>
    <w:rsid w:val="00B81FD7"/>
    <w:rsid w:val="00B843D1"/>
    <w:rsid w:val="00B865E8"/>
    <w:rsid w:val="00B9033F"/>
    <w:rsid w:val="00B903C3"/>
    <w:rsid w:val="00B908E4"/>
    <w:rsid w:val="00B921DD"/>
    <w:rsid w:val="00B93F3C"/>
    <w:rsid w:val="00B9435F"/>
    <w:rsid w:val="00B94606"/>
    <w:rsid w:val="00B957B3"/>
    <w:rsid w:val="00B967F2"/>
    <w:rsid w:val="00B97D6E"/>
    <w:rsid w:val="00BA4A6B"/>
    <w:rsid w:val="00BA5463"/>
    <w:rsid w:val="00BA646D"/>
    <w:rsid w:val="00BA6738"/>
    <w:rsid w:val="00BA7098"/>
    <w:rsid w:val="00BB1E04"/>
    <w:rsid w:val="00BB421C"/>
    <w:rsid w:val="00BB51E3"/>
    <w:rsid w:val="00BB5FC9"/>
    <w:rsid w:val="00BB64A6"/>
    <w:rsid w:val="00BB67C5"/>
    <w:rsid w:val="00BB70D5"/>
    <w:rsid w:val="00BC0680"/>
    <w:rsid w:val="00BC254B"/>
    <w:rsid w:val="00BC5225"/>
    <w:rsid w:val="00BD095C"/>
    <w:rsid w:val="00BD197B"/>
    <w:rsid w:val="00BD4159"/>
    <w:rsid w:val="00BD5BF4"/>
    <w:rsid w:val="00BE1938"/>
    <w:rsid w:val="00BE21A1"/>
    <w:rsid w:val="00BE21B4"/>
    <w:rsid w:val="00BE37E4"/>
    <w:rsid w:val="00BE4707"/>
    <w:rsid w:val="00BE70A3"/>
    <w:rsid w:val="00BE72CE"/>
    <w:rsid w:val="00BF3AD4"/>
    <w:rsid w:val="00BF7B7F"/>
    <w:rsid w:val="00BF7B9D"/>
    <w:rsid w:val="00C02A5E"/>
    <w:rsid w:val="00C02C34"/>
    <w:rsid w:val="00C04016"/>
    <w:rsid w:val="00C101E4"/>
    <w:rsid w:val="00C174A5"/>
    <w:rsid w:val="00C17C10"/>
    <w:rsid w:val="00C20ED6"/>
    <w:rsid w:val="00C21742"/>
    <w:rsid w:val="00C25553"/>
    <w:rsid w:val="00C26065"/>
    <w:rsid w:val="00C264C6"/>
    <w:rsid w:val="00C303FA"/>
    <w:rsid w:val="00C355F3"/>
    <w:rsid w:val="00C40C12"/>
    <w:rsid w:val="00C42935"/>
    <w:rsid w:val="00C43300"/>
    <w:rsid w:val="00C45080"/>
    <w:rsid w:val="00C4672B"/>
    <w:rsid w:val="00C51D08"/>
    <w:rsid w:val="00C5451B"/>
    <w:rsid w:val="00C57D61"/>
    <w:rsid w:val="00C60048"/>
    <w:rsid w:val="00C620F7"/>
    <w:rsid w:val="00C62F06"/>
    <w:rsid w:val="00C65699"/>
    <w:rsid w:val="00C67052"/>
    <w:rsid w:val="00C70539"/>
    <w:rsid w:val="00C72CF6"/>
    <w:rsid w:val="00C7308E"/>
    <w:rsid w:val="00C75E31"/>
    <w:rsid w:val="00C774F1"/>
    <w:rsid w:val="00C8150C"/>
    <w:rsid w:val="00C81F8E"/>
    <w:rsid w:val="00C85300"/>
    <w:rsid w:val="00C871B5"/>
    <w:rsid w:val="00C91D6E"/>
    <w:rsid w:val="00C92057"/>
    <w:rsid w:val="00C960EB"/>
    <w:rsid w:val="00CA0B9F"/>
    <w:rsid w:val="00CB1D15"/>
    <w:rsid w:val="00CB2519"/>
    <w:rsid w:val="00CB60E2"/>
    <w:rsid w:val="00CB67F2"/>
    <w:rsid w:val="00CC00BC"/>
    <w:rsid w:val="00CC10B9"/>
    <w:rsid w:val="00CC28B5"/>
    <w:rsid w:val="00CC49B0"/>
    <w:rsid w:val="00CD066E"/>
    <w:rsid w:val="00CD1ED8"/>
    <w:rsid w:val="00CD294E"/>
    <w:rsid w:val="00CD48CC"/>
    <w:rsid w:val="00CD7B6C"/>
    <w:rsid w:val="00CE0760"/>
    <w:rsid w:val="00CE32D3"/>
    <w:rsid w:val="00CE3750"/>
    <w:rsid w:val="00CE5C0A"/>
    <w:rsid w:val="00CE72B0"/>
    <w:rsid w:val="00CF0145"/>
    <w:rsid w:val="00CF0B09"/>
    <w:rsid w:val="00CF0D56"/>
    <w:rsid w:val="00CF1640"/>
    <w:rsid w:val="00CF16C5"/>
    <w:rsid w:val="00CF2232"/>
    <w:rsid w:val="00CF5AB3"/>
    <w:rsid w:val="00D0391F"/>
    <w:rsid w:val="00D060BC"/>
    <w:rsid w:val="00D131E8"/>
    <w:rsid w:val="00D14A10"/>
    <w:rsid w:val="00D16655"/>
    <w:rsid w:val="00D20E71"/>
    <w:rsid w:val="00D23EC3"/>
    <w:rsid w:val="00D2744C"/>
    <w:rsid w:val="00D31CA7"/>
    <w:rsid w:val="00D32EB0"/>
    <w:rsid w:val="00D34CE5"/>
    <w:rsid w:val="00D36821"/>
    <w:rsid w:val="00D422F6"/>
    <w:rsid w:val="00D452E1"/>
    <w:rsid w:val="00D45530"/>
    <w:rsid w:val="00D46E54"/>
    <w:rsid w:val="00D52E2A"/>
    <w:rsid w:val="00D55BC3"/>
    <w:rsid w:val="00D64BD5"/>
    <w:rsid w:val="00D65F94"/>
    <w:rsid w:val="00D6758A"/>
    <w:rsid w:val="00D6776C"/>
    <w:rsid w:val="00D71BD4"/>
    <w:rsid w:val="00D74112"/>
    <w:rsid w:val="00D77AD8"/>
    <w:rsid w:val="00D804EC"/>
    <w:rsid w:val="00D819E8"/>
    <w:rsid w:val="00D81DCA"/>
    <w:rsid w:val="00D82401"/>
    <w:rsid w:val="00D84E87"/>
    <w:rsid w:val="00D873D3"/>
    <w:rsid w:val="00D90FF7"/>
    <w:rsid w:val="00D91035"/>
    <w:rsid w:val="00D91252"/>
    <w:rsid w:val="00D9249F"/>
    <w:rsid w:val="00D92A17"/>
    <w:rsid w:val="00D92FCA"/>
    <w:rsid w:val="00D931EA"/>
    <w:rsid w:val="00D93A91"/>
    <w:rsid w:val="00D95B84"/>
    <w:rsid w:val="00DA1990"/>
    <w:rsid w:val="00DA27F4"/>
    <w:rsid w:val="00DB11E6"/>
    <w:rsid w:val="00DB13FF"/>
    <w:rsid w:val="00DB2C84"/>
    <w:rsid w:val="00DB343A"/>
    <w:rsid w:val="00DC553D"/>
    <w:rsid w:val="00DC7930"/>
    <w:rsid w:val="00DC7E2D"/>
    <w:rsid w:val="00DD4754"/>
    <w:rsid w:val="00DD4F81"/>
    <w:rsid w:val="00DD5F96"/>
    <w:rsid w:val="00DE0E73"/>
    <w:rsid w:val="00DE1121"/>
    <w:rsid w:val="00DE6794"/>
    <w:rsid w:val="00DE75D6"/>
    <w:rsid w:val="00DF0578"/>
    <w:rsid w:val="00DF2EB9"/>
    <w:rsid w:val="00DF4307"/>
    <w:rsid w:val="00DF55E2"/>
    <w:rsid w:val="00DF6AF2"/>
    <w:rsid w:val="00E00C8B"/>
    <w:rsid w:val="00E14A99"/>
    <w:rsid w:val="00E15618"/>
    <w:rsid w:val="00E15F28"/>
    <w:rsid w:val="00E16EAE"/>
    <w:rsid w:val="00E179E3"/>
    <w:rsid w:val="00E225A4"/>
    <w:rsid w:val="00E2612B"/>
    <w:rsid w:val="00E269F5"/>
    <w:rsid w:val="00E2772F"/>
    <w:rsid w:val="00E31058"/>
    <w:rsid w:val="00E31893"/>
    <w:rsid w:val="00E3607C"/>
    <w:rsid w:val="00E46A0C"/>
    <w:rsid w:val="00E50AF8"/>
    <w:rsid w:val="00E540BA"/>
    <w:rsid w:val="00E54B89"/>
    <w:rsid w:val="00E608B6"/>
    <w:rsid w:val="00E616C2"/>
    <w:rsid w:val="00E6288D"/>
    <w:rsid w:val="00E65166"/>
    <w:rsid w:val="00E66A54"/>
    <w:rsid w:val="00E67674"/>
    <w:rsid w:val="00E711C1"/>
    <w:rsid w:val="00E73C04"/>
    <w:rsid w:val="00E74688"/>
    <w:rsid w:val="00E7570F"/>
    <w:rsid w:val="00E77D4B"/>
    <w:rsid w:val="00E81DE6"/>
    <w:rsid w:val="00E82E31"/>
    <w:rsid w:val="00E835D4"/>
    <w:rsid w:val="00E87026"/>
    <w:rsid w:val="00E9069A"/>
    <w:rsid w:val="00E91025"/>
    <w:rsid w:val="00E91FCE"/>
    <w:rsid w:val="00E9287D"/>
    <w:rsid w:val="00E92EC3"/>
    <w:rsid w:val="00E9480B"/>
    <w:rsid w:val="00EA0A3D"/>
    <w:rsid w:val="00EA0CFA"/>
    <w:rsid w:val="00EA2651"/>
    <w:rsid w:val="00EA5799"/>
    <w:rsid w:val="00EA5B9F"/>
    <w:rsid w:val="00EB69FD"/>
    <w:rsid w:val="00EB7065"/>
    <w:rsid w:val="00EC1815"/>
    <w:rsid w:val="00EC7EED"/>
    <w:rsid w:val="00ED0730"/>
    <w:rsid w:val="00ED3B66"/>
    <w:rsid w:val="00ED5D85"/>
    <w:rsid w:val="00ED6AAB"/>
    <w:rsid w:val="00ED7181"/>
    <w:rsid w:val="00ED7A38"/>
    <w:rsid w:val="00ED7DEE"/>
    <w:rsid w:val="00EF073B"/>
    <w:rsid w:val="00EF20B3"/>
    <w:rsid w:val="00EF26D7"/>
    <w:rsid w:val="00EF2A08"/>
    <w:rsid w:val="00EF564C"/>
    <w:rsid w:val="00EF68ED"/>
    <w:rsid w:val="00F00A98"/>
    <w:rsid w:val="00F02730"/>
    <w:rsid w:val="00F04B2F"/>
    <w:rsid w:val="00F05DEF"/>
    <w:rsid w:val="00F15C94"/>
    <w:rsid w:val="00F24300"/>
    <w:rsid w:val="00F255AA"/>
    <w:rsid w:val="00F25B75"/>
    <w:rsid w:val="00F2790E"/>
    <w:rsid w:val="00F30A01"/>
    <w:rsid w:val="00F315C4"/>
    <w:rsid w:val="00F35D39"/>
    <w:rsid w:val="00F41D35"/>
    <w:rsid w:val="00F43801"/>
    <w:rsid w:val="00F50CAA"/>
    <w:rsid w:val="00F52E07"/>
    <w:rsid w:val="00F57112"/>
    <w:rsid w:val="00F6190F"/>
    <w:rsid w:val="00F62AC1"/>
    <w:rsid w:val="00F62D30"/>
    <w:rsid w:val="00F63C33"/>
    <w:rsid w:val="00F65EF1"/>
    <w:rsid w:val="00F708AA"/>
    <w:rsid w:val="00F736E4"/>
    <w:rsid w:val="00F73806"/>
    <w:rsid w:val="00F75313"/>
    <w:rsid w:val="00F756B9"/>
    <w:rsid w:val="00F75EA1"/>
    <w:rsid w:val="00F75EA8"/>
    <w:rsid w:val="00F763C7"/>
    <w:rsid w:val="00F77526"/>
    <w:rsid w:val="00F77888"/>
    <w:rsid w:val="00F86909"/>
    <w:rsid w:val="00F87B6B"/>
    <w:rsid w:val="00F93CA7"/>
    <w:rsid w:val="00F96D8A"/>
    <w:rsid w:val="00F97EAC"/>
    <w:rsid w:val="00FA11CF"/>
    <w:rsid w:val="00FA32C1"/>
    <w:rsid w:val="00FA57AA"/>
    <w:rsid w:val="00FA5983"/>
    <w:rsid w:val="00FA5B27"/>
    <w:rsid w:val="00FA6229"/>
    <w:rsid w:val="00FB37CA"/>
    <w:rsid w:val="00FB5BDA"/>
    <w:rsid w:val="00FC2961"/>
    <w:rsid w:val="00FC44C2"/>
    <w:rsid w:val="00FC71F7"/>
    <w:rsid w:val="00FD2678"/>
    <w:rsid w:val="00FD3C4A"/>
    <w:rsid w:val="00FD5E65"/>
    <w:rsid w:val="00FE26AF"/>
    <w:rsid w:val="00FE2B5E"/>
    <w:rsid w:val="00FE3D42"/>
    <w:rsid w:val="00FF04E0"/>
    <w:rsid w:val="00FF1686"/>
    <w:rsid w:val="00FF2C39"/>
    <w:rsid w:val="00FF4625"/>
    <w:rsid w:val="00FF5B3A"/>
    <w:rsid w:val="301B7A09"/>
    <w:rsid w:val="37FC2AD1"/>
    <w:rsid w:val="4F403B1F"/>
    <w:rsid w:val="691C0AB8"/>
    <w:rsid w:val="7E131855"/>
  </w:rsids>
  <m:mathPr>
    <m:mathFont m:val="Cambria Math"/>
    <m:brkBin m:val="before"/>
    <m:brkBinSub m:val="--"/>
    <m:smallFrac m:val="0"/>
    <m:dispDef/>
    <m:lMargin m:val="0"/>
    <m:rMargin m:val="0"/>
    <m:defJc m:val="centerGroup"/>
    <m:wrapIndent m:val="1440"/>
    <m:intLim m:val="subSup"/>
    <m:naryLim m:val="undOvr"/>
  </m:mathPr>
  <w:themeFontLang w:val="fr-C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4D249"/>
  <w15:docId w15:val="{F05781FA-63E9-4290-8B20-5A64104CB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uiPriority="99" w:qFormat="1"/>
    <w:lsdException w:name="footer" w:uiPriority="99" w:qFormat="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uiPriority="99"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qFormat="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qFormat="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before="120"/>
    </w:pPr>
    <w:rPr>
      <w:rFonts w:ascii="Arial" w:eastAsiaTheme="minorEastAsia" w:hAnsi="Arial"/>
      <w:szCs w:val="24"/>
      <w:lang w:val="en-GB" w:eastAsia="fr-FR"/>
    </w:rPr>
  </w:style>
  <w:style w:type="paragraph" w:styleId="1">
    <w:name w:val="heading 1"/>
    <w:basedOn w:val="a"/>
    <w:next w:val="a"/>
    <w:link w:val="10"/>
    <w:uiPriority w:val="9"/>
    <w:qFormat/>
    <w:pPr>
      <w:keepNext/>
      <w:numPr>
        <w:numId w:val="1"/>
      </w:numPr>
      <w:spacing w:before="360" w:after="120"/>
      <w:outlineLvl w:val="0"/>
    </w:pPr>
    <w:rPr>
      <w:rFonts w:eastAsiaTheme="minorHAnsi" w:cs="Arial"/>
      <w:b/>
      <w:caps/>
      <w:color w:val="FF6600"/>
      <w:spacing w:val="20"/>
    </w:rPr>
  </w:style>
  <w:style w:type="paragraph" w:styleId="2">
    <w:name w:val="heading 2"/>
    <w:basedOn w:val="a"/>
    <w:next w:val="a"/>
    <w:link w:val="20"/>
    <w:uiPriority w:val="9"/>
    <w:qFormat/>
    <w:pPr>
      <w:numPr>
        <w:ilvl w:val="1"/>
        <w:numId w:val="1"/>
      </w:numPr>
      <w:spacing w:before="0"/>
      <w:contextualSpacing/>
      <w:outlineLvl w:val="1"/>
    </w:pPr>
    <w:rPr>
      <w:rFonts w:ascii="微软雅黑" w:eastAsia="宋体" w:hAnsi="微软雅黑" w:cs="微软雅黑"/>
      <w:b/>
      <w:iCs/>
      <w:color w:val="363636"/>
      <w:spacing w:val="15"/>
      <w:kern w:val="32"/>
    </w:rPr>
  </w:style>
  <w:style w:type="paragraph" w:styleId="3">
    <w:name w:val="heading 3"/>
    <w:basedOn w:val="a"/>
    <w:next w:val="a"/>
    <w:link w:val="30"/>
    <w:uiPriority w:val="9"/>
    <w:qFormat/>
    <w:pPr>
      <w:keepNext/>
      <w:numPr>
        <w:ilvl w:val="2"/>
        <w:numId w:val="2"/>
      </w:numPr>
      <w:spacing w:before="240" w:after="60"/>
      <w:outlineLvl w:val="2"/>
    </w:pPr>
    <w:rPr>
      <w:rFonts w:cs="Arial"/>
      <w:b/>
      <w:bCs/>
      <w:smallCaps/>
      <w:color w:val="FF6600"/>
    </w:rPr>
  </w:style>
  <w:style w:type="paragraph" w:styleId="4">
    <w:name w:val="heading 4"/>
    <w:basedOn w:val="a"/>
    <w:next w:val="a"/>
    <w:link w:val="40"/>
    <w:uiPriority w:val="9"/>
    <w:qFormat/>
    <w:pPr>
      <w:keepNext/>
      <w:numPr>
        <w:ilvl w:val="3"/>
        <w:numId w:val="2"/>
      </w:numPr>
      <w:outlineLvl w:val="3"/>
    </w:pPr>
    <w:rPr>
      <w:rFonts w:eastAsiaTheme="majorEastAsia" w:cstheme="majorBidi"/>
      <w:bCs/>
      <w:sz w:val="18"/>
      <w:szCs w:val="28"/>
      <w:lang w:eastAsia="en-US" w:bidi="en-US"/>
    </w:rPr>
  </w:style>
  <w:style w:type="paragraph" w:styleId="5">
    <w:name w:val="heading 5"/>
    <w:basedOn w:val="a"/>
    <w:next w:val="a"/>
    <w:link w:val="50"/>
    <w:uiPriority w:val="9"/>
    <w:qFormat/>
    <w:pPr>
      <w:keepNext/>
      <w:keepLines/>
      <w:numPr>
        <w:ilvl w:val="4"/>
        <w:numId w:val="2"/>
      </w:numPr>
      <w:outlineLvl w:val="4"/>
    </w:pPr>
    <w:rPr>
      <w:sz w:val="18"/>
      <w:szCs w:val="22"/>
    </w:rPr>
  </w:style>
  <w:style w:type="paragraph" w:styleId="6">
    <w:name w:val="heading 6"/>
    <w:basedOn w:val="a"/>
    <w:next w:val="a"/>
    <w:link w:val="60"/>
    <w:uiPriority w:val="9"/>
    <w:qFormat/>
    <w:pPr>
      <w:numPr>
        <w:ilvl w:val="5"/>
        <w:numId w:val="2"/>
      </w:numPr>
      <w:spacing w:before="240" w:after="60"/>
      <w:outlineLvl w:val="5"/>
    </w:pPr>
    <w:rPr>
      <w:bCs/>
      <w:sz w:val="18"/>
    </w:rPr>
  </w:style>
  <w:style w:type="paragraph" w:styleId="7">
    <w:name w:val="heading 7"/>
    <w:basedOn w:val="a"/>
    <w:next w:val="a"/>
    <w:link w:val="70"/>
    <w:uiPriority w:val="9"/>
    <w:qFormat/>
    <w:pPr>
      <w:numPr>
        <w:ilvl w:val="6"/>
        <w:numId w:val="2"/>
      </w:numPr>
      <w:spacing w:before="240" w:after="60"/>
      <w:outlineLvl w:val="6"/>
    </w:pPr>
    <w:rPr>
      <w:sz w:val="18"/>
    </w:rPr>
  </w:style>
  <w:style w:type="paragraph" w:styleId="8">
    <w:name w:val="heading 8"/>
    <w:basedOn w:val="a"/>
    <w:next w:val="a"/>
    <w:link w:val="80"/>
    <w:uiPriority w:val="9"/>
    <w:qFormat/>
    <w:pPr>
      <w:numPr>
        <w:ilvl w:val="7"/>
        <w:numId w:val="2"/>
      </w:numPr>
      <w:spacing w:before="240" w:after="60"/>
      <w:outlineLvl w:val="7"/>
    </w:pPr>
    <w:rPr>
      <w:iCs/>
      <w:sz w:val="18"/>
    </w:rPr>
  </w:style>
  <w:style w:type="paragraph" w:styleId="9">
    <w:name w:val="heading 9"/>
    <w:basedOn w:val="a"/>
    <w:next w:val="a"/>
    <w:link w:val="90"/>
    <w:uiPriority w:val="9"/>
    <w:qFormat/>
    <w:pPr>
      <w:numPr>
        <w:ilvl w:val="8"/>
        <w:numId w:val="2"/>
      </w:numPr>
      <w:spacing w:before="240" w:after="60"/>
      <w:outlineLvl w:val="8"/>
    </w:pPr>
    <w:rPr>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Cs w:val="20"/>
    </w:rPr>
  </w:style>
  <w:style w:type="paragraph" w:styleId="a4">
    <w:name w:val="annotation text"/>
    <w:basedOn w:val="a"/>
    <w:link w:val="a5"/>
    <w:semiHidden/>
    <w:unhideWhenUsed/>
    <w:qFormat/>
  </w:style>
  <w:style w:type="paragraph" w:styleId="TOC3">
    <w:name w:val="toc 3"/>
    <w:basedOn w:val="a"/>
    <w:next w:val="a"/>
    <w:autoRedefine/>
    <w:uiPriority w:val="39"/>
    <w:qFormat/>
    <w:pPr>
      <w:keepNext/>
      <w:keepLines/>
      <w:tabs>
        <w:tab w:val="left" w:pos="1418"/>
        <w:tab w:val="right" w:leader="dot" w:pos="9072"/>
      </w:tabs>
      <w:ind w:left="1418" w:hanging="567"/>
    </w:pPr>
    <w:rPr>
      <w:rFonts w:eastAsiaTheme="majorEastAsia" w:cstheme="majorBidi"/>
      <w:sz w:val="18"/>
      <w:szCs w:val="22"/>
      <w:lang w:eastAsia="en-US" w:bidi="en-US"/>
    </w:rPr>
  </w:style>
  <w:style w:type="paragraph" w:styleId="a6">
    <w:name w:val="Balloon Text"/>
    <w:basedOn w:val="a"/>
    <w:link w:val="a7"/>
    <w:semiHidden/>
    <w:qFormat/>
    <w:pPr>
      <w:spacing w:before="0"/>
    </w:pPr>
    <w:rPr>
      <w:rFonts w:cs="Tahoma"/>
      <w:sz w:val="16"/>
      <w:szCs w:val="16"/>
    </w:rPr>
  </w:style>
  <w:style w:type="paragraph" w:styleId="a8">
    <w:name w:val="footer"/>
    <w:basedOn w:val="a"/>
    <w:link w:val="a9"/>
    <w:uiPriority w:val="99"/>
    <w:qFormat/>
    <w:pPr>
      <w:tabs>
        <w:tab w:val="center" w:pos="4513"/>
        <w:tab w:val="right" w:pos="9026"/>
      </w:tabs>
    </w:pPr>
    <w:rPr>
      <w:rFonts w:eastAsiaTheme="majorEastAsia" w:cstheme="majorBidi"/>
      <w:sz w:val="16"/>
      <w:szCs w:val="20"/>
      <w:lang w:eastAsia="en-US" w:bidi="en-US"/>
    </w:rPr>
  </w:style>
  <w:style w:type="paragraph" w:styleId="aa">
    <w:name w:val="header"/>
    <w:basedOn w:val="a"/>
    <w:link w:val="ab"/>
    <w:autoRedefine/>
    <w:uiPriority w:val="99"/>
    <w:qFormat/>
    <w:pPr>
      <w:tabs>
        <w:tab w:val="center" w:pos="4536"/>
        <w:tab w:val="right" w:pos="9072"/>
      </w:tabs>
    </w:pPr>
  </w:style>
  <w:style w:type="paragraph" w:styleId="TOC1">
    <w:name w:val="toc 1"/>
    <w:basedOn w:val="a"/>
    <w:next w:val="a"/>
    <w:autoRedefine/>
    <w:uiPriority w:val="39"/>
    <w:qFormat/>
    <w:pPr>
      <w:keepNext/>
      <w:keepLines/>
      <w:shd w:val="clear" w:color="auto" w:fill="FFFFFF" w:themeFill="background1"/>
      <w:tabs>
        <w:tab w:val="left" w:pos="426"/>
        <w:tab w:val="right" w:leader="dot" w:pos="9072"/>
      </w:tabs>
      <w:spacing w:line="440" w:lineRule="exact"/>
    </w:pPr>
    <w:rPr>
      <w:rFonts w:eastAsiaTheme="majorEastAsia" w:cstheme="majorBidi"/>
      <w:caps/>
      <w:color w:val="000000" w:themeColor="text1"/>
      <w:sz w:val="24"/>
      <w:szCs w:val="20"/>
      <w:lang w:eastAsia="en-US" w:bidi="en-US"/>
    </w:rPr>
  </w:style>
  <w:style w:type="paragraph" w:styleId="ac">
    <w:name w:val="Subtitle"/>
    <w:basedOn w:val="a"/>
    <w:next w:val="a"/>
    <w:link w:val="ad"/>
    <w:uiPriority w:val="11"/>
    <w:qFormat/>
    <w:pPr>
      <w:spacing w:after="60"/>
      <w:jc w:val="center"/>
      <w:outlineLvl w:val="1"/>
    </w:pPr>
    <w:rPr>
      <w:rFonts w:eastAsiaTheme="majorEastAsia" w:cstheme="majorBidi"/>
      <w:szCs w:val="20"/>
      <w:lang w:eastAsia="en-US" w:bidi="en-US"/>
    </w:rPr>
  </w:style>
  <w:style w:type="paragraph" w:styleId="TOC2">
    <w:name w:val="toc 2"/>
    <w:basedOn w:val="a"/>
    <w:next w:val="a"/>
    <w:autoRedefine/>
    <w:uiPriority w:val="39"/>
    <w:qFormat/>
    <w:pPr>
      <w:keepNext/>
      <w:keepLines/>
      <w:tabs>
        <w:tab w:val="left" w:pos="880"/>
        <w:tab w:val="right" w:leader="dot" w:pos="9072"/>
      </w:tabs>
    </w:pPr>
    <w:rPr>
      <w:rFonts w:eastAsiaTheme="majorEastAsia" w:cstheme="majorBidi"/>
      <w:smallCaps/>
      <w:sz w:val="18"/>
      <w:szCs w:val="18"/>
      <w:lang w:eastAsia="en-US" w:bidi="en-US"/>
    </w:rPr>
  </w:style>
  <w:style w:type="paragraph" w:styleId="ae">
    <w:name w:val="Normal (Web)"/>
    <w:basedOn w:val="a"/>
    <w:uiPriority w:val="99"/>
    <w:semiHidden/>
    <w:unhideWhenUsed/>
    <w:qFormat/>
    <w:pPr>
      <w:spacing w:before="100" w:beforeAutospacing="1" w:after="100" w:afterAutospacing="1"/>
    </w:pPr>
    <w:rPr>
      <w:rFonts w:ascii="宋体" w:eastAsia="宋体" w:hAnsi="宋体" w:cs="宋体"/>
      <w:sz w:val="24"/>
      <w:lang w:val="en-US" w:eastAsia="zh-CN"/>
    </w:rPr>
  </w:style>
  <w:style w:type="paragraph" w:styleId="af">
    <w:name w:val="Title"/>
    <w:basedOn w:val="a"/>
    <w:next w:val="a"/>
    <w:link w:val="af0"/>
    <w:uiPriority w:val="10"/>
    <w:qFormat/>
    <w:pPr>
      <w:spacing w:before="240" w:after="60"/>
      <w:jc w:val="center"/>
      <w:outlineLvl w:val="0"/>
    </w:pPr>
    <w:rPr>
      <w:rFonts w:eastAsiaTheme="majorEastAsia" w:cstheme="majorBidi"/>
      <w:b/>
      <w:bCs/>
      <w:kern w:val="28"/>
      <w:szCs w:val="32"/>
      <w:u w:val="single"/>
      <w:lang w:eastAsia="en-US" w:bidi="en-US"/>
    </w:rPr>
  </w:style>
  <w:style w:type="paragraph" w:styleId="af1">
    <w:name w:val="annotation subject"/>
    <w:basedOn w:val="a4"/>
    <w:next w:val="a4"/>
    <w:link w:val="af2"/>
    <w:semiHidden/>
    <w:unhideWhenUsed/>
    <w:qFormat/>
    <w:rPr>
      <w:b/>
      <w:bCs/>
    </w:rPr>
  </w:style>
  <w:style w:type="table" w:styleId="af3">
    <w:name w:val="Table Grid"/>
    <w:basedOn w:val="a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rPr>
        <w:color w:val="FF6600"/>
      </w:rPr>
      <w:tblPr/>
      <w:tcPr>
        <w:tcBorders>
          <w:bottom w:val="single" w:sz="12" w:space="0" w:color="363636"/>
        </w:tcBorders>
      </w:tcPr>
    </w:tblStylePr>
  </w:style>
  <w:style w:type="table" w:styleId="11">
    <w:name w:val="Table Colorful 1"/>
    <w:basedOn w:val="a1"/>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StylePr>
  </w:style>
  <w:style w:type="table" w:styleId="21">
    <w:name w:val="Table Classic 2"/>
    <w:basedOn w:val="a1"/>
    <w:qFormat/>
    <w:tblPr>
      <w:tblBorders>
        <w:top w:val="single" w:sz="12" w:space="0" w:color="000000"/>
        <w:bottom w:val="single" w:sz="12" w:space="0" w:color="000000"/>
      </w:tblBorders>
    </w:tblPr>
    <w:tcPr>
      <w:shd w:val="clear" w:color="auto" w:fill="auto"/>
    </w:tcPr>
    <w:tblStylePr w:type="firstRow">
      <w:rPr>
        <w:color w:val="FFFFFF"/>
      </w:rPr>
      <w:tblPr/>
      <w:tcPr>
        <w:shd w:val="clear" w:color="auto" w:fill="FF6600"/>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shd w:val="clear" w:color="auto" w:fill="363636"/>
      </w:tcPr>
    </w:tblStylePr>
    <w:tblStylePr w:type="swCell">
      <w:rPr>
        <w:color w:val="auto"/>
      </w:rPr>
      <w:tblPr/>
      <w:tcPr>
        <w:tcBorders>
          <w:tl2br w:val="nil"/>
          <w:tr2bl w:val="nil"/>
        </w:tcBorders>
      </w:tcPr>
    </w:tblStylePr>
  </w:style>
  <w:style w:type="table" w:styleId="31">
    <w:name w:val="Table Classic 3"/>
    <w:basedOn w:val="a1"/>
    <w:qFormat/>
    <w:rPr>
      <w:color w:val="000080"/>
    </w:rPr>
    <w:tblPr>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81">
    <w:name w:val="Table List 8"/>
    <w:basedOn w:val="a1"/>
    <w:qFormat/>
    <w:tblPr>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shd w:val="clear" w:color="auto" w:fill="BCBCBC"/>
      </w:tcPr>
    </w:tblStylePr>
    <w:tblStylePr w:type="band2Horz">
      <w:tblPr/>
      <w:tcPr>
        <w:shd w:val="clear" w:color="auto" w:fill="363636"/>
      </w:tcPr>
    </w:tblStylePr>
    <w:tblStylePr w:type="nwCell">
      <w:tblPr/>
      <w:tcPr>
        <w:tcBorders>
          <w:tl2br w:val="single" w:sz="6" w:space="0" w:color="auto"/>
          <w:tr2bl w:val="nil"/>
        </w:tcBorders>
      </w:tcPr>
    </w:tblStylePr>
  </w:style>
  <w:style w:type="character" w:styleId="af4">
    <w:name w:val="Strong"/>
    <w:basedOn w:val="a0"/>
    <w:uiPriority w:val="22"/>
    <w:qFormat/>
    <w:rPr>
      <w:b/>
      <w:bCs/>
    </w:rPr>
  </w:style>
  <w:style w:type="character" w:styleId="af5">
    <w:name w:val="FollowedHyperlink"/>
    <w:basedOn w:val="a0"/>
    <w:uiPriority w:val="99"/>
    <w:qFormat/>
    <w:rPr>
      <w:rFonts w:ascii="Arial" w:hAnsi="Arial"/>
      <w:i/>
      <w:color w:val="363636"/>
      <w:sz w:val="20"/>
      <w:u w:val="single"/>
    </w:rPr>
  </w:style>
  <w:style w:type="character" w:styleId="af6">
    <w:name w:val="Emphasis"/>
    <w:basedOn w:val="a0"/>
    <w:uiPriority w:val="20"/>
    <w:qFormat/>
    <w:rPr>
      <w:rFonts w:asciiTheme="minorHAnsi" w:hAnsiTheme="minorHAnsi"/>
      <w:b/>
      <w:i/>
      <w:iCs/>
    </w:rPr>
  </w:style>
  <w:style w:type="character" w:styleId="af7">
    <w:name w:val="Hyperlink"/>
    <w:basedOn w:val="a0"/>
    <w:uiPriority w:val="99"/>
    <w:qFormat/>
    <w:rPr>
      <w:rFonts w:ascii="Arial" w:hAnsi="Arial"/>
      <w:color w:val="FF6600"/>
      <w:sz w:val="20"/>
      <w:u w:val="single"/>
    </w:rPr>
  </w:style>
  <w:style w:type="character" w:styleId="af8">
    <w:name w:val="annotation reference"/>
    <w:basedOn w:val="a0"/>
    <w:semiHidden/>
    <w:unhideWhenUsed/>
    <w:qFormat/>
    <w:rPr>
      <w:sz w:val="21"/>
      <w:szCs w:val="21"/>
    </w:rPr>
  </w:style>
  <w:style w:type="character" w:customStyle="1" w:styleId="10">
    <w:name w:val="标题 1 字符"/>
    <w:basedOn w:val="a0"/>
    <w:link w:val="1"/>
    <w:uiPriority w:val="9"/>
    <w:qFormat/>
    <w:rPr>
      <w:rFonts w:eastAsiaTheme="minorHAnsi" w:cs="Arial"/>
      <w:b/>
      <w:caps/>
      <w:color w:val="FF6600"/>
      <w:spacing w:val="20"/>
      <w:szCs w:val="24"/>
      <w:lang w:eastAsia="fr-FR"/>
    </w:rPr>
  </w:style>
  <w:style w:type="character" w:customStyle="1" w:styleId="20">
    <w:name w:val="标题 2 字符"/>
    <w:basedOn w:val="a0"/>
    <w:link w:val="2"/>
    <w:uiPriority w:val="9"/>
    <w:qFormat/>
    <w:rPr>
      <w:rFonts w:ascii="微软雅黑" w:eastAsia="宋体" w:hAnsi="微软雅黑" w:cs="微软雅黑"/>
      <w:b/>
      <w:iCs/>
      <w:color w:val="363636"/>
      <w:spacing w:val="15"/>
      <w:kern w:val="32"/>
      <w:szCs w:val="24"/>
      <w:lang w:eastAsia="fr-FR"/>
    </w:rPr>
  </w:style>
  <w:style w:type="character" w:customStyle="1" w:styleId="30">
    <w:name w:val="标题 3 字符"/>
    <w:basedOn w:val="a0"/>
    <w:link w:val="3"/>
    <w:uiPriority w:val="9"/>
    <w:qFormat/>
    <w:rPr>
      <w:rFonts w:cs="Arial"/>
      <w:b/>
      <w:bCs/>
      <w:smallCaps/>
      <w:color w:val="FF6600"/>
      <w:szCs w:val="24"/>
      <w:lang w:eastAsia="fr-FR"/>
    </w:rPr>
  </w:style>
  <w:style w:type="character" w:customStyle="1" w:styleId="40">
    <w:name w:val="标题 4 字符"/>
    <w:basedOn w:val="a0"/>
    <w:link w:val="4"/>
    <w:uiPriority w:val="9"/>
    <w:qFormat/>
    <w:rPr>
      <w:rFonts w:eastAsiaTheme="majorEastAsia"/>
      <w:bCs/>
      <w:sz w:val="18"/>
      <w:szCs w:val="28"/>
      <w:lang w:bidi="en-US"/>
    </w:rPr>
  </w:style>
  <w:style w:type="character" w:customStyle="1" w:styleId="50">
    <w:name w:val="标题 5 字符"/>
    <w:basedOn w:val="a0"/>
    <w:link w:val="5"/>
    <w:uiPriority w:val="9"/>
    <w:qFormat/>
    <w:rPr>
      <w:rFonts w:cs="Times New Roman"/>
      <w:sz w:val="18"/>
      <w:szCs w:val="22"/>
      <w:lang w:eastAsia="fr-FR"/>
    </w:rPr>
  </w:style>
  <w:style w:type="character" w:customStyle="1" w:styleId="60">
    <w:name w:val="标题 6 字符"/>
    <w:basedOn w:val="a0"/>
    <w:link w:val="6"/>
    <w:uiPriority w:val="9"/>
    <w:qFormat/>
    <w:rPr>
      <w:rFonts w:cs="Times New Roman"/>
      <w:bCs/>
      <w:sz w:val="18"/>
      <w:szCs w:val="24"/>
      <w:lang w:eastAsia="fr-FR"/>
    </w:rPr>
  </w:style>
  <w:style w:type="character" w:customStyle="1" w:styleId="70">
    <w:name w:val="标题 7 字符"/>
    <w:basedOn w:val="a0"/>
    <w:link w:val="7"/>
    <w:uiPriority w:val="9"/>
    <w:qFormat/>
    <w:rPr>
      <w:rFonts w:cs="Times New Roman"/>
      <w:sz w:val="18"/>
      <w:szCs w:val="24"/>
      <w:lang w:eastAsia="fr-FR"/>
    </w:rPr>
  </w:style>
  <w:style w:type="character" w:customStyle="1" w:styleId="80">
    <w:name w:val="标题 8 字符"/>
    <w:basedOn w:val="a0"/>
    <w:link w:val="8"/>
    <w:uiPriority w:val="9"/>
    <w:qFormat/>
    <w:rPr>
      <w:rFonts w:cs="Times New Roman"/>
      <w:iCs/>
      <w:sz w:val="18"/>
      <w:szCs w:val="24"/>
      <w:lang w:eastAsia="fr-FR"/>
    </w:rPr>
  </w:style>
  <w:style w:type="character" w:customStyle="1" w:styleId="90">
    <w:name w:val="标题 9 字符"/>
    <w:basedOn w:val="a0"/>
    <w:link w:val="9"/>
    <w:uiPriority w:val="9"/>
    <w:qFormat/>
    <w:rPr>
      <w:rFonts w:cs="Times New Roman"/>
      <w:sz w:val="18"/>
      <w:szCs w:val="24"/>
      <w:lang w:eastAsia="fr-FR"/>
    </w:rPr>
  </w:style>
  <w:style w:type="character" w:customStyle="1" w:styleId="a9">
    <w:name w:val="页脚 字符"/>
    <w:basedOn w:val="a0"/>
    <w:link w:val="a8"/>
    <w:uiPriority w:val="99"/>
    <w:qFormat/>
    <w:rPr>
      <w:rFonts w:eastAsiaTheme="majorEastAsia"/>
      <w:sz w:val="16"/>
      <w:lang w:bidi="en-US"/>
    </w:rPr>
  </w:style>
  <w:style w:type="character" w:customStyle="1" w:styleId="af0">
    <w:name w:val="标题 字符"/>
    <w:basedOn w:val="a0"/>
    <w:link w:val="af"/>
    <w:uiPriority w:val="10"/>
    <w:qFormat/>
    <w:rPr>
      <w:rFonts w:eastAsiaTheme="majorEastAsia"/>
      <w:b/>
      <w:bCs/>
      <w:kern w:val="28"/>
      <w:szCs w:val="32"/>
      <w:u w:val="single"/>
      <w:lang w:bidi="en-US"/>
    </w:rPr>
  </w:style>
  <w:style w:type="character" w:customStyle="1" w:styleId="ad">
    <w:name w:val="副标题 字符"/>
    <w:basedOn w:val="a0"/>
    <w:link w:val="ac"/>
    <w:uiPriority w:val="11"/>
    <w:qFormat/>
    <w:rPr>
      <w:rFonts w:eastAsiaTheme="majorEastAsia"/>
      <w:lang w:bidi="en-US"/>
    </w:rPr>
  </w:style>
  <w:style w:type="paragraph" w:styleId="af9">
    <w:name w:val="No Spacing"/>
    <w:basedOn w:val="a"/>
    <w:link w:val="afa"/>
    <w:uiPriority w:val="1"/>
    <w:qFormat/>
    <w:rPr>
      <w:rFonts w:eastAsiaTheme="majorEastAsia" w:cstheme="majorBidi"/>
      <w:szCs w:val="32"/>
      <w:lang w:eastAsia="en-US" w:bidi="en-US"/>
    </w:rPr>
  </w:style>
  <w:style w:type="character" w:customStyle="1" w:styleId="afa">
    <w:name w:val="无间隔 字符"/>
    <w:basedOn w:val="a0"/>
    <w:link w:val="af9"/>
    <w:uiPriority w:val="1"/>
    <w:qFormat/>
    <w:rPr>
      <w:rFonts w:eastAsiaTheme="majorEastAsia"/>
      <w:szCs w:val="32"/>
      <w:lang w:bidi="en-US"/>
    </w:rPr>
  </w:style>
  <w:style w:type="paragraph" w:styleId="afb">
    <w:name w:val="List Paragraph"/>
    <w:basedOn w:val="a"/>
    <w:link w:val="afc"/>
    <w:uiPriority w:val="34"/>
    <w:qFormat/>
    <w:pPr>
      <w:ind w:left="720"/>
      <w:contextualSpacing/>
    </w:pPr>
  </w:style>
  <w:style w:type="paragraph" w:styleId="afd">
    <w:name w:val="Quote"/>
    <w:basedOn w:val="a"/>
    <w:next w:val="a"/>
    <w:link w:val="afe"/>
    <w:uiPriority w:val="29"/>
    <w:qFormat/>
    <w:rPr>
      <w:rFonts w:eastAsiaTheme="majorEastAsia" w:cstheme="majorBidi"/>
      <w:i/>
      <w:szCs w:val="20"/>
      <w:lang w:eastAsia="en-US" w:bidi="en-US"/>
    </w:rPr>
  </w:style>
  <w:style w:type="character" w:customStyle="1" w:styleId="afe">
    <w:name w:val="引用 字符"/>
    <w:basedOn w:val="a0"/>
    <w:link w:val="afd"/>
    <w:uiPriority w:val="29"/>
    <w:qFormat/>
    <w:rPr>
      <w:rFonts w:eastAsiaTheme="majorEastAsia"/>
      <w:i/>
      <w:lang w:bidi="en-US"/>
    </w:rPr>
  </w:style>
  <w:style w:type="paragraph" w:styleId="aff">
    <w:name w:val="Intense Quote"/>
    <w:basedOn w:val="a"/>
    <w:next w:val="a"/>
    <w:link w:val="aff0"/>
    <w:uiPriority w:val="30"/>
    <w:qFormat/>
    <w:pPr>
      <w:ind w:left="720" w:right="720"/>
    </w:pPr>
    <w:rPr>
      <w:rFonts w:eastAsiaTheme="majorEastAsia" w:cstheme="majorBidi"/>
      <w:b/>
      <w:i/>
      <w:szCs w:val="20"/>
      <w:lang w:eastAsia="en-US" w:bidi="en-US"/>
    </w:rPr>
  </w:style>
  <w:style w:type="character" w:customStyle="1" w:styleId="aff0">
    <w:name w:val="明显引用 字符"/>
    <w:basedOn w:val="a0"/>
    <w:link w:val="aff"/>
    <w:uiPriority w:val="30"/>
    <w:qFormat/>
    <w:rPr>
      <w:rFonts w:eastAsiaTheme="majorEastAsia"/>
      <w:b/>
      <w:i/>
      <w:lang w:bidi="en-US"/>
    </w:rPr>
  </w:style>
  <w:style w:type="character" w:customStyle="1" w:styleId="12">
    <w:name w:val="不明显强调1"/>
    <w:uiPriority w:val="19"/>
    <w:qFormat/>
    <w:rPr>
      <w:i/>
      <w:color w:val="595959" w:themeColor="text1" w:themeTint="A6"/>
    </w:rPr>
  </w:style>
  <w:style w:type="character" w:customStyle="1" w:styleId="13">
    <w:name w:val="明显强调1"/>
    <w:basedOn w:val="a0"/>
    <w:uiPriority w:val="21"/>
    <w:qFormat/>
    <w:rPr>
      <w:b/>
      <w:i/>
      <w:sz w:val="24"/>
      <w:szCs w:val="24"/>
      <w:u w:val="single"/>
    </w:rPr>
  </w:style>
  <w:style w:type="character" w:customStyle="1" w:styleId="14">
    <w:name w:val="不明显参考1"/>
    <w:basedOn w:val="a0"/>
    <w:uiPriority w:val="31"/>
    <w:qFormat/>
    <w:rPr>
      <w:sz w:val="24"/>
      <w:szCs w:val="24"/>
      <w:u w:val="single"/>
    </w:rPr>
  </w:style>
  <w:style w:type="character" w:customStyle="1" w:styleId="15">
    <w:name w:val="明显参考1"/>
    <w:basedOn w:val="a0"/>
    <w:uiPriority w:val="32"/>
    <w:qFormat/>
    <w:rPr>
      <w:b/>
      <w:sz w:val="24"/>
      <w:u w:val="single"/>
    </w:rPr>
  </w:style>
  <w:style w:type="character" w:customStyle="1" w:styleId="16">
    <w:name w:val="书籍标题1"/>
    <w:basedOn w:val="a0"/>
    <w:uiPriority w:val="33"/>
    <w:qFormat/>
    <w:rPr>
      <w:rFonts w:asciiTheme="majorHAnsi" w:eastAsiaTheme="majorEastAsia" w:hAnsiTheme="majorHAnsi"/>
      <w:b/>
      <w:i/>
      <w:sz w:val="24"/>
      <w:szCs w:val="24"/>
    </w:rPr>
  </w:style>
  <w:style w:type="paragraph" w:customStyle="1" w:styleId="TOC10">
    <w:name w:val="TOC 标题1"/>
    <w:basedOn w:val="1"/>
    <w:next w:val="a"/>
    <w:uiPriority w:val="39"/>
    <w:qFormat/>
    <w:pPr>
      <w:numPr>
        <w:numId w:val="0"/>
      </w:numPr>
      <w:outlineLvl w:val="9"/>
    </w:pPr>
  </w:style>
  <w:style w:type="paragraph" w:customStyle="1" w:styleId="List1">
    <w:name w:val="List 1"/>
    <w:basedOn w:val="a"/>
    <w:link w:val="List1Char"/>
    <w:uiPriority w:val="99"/>
    <w:qFormat/>
    <w:pPr>
      <w:numPr>
        <w:numId w:val="3"/>
      </w:numPr>
      <w:spacing w:before="60"/>
    </w:pPr>
    <w:rPr>
      <w:rFonts w:eastAsiaTheme="majorEastAsia" w:cstheme="majorBidi"/>
      <w:szCs w:val="20"/>
      <w:lang w:eastAsia="en-US" w:bidi="en-US"/>
    </w:rPr>
  </w:style>
  <w:style w:type="character" w:customStyle="1" w:styleId="List1Char">
    <w:name w:val="List 1 Char"/>
    <w:basedOn w:val="a0"/>
    <w:link w:val="List1"/>
    <w:uiPriority w:val="99"/>
    <w:qFormat/>
    <w:rPr>
      <w:rFonts w:eastAsiaTheme="majorEastAsia"/>
      <w:lang w:bidi="en-US"/>
    </w:rPr>
  </w:style>
  <w:style w:type="paragraph" w:customStyle="1" w:styleId="Highlight">
    <w:name w:val="Highlight"/>
    <w:basedOn w:val="a"/>
    <w:uiPriority w:val="99"/>
    <w:qFormat/>
    <w:rPr>
      <w:color w:val="BF0000" w:themeColor="accent6" w:themeShade="BF"/>
    </w:rPr>
  </w:style>
  <w:style w:type="paragraph" w:customStyle="1" w:styleId="Numbered1">
    <w:name w:val="Numbered 1"/>
    <w:basedOn w:val="a"/>
    <w:qFormat/>
    <w:pPr>
      <w:numPr>
        <w:numId w:val="4"/>
      </w:numPr>
      <w:spacing w:before="60"/>
    </w:pPr>
  </w:style>
  <w:style w:type="paragraph" w:customStyle="1" w:styleId="List2">
    <w:name w:val="List2"/>
    <w:basedOn w:val="List1"/>
    <w:uiPriority w:val="99"/>
    <w:qFormat/>
    <w:pPr>
      <w:numPr>
        <w:numId w:val="0"/>
      </w:numPr>
      <w:spacing w:before="0"/>
    </w:pPr>
    <w:rPr>
      <w:szCs w:val="24"/>
      <w:lang w:val="fr-FR" w:eastAsia="fr-FR" w:bidi="ar-SA"/>
    </w:rPr>
  </w:style>
  <w:style w:type="paragraph" w:customStyle="1" w:styleId="StyleHeading5Firstline0cm">
    <w:name w:val="Style Heading 5 + First line:  0 cm"/>
    <w:basedOn w:val="5"/>
    <w:qFormat/>
    <w:pPr>
      <w:numPr>
        <w:ilvl w:val="0"/>
        <w:numId w:val="0"/>
      </w:numPr>
    </w:pPr>
    <w:rPr>
      <w:color w:val="363636"/>
      <w:szCs w:val="24"/>
      <w:u w:val="single"/>
    </w:rPr>
  </w:style>
  <w:style w:type="paragraph" w:customStyle="1" w:styleId="Glossary">
    <w:name w:val="Glossary"/>
    <w:basedOn w:val="a"/>
    <w:link w:val="GlossaryChar"/>
    <w:uiPriority w:val="99"/>
    <w:qFormat/>
    <w:pPr>
      <w:spacing w:before="40"/>
    </w:pPr>
    <w:rPr>
      <w:rFonts w:cstheme="majorBidi"/>
      <w:sz w:val="16"/>
      <w:szCs w:val="16"/>
      <w:lang w:eastAsia="en-GB"/>
    </w:rPr>
  </w:style>
  <w:style w:type="character" w:customStyle="1" w:styleId="GlossaryChar">
    <w:name w:val="Glossary Char"/>
    <w:basedOn w:val="a0"/>
    <w:link w:val="Glossary"/>
    <w:uiPriority w:val="99"/>
    <w:qFormat/>
    <w:rPr>
      <w:sz w:val="16"/>
      <w:szCs w:val="16"/>
      <w:lang w:eastAsia="en-GB"/>
    </w:rPr>
  </w:style>
  <w:style w:type="character" w:customStyle="1" w:styleId="ab">
    <w:name w:val="页眉 字符"/>
    <w:basedOn w:val="a0"/>
    <w:link w:val="aa"/>
    <w:uiPriority w:val="99"/>
    <w:qFormat/>
    <w:rPr>
      <w:rFonts w:cs="Times New Roman"/>
      <w:szCs w:val="24"/>
      <w:lang w:eastAsia="fr-FR"/>
    </w:rPr>
  </w:style>
  <w:style w:type="table" w:customStyle="1" w:styleId="SGSTableBasic2">
    <w:name w:val="SGS Table Basic 2"/>
    <w:basedOn w:val="a1"/>
    <w:uiPriority w:val="99"/>
    <w:qFormat/>
    <w:tblPr/>
    <w:tcPr>
      <w:shd w:val="clear" w:color="auto" w:fill="BCBCBC"/>
    </w:tcPr>
    <w:tblStylePr w:type="firstRow">
      <w:pPr>
        <w:jc w:val="left"/>
      </w:pPr>
      <w:tblPr/>
      <w:tcPr>
        <w:shd w:val="clear" w:color="auto" w:fill="363636"/>
        <w:vAlign w:val="center"/>
      </w:tcPr>
    </w:tblStylePr>
  </w:style>
  <w:style w:type="character" w:customStyle="1" w:styleId="a7">
    <w:name w:val="批注框文本 字符"/>
    <w:basedOn w:val="a0"/>
    <w:link w:val="a6"/>
    <w:semiHidden/>
    <w:qFormat/>
    <w:rPr>
      <w:rFonts w:cs="Tahoma"/>
      <w:sz w:val="16"/>
      <w:szCs w:val="16"/>
      <w:lang w:val="fr-FR" w:eastAsia="fr-FR"/>
    </w:rPr>
  </w:style>
  <w:style w:type="paragraph" w:customStyle="1" w:styleId="Style2">
    <w:name w:val="Style2"/>
    <w:basedOn w:val="1"/>
    <w:link w:val="Style2Char"/>
    <w:qFormat/>
    <w:pPr>
      <w:numPr>
        <w:numId w:val="5"/>
      </w:numPr>
      <w:spacing w:before="0"/>
    </w:pPr>
    <w:rPr>
      <w:rFonts w:eastAsia="宋体"/>
      <w:b w:val="0"/>
      <w:color w:val="auto"/>
      <w:sz w:val="24"/>
      <w:lang w:eastAsia="zh-CN"/>
    </w:rPr>
  </w:style>
  <w:style w:type="paragraph" w:customStyle="1" w:styleId="Style3">
    <w:name w:val="Style3"/>
    <w:basedOn w:val="afb"/>
    <w:link w:val="Style3Char"/>
    <w:qFormat/>
    <w:pPr>
      <w:numPr>
        <w:ilvl w:val="1"/>
        <w:numId w:val="6"/>
      </w:numPr>
      <w:spacing w:before="0"/>
    </w:pPr>
    <w:rPr>
      <w:rFonts w:eastAsia="宋体" w:cs="Arial"/>
      <w:szCs w:val="20"/>
    </w:rPr>
  </w:style>
  <w:style w:type="character" w:customStyle="1" w:styleId="afc">
    <w:name w:val="列表段落 字符"/>
    <w:basedOn w:val="a0"/>
    <w:link w:val="afb"/>
    <w:uiPriority w:val="34"/>
    <w:qFormat/>
    <w:rPr>
      <w:rFonts w:cs="Times New Roman"/>
      <w:szCs w:val="24"/>
      <w:lang w:eastAsia="fr-FR"/>
    </w:rPr>
  </w:style>
  <w:style w:type="character" w:customStyle="1" w:styleId="Style2Char">
    <w:name w:val="Style2 Char"/>
    <w:basedOn w:val="afc"/>
    <w:link w:val="Style2"/>
    <w:qFormat/>
    <w:rPr>
      <w:rFonts w:eastAsia="宋体" w:cs="Arial"/>
      <w:caps/>
      <w:spacing w:val="20"/>
      <w:sz w:val="24"/>
      <w:szCs w:val="24"/>
      <w:lang w:eastAsia="zh-CN"/>
    </w:rPr>
  </w:style>
  <w:style w:type="character" w:customStyle="1" w:styleId="Style3Char">
    <w:name w:val="Style3 Char"/>
    <w:basedOn w:val="afc"/>
    <w:link w:val="Style3"/>
    <w:qFormat/>
    <w:rPr>
      <w:rFonts w:eastAsia="宋体" w:cs="Arial"/>
      <w:szCs w:val="24"/>
      <w:lang w:eastAsia="fr-FR"/>
    </w:rPr>
  </w:style>
  <w:style w:type="character" w:customStyle="1" w:styleId="a5">
    <w:name w:val="批注文字 字符"/>
    <w:basedOn w:val="a0"/>
    <w:link w:val="a4"/>
    <w:semiHidden/>
    <w:qFormat/>
    <w:rPr>
      <w:rFonts w:cs="Times New Roman"/>
      <w:szCs w:val="24"/>
      <w:lang w:eastAsia="fr-FR"/>
    </w:rPr>
  </w:style>
  <w:style w:type="character" w:customStyle="1" w:styleId="af2">
    <w:name w:val="批注主题 字符"/>
    <w:basedOn w:val="a5"/>
    <w:link w:val="af1"/>
    <w:semiHidden/>
    <w:qFormat/>
    <w:rPr>
      <w:rFonts w:cs="Times New Roman"/>
      <w:b/>
      <w:bCs/>
      <w:szCs w:val="24"/>
      <w:lang w:eastAsia="fr-FR"/>
    </w:rPr>
  </w:style>
  <w:style w:type="paragraph" w:customStyle="1" w:styleId="p0">
    <w:name w:val="p0"/>
    <w:basedOn w:val="a"/>
    <w:qFormat/>
    <w:pPr>
      <w:spacing w:before="0" w:line="360" w:lineRule="auto"/>
      <w:ind w:firstLineChars="200" w:firstLine="560"/>
      <w:jc w:val="both"/>
    </w:pPr>
    <w:rPr>
      <w:rFonts w:ascii="Times New Roman" w:eastAsia="仿宋" w:hAnsi="Times New Roman"/>
      <w:sz w:val="28"/>
      <w:szCs w:val="28"/>
      <w:lang w:val="en-US" w:eastAsia="zh-CN"/>
    </w:rPr>
  </w:style>
  <w:style w:type="paragraph" w:customStyle="1" w:styleId="17">
    <w:name w:val="修订1"/>
    <w:hidden/>
    <w:uiPriority w:val="99"/>
    <w:semiHidden/>
    <w:qFormat/>
    <w:rPr>
      <w:rFonts w:ascii="Arial" w:eastAsiaTheme="minorEastAsia" w:hAnsi="Arial"/>
      <w:szCs w:val="24"/>
      <w:lang w:val="en-GB" w:eastAsia="fr-FR"/>
    </w:rPr>
  </w:style>
  <w:style w:type="paragraph" w:customStyle="1" w:styleId="aff1">
    <w:name w:val="二级标题"/>
    <w:basedOn w:val="2"/>
    <w:link w:val="aff2"/>
    <w:qFormat/>
    <w:pPr>
      <w:numPr>
        <w:ilvl w:val="0"/>
        <w:numId w:val="0"/>
      </w:numPr>
      <w:spacing w:line="360" w:lineRule="auto"/>
    </w:pPr>
    <w:rPr>
      <w:rFonts w:ascii="Arial" w:hAnsi="Arial" w:cs="Arial"/>
      <w:sz w:val="24"/>
      <w:lang w:eastAsia="zh-CN"/>
    </w:rPr>
  </w:style>
  <w:style w:type="character" w:customStyle="1" w:styleId="aff2">
    <w:name w:val="二级标题 字符"/>
    <w:basedOn w:val="20"/>
    <w:link w:val="aff1"/>
    <w:qFormat/>
    <w:rPr>
      <w:rFonts w:ascii="微软雅黑" w:eastAsia="宋体" w:hAnsi="微软雅黑" w:cs="Arial"/>
      <w:b/>
      <w:iCs/>
      <w:color w:val="363636"/>
      <w:spacing w:val="15"/>
      <w:kern w:val="32"/>
      <w:sz w:val="24"/>
      <w:szCs w:val="24"/>
      <w:lang w:eastAsia="zh-CN"/>
    </w:rPr>
  </w:style>
  <w:style w:type="paragraph" w:customStyle="1" w:styleId="22">
    <w:name w:val="修订2"/>
    <w:hidden/>
    <w:uiPriority w:val="99"/>
    <w:unhideWhenUsed/>
    <w:qFormat/>
    <w:rPr>
      <w:rFonts w:ascii="Arial" w:eastAsiaTheme="minorEastAsia" w:hAnsi="Arial"/>
      <w:szCs w:val="24"/>
      <w:lang w:val="en-GB" w:eastAsia="fr-FR"/>
    </w:rPr>
  </w:style>
  <w:style w:type="character" w:customStyle="1" w:styleId="font151">
    <w:name w:val="font151"/>
    <w:basedOn w:val="a0"/>
    <w:qFormat/>
    <w:rPr>
      <w:rFonts w:ascii="Arial" w:hAnsi="Arial" w:cs="Arial" w:hint="default"/>
      <w:b/>
      <w:bCs/>
      <w:color w:val="FFFFFF"/>
      <w:sz w:val="13"/>
      <w:szCs w:val="13"/>
      <w:u w:val="none"/>
      <w:vertAlign w:val="subscript"/>
    </w:rPr>
  </w:style>
  <w:style w:type="character" w:customStyle="1" w:styleId="font181">
    <w:name w:val="font181"/>
    <w:basedOn w:val="a0"/>
    <w:qFormat/>
    <w:rPr>
      <w:rFonts w:ascii="Arial" w:hAnsi="Arial" w:cs="Arial" w:hint="default"/>
      <w:b/>
      <w:bCs/>
      <w:color w:val="FFFFFF"/>
      <w:sz w:val="13"/>
      <w:szCs w:val="13"/>
      <w:u w:val="none"/>
    </w:rPr>
  </w:style>
  <w:style w:type="character" w:customStyle="1" w:styleId="font161">
    <w:name w:val="font161"/>
    <w:basedOn w:val="a0"/>
    <w:qFormat/>
    <w:rPr>
      <w:rFonts w:ascii="Arial" w:hAnsi="Arial" w:cs="Arial" w:hint="default"/>
      <w:b/>
      <w:bCs/>
      <w:color w:val="000000"/>
      <w:sz w:val="13"/>
      <w:szCs w:val="13"/>
      <w:u w:val="none"/>
    </w:rPr>
  </w:style>
  <w:style w:type="character" w:customStyle="1" w:styleId="font171">
    <w:name w:val="font171"/>
    <w:basedOn w:val="a0"/>
    <w:qFormat/>
    <w:rPr>
      <w:rFonts w:ascii="宋体" w:eastAsia="宋体" w:hAnsi="宋体" w:hint="eastAsia"/>
      <w:b/>
      <w:bCs/>
      <w:color w:val="000000"/>
      <w:sz w:val="13"/>
      <w:szCs w:val="13"/>
      <w:u w:val="none"/>
    </w:rPr>
  </w:style>
  <w:style w:type="character" w:customStyle="1" w:styleId="font191">
    <w:name w:val="font191"/>
    <w:basedOn w:val="a0"/>
    <w:qFormat/>
    <w:rPr>
      <w:rFonts w:ascii="Arial" w:hAnsi="Arial" w:cs="Arial" w:hint="default"/>
      <w:b/>
      <w:bCs/>
      <w:color w:val="FFFFFF"/>
      <w:sz w:val="13"/>
      <w:szCs w:val="13"/>
      <w:u w:val="none"/>
    </w:rPr>
  </w:style>
  <w:style w:type="paragraph" w:customStyle="1" w:styleId="msonormal0">
    <w:name w:val="msonormal"/>
    <w:basedOn w:val="a"/>
    <w:qFormat/>
    <w:pPr>
      <w:spacing w:before="100" w:beforeAutospacing="1" w:after="100" w:afterAutospacing="1"/>
    </w:pPr>
    <w:rPr>
      <w:rFonts w:ascii="宋体" w:eastAsia="宋体" w:hAnsi="宋体" w:cs="宋体"/>
      <w:sz w:val="24"/>
      <w:lang w:val="en-US" w:eastAsia="zh-CN"/>
    </w:rPr>
  </w:style>
  <w:style w:type="paragraph" w:customStyle="1" w:styleId="font5">
    <w:name w:val="font5"/>
    <w:basedOn w:val="a"/>
    <w:qFormat/>
    <w:pPr>
      <w:spacing w:before="100" w:beforeAutospacing="1" w:after="100" w:afterAutospacing="1"/>
    </w:pPr>
    <w:rPr>
      <w:rFonts w:eastAsia="宋体" w:cs="Arial"/>
      <w:color w:val="000000"/>
      <w:sz w:val="16"/>
      <w:szCs w:val="16"/>
      <w:lang w:val="en-US" w:eastAsia="zh-CN"/>
    </w:rPr>
  </w:style>
  <w:style w:type="paragraph" w:customStyle="1" w:styleId="font6">
    <w:name w:val="font6"/>
    <w:basedOn w:val="a"/>
    <w:qFormat/>
    <w:pPr>
      <w:spacing w:before="100" w:beforeAutospacing="1" w:after="100" w:afterAutospacing="1"/>
    </w:pPr>
    <w:rPr>
      <w:rFonts w:eastAsia="宋体" w:cs="Arial"/>
      <w:sz w:val="16"/>
      <w:szCs w:val="16"/>
      <w:lang w:val="en-US" w:eastAsia="zh-CN"/>
    </w:rPr>
  </w:style>
  <w:style w:type="paragraph" w:customStyle="1" w:styleId="font7">
    <w:name w:val="font7"/>
    <w:basedOn w:val="a"/>
    <w:qFormat/>
    <w:pPr>
      <w:spacing w:before="100" w:beforeAutospacing="1" w:after="100" w:afterAutospacing="1"/>
    </w:pPr>
    <w:rPr>
      <w:rFonts w:ascii="宋体" w:eastAsia="宋体" w:hAnsi="宋体" w:cs="宋体"/>
      <w:b/>
      <w:bCs/>
      <w:sz w:val="24"/>
      <w:lang w:val="en-US" w:eastAsia="zh-CN"/>
    </w:rPr>
  </w:style>
  <w:style w:type="paragraph" w:customStyle="1" w:styleId="font8">
    <w:name w:val="font8"/>
    <w:basedOn w:val="a"/>
    <w:qFormat/>
    <w:pPr>
      <w:spacing w:before="100" w:beforeAutospacing="1" w:after="100" w:afterAutospacing="1"/>
    </w:pPr>
    <w:rPr>
      <w:rFonts w:ascii="宋体" w:eastAsia="宋体" w:hAnsi="宋体" w:cs="宋体"/>
      <w:sz w:val="24"/>
      <w:lang w:val="en-US" w:eastAsia="zh-CN"/>
    </w:rPr>
  </w:style>
  <w:style w:type="paragraph" w:customStyle="1" w:styleId="font9">
    <w:name w:val="font9"/>
    <w:basedOn w:val="a"/>
    <w:qFormat/>
    <w:pPr>
      <w:spacing w:before="100" w:beforeAutospacing="1" w:after="100" w:afterAutospacing="1"/>
    </w:pPr>
    <w:rPr>
      <w:rFonts w:ascii="Tahoma" w:eastAsia="宋体" w:hAnsi="Tahoma" w:cs="Tahoma"/>
      <w:b/>
      <w:bCs/>
      <w:color w:val="000000"/>
      <w:sz w:val="16"/>
      <w:szCs w:val="16"/>
      <w:lang w:val="en-US" w:eastAsia="zh-CN"/>
    </w:rPr>
  </w:style>
  <w:style w:type="paragraph" w:customStyle="1" w:styleId="font10">
    <w:name w:val="font10"/>
    <w:basedOn w:val="a"/>
    <w:qFormat/>
    <w:pPr>
      <w:spacing w:before="100" w:beforeAutospacing="1" w:after="100" w:afterAutospacing="1"/>
    </w:pPr>
    <w:rPr>
      <w:rFonts w:ascii="Tahoma" w:eastAsia="宋体" w:hAnsi="Tahoma" w:cs="Tahoma"/>
      <w:color w:val="000000"/>
      <w:sz w:val="16"/>
      <w:szCs w:val="16"/>
      <w:lang w:val="en-US" w:eastAsia="zh-CN"/>
    </w:rPr>
  </w:style>
  <w:style w:type="paragraph" w:customStyle="1" w:styleId="font11">
    <w:name w:val="font11"/>
    <w:basedOn w:val="a"/>
    <w:qFormat/>
    <w:pPr>
      <w:spacing w:before="100" w:beforeAutospacing="1" w:after="100" w:afterAutospacing="1"/>
    </w:pPr>
    <w:rPr>
      <w:rFonts w:ascii="宋体" w:eastAsia="宋体" w:hAnsi="宋体" w:cs="宋体"/>
      <w:b/>
      <w:bCs/>
      <w:sz w:val="18"/>
      <w:szCs w:val="18"/>
      <w:lang w:val="en-US" w:eastAsia="zh-CN"/>
    </w:rPr>
  </w:style>
  <w:style w:type="paragraph" w:customStyle="1" w:styleId="font12">
    <w:name w:val="font12"/>
    <w:basedOn w:val="a"/>
    <w:qFormat/>
    <w:pPr>
      <w:spacing w:before="100" w:beforeAutospacing="1" w:after="100" w:afterAutospacing="1"/>
    </w:pPr>
    <w:rPr>
      <w:rFonts w:ascii="宋体" w:eastAsia="宋体" w:hAnsi="宋体" w:cs="宋体"/>
      <w:sz w:val="18"/>
      <w:szCs w:val="18"/>
      <w:lang w:val="en-US" w:eastAsia="zh-CN"/>
    </w:rPr>
  </w:style>
  <w:style w:type="paragraph" w:customStyle="1" w:styleId="font13">
    <w:name w:val="font13"/>
    <w:basedOn w:val="a"/>
    <w:qFormat/>
    <w:pPr>
      <w:spacing w:before="100" w:beforeAutospacing="1" w:after="100" w:afterAutospacing="1"/>
    </w:pPr>
    <w:rPr>
      <w:rFonts w:eastAsia="宋体" w:cs="Arial"/>
      <w:b/>
      <w:bCs/>
      <w:sz w:val="16"/>
      <w:szCs w:val="16"/>
      <w:lang w:val="en-US" w:eastAsia="zh-CN"/>
    </w:rPr>
  </w:style>
  <w:style w:type="paragraph" w:customStyle="1" w:styleId="font14">
    <w:name w:val="font14"/>
    <w:basedOn w:val="a"/>
    <w:qFormat/>
    <w:pPr>
      <w:spacing w:before="100" w:beforeAutospacing="1" w:after="100" w:afterAutospacing="1"/>
    </w:pPr>
    <w:rPr>
      <w:rFonts w:ascii="宋体" w:eastAsia="宋体" w:hAnsi="宋体" w:cs="宋体"/>
      <w:b/>
      <w:bCs/>
      <w:sz w:val="16"/>
      <w:szCs w:val="16"/>
      <w:lang w:val="en-US" w:eastAsia="zh-CN"/>
    </w:rPr>
  </w:style>
  <w:style w:type="paragraph" w:customStyle="1" w:styleId="font15">
    <w:name w:val="font15"/>
    <w:basedOn w:val="a"/>
    <w:qFormat/>
    <w:pPr>
      <w:spacing w:before="100" w:beforeAutospacing="1" w:after="100" w:afterAutospacing="1"/>
    </w:pPr>
    <w:rPr>
      <w:rFonts w:ascii="宋体" w:eastAsia="宋体" w:hAnsi="宋体" w:cs="宋体"/>
      <w:sz w:val="16"/>
      <w:szCs w:val="16"/>
      <w:lang w:val="en-US" w:eastAsia="zh-CN"/>
    </w:rPr>
  </w:style>
  <w:style w:type="paragraph" w:customStyle="1" w:styleId="font16">
    <w:name w:val="font16"/>
    <w:basedOn w:val="a"/>
    <w:qFormat/>
    <w:pPr>
      <w:spacing w:before="100" w:beforeAutospacing="1" w:after="100" w:afterAutospacing="1"/>
    </w:pPr>
    <w:rPr>
      <w:rFonts w:ascii="宋体" w:eastAsia="宋体" w:hAnsi="宋体" w:cs="宋体"/>
      <w:color w:val="000000"/>
      <w:sz w:val="16"/>
      <w:szCs w:val="16"/>
      <w:lang w:val="en-US" w:eastAsia="zh-CN"/>
    </w:rPr>
  </w:style>
  <w:style w:type="paragraph" w:customStyle="1" w:styleId="xl83">
    <w:name w:val="xl83"/>
    <w:basedOn w:val="a"/>
    <w:qFormat/>
    <w:pPr>
      <w:shd w:val="clear" w:color="000000" w:fill="FFFFFF"/>
      <w:spacing w:before="100" w:beforeAutospacing="1" w:after="100" w:afterAutospacing="1"/>
      <w:jc w:val="center"/>
    </w:pPr>
    <w:rPr>
      <w:rFonts w:eastAsia="宋体" w:cs="Arial"/>
      <w:b/>
      <w:bCs/>
      <w:sz w:val="24"/>
      <w:lang w:val="en-US" w:eastAsia="zh-CN"/>
    </w:rPr>
  </w:style>
  <w:style w:type="paragraph" w:customStyle="1" w:styleId="xl84">
    <w:name w:val="xl84"/>
    <w:basedOn w:val="a"/>
    <w:qFormat/>
    <w:pPr>
      <w:shd w:val="clear" w:color="000000" w:fill="FFFFFF"/>
      <w:spacing w:before="100" w:beforeAutospacing="1" w:after="100" w:afterAutospacing="1"/>
    </w:pPr>
    <w:rPr>
      <w:rFonts w:eastAsia="宋体" w:cs="Arial"/>
      <w:color w:val="000000"/>
      <w:sz w:val="22"/>
      <w:szCs w:val="22"/>
      <w:lang w:val="en-US" w:eastAsia="zh-CN"/>
    </w:rPr>
  </w:style>
  <w:style w:type="paragraph" w:customStyle="1" w:styleId="xl85">
    <w:name w:val="xl85"/>
    <w:basedOn w:val="a"/>
    <w:qFormat/>
    <w:pPr>
      <w:shd w:val="clear" w:color="000000" w:fill="FFFFFF"/>
      <w:spacing w:before="100" w:beforeAutospacing="1" w:after="100" w:afterAutospacing="1"/>
      <w:jc w:val="center"/>
    </w:pPr>
    <w:rPr>
      <w:rFonts w:ascii="宋体" w:eastAsia="宋体" w:hAnsi="宋体" w:cs="宋体"/>
      <w:b/>
      <w:bCs/>
      <w:sz w:val="24"/>
      <w:lang w:val="en-US" w:eastAsia="zh-CN"/>
    </w:rPr>
  </w:style>
  <w:style w:type="paragraph" w:customStyle="1" w:styleId="xl86">
    <w:name w:val="xl86"/>
    <w:basedOn w:val="a"/>
    <w:qFormat/>
    <w:pPr>
      <w:shd w:val="clear" w:color="000000" w:fill="FFFFFF"/>
      <w:spacing w:before="100" w:beforeAutospacing="1" w:after="100" w:afterAutospacing="1"/>
      <w:jc w:val="center"/>
    </w:pPr>
    <w:rPr>
      <w:rFonts w:eastAsia="宋体" w:cs="Arial"/>
      <w:b/>
      <w:bCs/>
      <w:color w:val="FF0000"/>
      <w:sz w:val="24"/>
      <w:lang w:val="en-US" w:eastAsia="zh-CN"/>
    </w:rPr>
  </w:style>
  <w:style w:type="paragraph" w:customStyle="1" w:styleId="xl87">
    <w:name w:val="xl87"/>
    <w:basedOn w:val="a"/>
    <w:qFormat/>
    <w:pPr>
      <w:shd w:val="clear" w:color="000000" w:fill="FFFFFF"/>
      <w:spacing w:before="100" w:beforeAutospacing="1" w:after="100" w:afterAutospacing="1"/>
    </w:pPr>
    <w:rPr>
      <w:rFonts w:eastAsia="宋体" w:cs="Arial"/>
      <w:color w:val="FF0000"/>
      <w:sz w:val="22"/>
      <w:szCs w:val="22"/>
      <w:lang w:val="en-US" w:eastAsia="zh-CN"/>
    </w:rPr>
  </w:style>
  <w:style w:type="paragraph" w:customStyle="1" w:styleId="xl88">
    <w:name w:val="xl88"/>
    <w:basedOn w:val="a"/>
    <w:qFormat/>
    <w:pPr>
      <w:shd w:val="clear" w:color="000000" w:fill="FFFFFF"/>
      <w:spacing w:before="100" w:beforeAutospacing="1" w:after="100" w:afterAutospacing="1"/>
    </w:pPr>
    <w:rPr>
      <w:rFonts w:eastAsia="宋体" w:cs="Arial"/>
      <w:sz w:val="22"/>
      <w:szCs w:val="22"/>
      <w:lang w:val="en-US" w:eastAsia="zh-CN"/>
    </w:rPr>
  </w:style>
  <w:style w:type="paragraph" w:customStyle="1" w:styleId="xl89">
    <w:name w:val="xl89"/>
    <w:basedOn w:val="a"/>
    <w:qFormat/>
    <w:pPr>
      <w:shd w:val="clear" w:color="000000" w:fill="FFFFFF"/>
      <w:spacing w:before="100" w:beforeAutospacing="1" w:after="100" w:afterAutospacing="1"/>
    </w:pPr>
    <w:rPr>
      <w:rFonts w:eastAsia="宋体" w:cs="Arial"/>
      <w:sz w:val="24"/>
      <w:lang w:val="en-US" w:eastAsia="zh-CN"/>
    </w:rPr>
  </w:style>
  <w:style w:type="paragraph" w:customStyle="1" w:styleId="xl90">
    <w:name w:val="xl90"/>
    <w:basedOn w:val="a"/>
    <w:qFormat/>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jc w:val="center"/>
    </w:pPr>
    <w:rPr>
      <w:rFonts w:eastAsia="宋体" w:cs="Arial"/>
      <w:b/>
      <w:bCs/>
      <w:sz w:val="16"/>
      <w:szCs w:val="16"/>
      <w:lang w:val="en-US" w:eastAsia="zh-CN"/>
    </w:rPr>
  </w:style>
  <w:style w:type="paragraph" w:customStyle="1" w:styleId="xl91">
    <w:name w:val="xl91"/>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宋体" w:cs="Arial"/>
      <w:sz w:val="16"/>
      <w:szCs w:val="16"/>
      <w:lang w:val="en-US" w:eastAsia="zh-CN"/>
    </w:rPr>
  </w:style>
  <w:style w:type="paragraph" w:customStyle="1" w:styleId="xl92">
    <w:name w:val="xl92"/>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16"/>
      <w:szCs w:val="16"/>
      <w:lang w:val="en-US" w:eastAsia="zh-CN"/>
    </w:rPr>
  </w:style>
  <w:style w:type="paragraph" w:customStyle="1" w:styleId="xl93">
    <w:name w:val="xl93"/>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宋体" w:cs="Arial"/>
      <w:sz w:val="16"/>
      <w:szCs w:val="16"/>
      <w:lang w:val="en-US" w:eastAsia="zh-CN"/>
    </w:rPr>
  </w:style>
  <w:style w:type="paragraph" w:customStyle="1" w:styleId="xl94">
    <w:name w:val="xl94"/>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sz w:val="16"/>
      <w:szCs w:val="16"/>
      <w:lang w:val="en-US" w:eastAsia="zh-CN"/>
    </w:rPr>
  </w:style>
  <w:style w:type="paragraph" w:customStyle="1" w:styleId="xl95">
    <w:name w:val="xl95"/>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宋体" w:hAnsi="宋体" w:cs="宋体"/>
      <w:sz w:val="16"/>
      <w:szCs w:val="16"/>
      <w:lang w:val="en-US" w:eastAsia="zh-CN"/>
    </w:rPr>
  </w:style>
  <w:style w:type="paragraph" w:customStyle="1" w:styleId="xl96">
    <w:name w:val="xl96"/>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16"/>
      <w:szCs w:val="16"/>
      <w:lang w:val="en-US" w:eastAsia="zh-CN"/>
    </w:rPr>
  </w:style>
  <w:style w:type="paragraph" w:customStyle="1" w:styleId="xl97">
    <w:name w:val="xl97"/>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16"/>
      <w:szCs w:val="16"/>
      <w:lang w:val="en-US" w:eastAsia="zh-CN"/>
    </w:rPr>
  </w:style>
  <w:style w:type="paragraph" w:customStyle="1" w:styleId="xl98">
    <w:name w:val="xl98"/>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sz w:val="16"/>
      <w:szCs w:val="16"/>
      <w:lang w:val="en-US" w:eastAsia="zh-CN"/>
    </w:rPr>
  </w:style>
  <w:style w:type="paragraph" w:customStyle="1" w:styleId="xl99">
    <w:name w:val="xl99"/>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xl100">
    <w:name w:val="xl100"/>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sz w:val="16"/>
      <w:szCs w:val="16"/>
      <w:lang w:val="en-US" w:eastAsia="zh-CN"/>
    </w:rPr>
  </w:style>
  <w:style w:type="paragraph" w:customStyle="1" w:styleId="xl101">
    <w:name w:val="xl101"/>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eastAsia="宋体" w:cs="Arial"/>
      <w:sz w:val="16"/>
      <w:szCs w:val="16"/>
      <w:lang w:val="en-US" w:eastAsia="zh-CN"/>
    </w:rPr>
  </w:style>
  <w:style w:type="paragraph" w:customStyle="1" w:styleId="xl102">
    <w:name w:val="xl102"/>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宋体" w:cs="Arial"/>
      <w:sz w:val="16"/>
      <w:szCs w:val="16"/>
      <w:lang w:val="en-US" w:eastAsia="zh-CN"/>
    </w:rPr>
  </w:style>
  <w:style w:type="paragraph" w:customStyle="1" w:styleId="xl103">
    <w:name w:val="xl103"/>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xl104">
    <w:name w:val="xl104"/>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eastAsia="宋体" w:cs="Arial"/>
      <w:sz w:val="16"/>
      <w:szCs w:val="16"/>
      <w:lang w:val="en-US" w:eastAsia="zh-CN"/>
    </w:rPr>
  </w:style>
  <w:style w:type="paragraph" w:customStyle="1" w:styleId="xl105">
    <w:name w:val="xl105"/>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xl106">
    <w:name w:val="xl106"/>
    <w:basedOn w:val="a"/>
    <w:qFormat/>
    <w:pPr>
      <w:pBdr>
        <w:left w:val="single" w:sz="4" w:space="0" w:color="auto"/>
        <w:bottom w:val="single" w:sz="4" w:space="0" w:color="auto"/>
        <w:right w:val="single" w:sz="4" w:space="0" w:color="auto"/>
      </w:pBdr>
      <w:spacing w:before="100" w:beforeAutospacing="1" w:after="100" w:afterAutospacing="1"/>
    </w:pPr>
    <w:rPr>
      <w:rFonts w:ascii="宋体" w:eastAsia="宋体" w:hAnsi="宋体" w:cs="宋体"/>
      <w:color w:val="000000"/>
      <w:sz w:val="16"/>
      <w:szCs w:val="16"/>
      <w:lang w:val="en-US" w:eastAsia="zh-CN"/>
    </w:rPr>
  </w:style>
  <w:style w:type="paragraph" w:customStyle="1" w:styleId="xl107">
    <w:name w:val="xl107"/>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color w:val="000000"/>
      <w:sz w:val="16"/>
      <w:szCs w:val="16"/>
      <w:lang w:val="en-US" w:eastAsia="zh-CN"/>
    </w:rPr>
  </w:style>
  <w:style w:type="paragraph" w:customStyle="1" w:styleId="xl108">
    <w:name w:val="xl108"/>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color w:val="000000"/>
      <w:sz w:val="16"/>
      <w:szCs w:val="16"/>
      <w:lang w:val="en-US" w:eastAsia="zh-CN"/>
    </w:rPr>
  </w:style>
  <w:style w:type="paragraph" w:customStyle="1" w:styleId="xl109">
    <w:name w:val="xl109"/>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宋体" w:cs="Arial"/>
      <w:color w:val="000000"/>
      <w:sz w:val="16"/>
      <w:szCs w:val="16"/>
      <w:lang w:val="en-US" w:eastAsia="zh-CN"/>
    </w:rPr>
  </w:style>
  <w:style w:type="paragraph" w:customStyle="1" w:styleId="xl110">
    <w:name w:val="xl110"/>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color w:val="000000"/>
      <w:sz w:val="16"/>
      <w:szCs w:val="16"/>
      <w:lang w:val="en-US" w:eastAsia="zh-CN"/>
    </w:rPr>
  </w:style>
  <w:style w:type="paragraph" w:customStyle="1" w:styleId="xl111">
    <w:name w:val="xl111"/>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宋体" w:cs="Arial"/>
      <w:color w:val="000000"/>
      <w:sz w:val="16"/>
      <w:szCs w:val="16"/>
      <w:lang w:val="en-US" w:eastAsia="zh-CN"/>
    </w:rPr>
  </w:style>
  <w:style w:type="paragraph" w:customStyle="1" w:styleId="xl112">
    <w:name w:val="xl112"/>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eastAsia="宋体" w:cs="Arial"/>
      <w:color w:val="000000"/>
      <w:sz w:val="16"/>
      <w:szCs w:val="16"/>
      <w:lang w:val="en-US" w:eastAsia="zh-CN"/>
    </w:rPr>
  </w:style>
  <w:style w:type="paragraph" w:customStyle="1" w:styleId="xl113">
    <w:name w:val="xl113"/>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宋体" w:cs="Arial"/>
      <w:color w:val="000000"/>
      <w:sz w:val="16"/>
      <w:szCs w:val="16"/>
      <w:lang w:val="en-US" w:eastAsia="zh-CN"/>
    </w:rPr>
  </w:style>
  <w:style w:type="paragraph" w:customStyle="1" w:styleId="xl114">
    <w:name w:val="xl114"/>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right"/>
    </w:pPr>
    <w:rPr>
      <w:rFonts w:eastAsia="宋体" w:cs="Arial"/>
      <w:color w:val="000000"/>
      <w:sz w:val="16"/>
      <w:szCs w:val="16"/>
      <w:lang w:val="en-US" w:eastAsia="zh-CN"/>
    </w:rPr>
  </w:style>
  <w:style w:type="paragraph" w:customStyle="1" w:styleId="xl115">
    <w:name w:val="xl115"/>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color w:val="000000"/>
      <w:sz w:val="16"/>
      <w:szCs w:val="16"/>
      <w:lang w:val="en-US" w:eastAsia="zh-CN"/>
    </w:rPr>
  </w:style>
  <w:style w:type="paragraph" w:customStyle="1" w:styleId="xl116">
    <w:name w:val="xl116"/>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eastAsia="宋体" w:cs="Arial"/>
      <w:color w:val="000000"/>
      <w:sz w:val="16"/>
      <w:szCs w:val="16"/>
      <w:lang w:val="en-US" w:eastAsia="zh-CN"/>
    </w:rPr>
  </w:style>
  <w:style w:type="paragraph" w:customStyle="1" w:styleId="xl117">
    <w:name w:val="xl117"/>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宋体" w:cs="Arial"/>
      <w:sz w:val="16"/>
      <w:szCs w:val="16"/>
      <w:lang w:val="en-US" w:eastAsia="zh-CN"/>
    </w:rPr>
  </w:style>
  <w:style w:type="paragraph" w:customStyle="1" w:styleId="xl118">
    <w:name w:val="xl118"/>
    <w:basedOn w:val="a"/>
    <w:qFormat/>
    <w:pPr>
      <w:pBdr>
        <w:top w:val="single" w:sz="4" w:space="0" w:color="808080"/>
        <w:left w:val="single" w:sz="4" w:space="0" w:color="808080"/>
        <w:bottom w:val="single" w:sz="4" w:space="0" w:color="auto"/>
        <w:right w:val="single" w:sz="4" w:space="0" w:color="auto"/>
      </w:pBdr>
      <w:shd w:val="clear" w:color="000000" w:fill="FFFFFF"/>
      <w:spacing w:before="100" w:beforeAutospacing="1" w:after="100" w:afterAutospacing="1"/>
    </w:pPr>
    <w:rPr>
      <w:rFonts w:ascii="宋体" w:eastAsia="宋体" w:hAnsi="宋体" w:cs="宋体"/>
      <w:sz w:val="16"/>
      <w:szCs w:val="16"/>
      <w:lang w:val="en-US" w:eastAsia="zh-CN"/>
    </w:rPr>
  </w:style>
  <w:style w:type="paragraph" w:customStyle="1" w:styleId="xl119">
    <w:name w:val="xl119"/>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sz w:val="16"/>
      <w:szCs w:val="16"/>
      <w:lang w:val="en-US" w:eastAsia="zh-CN"/>
    </w:rPr>
  </w:style>
  <w:style w:type="paragraph" w:customStyle="1" w:styleId="xl120">
    <w:name w:val="xl120"/>
    <w:basedOn w:val="a"/>
    <w:qFormat/>
    <w:pPr>
      <w:pBdr>
        <w:top w:val="single" w:sz="4" w:space="0" w:color="808080"/>
        <w:left w:val="single" w:sz="4" w:space="0" w:color="808080"/>
        <w:right w:val="single" w:sz="4" w:space="0" w:color="auto"/>
      </w:pBdr>
      <w:spacing w:before="100" w:beforeAutospacing="1" w:after="100" w:afterAutospacing="1"/>
    </w:pPr>
    <w:rPr>
      <w:rFonts w:ascii="宋体" w:eastAsia="宋体" w:hAnsi="宋体" w:cs="宋体"/>
      <w:sz w:val="16"/>
      <w:szCs w:val="16"/>
      <w:lang w:val="en-US" w:eastAsia="zh-CN"/>
    </w:rPr>
  </w:style>
  <w:style w:type="paragraph" w:customStyle="1" w:styleId="xl121">
    <w:name w:val="xl121"/>
    <w:basedOn w:val="a"/>
    <w:qFormat/>
    <w:pPr>
      <w:pBdr>
        <w:bottom w:val="single" w:sz="4" w:space="0" w:color="auto"/>
        <w:right w:val="single" w:sz="4" w:space="0" w:color="auto"/>
      </w:pBdr>
      <w:shd w:val="clear" w:color="000000" w:fill="FFFFFF"/>
      <w:spacing w:before="100" w:beforeAutospacing="1" w:after="100" w:afterAutospacing="1"/>
    </w:pPr>
    <w:rPr>
      <w:rFonts w:eastAsia="宋体" w:cs="Arial"/>
      <w:sz w:val="16"/>
      <w:szCs w:val="16"/>
      <w:lang w:val="en-US" w:eastAsia="zh-CN"/>
    </w:rPr>
  </w:style>
  <w:style w:type="paragraph" w:customStyle="1" w:styleId="xl122">
    <w:name w:val="xl122"/>
    <w:basedOn w:val="a"/>
    <w:qFormat/>
    <w:pPr>
      <w:pBdr>
        <w:top w:val="single" w:sz="4" w:space="0" w:color="808080"/>
        <w:bottom w:val="single" w:sz="4" w:space="0" w:color="auto"/>
        <w:right w:val="single" w:sz="4" w:space="0" w:color="auto"/>
      </w:pBdr>
      <w:shd w:val="clear" w:color="000000" w:fill="FFFFFF"/>
      <w:spacing w:before="100" w:beforeAutospacing="1" w:after="100" w:afterAutospacing="1"/>
    </w:pPr>
    <w:rPr>
      <w:rFonts w:eastAsia="宋体" w:cs="Arial"/>
      <w:sz w:val="16"/>
      <w:szCs w:val="16"/>
      <w:lang w:val="en-US" w:eastAsia="zh-CN"/>
    </w:rPr>
  </w:style>
  <w:style w:type="paragraph" w:customStyle="1" w:styleId="xl123">
    <w:name w:val="xl123"/>
    <w:basedOn w:val="a"/>
    <w:qFormat/>
    <w:pPr>
      <w:pBdr>
        <w:bottom w:val="single" w:sz="4" w:space="0" w:color="auto"/>
        <w:right w:val="single" w:sz="4" w:space="0" w:color="auto"/>
      </w:pBdr>
      <w:shd w:val="clear" w:color="000000" w:fill="FFCC99"/>
      <w:spacing w:before="100" w:beforeAutospacing="1" w:after="100" w:afterAutospacing="1"/>
    </w:pPr>
    <w:rPr>
      <w:rFonts w:eastAsia="宋体" w:cs="Arial"/>
      <w:sz w:val="16"/>
      <w:szCs w:val="16"/>
      <w:lang w:val="en-US" w:eastAsia="zh-CN"/>
    </w:rPr>
  </w:style>
  <w:style w:type="paragraph" w:customStyle="1" w:styleId="xl124">
    <w:name w:val="xl124"/>
    <w:basedOn w:val="a"/>
    <w:qFormat/>
    <w:pPr>
      <w:pBdr>
        <w:top w:val="single" w:sz="4" w:space="0" w:color="808080"/>
        <w:left w:val="single" w:sz="4" w:space="0" w:color="808080"/>
        <w:bottom w:val="single" w:sz="4" w:space="0" w:color="auto"/>
        <w:right w:val="single" w:sz="4" w:space="0" w:color="auto"/>
      </w:pBdr>
      <w:shd w:val="clear" w:color="000000" w:fill="FFFFFF"/>
      <w:spacing w:before="100" w:beforeAutospacing="1" w:after="100" w:afterAutospacing="1"/>
    </w:pPr>
    <w:rPr>
      <w:rFonts w:eastAsia="宋体" w:cs="Arial"/>
      <w:sz w:val="16"/>
      <w:szCs w:val="16"/>
      <w:lang w:val="en-US" w:eastAsia="zh-CN"/>
    </w:rPr>
  </w:style>
  <w:style w:type="paragraph" w:customStyle="1" w:styleId="xl125">
    <w:name w:val="xl125"/>
    <w:basedOn w:val="a"/>
    <w:qFormat/>
    <w:pPr>
      <w:pBdr>
        <w:top w:val="single" w:sz="4" w:space="0" w:color="808080"/>
        <w:left w:val="single" w:sz="4" w:space="0" w:color="808080"/>
        <w:bottom w:val="single" w:sz="4" w:space="0" w:color="auto"/>
        <w:right w:val="single" w:sz="4" w:space="0" w:color="auto"/>
      </w:pBdr>
      <w:shd w:val="clear" w:color="000000" w:fill="FFCC99"/>
      <w:spacing w:before="100" w:beforeAutospacing="1" w:after="100" w:afterAutospacing="1"/>
    </w:pPr>
    <w:rPr>
      <w:rFonts w:eastAsia="宋体" w:cs="Arial"/>
      <w:sz w:val="16"/>
      <w:szCs w:val="16"/>
      <w:lang w:val="en-US" w:eastAsia="zh-CN"/>
    </w:rPr>
  </w:style>
  <w:style w:type="paragraph" w:customStyle="1" w:styleId="xl126">
    <w:name w:val="xl126"/>
    <w:basedOn w:val="a"/>
    <w:qFormat/>
    <w:pPr>
      <w:pBdr>
        <w:top w:val="single" w:sz="4" w:space="0" w:color="808080"/>
        <w:left w:val="single" w:sz="4" w:space="0" w:color="808080"/>
        <w:bottom w:val="single" w:sz="4" w:space="0" w:color="auto"/>
        <w:right w:val="single" w:sz="4" w:space="0" w:color="auto"/>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xl127">
    <w:name w:val="xl127"/>
    <w:basedOn w:val="a"/>
    <w:qFormat/>
    <w:pPr>
      <w:pBdr>
        <w:bottom w:val="single" w:sz="4" w:space="0" w:color="auto"/>
        <w:right w:val="single" w:sz="4" w:space="0" w:color="auto"/>
      </w:pBdr>
      <w:shd w:val="clear" w:color="000000" w:fill="FFCC99"/>
      <w:spacing w:before="100" w:beforeAutospacing="1" w:after="100" w:afterAutospacing="1"/>
      <w:jc w:val="center"/>
    </w:pPr>
    <w:rPr>
      <w:rFonts w:eastAsia="宋体" w:cs="Arial"/>
      <w:sz w:val="16"/>
      <w:szCs w:val="16"/>
      <w:lang w:val="en-US" w:eastAsia="zh-CN"/>
    </w:rPr>
  </w:style>
  <w:style w:type="paragraph" w:customStyle="1" w:styleId="xl128">
    <w:name w:val="xl128"/>
    <w:basedOn w:val="a"/>
    <w:qFormat/>
    <w:pPr>
      <w:pBdr>
        <w:top w:val="single" w:sz="4" w:space="0" w:color="808080"/>
        <w:left w:val="single" w:sz="4" w:space="0" w:color="808080"/>
        <w:bottom w:val="single" w:sz="4" w:space="0" w:color="auto"/>
        <w:right w:val="single" w:sz="4" w:space="0" w:color="auto"/>
      </w:pBdr>
      <w:shd w:val="clear" w:color="000000" w:fill="FFFFFF"/>
      <w:spacing w:before="100" w:beforeAutospacing="1" w:after="100" w:afterAutospacing="1"/>
      <w:jc w:val="center"/>
    </w:pPr>
    <w:rPr>
      <w:rFonts w:eastAsia="宋体" w:cs="Arial"/>
      <w:sz w:val="16"/>
      <w:szCs w:val="16"/>
      <w:lang w:val="en-US" w:eastAsia="zh-CN"/>
    </w:rPr>
  </w:style>
  <w:style w:type="paragraph" w:customStyle="1" w:styleId="xl129">
    <w:name w:val="xl129"/>
    <w:basedOn w:val="a"/>
    <w:qFormat/>
    <w:pPr>
      <w:pBdr>
        <w:top w:val="single" w:sz="4" w:space="0" w:color="808080"/>
        <w:left w:val="single" w:sz="4" w:space="0" w:color="808080"/>
        <w:bottom w:val="single" w:sz="4" w:space="0" w:color="auto"/>
        <w:right w:val="single" w:sz="4" w:space="0" w:color="auto"/>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xl130">
    <w:name w:val="xl130"/>
    <w:basedOn w:val="a"/>
    <w:qFormat/>
    <w:pPr>
      <w:pBdr>
        <w:top w:val="single" w:sz="4" w:space="0" w:color="808080"/>
        <w:left w:val="single" w:sz="4" w:space="0" w:color="808080"/>
        <w:bottom w:val="single" w:sz="4" w:space="0" w:color="auto"/>
        <w:right w:val="single" w:sz="4" w:space="0" w:color="auto"/>
      </w:pBdr>
      <w:shd w:val="clear" w:color="000000" w:fill="C0C0C0"/>
      <w:spacing w:before="100" w:beforeAutospacing="1" w:after="100" w:afterAutospacing="1"/>
    </w:pPr>
    <w:rPr>
      <w:rFonts w:eastAsia="宋体" w:cs="Arial"/>
      <w:sz w:val="16"/>
      <w:szCs w:val="16"/>
      <w:lang w:val="en-US" w:eastAsia="zh-CN"/>
    </w:rPr>
  </w:style>
  <w:style w:type="paragraph" w:customStyle="1" w:styleId="xl131">
    <w:name w:val="xl131"/>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color w:val="FF0000"/>
      <w:sz w:val="16"/>
      <w:szCs w:val="16"/>
      <w:lang w:val="en-US" w:eastAsia="zh-CN"/>
    </w:rPr>
  </w:style>
  <w:style w:type="paragraph" w:customStyle="1" w:styleId="xl132">
    <w:name w:val="xl132"/>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宋体" w:cs="Arial"/>
      <w:color w:val="FF0000"/>
      <w:sz w:val="16"/>
      <w:szCs w:val="16"/>
      <w:lang w:val="en-US" w:eastAsia="zh-CN"/>
    </w:rPr>
  </w:style>
  <w:style w:type="paragraph" w:customStyle="1" w:styleId="xl133">
    <w:name w:val="xl133"/>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宋体" w:cs="Arial"/>
      <w:color w:val="FF0000"/>
      <w:sz w:val="16"/>
      <w:szCs w:val="16"/>
      <w:lang w:val="en-US" w:eastAsia="zh-CN"/>
    </w:rPr>
  </w:style>
  <w:style w:type="paragraph" w:customStyle="1" w:styleId="xl134">
    <w:name w:val="xl134"/>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color w:val="FF0000"/>
      <w:sz w:val="16"/>
      <w:szCs w:val="16"/>
      <w:lang w:val="en-US" w:eastAsia="zh-CN"/>
    </w:rPr>
  </w:style>
  <w:style w:type="paragraph" w:customStyle="1" w:styleId="xl135">
    <w:name w:val="xl135"/>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宋体" w:cs="Arial"/>
      <w:color w:val="FF0000"/>
      <w:sz w:val="16"/>
      <w:szCs w:val="16"/>
      <w:lang w:val="en-US" w:eastAsia="zh-CN"/>
    </w:rPr>
  </w:style>
  <w:style w:type="paragraph" w:customStyle="1" w:styleId="xl136">
    <w:name w:val="xl136"/>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eastAsia="宋体" w:cs="Arial"/>
      <w:sz w:val="16"/>
      <w:szCs w:val="16"/>
      <w:lang w:val="en-US" w:eastAsia="zh-CN"/>
    </w:rPr>
  </w:style>
  <w:style w:type="paragraph" w:customStyle="1" w:styleId="xl137">
    <w:name w:val="xl137"/>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right"/>
    </w:pPr>
    <w:rPr>
      <w:rFonts w:eastAsia="宋体" w:cs="Arial"/>
      <w:sz w:val="16"/>
      <w:szCs w:val="16"/>
      <w:lang w:val="en-US" w:eastAsia="zh-CN"/>
    </w:rPr>
  </w:style>
  <w:style w:type="paragraph" w:customStyle="1" w:styleId="xl138">
    <w:name w:val="xl138"/>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16"/>
      <w:szCs w:val="16"/>
      <w:lang w:val="en-US" w:eastAsia="zh-CN"/>
    </w:rPr>
  </w:style>
  <w:style w:type="paragraph" w:customStyle="1" w:styleId="xl139">
    <w:name w:val="xl139"/>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sz w:val="16"/>
      <w:szCs w:val="16"/>
      <w:lang w:val="en-US" w:eastAsia="zh-CN"/>
    </w:rPr>
  </w:style>
  <w:style w:type="paragraph" w:customStyle="1" w:styleId="xl140">
    <w:name w:val="xl140"/>
    <w:basedOn w:val="a"/>
    <w:qFormat/>
    <w:pPr>
      <w:pBdr>
        <w:top w:val="single" w:sz="4" w:space="0" w:color="808080"/>
        <w:left w:val="single" w:sz="4" w:space="0" w:color="808080"/>
        <w:right w:val="single" w:sz="4" w:space="0" w:color="auto"/>
      </w:pBdr>
      <w:shd w:val="clear" w:color="000000" w:fill="FFFFFF"/>
      <w:spacing w:before="100" w:beforeAutospacing="1" w:after="100" w:afterAutospacing="1"/>
    </w:pPr>
    <w:rPr>
      <w:rFonts w:ascii="宋体" w:eastAsia="宋体" w:hAnsi="宋体" w:cs="宋体"/>
      <w:sz w:val="16"/>
      <w:szCs w:val="16"/>
      <w:lang w:val="en-US" w:eastAsia="zh-CN"/>
    </w:rPr>
  </w:style>
  <w:style w:type="paragraph" w:customStyle="1" w:styleId="xl141">
    <w:name w:val="xl141"/>
    <w:basedOn w:val="a"/>
    <w:qFormat/>
    <w:pPr>
      <w:pBdr>
        <w:bottom w:val="single" w:sz="4" w:space="0" w:color="auto"/>
        <w:right w:val="single" w:sz="4" w:space="0" w:color="auto"/>
      </w:pBdr>
      <w:shd w:val="clear" w:color="000000" w:fill="FFCC99"/>
      <w:spacing w:before="100" w:beforeAutospacing="1" w:after="100" w:afterAutospacing="1"/>
    </w:pPr>
    <w:rPr>
      <w:rFonts w:eastAsia="宋体" w:cs="Arial"/>
      <w:sz w:val="16"/>
      <w:szCs w:val="16"/>
      <w:lang w:val="en-US" w:eastAsia="zh-CN"/>
    </w:rPr>
  </w:style>
  <w:style w:type="paragraph" w:customStyle="1" w:styleId="xl142">
    <w:name w:val="xl142"/>
    <w:basedOn w:val="a"/>
    <w:qFormat/>
    <w:pPr>
      <w:pBdr>
        <w:top w:val="single" w:sz="4" w:space="0" w:color="808080"/>
        <w:bottom w:val="single" w:sz="4" w:space="0" w:color="auto"/>
        <w:right w:val="single" w:sz="4" w:space="0" w:color="auto"/>
      </w:pBdr>
      <w:spacing w:before="100" w:beforeAutospacing="1" w:after="100" w:afterAutospacing="1"/>
    </w:pPr>
    <w:rPr>
      <w:rFonts w:eastAsia="宋体" w:cs="Arial"/>
      <w:sz w:val="16"/>
      <w:szCs w:val="16"/>
      <w:lang w:val="en-US" w:eastAsia="zh-CN"/>
    </w:rPr>
  </w:style>
  <w:style w:type="paragraph" w:customStyle="1" w:styleId="xl143">
    <w:name w:val="xl143"/>
    <w:basedOn w:val="a"/>
    <w:qFormat/>
    <w:pPr>
      <w:pBdr>
        <w:top w:val="single" w:sz="4" w:space="0" w:color="808080"/>
        <w:left w:val="single" w:sz="4" w:space="0" w:color="808080"/>
        <w:bottom w:val="single" w:sz="4" w:space="0" w:color="auto"/>
        <w:right w:val="single" w:sz="4" w:space="0" w:color="auto"/>
      </w:pBdr>
      <w:shd w:val="clear" w:color="000000" w:fill="FFFFFF"/>
      <w:spacing w:before="100" w:beforeAutospacing="1" w:after="100" w:afterAutospacing="1"/>
      <w:jc w:val="center"/>
    </w:pPr>
    <w:rPr>
      <w:rFonts w:eastAsia="宋体" w:cs="Arial"/>
      <w:color w:val="FF0000"/>
      <w:sz w:val="16"/>
      <w:szCs w:val="16"/>
      <w:lang w:val="en-US" w:eastAsia="zh-CN"/>
    </w:rPr>
  </w:style>
  <w:style w:type="paragraph" w:customStyle="1" w:styleId="xl144">
    <w:name w:val="xl144"/>
    <w:basedOn w:val="a"/>
    <w:qFormat/>
    <w:pPr>
      <w:pBdr>
        <w:top w:val="single" w:sz="4" w:space="0" w:color="808080"/>
        <w:left w:val="single" w:sz="4" w:space="0" w:color="808080"/>
        <w:bottom w:val="single" w:sz="4" w:space="0" w:color="auto"/>
        <w:right w:val="single" w:sz="4" w:space="0" w:color="auto"/>
      </w:pBdr>
      <w:shd w:val="clear" w:color="000000" w:fill="C0C0C0"/>
      <w:spacing w:before="100" w:beforeAutospacing="1" w:after="100" w:afterAutospacing="1"/>
      <w:jc w:val="center"/>
    </w:pPr>
    <w:rPr>
      <w:rFonts w:eastAsia="宋体" w:cs="Arial"/>
      <w:color w:val="FF0000"/>
      <w:sz w:val="16"/>
      <w:szCs w:val="16"/>
      <w:lang w:val="en-US" w:eastAsia="zh-CN"/>
    </w:rPr>
  </w:style>
  <w:style w:type="paragraph" w:customStyle="1" w:styleId="xl145">
    <w:name w:val="xl145"/>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eastAsia="宋体" w:hAnsi="宋体" w:cs="宋体"/>
      <w:sz w:val="16"/>
      <w:szCs w:val="16"/>
      <w:lang w:val="en-US" w:eastAsia="zh-CN"/>
    </w:rPr>
  </w:style>
  <w:style w:type="paragraph" w:customStyle="1" w:styleId="xl146">
    <w:name w:val="xl146"/>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eastAsia="宋体" w:hAnsi="宋体" w:cs="宋体"/>
      <w:sz w:val="16"/>
      <w:szCs w:val="16"/>
      <w:lang w:val="en-US" w:eastAsia="zh-CN"/>
    </w:rPr>
  </w:style>
  <w:style w:type="paragraph" w:customStyle="1" w:styleId="xl147">
    <w:name w:val="xl147"/>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sz w:val="16"/>
      <w:szCs w:val="16"/>
      <w:lang w:val="en-US" w:eastAsia="zh-CN"/>
    </w:rPr>
  </w:style>
  <w:style w:type="paragraph" w:customStyle="1" w:styleId="xl148">
    <w:name w:val="xl148"/>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sz w:val="16"/>
      <w:szCs w:val="16"/>
      <w:lang w:val="en-US" w:eastAsia="zh-CN"/>
    </w:rPr>
  </w:style>
  <w:style w:type="paragraph" w:customStyle="1" w:styleId="xl149">
    <w:name w:val="xl149"/>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eastAsia="宋体" w:hAnsi="宋体" w:cs="宋体"/>
      <w:color w:val="FF0000"/>
      <w:sz w:val="16"/>
      <w:szCs w:val="16"/>
      <w:lang w:val="en-US" w:eastAsia="zh-CN"/>
    </w:rPr>
  </w:style>
  <w:style w:type="paragraph" w:customStyle="1" w:styleId="xl150">
    <w:name w:val="xl150"/>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color w:val="FF0000"/>
      <w:sz w:val="16"/>
      <w:szCs w:val="16"/>
      <w:lang w:val="en-US" w:eastAsia="zh-CN"/>
    </w:rPr>
  </w:style>
  <w:style w:type="paragraph" w:customStyle="1" w:styleId="xl151">
    <w:name w:val="xl151"/>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color w:val="FF0000"/>
      <w:sz w:val="16"/>
      <w:szCs w:val="16"/>
      <w:lang w:val="en-US" w:eastAsia="zh-CN"/>
    </w:rPr>
  </w:style>
  <w:style w:type="paragraph" w:customStyle="1" w:styleId="xl152">
    <w:name w:val="xl152"/>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FF0000"/>
      <w:sz w:val="16"/>
      <w:szCs w:val="16"/>
      <w:lang w:val="en-US" w:eastAsia="zh-CN"/>
    </w:rPr>
  </w:style>
  <w:style w:type="paragraph" w:customStyle="1" w:styleId="xl153">
    <w:name w:val="xl153"/>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color w:val="FF0000"/>
      <w:sz w:val="16"/>
      <w:szCs w:val="16"/>
      <w:lang w:val="en-US" w:eastAsia="zh-CN"/>
    </w:rPr>
  </w:style>
  <w:style w:type="paragraph" w:customStyle="1" w:styleId="xl154">
    <w:name w:val="xl154"/>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color w:val="FF0000"/>
      <w:sz w:val="16"/>
      <w:szCs w:val="16"/>
      <w:lang w:val="en-US" w:eastAsia="zh-CN"/>
    </w:rPr>
  </w:style>
  <w:style w:type="paragraph" w:customStyle="1" w:styleId="xl155">
    <w:name w:val="xl155"/>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eastAsia="宋体" w:cs="Arial"/>
      <w:color w:val="FF0000"/>
      <w:sz w:val="16"/>
      <w:szCs w:val="16"/>
      <w:lang w:val="en-US" w:eastAsia="zh-CN"/>
    </w:rPr>
  </w:style>
  <w:style w:type="paragraph" w:customStyle="1" w:styleId="xl156">
    <w:name w:val="xl156"/>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right"/>
    </w:pPr>
    <w:rPr>
      <w:rFonts w:eastAsia="宋体" w:cs="Arial"/>
      <w:color w:val="FF0000"/>
      <w:sz w:val="16"/>
      <w:szCs w:val="16"/>
      <w:lang w:val="en-US" w:eastAsia="zh-CN"/>
    </w:rPr>
  </w:style>
  <w:style w:type="paragraph" w:customStyle="1" w:styleId="xl157">
    <w:name w:val="xl157"/>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color w:val="FF0000"/>
      <w:sz w:val="16"/>
      <w:szCs w:val="16"/>
      <w:lang w:val="en-US" w:eastAsia="zh-CN"/>
    </w:rPr>
  </w:style>
  <w:style w:type="paragraph" w:customStyle="1" w:styleId="xl158">
    <w:name w:val="xl158"/>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eastAsia="宋体" w:cs="Arial"/>
      <w:color w:val="FF0000"/>
      <w:sz w:val="16"/>
      <w:szCs w:val="16"/>
      <w:lang w:val="en-US" w:eastAsia="zh-CN"/>
    </w:rPr>
  </w:style>
  <w:style w:type="paragraph" w:customStyle="1" w:styleId="xl159">
    <w:name w:val="xl159"/>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宋体" w:cs="Arial"/>
      <w:color w:val="FF0000"/>
      <w:sz w:val="16"/>
      <w:szCs w:val="16"/>
      <w:lang w:val="en-US" w:eastAsia="zh-CN"/>
    </w:rPr>
  </w:style>
  <w:style w:type="paragraph" w:customStyle="1" w:styleId="xl160">
    <w:name w:val="xl160"/>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color w:val="FF0000"/>
      <w:sz w:val="16"/>
      <w:szCs w:val="16"/>
      <w:lang w:val="en-US" w:eastAsia="zh-CN"/>
    </w:rPr>
  </w:style>
  <w:style w:type="paragraph" w:customStyle="1" w:styleId="xl161">
    <w:name w:val="xl161"/>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16"/>
      <w:szCs w:val="16"/>
      <w:lang w:val="en-US" w:eastAsia="zh-CN"/>
    </w:rPr>
  </w:style>
  <w:style w:type="paragraph" w:customStyle="1" w:styleId="xl162">
    <w:name w:val="xl162"/>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eastAsia="宋体" w:hAnsi="宋体" w:cs="宋体"/>
      <w:sz w:val="16"/>
      <w:szCs w:val="16"/>
      <w:lang w:val="en-US" w:eastAsia="zh-CN"/>
    </w:rPr>
  </w:style>
  <w:style w:type="paragraph" w:customStyle="1" w:styleId="xl163">
    <w:name w:val="xl163"/>
    <w:basedOn w:val="a"/>
    <w:qFormat/>
    <w:pPr>
      <w:pBdr>
        <w:left w:val="single" w:sz="4" w:space="0" w:color="auto"/>
        <w:bottom w:val="single" w:sz="4" w:space="0" w:color="auto"/>
        <w:right w:val="single" w:sz="4" w:space="0" w:color="auto"/>
      </w:pBdr>
      <w:shd w:val="clear" w:color="000000" w:fill="FFFFFF"/>
      <w:spacing w:before="100" w:beforeAutospacing="1" w:after="100" w:afterAutospacing="1"/>
    </w:pPr>
    <w:rPr>
      <w:rFonts w:ascii="宋体" w:eastAsia="宋体" w:hAnsi="宋体" w:cs="宋体"/>
      <w:color w:val="000000"/>
      <w:sz w:val="16"/>
      <w:szCs w:val="16"/>
      <w:lang w:val="en-US" w:eastAsia="zh-CN"/>
    </w:rPr>
  </w:style>
  <w:style w:type="paragraph" w:customStyle="1" w:styleId="xl164">
    <w:name w:val="xl164"/>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color w:val="000000"/>
      <w:sz w:val="16"/>
      <w:szCs w:val="16"/>
      <w:lang w:val="en-US" w:eastAsia="zh-CN"/>
    </w:rPr>
  </w:style>
  <w:style w:type="paragraph" w:customStyle="1" w:styleId="xl165">
    <w:name w:val="xl165"/>
    <w:basedOn w:val="a"/>
    <w:qFormat/>
    <w:pPr>
      <w:pBdr>
        <w:left w:val="single" w:sz="4" w:space="0" w:color="auto"/>
        <w:bottom w:val="single" w:sz="4" w:space="0" w:color="auto"/>
        <w:right w:val="single" w:sz="4" w:space="0" w:color="auto"/>
      </w:pBdr>
      <w:shd w:val="clear" w:color="000000" w:fill="FFFFFF"/>
      <w:spacing w:before="100" w:beforeAutospacing="1" w:after="100" w:afterAutospacing="1"/>
    </w:pPr>
    <w:rPr>
      <w:rFonts w:ascii="宋体" w:eastAsia="宋体" w:hAnsi="宋体" w:cs="宋体"/>
      <w:color w:val="000000"/>
      <w:sz w:val="16"/>
      <w:szCs w:val="16"/>
      <w:lang w:val="en-US" w:eastAsia="zh-CN"/>
    </w:rPr>
  </w:style>
  <w:style w:type="paragraph" w:customStyle="1" w:styleId="xl166">
    <w:name w:val="xl166"/>
    <w:basedOn w:val="a"/>
    <w:qFormat/>
    <w:pPr>
      <w:pBdr>
        <w:left w:val="single" w:sz="4" w:space="0" w:color="auto"/>
        <w:bottom w:val="single" w:sz="4" w:space="0" w:color="auto"/>
        <w:right w:val="single" w:sz="4" w:space="0" w:color="auto"/>
      </w:pBdr>
      <w:spacing w:before="100" w:beforeAutospacing="1" w:after="100" w:afterAutospacing="1"/>
    </w:pPr>
    <w:rPr>
      <w:rFonts w:ascii="宋体" w:eastAsia="宋体" w:hAnsi="宋体" w:cs="宋体"/>
      <w:color w:val="000000"/>
      <w:sz w:val="16"/>
      <w:szCs w:val="16"/>
      <w:lang w:val="en-US" w:eastAsia="zh-CN"/>
    </w:rPr>
  </w:style>
  <w:style w:type="paragraph" w:customStyle="1" w:styleId="xl167">
    <w:name w:val="xl167"/>
    <w:basedOn w:val="a"/>
    <w:qFormat/>
    <w:pPr>
      <w:pBdr>
        <w:top w:val="single" w:sz="4" w:space="0" w:color="auto"/>
        <w:left w:val="single" w:sz="4" w:space="0" w:color="auto"/>
        <w:right w:val="single" w:sz="4" w:space="0" w:color="auto"/>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xl168">
    <w:name w:val="xl168"/>
    <w:basedOn w:val="a"/>
    <w:qFormat/>
    <w:pPr>
      <w:shd w:val="clear" w:color="000000" w:fill="FFFFFF"/>
      <w:spacing w:before="100" w:beforeAutospacing="1" w:after="100" w:afterAutospacing="1"/>
    </w:pPr>
    <w:rPr>
      <w:rFonts w:eastAsia="宋体" w:cs="Arial"/>
      <w:sz w:val="16"/>
      <w:szCs w:val="16"/>
      <w:lang w:val="en-US" w:eastAsia="zh-CN"/>
    </w:rPr>
  </w:style>
  <w:style w:type="paragraph" w:customStyle="1" w:styleId="xl169">
    <w:name w:val="xl169"/>
    <w:basedOn w:val="a"/>
    <w:qFormat/>
    <w:pPr>
      <w:shd w:val="clear" w:color="000000" w:fill="FFFFFF"/>
      <w:spacing w:before="100" w:beforeAutospacing="1" w:after="100" w:afterAutospacing="1"/>
    </w:pPr>
    <w:rPr>
      <w:rFonts w:eastAsia="宋体" w:cs="Arial"/>
      <w:sz w:val="16"/>
      <w:szCs w:val="16"/>
      <w:lang w:val="en-US" w:eastAsia="zh-CN"/>
    </w:rPr>
  </w:style>
  <w:style w:type="paragraph" w:customStyle="1" w:styleId="xl170">
    <w:name w:val="xl170"/>
    <w:basedOn w:val="a"/>
    <w:qFormat/>
    <w:pPr>
      <w:shd w:val="clear" w:color="000000" w:fill="FFFFFF"/>
      <w:spacing w:before="100" w:beforeAutospacing="1" w:after="100" w:afterAutospacing="1"/>
      <w:jc w:val="center"/>
    </w:pPr>
    <w:rPr>
      <w:rFonts w:eastAsia="宋体" w:cs="Arial"/>
      <w:sz w:val="16"/>
      <w:szCs w:val="16"/>
      <w:lang w:val="en-US" w:eastAsia="zh-CN"/>
    </w:rPr>
  </w:style>
  <w:style w:type="paragraph" w:customStyle="1" w:styleId="xl171">
    <w:name w:val="xl171"/>
    <w:basedOn w:val="a"/>
    <w:qFormat/>
    <w:pPr>
      <w:shd w:val="clear" w:color="000000" w:fill="FFFFFF"/>
      <w:spacing w:before="100" w:beforeAutospacing="1" w:after="100" w:afterAutospacing="1"/>
    </w:pPr>
    <w:rPr>
      <w:rFonts w:eastAsia="宋体" w:cs="Arial"/>
      <w:sz w:val="16"/>
      <w:szCs w:val="16"/>
      <w:lang w:val="en-US" w:eastAsia="zh-CN"/>
    </w:rPr>
  </w:style>
  <w:style w:type="paragraph" w:customStyle="1" w:styleId="xl172">
    <w:name w:val="xl172"/>
    <w:basedOn w:val="a"/>
    <w:qFormat/>
    <w:pPr>
      <w:shd w:val="clear" w:color="000000" w:fill="FFFFFF"/>
      <w:spacing w:before="100" w:beforeAutospacing="1" w:after="100" w:afterAutospacing="1"/>
    </w:pPr>
    <w:rPr>
      <w:rFonts w:eastAsia="宋体" w:cs="Arial"/>
      <w:sz w:val="16"/>
      <w:szCs w:val="16"/>
      <w:lang w:val="en-US" w:eastAsia="zh-CN"/>
    </w:rPr>
  </w:style>
  <w:style w:type="paragraph" w:customStyle="1" w:styleId="xl173">
    <w:name w:val="xl173"/>
    <w:basedOn w:val="a"/>
    <w:qFormat/>
    <w:pPr>
      <w:shd w:val="clear" w:color="000000" w:fill="FFFFFF"/>
      <w:spacing w:before="100" w:beforeAutospacing="1" w:after="100" w:afterAutospacing="1"/>
      <w:jc w:val="center"/>
    </w:pPr>
    <w:rPr>
      <w:rFonts w:eastAsia="宋体" w:cs="Arial"/>
      <w:sz w:val="16"/>
      <w:szCs w:val="16"/>
      <w:lang w:val="en-US" w:eastAsia="zh-CN"/>
    </w:rPr>
  </w:style>
  <w:style w:type="paragraph" w:customStyle="1" w:styleId="xl174">
    <w:name w:val="xl174"/>
    <w:basedOn w:val="a"/>
    <w:qFormat/>
    <w:pPr>
      <w:pBdr>
        <w:top w:val="single" w:sz="8" w:space="0" w:color="auto"/>
        <w:left w:val="single" w:sz="8" w:space="0" w:color="auto"/>
        <w:bottom w:val="single" w:sz="8" w:space="0" w:color="auto"/>
      </w:pBdr>
      <w:shd w:val="clear" w:color="000000" w:fill="F79646"/>
      <w:spacing w:before="100" w:beforeAutospacing="1" w:after="100" w:afterAutospacing="1"/>
      <w:jc w:val="center"/>
    </w:pPr>
    <w:rPr>
      <w:rFonts w:eastAsia="宋体" w:cs="Arial"/>
      <w:sz w:val="16"/>
      <w:szCs w:val="16"/>
      <w:lang w:val="en-US" w:eastAsia="zh-CN"/>
    </w:rPr>
  </w:style>
  <w:style w:type="paragraph" w:customStyle="1" w:styleId="xl175">
    <w:name w:val="xl175"/>
    <w:basedOn w:val="a"/>
    <w:qFormat/>
    <w:pPr>
      <w:pBdr>
        <w:top w:val="single" w:sz="8" w:space="0" w:color="auto"/>
        <w:left w:val="single" w:sz="8" w:space="0" w:color="auto"/>
        <w:bottom w:val="single" w:sz="8" w:space="0" w:color="auto"/>
        <w:right w:val="single" w:sz="8" w:space="0" w:color="auto"/>
      </w:pBdr>
      <w:shd w:val="clear" w:color="000000" w:fill="F79646"/>
      <w:spacing w:before="100" w:beforeAutospacing="1" w:after="100" w:afterAutospacing="1"/>
      <w:jc w:val="center"/>
    </w:pPr>
    <w:rPr>
      <w:rFonts w:eastAsia="宋体" w:cs="Arial"/>
      <w:sz w:val="16"/>
      <w:szCs w:val="16"/>
      <w:lang w:val="en-US" w:eastAsia="zh-CN"/>
    </w:rPr>
  </w:style>
  <w:style w:type="paragraph" w:customStyle="1" w:styleId="font17">
    <w:name w:val="font17"/>
    <w:basedOn w:val="a"/>
    <w:qFormat/>
    <w:pPr>
      <w:spacing w:before="100" w:beforeAutospacing="1" w:after="100" w:afterAutospacing="1"/>
    </w:pPr>
    <w:rPr>
      <w:rFonts w:eastAsia="宋体" w:cs="Arial"/>
      <w:color w:val="000000"/>
      <w:sz w:val="13"/>
      <w:szCs w:val="13"/>
      <w:lang w:val="en-US" w:eastAsia="zh-CN"/>
    </w:rPr>
  </w:style>
  <w:style w:type="paragraph" w:customStyle="1" w:styleId="xl176">
    <w:name w:val="xl176"/>
    <w:basedOn w:val="a"/>
    <w:qFormat/>
    <w:pPr>
      <w:shd w:val="clear" w:color="000000" w:fill="FFFFFF"/>
      <w:spacing w:before="100" w:beforeAutospacing="1" w:after="100" w:afterAutospacing="1"/>
      <w:jc w:val="center"/>
    </w:pPr>
    <w:rPr>
      <w:rFonts w:eastAsia="宋体" w:cs="Arial"/>
      <w:sz w:val="13"/>
      <w:szCs w:val="13"/>
      <w:lang w:val="en-US" w:eastAsia="zh-CN"/>
    </w:rPr>
  </w:style>
  <w:style w:type="paragraph" w:customStyle="1" w:styleId="xl177">
    <w:name w:val="xl177"/>
    <w:basedOn w:val="a"/>
    <w:qFormat/>
    <w:pPr>
      <w:pBdr>
        <w:top w:val="single" w:sz="8" w:space="0" w:color="auto"/>
        <w:left w:val="single" w:sz="8" w:space="0" w:color="auto"/>
        <w:bottom w:val="single" w:sz="8" w:space="0" w:color="auto"/>
      </w:pBdr>
      <w:shd w:val="clear" w:color="000000" w:fill="F79646"/>
      <w:spacing w:before="100" w:beforeAutospacing="1" w:after="100" w:afterAutospacing="1"/>
      <w:jc w:val="center"/>
    </w:pPr>
    <w:rPr>
      <w:rFonts w:eastAsia="宋体" w:cs="Arial"/>
      <w:sz w:val="13"/>
      <w:szCs w:val="13"/>
      <w:lang w:val="en-US" w:eastAsia="zh-CN"/>
    </w:rPr>
  </w:style>
  <w:style w:type="paragraph" w:customStyle="1" w:styleId="xl178">
    <w:name w:val="xl178"/>
    <w:basedOn w:val="a"/>
    <w:qFormat/>
    <w:pPr>
      <w:pBdr>
        <w:top w:val="single" w:sz="8" w:space="0" w:color="auto"/>
        <w:left w:val="single" w:sz="8" w:space="0" w:color="auto"/>
        <w:bottom w:val="single" w:sz="8" w:space="0" w:color="auto"/>
        <w:right w:val="single" w:sz="8" w:space="0" w:color="auto"/>
      </w:pBdr>
      <w:shd w:val="clear" w:color="000000" w:fill="F79646"/>
      <w:spacing w:before="100" w:beforeAutospacing="1" w:after="100" w:afterAutospacing="1"/>
      <w:jc w:val="center"/>
    </w:pPr>
    <w:rPr>
      <w:rFonts w:eastAsia="宋体" w:cs="Arial"/>
      <w:sz w:val="13"/>
      <w:szCs w:val="13"/>
      <w:lang w:val="en-US" w:eastAsia="zh-CN"/>
    </w:rPr>
  </w:style>
  <w:style w:type="paragraph" w:customStyle="1" w:styleId="font18">
    <w:name w:val="font18"/>
    <w:basedOn w:val="a"/>
    <w:qFormat/>
    <w:pPr>
      <w:spacing w:before="100" w:beforeAutospacing="1" w:after="100" w:afterAutospacing="1"/>
    </w:pPr>
    <w:rPr>
      <w:rFonts w:ascii="宋体" w:eastAsia="宋体" w:hAnsi="宋体" w:cs="宋体"/>
      <w:color w:val="000000"/>
      <w:sz w:val="13"/>
      <w:szCs w:val="13"/>
      <w:lang w:val="en-US" w:eastAsia="zh-CN"/>
    </w:rPr>
  </w:style>
  <w:style w:type="paragraph" w:customStyle="1" w:styleId="font19">
    <w:name w:val="font19"/>
    <w:basedOn w:val="a"/>
    <w:qFormat/>
    <w:pPr>
      <w:spacing w:before="100" w:beforeAutospacing="1" w:after="100" w:afterAutospacing="1"/>
    </w:pPr>
    <w:rPr>
      <w:rFonts w:eastAsia="宋体" w:cs="Arial"/>
      <w:color w:val="000000"/>
      <w:sz w:val="13"/>
      <w:szCs w:val="13"/>
      <w:lang w:val="en-US" w:eastAsia="zh-CN"/>
    </w:rPr>
  </w:style>
  <w:style w:type="paragraph" w:customStyle="1" w:styleId="xl179">
    <w:name w:val="xl179"/>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color w:val="000000"/>
      <w:sz w:val="13"/>
      <w:szCs w:val="13"/>
      <w:lang w:val="en-US" w:eastAsia="zh-CN"/>
    </w:rPr>
  </w:style>
  <w:style w:type="paragraph" w:customStyle="1" w:styleId="xl180">
    <w:name w:val="xl180"/>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color w:val="FF0000"/>
      <w:sz w:val="13"/>
      <w:szCs w:val="13"/>
      <w:lang w:val="en-US" w:eastAsia="zh-CN"/>
    </w:rPr>
  </w:style>
  <w:style w:type="paragraph" w:customStyle="1" w:styleId="xl181">
    <w:name w:val="xl181"/>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13"/>
      <w:szCs w:val="13"/>
      <w:lang w:val="en-US" w:eastAsia="zh-CN"/>
    </w:rPr>
  </w:style>
  <w:style w:type="paragraph" w:customStyle="1" w:styleId="xl182">
    <w:name w:val="xl182"/>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13"/>
      <w:szCs w:val="13"/>
      <w:lang w:val="en-US" w:eastAsia="zh-CN"/>
    </w:rPr>
  </w:style>
  <w:style w:type="paragraph" w:customStyle="1" w:styleId="xl183">
    <w:name w:val="xl183"/>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13"/>
      <w:szCs w:val="13"/>
      <w:lang w:val="en-US" w:eastAsia="zh-CN"/>
    </w:rPr>
  </w:style>
  <w:style w:type="paragraph" w:customStyle="1" w:styleId="xl184">
    <w:name w:val="xl184"/>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宋体" w:cs="Arial"/>
      <w:sz w:val="13"/>
      <w:szCs w:val="13"/>
      <w:lang w:val="en-US" w:eastAsia="zh-CN"/>
    </w:rPr>
  </w:style>
  <w:style w:type="paragraph" w:customStyle="1" w:styleId="xl185">
    <w:name w:val="xl185"/>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22"/>
      <w:szCs w:val="22"/>
      <w:lang w:val="en-US" w:eastAsia="zh-CN"/>
    </w:rPr>
  </w:style>
  <w:style w:type="paragraph" w:customStyle="1" w:styleId="xl186">
    <w:name w:val="xl186"/>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Cs w:val="20"/>
      <w:lang w:val="en-US" w:eastAsia="zh-CN"/>
    </w:rPr>
  </w:style>
  <w:style w:type="paragraph" w:customStyle="1" w:styleId="xl187">
    <w:name w:val="xl187"/>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Cs w:val="20"/>
      <w:lang w:val="en-US" w:eastAsia="zh-CN"/>
    </w:rPr>
  </w:style>
  <w:style w:type="paragraph" w:customStyle="1" w:styleId="xl188">
    <w:name w:val="xl188"/>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Cs w:val="20"/>
      <w:lang w:val="en-US" w:eastAsia="zh-CN"/>
    </w:rPr>
  </w:style>
  <w:style w:type="paragraph" w:customStyle="1" w:styleId="xl189">
    <w:name w:val="xl189"/>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宋体" w:cs="Arial"/>
      <w:szCs w:val="20"/>
      <w:lang w:val="en-US" w:eastAsia="zh-CN"/>
    </w:rPr>
  </w:style>
  <w:style w:type="paragraph" w:customStyle="1" w:styleId="xl190">
    <w:name w:val="xl190"/>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24"/>
      <w:lang w:val="en-US" w:eastAsia="zh-CN"/>
    </w:rPr>
  </w:style>
  <w:style w:type="paragraph" w:styleId="aff3">
    <w:name w:val="Revision"/>
    <w:hidden/>
    <w:uiPriority w:val="99"/>
    <w:unhideWhenUsed/>
    <w:rsid w:val="007B4D30"/>
    <w:rPr>
      <w:rFonts w:ascii="Arial" w:eastAsiaTheme="minorEastAsia" w:hAnsi="Arial"/>
      <w:szCs w:val="24"/>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s>
</file>

<file path=word/theme/theme1.xml><?xml version="1.0" encoding="utf-8"?>
<a:theme xmlns:a="http://schemas.openxmlformats.org/drawingml/2006/main" name="Default Theme">
  <a:themeElements>
    <a:clrScheme name="SGS">
      <a:dk1>
        <a:sysClr val="windowText" lastClr="000000"/>
      </a:dk1>
      <a:lt1>
        <a:sysClr val="window" lastClr="FFFFFF"/>
      </a:lt1>
      <a:dk2>
        <a:srgbClr val="000000"/>
      </a:dk2>
      <a:lt2>
        <a:srgbClr val="EEECE1"/>
      </a:lt2>
      <a:accent1>
        <a:srgbClr val="363636"/>
      </a:accent1>
      <a:accent2>
        <a:srgbClr val="848685"/>
      </a:accent2>
      <a:accent3>
        <a:srgbClr val="FF6600"/>
      </a:accent3>
      <a:accent4>
        <a:srgbClr val="BCBCBC"/>
      </a:accent4>
      <a:accent5>
        <a:srgbClr val="FF9900"/>
      </a:accent5>
      <a:accent6>
        <a:srgbClr val="FF0000"/>
      </a:accent6>
      <a:hlink>
        <a:srgbClr val="FF0000"/>
      </a:hlink>
      <a:folHlink>
        <a:srgbClr val="BCBCBC"/>
      </a:folHlink>
    </a:clrScheme>
    <a:fontScheme name="defaul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spPr>
      <a:bodyPr vert="horz" wrap="square" lIns="91440" tIns="45720" rIns="91440" bIns="45720" numCol="1" anchor="t" anchorCtr="0" compatLnSpc="1"/>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spPr>
      <a:bodyPr vert="horz" wrap="square" lIns="91440" tIns="45720" rIns="91440" bIns="45720" numCol="1" anchor="t" anchorCtr="0" compatLnSpc="1"/>
      <a:lstStyle/>
    </a:lnDef>
  </a:objectDefaults>
  <a:extraClrSchemeLst>
    <a:extraClrScheme>
      <a:clrScheme name="default 1">
        <a:dk1>
          <a:srgbClr val="000000"/>
        </a:dk1>
        <a:lt1>
          <a:srgbClr val="FFFFFF"/>
        </a:lt1>
        <a:dk2>
          <a:srgbClr val="000000"/>
        </a:dk2>
        <a:lt2>
          <a:srgbClr val="808080"/>
        </a:lt2>
        <a:accent1>
          <a:srgbClr val="00CC99"/>
        </a:accent1>
        <a:accent2>
          <a:srgbClr val="3333CC"/>
        </a:accent2>
        <a:accent3>
          <a:srgbClr val="FFFFFF"/>
        </a:accent3>
        <a:accent4>
          <a:srgbClr val="000000"/>
        </a:accent4>
        <a:accent5>
          <a:srgbClr val="AAE2CA"/>
        </a:accent5>
        <a:accent6>
          <a:srgbClr val="2D2DB9"/>
        </a:accent6>
        <a:hlink>
          <a:srgbClr val="CCCCFF"/>
        </a:hlink>
        <a:folHlink>
          <a:srgbClr val="B2B2B2"/>
        </a:folHlink>
      </a:clrScheme>
      <a:clrMap bg1="lt1" tx1="dk1" bg2="lt2" tx2="dk2" accent1="accent1" accent2="accent2" accent3="accent3" accent4="accent4" accent5="accent5" accent6="accent6" hlink="hlink" folHlink="folHlink"/>
    </a:extraClrScheme>
    <a:extraClrScheme>
      <a:clrScheme name="default 2">
        <a:dk1>
          <a:srgbClr val="000000"/>
        </a:dk1>
        <a:lt1>
          <a:srgbClr val="FFFFFF"/>
        </a:lt1>
        <a:dk2>
          <a:srgbClr val="0000FF"/>
        </a:dk2>
        <a:lt2>
          <a:srgbClr val="FFFF00"/>
        </a:lt2>
        <a:accent1>
          <a:srgbClr val="FF9900"/>
        </a:accent1>
        <a:accent2>
          <a:srgbClr val="00FFFF"/>
        </a:accent2>
        <a:accent3>
          <a:srgbClr val="AAAAFF"/>
        </a:accent3>
        <a:accent4>
          <a:srgbClr val="DADADA"/>
        </a:accent4>
        <a:accent5>
          <a:srgbClr val="FFCAAA"/>
        </a:accent5>
        <a:accent6>
          <a:srgbClr val="00E7E7"/>
        </a:accent6>
        <a:hlink>
          <a:srgbClr val="FF0000"/>
        </a:hlink>
        <a:folHlink>
          <a:srgbClr val="969696"/>
        </a:folHlink>
      </a:clrScheme>
      <a:clrMap bg1="dk2" tx1="lt1" bg2="dk1" tx2="lt2" accent1="accent1" accent2="accent2" accent3="accent3" accent4="accent4" accent5="accent5" accent6="accent6" hlink="hlink" folHlink="folHlink"/>
    </a:extraClrScheme>
    <a:extraClrScheme>
      <a:clrScheme name="default 3">
        <a:dk1>
          <a:srgbClr val="000000"/>
        </a:dk1>
        <a:lt1>
          <a:srgbClr val="FFFFCC"/>
        </a:lt1>
        <a:dk2>
          <a:srgbClr val="808000"/>
        </a:dk2>
        <a:lt2>
          <a:srgbClr val="666633"/>
        </a:lt2>
        <a:accent1>
          <a:srgbClr val="339933"/>
        </a:accent1>
        <a:accent2>
          <a:srgbClr val="800000"/>
        </a:accent2>
        <a:accent3>
          <a:srgbClr val="FFFFE2"/>
        </a:accent3>
        <a:accent4>
          <a:srgbClr val="000000"/>
        </a:accent4>
        <a:accent5>
          <a:srgbClr val="ADCAAD"/>
        </a:accent5>
        <a:accent6>
          <a:srgbClr val="730000"/>
        </a:accent6>
        <a:hlink>
          <a:srgbClr val="0033CC"/>
        </a:hlink>
        <a:folHlink>
          <a:srgbClr val="FFCC66"/>
        </a:folHlink>
      </a:clrScheme>
      <a:clrMap bg1="lt1" tx1="dk1" bg2="lt2" tx2="dk2" accent1="accent1" accent2="accent2" accent3="accent3" accent4="accent4" accent5="accent5" accent6="accent6" hlink="hlink" folHlink="folHlink"/>
    </a:extraClrScheme>
    <a:extraClrScheme>
      <a:clrScheme name="default 4">
        <a:dk1>
          <a:srgbClr val="000000"/>
        </a:dk1>
        <a:lt1>
          <a:srgbClr val="FFFFFF"/>
        </a:lt1>
        <a:dk2>
          <a:srgbClr val="000000"/>
        </a:dk2>
        <a:lt2>
          <a:srgbClr val="333333"/>
        </a:lt2>
        <a:accent1>
          <a:srgbClr val="DDDDDD"/>
        </a:accent1>
        <a:accent2>
          <a:srgbClr val="808080"/>
        </a:accent2>
        <a:accent3>
          <a:srgbClr val="FFFFFF"/>
        </a:accent3>
        <a:accent4>
          <a:srgbClr val="000000"/>
        </a:accent4>
        <a:accent5>
          <a:srgbClr val="EBEBEB"/>
        </a:accent5>
        <a:accent6>
          <a:srgbClr val="737373"/>
        </a:accent6>
        <a:hlink>
          <a:srgbClr val="4D4D4D"/>
        </a:hlink>
        <a:folHlink>
          <a:srgbClr val="EAEAEA"/>
        </a:folHlink>
      </a:clrScheme>
      <a:clrMap bg1="lt1" tx1="dk1" bg2="lt2" tx2="dk2" accent1="accent1" accent2="accent2" accent3="accent3" accent4="accent4" accent5="accent5" accent6="accent6" hlink="hlink" folHlink="folHlink"/>
    </a:extraClrScheme>
    <a:extraClrScheme>
      <a:clrScheme name="default 5">
        <a:dk1>
          <a:srgbClr val="000000"/>
        </a:dk1>
        <a:lt1>
          <a:srgbClr val="FFFFFF"/>
        </a:lt1>
        <a:dk2>
          <a:srgbClr val="000000"/>
        </a:dk2>
        <a:lt2>
          <a:srgbClr val="808080"/>
        </a:lt2>
        <a:accent1>
          <a:srgbClr val="FFCC66"/>
        </a:accent1>
        <a:accent2>
          <a:srgbClr val="0000FF"/>
        </a:accent2>
        <a:accent3>
          <a:srgbClr val="FFFFFF"/>
        </a:accent3>
        <a:accent4>
          <a:srgbClr val="000000"/>
        </a:accent4>
        <a:accent5>
          <a:srgbClr val="FFE2B8"/>
        </a:accent5>
        <a:accent6>
          <a:srgbClr val="0000E7"/>
        </a:accent6>
        <a:hlink>
          <a:srgbClr val="CC00CC"/>
        </a:hlink>
        <a:folHlink>
          <a:srgbClr val="C0C0C0"/>
        </a:folHlink>
      </a:clrScheme>
      <a:clrMap bg1="lt1" tx1="dk1" bg2="lt2" tx2="dk2" accent1="accent1" accent2="accent2" accent3="accent3" accent4="accent4" accent5="accent5" accent6="accent6" hlink="hlink" folHlink="folHlink"/>
    </a:extraClrScheme>
    <a:extraClrScheme>
      <a:clrScheme name="default 6">
        <a:dk1>
          <a:srgbClr val="000000"/>
        </a:dk1>
        <a:lt1>
          <a:srgbClr val="FFFFFF"/>
        </a:lt1>
        <a:dk2>
          <a:srgbClr val="000000"/>
        </a:dk2>
        <a:lt2>
          <a:srgbClr val="808080"/>
        </a:lt2>
        <a:accent1>
          <a:srgbClr val="C0C0C0"/>
        </a:accent1>
        <a:accent2>
          <a:srgbClr val="0066FF"/>
        </a:accent2>
        <a:accent3>
          <a:srgbClr val="FFFFFF"/>
        </a:accent3>
        <a:accent4>
          <a:srgbClr val="000000"/>
        </a:accent4>
        <a:accent5>
          <a:srgbClr val="DCDCDC"/>
        </a:accent5>
        <a:accent6>
          <a:srgbClr val="005CE7"/>
        </a:accent6>
        <a:hlink>
          <a:srgbClr val="FF0000"/>
        </a:hlink>
        <a:folHlink>
          <a:srgbClr val="009900"/>
        </a:folHlink>
      </a:clrScheme>
      <a:clrMap bg1="lt1" tx1="dk1" bg2="lt2" tx2="dk2" accent1="accent1" accent2="accent2" accent3="accent3" accent4="accent4" accent5="accent5" accent6="accent6" hlink="hlink" folHlink="folHlink"/>
    </a:extraClrScheme>
    <a:extraClrScheme>
      <a:clrScheme name="default 7">
        <a:dk1>
          <a:srgbClr val="000000"/>
        </a:dk1>
        <a:lt1>
          <a:srgbClr val="FFFFFF"/>
        </a:lt1>
        <a:dk2>
          <a:srgbClr val="000000"/>
        </a:dk2>
        <a:lt2>
          <a:srgbClr val="808080"/>
        </a:lt2>
        <a:accent1>
          <a:srgbClr val="3399FF"/>
        </a:accent1>
        <a:accent2>
          <a:srgbClr val="99FFCC"/>
        </a:accent2>
        <a:accent3>
          <a:srgbClr val="FFFFFF"/>
        </a:accent3>
        <a:accent4>
          <a:srgbClr val="000000"/>
        </a:accent4>
        <a:accent5>
          <a:srgbClr val="ADCAFF"/>
        </a:accent5>
        <a:accent6>
          <a:srgbClr val="8AE7B9"/>
        </a:accent6>
        <a:hlink>
          <a:srgbClr val="CC00CC"/>
        </a:hlink>
        <a:folHlink>
          <a:srgbClr val="B2B2B2"/>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EEEAA-8A7D-44EA-8DF0-0300D058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14391</Words>
  <Characters>24322</Characters>
  <Application>Microsoft Office Word</Application>
  <DocSecurity>0</DocSecurity>
  <Lines>4053</Lines>
  <Paragraphs>4301</Paragraphs>
  <ScaleCrop>false</ScaleCrop>
  <Company/>
  <LinksUpToDate>false</LinksUpToDate>
  <CharactersWithSpaces>34412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Lv, Harry (HangZhou)</dc:creator>
  <cp:lastModifiedBy>扬 邱</cp:lastModifiedBy>
  <cp:revision>3</cp:revision>
  <cp:lastPrinted>2022-10-25T01:08:00Z</cp:lastPrinted>
  <dcterms:created xsi:type="dcterms:W3CDTF">2025-07-10T01:26:00Z</dcterms:created>
  <dcterms:modified xsi:type="dcterms:W3CDTF">2025-07-10T01:26:00Z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eyJoZGlkIjoiZjYwNWFhN2I1NjhmZmNhMGJiNTYxNDNjYmY5NTc3MTgiLCJ1c2VySWQiOiIxMTU3MDUwNTE2In0=</vt:lpwstr>
  </property>
  <property fmtid="{D5CDD505-2E9C-101B-9397-08002B2CF9AE}" pid="3" name="KSOProductBuildVer">
    <vt:lpwstr>2052-12.1.0.21915</vt:lpwstr>
  </property>
  <property fmtid="{D5CDD505-2E9C-101B-9397-08002B2CF9AE}" pid="4" name="ICV">
    <vt:lpwstr>76B7EBF39564494DAF1ABD0409A489A0_12</vt:lpwstr>
  </property>
</Properties>
</file>