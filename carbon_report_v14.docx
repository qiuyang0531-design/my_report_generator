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1F976" w14:textId="77777777" w:rsidR="0042075D" w:rsidRDefault="0042075D">
      <w:pPr>
        <w:jc w:val="center"/>
        <w:rPr>
          <w:rFonts w:eastAsia="宋体" w:cs="Arial"/>
          <w:b/>
          <w:lang w:eastAsia="zh-CN"/>
        </w:rPr>
      </w:pPr>
    </w:p>
    <w:p w14:paraId="4BDBDE76" w14:textId="77777777" w:rsidR="0042075D" w:rsidRDefault="00000000">
      <w:pPr>
        <w:jc w:val="center"/>
        <w:rPr>
          <w:rFonts w:eastAsia="宋体" w:cs="Arial"/>
          <w:b/>
          <w:sz w:val="52"/>
          <w:szCs w:val="52"/>
          <w:lang w:val="en-US" w:eastAsia="zh-CN"/>
        </w:rPr>
      </w:pPr>
      <w:r>
        <w:rPr>
          <w:rFonts w:eastAsia="宋体" w:cs="Arial" w:hint="eastAsia"/>
          <w:b/>
          <w:sz w:val="52"/>
          <w:szCs w:val="52"/>
          <w:lang w:val="en-US" w:eastAsia="zh-CN"/>
        </w:rPr>
        <w:t xml:space="preserve">大冶特殊钢有限公司</w:t>
      </w:r>
    </w:p>
    <w:p w14:paraId="4CF2305B" w14:textId="77777777" w:rsidR="0042075D" w:rsidRDefault="0042075D">
      <w:pPr>
        <w:jc w:val="center"/>
        <w:rPr>
          <w:rFonts w:eastAsia="宋体" w:cs="Arial"/>
          <w:b/>
          <w:sz w:val="52"/>
          <w:szCs w:val="52"/>
          <w:lang w:eastAsia="zh-CN"/>
        </w:rPr>
      </w:pPr>
    </w:p>
    <w:p w14:paraId="0235E496" w14:textId="77777777" w:rsidR="0042075D" w:rsidRDefault="00000000">
      <w:pPr>
        <w:jc w:val="center"/>
        <w:rPr>
          <w:rFonts w:eastAsia="宋体" w:cs="Arial"/>
          <w:b/>
          <w:sz w:val="52"/>
          <w:szCs w:val="52"/>
          <w:lang w:eastAsia="zh-CN"/>
        </w:rPr>
      </w:pPr>
      <w:r>
        <w:rPr>
          <w:rFonts w:eastAsia="宋体" w:cs="Arial"/>
          <w:b/>
          <w:sz w:val="52"/>
          <w:szCs w:val="52"/>
          <w:lang w:eastAsia="zh-CN"/>
        </w:rPr>
        <w:t>温室气体盘查报告书</w:t>
      </w:r>
    </w:p>
    <w:p w14:paraId="688EF394" w14:textId="77777777" w:rsidR="0042075D" w:rsidRDefault="0042075D">
      <w:pPr>
        <w:jc w:val="center"/>
        <w:rPr>
          <w:rFonts w:eastAsia="宋体" w:cs="Arial"/>
          <w:lang w:eastAsia="zh-CN"/>
        </w:rPr>
      </w:pPr>
    </w:p>
    <w:p w14:paraId="4F237199" w14:textId="77777777" w:rsidR="0042075D" w:rsidRDefault="00000000">
      <w:pPr>
        <w:jc w:val="center"/>
        <w:rPr>
          <w:rFonts w:eastAsia="宋体" w:cs="Arial"/>
          <w:lang w:eastAsia="zh-CN"/>
        </w:rPr>
      </w:pPr>
      <w:r>
        <w:rPr>
          <w:rFonts w:eastAsia="宋体" w:cs="Arial"/>
          <w:noProof/>
          <w:lang w:eastAsia="zh-CN"/>
        </w:rPr>
        <w:drawing>
          <wp:inline distT="0" distB="0" distL="0" distR="0" wp14:anchorId="0BC9EDA3" wp14:editId="5CAE4DFF">
            <wp:extent cx="5760720" cy="3241675"/>
            <wp:effectExtent l="0" t="0" r="0" b="0"/>
            <wp:docPr id="1001" name="图片 1" descr="城市的地标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3050" name="图片 1" descr="城市的地标&#10;&#10;低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DC97" w14:textId="77777777" w:rsidR="0042075D" w:rsidRDefault="0042075D">
      <w:pPr>
        <w:jc w:val="center"/>
        <w:rPr>
          <w:rFonts w:eastAsia="宋体" w:cs="Arial"/>
          <w:lang w:eastAsia="zh-CN"/>
        </w:rPr>
      </w:pPr>
    </w:p>
    <w:p w14:paraId="642056CF" w14:textId="77777777" w:rsidR="0042075D" w:rsidRDefault="0042075D">
      <w:pPr>
        <w:rPr>
          <w:rFonts w:eastAsia="宋体" w:cs="Arial"/>
          <w:lang w:eastAsia="zh-CN"/>
        </w:rPr>
      </w:pPr>
    </w:p>
    <w:p w14:paraId="47AF27C1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报告期间：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2025年1月1日至2025年12月31日</w:t>
      </w:r>
    </w:p>
    <w:p w14:paraId="2594E7D0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版本版次：</w:t>
      </w:r>
      <w:r>
        <w:rPr>
          <w:rFonts w:eastAsia="宋体" w:cs="Arial"/>
          <w:sz w:val="28"/>
          <w:szCs w:val="28"/>
          <w:lang w:eastAsia="zh-CN"/>
        </w:rPr>
        <w:t>A/1</w:t>
      </w:r>
    </w:p>
    <w:p w14:paraId="5C8DE217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文件编号：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DY-GHG-2026-01</w:t>
      </w:r>
    </w:p>
    <w:p w14:paraId="4A2769CA" w14:textId="77777777" w:rsidR="0042075D" w:rsidRDefault="00000000">
      <w:pPr>
        <w:ind w:firstLineChars="700" w:firstLine="1960"/>
        <w:rPr>
          <w:rFonts w:eastAsia="宋体" w:cs="Arial"/>
          <w:sz w:val="28"/>
          <w:szCs w:val="28"/>
          <w:lang w:val="en-US" w:eastAsia="zh-CN"/>
        </w:rPr>
      </w:pPr>
      <w:r>
        <w:rPr>
          <w:rFonts w:eastAsia="宋体" w:cs="Arial"/>
          <w:sz w:val="28"/>
          <w:szCs w:val="28"/>
          <w:lang w:eastAsia="zh-CN"/>
        </w:rPr>
        <w:t>发行日期：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2026年07月03日</w:t>
      </w:r>
    </w:p>
    <w:p w14:paraId="651257A0" w14:textId="77777777" w:rsidR="0042075D" w:rsidRDefault="00000000">
      <w:pPr>
        <w:ind w:firstLineChars="700" w:firstLine="1960"/>
        <w:rPr>
          <w:rFonts w:eastAsia="宋体" w:cs="Arial"/>
          <w:color w:val="000000" w:themeColor="text1"/>
          <w:sz w:val="28"/>
          <w:szCs w:val="28"/>
          <w:lang w:eastAsia="zh-CN"/>
        </w:rPr>
      </w:pPr>
      <w:r>
        <w:rPr>
          <w:rFonts w:eastAsia="宋体" w:cs="Arial"/>
          <w:color w:val="000000" w:themeColor="text1"/>
          <w:sz w:val="28"/>
          <w:szCs w:val="28"/>
          <w:lang w:eastAsia="zh-CN"/>
        </w:rPr>
        <w:t>修订日期：</w:t>
      </w:r>
      <w:r>
        <w:rPr>
          <w:rFonts w:eastAsia="宋体" w:cs="Arial" w:hint="eastAsia"/>
          <w:sz w:val="28"/>
          <w:szCs w:val="28"/>
          <w:lang w:val="en-US" w:eastAsia="zh-CN"/>
        </w:rPr>
        <w:t xml:space="preserve">2026年07月03日</w:t>
      </w:r>
    </w:p>
    <w:p w14:paraId="0BB88EE3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424E544F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52053D3B" w14:textId="77777777" w:rsidR="0042075D" w:rsidRDefault="0042075D">
      <w:pPr>
        <w:jc w:val="center"/>
        <w:rPr>
          <w:rFonts w:eastAsia="宋体" w:cs="Arial"/>
          <w:sz w:val="28"/>
          <w:szCs w:val="28"/>
          <w:lang w:eastAsia="zh-CN"/>
        </w:rPr>
      </w:pPr>
    </w:p>
    <w:p w14:paraId="2E0AD4CE" w14:textId="0F3138BB" w:rsidR="0042075D" w:rsidRDefault="00000000">
      <w:pPr>
        <w:jc w:val="center"/>
        <w:rPr>
          <w:rFonts w:eastAsia="宋体" w:cs="Arial"/>
          <w:sz w:val="28"/>
          <w:szCs w:val="28"/>
          <w:lang w:eastAsia="zh-CN"/>
        </w:rPr>
      </w:pPr>
      <w:r>
        <w:rPr>
          <w:rFonts w:eastAsia="宋体" w:cs="Arial"/>
          <w:sz w:val="28"/>
          <w:szCs w:val="28"/>
          <w:lang w:eastAsia="zh-CN"/>
        </w:rPr>
        <w:t>制作：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 xml:space="preserve">杨春英</w:t>
      </w:r>
      <w:r>
        <w:rPr>
          <w:rFonts w:eastAsia="宋体" w:cs="Arial"/>
          <w:sz w:val="28"/>
          <w:szCs w:val="28"/>
          <w:lang w:eastAsia="zh-CN"/>
        </w:rPr>
        <w:t xml:space="preserve">     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  </w:t>
      </w:r>
      <w:r>
        <w:rPr>
          <w:rFonts w:eastAsia="宋体" w:cs="Arial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>审核：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 xml:space="preserve"/>
      </w:r>
      <w:r w:rsidR="001C1197">
        <w:rPr>
          <w:rFonts w:eastAsia="宋体" w:cs="Arial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</w:t>
      </w:r>
      <w:r w:rsidR="0008322B">
        <w:rPr>
          <w:rFonts w:eastAsia="宋体" w:cs="Arial" w:hint="eastAsia"/>
          <w:sz w:val="28"/>
          <w:szCs w:val="28"/>
          <w:lang w:eastAsia="zh-CN"/>
        </w:rPr>
        <w:t xml:space="preserve">  </w:t>
      </w:r>
      <w:r>
        <w:rPr>
          <w:rFonts w:eastAsia="宋体" w:cs="Arial"/>
          <w:sz w:val="28"/>
          <w:szCs w:val="28"/>
          <w:lang w:eastAsia="zh-CN"/>
        </w:rPr>
        <w:t xml:space="preserve">   </w:t>
      </w:r>
      <w:r>
        <w:rPr>
          <w:rFonts w:eastAsia="宋体" w:cs="Arial"/>
          <w:sz w:val="28"/>
          <w:szCs w:val="28"/>
          <w:lang w:eastAsia="zh-CN"/>
        </w:rPr>
        <w:t>核准：</w:t>
      </w:r>
      <w:r w:rsidR="001C1197">
        <w:rPr>
          <w:rFonts w:eastAsia="宋体" w:cs="Arial" w:hint="eastAsia"/>
          <w:sz w:val="28"/>
          <w:szCs w:val="28"/>
          <w:lang w:val="en-US" w:eastAsia="zh-CN"/>
        </w:rPr>
        <w:t xml:space="preserve"/>
      </w:r>
    </w:p>
    <w:p w14:paraId="7092AA8A" w14:textId="77777777" w:rsidR="0042075D" w:rsidRDefault="0042075D">
      <w:pPr>
        <w:rPr>
          <w:rFonts w:eastAsia="宋体" w:cs="Arial"/>
          <w:lang w:eastAsia="zh-CN"/>
        </w:rPr>
      </w:pPr>
    </w:p>
    <w:sdt>
      <w:sdtPr>
        <w:rPr>
          <w:rFonts w:ascii="宋体" w:eastAsia="宋体" w:hAnsi="宋体" w:cs="宋体" w:hint="eastAsia"/>
          <w:b w:val="0"/>
          <w:caps w:val="0"/>
          <w:color w:val="auto"/>
          <w:spacing w:val="0"/>
          <w:lang w:val="zh-CN" w:eastAsia="zh-CN"/>
        </w:rPr>
        <w:id w:val="819469919"/>
        <w:docPartObj>
          <w:docPartGallery w:val="Table of Contents"/>
          <w:docPartUnique/>
        </w:docPartObj>
      </w:sdtPr>
      <w:sdtEndPr>
        <w:rPr>
          <w:rFonts w:ascii="Arial" w:eastAsiaTheme="minorEastAsia" w:hAnsi="Arial" w:cs="Times New Roman" w:hint="default"/>
          <w:bCs/>
          <w:sz w:val="19"/>
          <w:szCs w:val="19"/>
          <w:lang w:eastAsia="fr-FR"/>
        </w:rPr>
      </w:sdtEndPr>
      <w:sdtContent>
        <w:p w14:paraId="45A569D1" w14:textId="77777777" w:rsidR="0042075D" w:rsidRDefault="00000000">
          <w:pPr>
            <w:pStyle w:val="TOC10"/>
            <w:jc w:val="center"/>
            <w:rPr>
              <w:color w:val="auto"/>
              <w:sz w:val="19"/>
              <w:szCs w:val="19"/>
            </w:rPr>
          </w:pPr>
          <w:r>
            <w:rPr>
              <w:rFonts w:ascii="宋体" w:eastAsia="宋体" w:hAnsi="宋体" w:cs="宋体" w:hint="eastAsia"/>
              <w:color w:val="auto"/>
              <w:sz w:val="30"/>
              <w:szCs w:val="30"/>
              <w:lang w:val="zh-CN" w:eastAsia="zh-CN"/>
            </w:rPr>
            <w:t>目录</w:t>
          </w:r>
        </w:p>
        <w:p w14:paraId="75D9502A" w14:textId="77777777" w:rsidR="0042075D" w:rsidRDefault="00000000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r>
            <w:rPr>
              <w:rFonts w:eastAsia="宋体" w:cs="Arial"/>
              <w:b/>
              <w:sz w:val="20"/>
              <w:lang w:eastAsia="zh-CN"/>
            </w:rPr>
            <w:fldChar w:fldCharType="begin"/>
          </w:r>
          <w:r>
            <w:rPr>
              <w:rFonts w:eastAsia="宋体" w:cs="Arial"/>
              <w:b/>
              <w:sz w:val="20"/>
              <w:lang w:eastAsia="zh-CN"/>
            </w:rPr>
            <w:instrText xml:space="preserve"> TOC \o "1-3" \h \z \u </w:instrText>
          </w:r>
          <w:r>
            <w:rPr>
              <w:rFonts w:eastAsia="宋体" w:cs="Arial"/>
              <w:b/>
              <w:sz w:val="20"/>
              <w:lang w:eastAsia="zh-CN"/>
            </w:rPr>
            <w:fldChar w:fldCharType="separate"/>
          </w:r>
          <w:hyperlink w:anchor="_Toc202805960" w:history="1">
            <w:r w:rsidR="0042075D">
              <w:rPr>
                <w:rStyle w:val="af7"/>
                <w:rFonts w:hint="eastAsia"/>
                <w:b/>
              </w:rPr>
              <w:t>第一章</w:t>
            </w:r>
            <w:r w:rsidR="0042075D">
              <w:rPr>
                <w:rStyle w:val="af7"/>
                <w:rFonts w:hint="eastAsia"/>
                <w:b/>
              </w:rPr>
              <w:t xml:space="preserve"> </w:t>
            </w:r>
            <w:r w:rsidR="0042075D">
              <w:rPr>
                <w:rStyle w:val="af7"/>
                <w:rFonts w:hint="eastAsia"/>
                <w:b/>
              </w:rPr>
              <w:t>概述</w:t>
            </w:r>
            <w:r w:rsidR="0042075D">
              <w:rPr>
                <w:rFonts w:hint="eastAsia"/>
              </w:rPr>
              <w:tab/>
            </w:r>
            <w:r w:rsidR="0042075D">
              <w:rPr>
                <w:rFonts w:hint="eastAsia"/>
              </w:rPr>
              <w:fldChar w:fldCharType="begin"/>
            </w:r>
            <w:r w:rsidR="0042075D">
              <w:rPr>
                <w:rFonts w:hint="eastAsia"/>
              </w:rPr>
              <w:instrText xml:space="preserve"> </w:instrText>
            </w:r>
            <w:r w:rsidR="0042075D">
              <w:instrText>PAGEREF _Toc202805960 \h</w:instrText>
            </w:r>
            <w:r w:rsidR="0042075D">
              <w:rPr>
                <w:rFonts w:hint="eastAsia"/>
              </w:rPr>
              <w:instrText xml:space="preserve"> </w:instrText>
            </w:r>
            <w:r w:rsidR="0042075D">
              <w:rPr>
                <w:rFonts w:hint="eastAsia"/>
              </w:rPr>
            </w:r>
            <w:r w:rsidR="0042075D">
              <w:rPr>
                <w:rFonts w:hint="eastAsia"/>
              </w:rPr>
              <w:fldChar w:fldCharType="separate"/>
            </w:r>
            <w:r w:rsidR="0042075D">
              <w:t>1</w:t>
            </w:r>
            <w:r w:rsidR="0042075D">
              <w:rPr>
                <w:rFonts w:hint="eastAsia"/>
              </w:rPr>
              <w:fldChar w:fldCharType="end"/>
            </w:r>
          </w:hyperlink>
        </w:p>
        <w:p w14:paraId="2CE541E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1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报告组织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</w:t>
            </w:r>
            <w:r>
              <w:rPr>
                <w:rFonts w:hint="eastAsia"/>
              </w:rPr>
              <w:fldChar w:fldCharType="end"/>
            </w:r>
          </w:hyperlink>
        </w:p>
        <w:p w14:paraId="721E5BC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2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报告的预期用途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</w:t>
            </w:r>
            <w:r>
              <w:rPr>
                <w:rFonts w:hint="eastAsia"/>
              </w:rPr>
              <w:fldChar w:fldCharType="end"/>
            </w:r>
          </w:hyperlink>
        </w:p>
        <w:p w14:paraId="11B42D8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3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预期的使用者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484433B1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4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报告覆盖的盘查周期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B7FF35A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5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报告数据结论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6A7ACA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6" w:history="1">
            <w:r>
              <w:rPr>
                <w:rStyle w:val="af7"/>
                <w:rFonts w:hint="eastAsia"/>
              </w:rPr>
              <w:t>六、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核查声明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1998086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7" w:history="1">
            <w:r>
              <w:rPr>
                <w:rStyle w:val="af7"/>
                <w:rFonts w:hint="eastAsia"/>
              </w:rPr>
              <w:t>七、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文件控制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7886D04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8" w:history="1">
            <w:r>
              <w:rPr>
                <w:rStyle w:val="af7"/>
                <w:rFonts w:hint="eastAsia"/>
              </w:rPr>
              <w:t>八、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公开政策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6F1E9F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69" w:history="1">
            <w:r>
              <w:rPr>
                <w:rStyle w:val="af7"/>
                <w:rFonts w:hint="eastAsia"/>
                <w:b/>
                <w:iCs/>
              </w:rPr>
              <w:t>第二章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组织边界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_Toc202805969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9AAB52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0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组织边界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4F55B82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1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合并方法学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63C4741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2" w:history="1">
            <w:r>
              <w:rPr>
                <w:rStyle w:val="af7"/>
                <w:rFonts w:hint="eastAsia"/>
                <w:b/>
                <w:iCs/>
              </w:rPr>
              <w:t>第三章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报告边界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02A6D62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3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直接温室气体排放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5732FD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4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间接温室气体排放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5</w:t>
            </w:r>
            <w:r>
              <w:rPr>
                <w:rFonts w:hint="eastAsia"/>
              </w:rPr>
              <w:fldChar w:fldCharType="end"/>
            </w:r>
          </w:hyperlink>
        </w:p>
        <w:p w14:paraId="3EFE835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5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生物排放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4500F78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6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直接</w:t>
            </w:r>
            <w:r>
              <w:rPr>
                <w:rStyle w:val="af7"/>
                <w:rFonts w:hint="eastAsia"/>
              </w:rPr>
              <w:t>GHG</w:t>
            </w:r>
            <w:r>
              <w:rPr>
                <w:rStyle w:val="af7"/>
                <w:rFonts w:hint="eastAsia"/>
              </w:rPr>
              <w:t>移除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51257B0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7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GHG</w:t>
            </w:r>
            <w:r>
              <w:rPr>
                <w:rStyle w:val="af7"/>
                <w:rFonts w:hint="eastAsia"/>
              </w:rPr>
              <w:t>储存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7</w:t>
            </w:r>
            <w:r>
              <w:rPr>
                <w:rFonts w:hint="eastAsia"/>
              </w:rPr>
              <w:fldChar w:fldCharType="end"/>
            </w:r>
          </w:hyperlink>
        </w:p>
        <w:p w14:paraId="25ED3B6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8" w:history="1">
            <w:r>
              <w:rPr>
                <w:rStyle w:val="af7"/>
                <w:rFonts w:hint="eastAsia"/>
                <w:b/>
                <w:iCs/>
              </w:rPr>
              <w:t>第四章</w:t>
            </w:r>
            <w:r>
              <w:rPr>
                <w:rStyle w:val="af7"/>
                <w:rFonts w:hint="eastAsia"/>
                <w:b/>
                <w:iCs/>
              </w:rPr>
              <w:t xml:space="preserve"> </w:t>
            </w:r>
            <w:r>
              <w:rPr>
                <w:rStyle w:val="af7"/>
                <w:rFonts w:hint="eastAsia"/>
                <w:b/>
                <w:iCs/>
              </w:rPr>
              <w:t>温室气体盘查清册与量化说明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190C5D9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79" w:history="1">
            <w:r>
              <w:rPr>
                <w:rStyle w:val="af7"/>
                <w:rFonts w:hint="eastAsia"/>
              </w:rPr>
              <w:t>一、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温室气体盘查清册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_Toc202805979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0A6F6A2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0" w:history="1">
            <w:r>
              <w:rPr>
                <w:rStyle w:val="af7"/>
                <w:rFonts w:hint="eastAsia"/>
              </w:rPr>
              <w:t>（一）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范围一直接排放源清册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8</w:t>
            </w:r>
            <w:r>
              <w:rPr>
                <w:rFonts w:hint="eastAsia"/>
              </w:rPr>
              <w:fldChar w:fldCharType="end"/>
            </w:r>
          </w:hyperlink>
        </w:p>
        <w:p w14:paraId="6F4772F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1" w:history="1">
            <w:r>
              <w:rPr>
                <w:rStyle w:val="af7"/>
                <w:rFonts w:hint="eastAsia"/>
              </w:rPr>
              <w:t>（二）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范围二输入能源的间接排放清册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23134F8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2" w:history="1">
            <w:r>
              <w:rPr>
                <w:rStyle w:val="af7"/>
                <w:rFonts w:hint="eastAsia"/>
              </w:rPr>
              <w:t>（三）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</w:t>
            </w:r>
            <w:r>
              <w:rPr>
                <w:rStyle w:val="af7"/>
                <w:rFonts w:hint="eastAsia"/>
              </w:rPr>
              <w:t>外购商品和服务的上游排放清册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9</w:t>
            </w:r>
            <w:r>
              <w:rPr>
                <w:rFonts w:hint="eastAsia"/>
              </w:rPr>
              <w:fldChar w:fldCharType="end"/>
            </w:r>
          </w:hyperlink>
        </w:p>
        <w:p w14:paraId="36DF563F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3" w:history="1">
            <w:r>
              <w:rPr>
                <w:rStyle w:val="af7"/>
                <w:rFonts w:hint="eastAsia"/>
              </w:rPr>
              <w:t>（四）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2</w:t>
            </w:r>
            <w:r>
              <w:rPr>
                <w:rStyle w:val="af7"/>
                <w:rFonts w:hint="eastAsia"/>
              </w:rPr>
              <w:t>资本货物的排放清册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10</w:t>
            </w:r>
            <w:r>
              <w:rPr>
                <w:rFonts w:hint="eastAsia"/>
              </w:rPr>
              <w:fldChar w:fldCharType="end"/>
            </w:r>
          </w:hyperlink>
        </w:p>
        <w:p w14:paraId="30FC850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4" w:history="1">
            <w:r>
              <w:rPr>
                <w:rStyle w:val="af7"/>
                <w:rFonts w:hint="eastAsia"/>
              </w:rPr>
              <w:t>（五）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3</w:t>
            </w:r>
            <w:r>
              <w:rPr>
                <w:rStyle w:val="af7"/>
                <w:rFonts w:hint="eastAsia"/>
              </w:rPr>
              <w:t>范围一、二相关燃料和能源相关的活动产生的排放清册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62893F9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5" w:history="1">
            <w:r>
              <w:rPr>
                <w:rStyle w:val="af7"/>
                <w:rFonts w:hint="eastAsia"/>
              </w:rPr>
              <w:t>（六）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4</w:t>
            </w:r>
            <w:r>
              <w:rPr>
                <w:rStyle w:val="af7"/>
                <w:rFonts w:hint="eastAsia"/>
              </w:rPr>
              <w:t>上游运输配送产生的排放清册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11</w:t>
            </w:r>
            <w:r>
              <w:rPr>
                <w:rFonts w:hint="eastAsia"/>
              </w:rPr>
              <w:fldChar w:fldCharType="end"/>
            </w:r>
          </w:hyperlink>
        </w:p>
        <w:p w14:paraId="4658F44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6" w:history="1">
            <w:r>
              <w:rPr>
                <w:rStyle w:val="af7"/>
                <w:rFonts w:hint="eastAsia"/>
              </w:rPr>
              <w:t>（七）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5</w:t>
            </w:r>
            <w:r>
              <w:rPr>
                <w:rStyle w:val="af7"/>
                <w:rFonts w:hint="eastAsia"/>
              </w:rPr>
              <w:t>运营中产生废物所产生的排放清册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D9FDD4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7" w:history="1">
            <w:r>
              <w:rPr>
                <w:rStyle w:val="af7"/>
                <w:rFonts w:hint="eastAsia"/>
              </w:rPr>
              <w:t>（八）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6</w:t>
            </w:r>
            <w:r>
              <w:rPr>
                <w:rStyle w:val="af7"/>
                <w:rFonts w:hint="eastAsia"/>
              </w:rPr>
              <w:t>商务旅行产生的排放清册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58F98B78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8" w:history="1">
            <w:r>
              <w:rPr>
                <w:rStyle w:val="af7"/>
                <w:rFonts w:hint="eastAsia"/>
              </w:rPr>
              <w:t>（九）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7</w:t>
            </w:r>
            <w:r>
              <w:rPr>
                <w:rStyle w:val="af7"/>
                <w:rFonts w:hint="eastAsia"/>
              </w:rPr>
              <w:t>运营中产生的废物排放清册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12</w:t>
            </w:r>
            <w:r>
              <w:rPr>
                <w:rFonts w:hint="eastAsia"/>
              </w:rPr>
              <w:fldChar w:fldCharType="end"/>
            </w:r>
          </w:hyperlink>
        </w:p>
        <w:p w14:paraId="786852C8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89" w:history="1">
            <w:r>
              <w:rPr>
                <w:rStyle w:val="af7"/>
                <w:rFonts w:hint="eastAsia"/>
              </w:rPr>
              <w:t>（十）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9</w:t>
            </w:r>
            <w:r>
              <w:rPr>
                <w:rStyle w:val="af7"/>
                <w:rFonts w:hint="eastAsia"/>
              </w:rPr>
              <w:t>下游运输配送产生的排放清册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_Toc202805989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553CBAD7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0" w:history="1">
            <w:r>
              <w:rPr>
                <w:rStyle w:val="af7"/>
                <w:rFonts w:hint="eastAsia"/>
              </w:rPr>
              <w:t>（十一）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10</w:t>
            </w:r>
            <w:r>
              <w:rPr>
                <w:rStyle w:val="af7"/>
                <w:rFonts w:hint="eastAsia"/>
              </w:rPr>
              <w:t>外销产品加工产生的排放清册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15D8B16F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1" w:history="1">
            <w:r>
              <w:rPr>
                <w:rStyle w:val="af7"/>
                <w:rFonts w:hint="eastAsia"/>
              </w:rPr>
              <w:t>（十二）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范围三类别</w:t>
            </w:r>
            <w:r>
              <w:rPr>
                <w:rStyle w:val="af7"/>
                <w:rFonts w:hint="eastAsia"/>
              </w:rPr>
              <w:t>12</w:t>
            </w:r>
            <w:r>
              <w:rPr>
                <w:rStyle w:val="af7"/>
                <w:rFonts w:hint="eastAsia"/>
              </w:rPr>
              <w:t>外销产品报废产生的排放清册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351BB54F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2" w:history="1">
            <w:r>
              <w:rPr>
                <w:rStyle w:val="af7"/>
                <w:rFonts w:hint="eastAsia"/>
              </w:rPr>
              <w:t>二、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量化方法说明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0307643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3" w:history="1">
            <w:r>
              <w:rPr>
                <w:rStyle w:val="af7"/>
                <w:rFonts w:hint="eastAsia"/>
              </w:rPr>
              <w:t>（一）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排放源：热处理炉</w:t>
            </w:r>
            <w:r>
              <w:rPr>
                <w:rStyle w:val="af7"/>
                <w:rFonts w:hint="eastAsia"/>
                <w:iCs/>
              </w:rPr>
              <w:t>/</w:t>
            </w:r>
            <w:r>
              <w:rPr>
                <w:rStyle w:val="af7"/>
                <w:rFonts w:hint="eastAsia"/>
                <w:iCs/>
              </w:rPr>
              <w:t>加热炉（天然气燃烧）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13</w:t>
            </w:r>
            <w:r>
              <w:rPr>
                <w:rFonts w:hint="eastAsia"/>
              </w:rPr>
              <w:fldChar w:fldCharType="end"/>
            </w:r>
          </w:hyperlink>
        </w:p>
        <w:p w14:paraId="4D9BE3D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4" w:history="1">
            <w:r>
              <w:rPr>
                <w:rStyle w:val="af7"/>
                <w:rFonts w:hint="eastAsia"/>
              </w:rPr>
              <w:t>（二）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排放源：冶钢宾馆（液化石油气燃烧）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707FF3B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5" w:history="1">
            <w:r>
              <w:rPr>
                <w:rStyle w:val="af7"/>
                <w:rFonts w:hint="eastAsia"/>
                <w:iCs/>
              </w:rPr>
              <w:t>（三）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排放源：固体燃料（无烟煤、烟煤、洗精煤、焦炭、焦屑燃烧）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14</w:t>
            </w:r>
            <w:r>
              <w:rPr>
                <w:rFonts w:hint="eastAsia"/>
              </w:rPr>
              <w:fldChar w:fldCharType="end"/>
            </w:r>
          </w:hyperlink>
        </w:p>
        <w:p w14:paraId="77B4963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6" w:history="1">
            <w:r>
              <w:rPr>
                <w:rStyle w:val="af7"/>
                <w:rFonts w:hint="eastAsia"/>
                <w:iCs/>
              </w:rPr>
              <w:t>（四）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排放源：副产品外售（焦炉煤气、粗苯燃烧）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65F33F0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7" w:history="1">
            <w:r>
              <w:rPr>
                <w:rStyle w:val="af7"/>
                <w:rFonts w:hint="eastAsia"/>
                <w:iCs/>
              </w:rPr>
              <w:t>（五）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排放源：场内运输（</w:t>
            </w:r>
            <w:r>
              <w:rPr>
                <w:rStyle w:val="af7"/>
                <w:rFonts w:hint="eastAsia"/>
                <w:iCs/>
              </w:rPr>
              <w:t>0#</w:t>
            </w:r>
            <w:r>
              <w:rPr>
                <w:rStyle w:val="af7"/>
                <w:rFonts w:hint="eastAsia"/>
                <w:iCs/>
              </w:rPr>
              <w:t>柴油燃烧）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3FC6C0C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8" w:history="1">
            <w:r>
              <w:rPr>
                <w:rStyle w:val="af7"/>
                <w:rFonts w:hint="eastAsia"/>
                <w:iCs/>
              </w:rPr>
              <w:t>（六）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排放源：公务车（</w:t>
            </w:r>
            <w:r>
              <w:rPr>
                <w:rStyle w:val="af7"/>
                <w:rFonts w:hint="eastAsia"/>
                <w:iCs/>
              </w:rPr>
              <w:t>92#</w:t>
            </w:r>
            <w:r>
              <w:rPr>
                <w:rStyle w:val="af7"/>
                <w:rFonts w:hint="eastAsia"/>
                <w:iCs/>
              </w:rPr>
              <w:t>汽油燃烧）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15</w:t>
            </w:r>
            <w:r>
              <w:rPr>
                <w:rFonts w:hint="eastAsia"/>
              </w:rPr>
              <w:fldChar w:fldCharType="end"/>
            </w:r>
          </w:hyperlink>
        </w:p>
        <w:p w14:paraId="46DF1B3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5999" w:history="1">
            <w:r>
              <w:rPr>
                <w:rStyle w:val="af7"/>
                <w:rFonts w:hint="eastAsia"/>
                <w:iCs/>
              </w:rPr>
              <w:t>（七）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排放源：分体式空调</w:t>
            </w:r>
            <w:r>
              <w:rPr>
                <w:rStyle w:val="af7"/>
                <w:rFonts w:hint="eastAsia"/>
                <w:iCs/>
              </w:rPr>
              <w:t>/</w:t>
            </w:r>
            <w:r>
              <w:rPr>
                <w:rStyle w:val="af7"/>
                <w:rFonts w:hint="eastAsia"/>
                <w:iCs/>
              </w:rPr>
              <w:t>汽车空调（</w:t>
            </w:r>
            <w:r>
              <w:rPr>
                <w:rStyle w:val="af7"/>
                <w:rFonts w:hint="eastAsia"/>
                <w:iCs/>
              </w:rPr>
              <w:t>R32</w:t>
            </w:r>
            <w:r>
              <w:rPr>
                <w:rStyle w:val="af7"/>
                <w:rFonts w:hint="eastAsia"/>
                <w:iCs/>
              </w:rPr>
              <w:t>、</w:t>
            </w:r>
            <w:r>
              <w:rPr>
                <w:rStyle w:val="af7"/>
                <w:rFonts w:hint="eastAsia"/>
                <w:iCs/>
              </w:rPr>
              <w:t>R22</w:t>
            </w:r>
            <w:r>
              <w:rPr>
                <w:rStyle w:val="af7"/>
                <w:rFonts w:hint="eastAsia"/>
                <w:iCs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_Toc202805999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7824D7C9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0" w:history="1">
            <w:r>
              <w:rPr>
                <w:rStyle w:val="af7"/>
                <w:rFonts w:hint="eastAsia"/>
                <w:iCs/>
              </w:rPr>
              <w:t>（八）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灭火器灭火系统逸散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3877380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1" w:history="1">
            <w:r>
              <w:rPr>
                <w:rStyle w:val="af7"/>
                <w:rFonts w:hint="eastAsia"/>
                <w:iCs/>
              </w:rPr>
              <w:t>（九）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排放源：化粪池（</w:t>
            </w:r>
            <w:r>
              <w:rPr>
                <w:rStyle w:val="af7"/>
                <w:rFonts w:hint="eastAsia"/>
                <w:iCs/>
              </w:rPr>
              <w:t>CH</w:t>
            </w:r>
            <w:r>
              <w:rPr>
                <w:rStyle w:val="af7"/>
                <w:rFonts w:hint="eastAsia"/>
                <w:iCs/>
                <w:vertAlign w:val="subscript"/>
              </w:rPr>
              <w:t>4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16</w:t>
            </w:r>
            <w:r>
              <w:rPr>
                <w:rFonts w:hint="eastAsia"/>
              </w:rPr>
              <w:fldChar w:fldCharType="end"/>
            </w:r>
          </w:hyperlink>
        </w:p>
        <w:p w14:paraId="50AE1247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2" w:history="1">
            <w:r>
              <w:rPr>
                <w:rStyle w:val="af7"/>
                <w:rFonts w:hint="eastAsia"/>
                <w:iCs/>
              </w:rPr>
              <w:t>（十）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排放源：厌氧池（</w:t>
            </w:r>
            <w:r>
              <w:rPr>
                <w:rStyle w:val="af7"/>
                <w:rFonts w:hint="eastAsia"/>
                <w:iCs/>
              </w:rPr>
              <w:t>CH</w:t>
            </w:r>
            <w:r>
              <w:rPr>
                <w:rStyle w:val="af7"/>
                <w:rFonts w:hint="eastAsia"/>
                <w:iCs/>
                <w:vertAlign w:val="subscript"/>
              </w:rPr>
              <w:t>4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4100198A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3" w:history="1">
            <w:r>
              <w:rPr>
                <w:rStyle w:val="af7"/>
                <w:rFonts w:hint="eastAsia"/>
                <w:iCs/>
              </w:rPr>
              <w:t>（十一）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排放源：高压开关（</w:t>
            </w:r>
            <w:r>
              <w:rPr>
                <w:rStyle w:val="af7"/>
                <w:rFonts w:hint="eastAsia"/>
                <w:iCs/>
              </w:rPr>
              <w:t>SF</w:t>
            </w:r>
            <w:r>
              <w:rPr>
                <w:rStyle w:val="af7"/>
                <w:rFonts w:hint="eastAsia"/>
                <w:iCs/>
                <w:vertAlign w:val="subscript"/>
              </w:rPr>
              <w:t>6</w:t>
            </w:r>
            <w:r>
              <w:rPr>
                <w:rStyle w:val="af7"/>
                <w:rFonts w:hint="eastAsia"/>
                <w:iCs/>
              </w:rPr>
              <w:t>逸散）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17</w:t>
            </w:r>
            <w:r>
              <w:rPr>
                <w:rFonts w:hint="eastAsia"/>
              </w:rPr>
              <w:fldChar w:fldCharType="end"/>
            </w:r>
          </w:hyperlink>
        </w:p>
        <w:p w14:paraId="3BE0A49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4" w:history="1">
            <w:r>
              <w:rPr>
                <w:rStyle w:val="af7"/>
                <w:rFonts w:hint="eastAsia"/>
                <w:iCs/>
              </w:rPr>
              <w:t>（十二）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排放源：制程排放（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排放）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341800F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5" w:history="1">
            <w:r>
              <w:rPr>
                <w:rStyle w:val="af7"/>
                <w:rFonts w:hint="eastAsia"/>
                <w:iCs/>
              </w:rPr>
              <w:t>（十三）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排放源：外购电力（</w:t>
            </w:r>
            <w:r>
              <w:rPr>
                <w:rStyle w:val="af7"/>
                <w:rFonts w:hint="eastAsia"/>
                <w:iCs/>
              </w:rPr>
              <w:t>CO</w:t>
            </w:r>
            <w:r>
              <w:rPr>
                <w:rStyle w:val="af7"/>
                <w:rFonts w:hint="eastAsia"/>
                <w:iCs/>
                <w:vertAlign w:val="subscript"/>
              </w:rPr>
              <w:t>2</w:t>
            </w:r>
            <w:r>
              <w:rPr>
                <w:rStyle w:val="af7"/>
                <w:rFonts w:hint="eastAsia"/>
                <w:iCs/>
              </w:rPr>
              <w:t>排放）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17E8D23A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6" w:history="1">
            <w:r>
              <w:rPr>
                <w:rStyle w:val="af7"/>
                <w:rFonts w:hint="eastAsia"/>
                <w:iCs/>
              </w:rPr>
              <w:t>（十四）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外购商品和服务的排放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18</w:t>
            </w:r>
            <w:r>
              <w:rPr>
                <w:rFonts w:hint="eastAsia"/>
              </w:rPr>
              <w:fldChar w:fldCharType="end"/>
            </w:r>
          </w:hyperlink>
        </w:p>
        <w:p w14:paraId="59D5C92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7" w:history="1">
            <w:r>
              <w:rPr>
                <w:rStyle w:val="af7"/>
                <w:rFonts w:hint="eastAsia"/>
                <w:iCs/>
              </w:rPr>
              <w:t>（十五）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资本货物排放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19</w:t>
            </w:r>
            <w:r>
              <w:rPr>
                <w:rFonts w:hint="eastAsia"/>
              </w:rPr>
              <w:fldChar w:fldCharType="end"/>
            </w:r>
          </w:hyperlink>
        </w:p>
        <w:p w14:paraId="7992749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8" w:history="1">
            <w:r>
              <w:rPr>
                <w:rStyle w:val="af7"/>
                <w:rFonts w:hint="eastAsia"/>
                <w:iCs/>
              </w:rPr>
              <w:t>（十六）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范围一、二相关燃料和能源相关的活动产生的排放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20</w:t>
            </w:r>
            <w:r>
              <w:rPr>
                <w:rFonts w:hint="eastAsia"/>
              </w:rPr>
              <w:fldChar w:fldCharType="end"/>
            </w:r>
          </w:hyperlink>
        </w:p>
        <w:p w14:paraId="0290CBF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09" w:history="1">
            <w:r>
              <w:rPr>
                <w:rStyle w:val="af7"/>
                <w:rFonts w:hint="eastAsia"/>
                <w:iCs/>
              </w:rPr>
              <w:t>（十七）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上下游运输配送产生的排放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_Toc202806009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07EE3C52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0" w:history="1">
            <w:r>
              <w:rPr>
                <w:rStyle w:val="af7"/>
                <w:rFonts w:hint="eastAsia"/>
                <w:iCs/>
              </w:rPr>
              <w:t>（十八）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运营中产生的废物排放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21</w:t>
            </w:r>
            <w:r>
              <w:rPr>
                <w:rFonts w:hint="eastAsia"/>
              </w:rPr>
              <w:fldChar w:fldCharType="end"/>
            </w:r>
          </w:hyperlink>
        </w:p>
        <w:p w14:paraId="598CCAFD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1" w:history="1">
            <w:r>
              <w:rPr>
                <w:rStyle w:val="af7"/>
                <w:rFonts w:hint="eastAsia"/>
                <w:iCs/>
              </w:rPr>
              <w:t>（十九）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商务旅行产生的排放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09543B66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2" w:history="1">
            <w:r>
              <w:rPr>
                <w:rStyle w:val="af7"/>
                <w:rFonts w:hint="eastAsia"/>
                <w:iCs/>
              </w:rPr>
              <w:t>（二十）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员工通勤产生的排放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7F776708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3" w:history="1">
            <w:r>
              <w:rPr>
                <w:rStyle w:val="af7"/>
                <w:rFonts w:hint="eastAsia"/>
                <w:iCs/>
              </w:rPr>
              <w:t>（二十一）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外销产品加工产生的排放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22</w:t>
            </w:r>
            <w:r>
              <w:rPr>
                <w:rFonts w:hint="eastAsia"/>
              </w:rPr>
              <w:fldChar w:fldCharType="end"/>
            </w:r>
          </w:hyperlink>
        </w:p>
        <w:p w14:paraId="22B899D7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4" w:history="1">
            <w:r>
              <w:rPr>
                <w:rStyle w:val="af7"/>
                <w:rFonts w:hint="eastAsia"/>
                <w:iCs/>
              </w:rPr>
              <w:t>（二十二）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外销产品报废产生的排放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1EF2915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5" w:history="1">
            <w:r>
              <w:rPr>
                <w:rStyle w:val="af7"/>
                <w:rFonts w:hint="eastAsia"/>
                <w:iCs/>
              </w:rPr>
              <w:t>（二十三）</w:t>
            </w:r>
            <w:r>
              <w:rPr>
                <w:rStyle w:val="af7"/>
                <w:rFonts w:hint="eastAsia"/>
                <w:iCs/>
              </w:rPr>
              <w:t xml:space="preserve"> </w:t>
            </w:r>
            <w:r>
              <w:rPr>
                <w:rStyle w:val="af7"/>
                <w:rFonts w:hint="eastAsia"/>
                <w:iCs/>
              </w:rPr>
              <w:t>全球暖化潜值（</w:t>
            </w:r>
            <w:r>
              <w:rPr>
                <w:rStyle w:val="af7"/>
                <w:rFonts w:hint="eastAsia"/>
                <w:iCs/>
              </w:rPr>
              <w:t>GWP</w:t>
            </w:r>
            <w:r>
              <w:rPr>
                <w:rStyle w:val="af7"/>
                <w:rFonts w:hint="eastAsia"/>
                <w:iCs/>
              </w:rPr>
              <w:t>）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5ABF88D5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6" w:history="1">
            <w:r>
              <w:rPr>
                <w:rStyle w:val="af7"/>
                <w:rFonts w:hint="eastAsia"/>
              </w:rPr>
              <w:t>三、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量化排除情况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23</w:t>
            </w:r>
            <w:r>
              <w:rPr>
                <w:rFonts w:hint="eastAsia"/>
              </w:rPr>
              <w:fldChar w:fldCharType="end"/>
            </w:r>
          </w:hyperlink>
        </w:p>
        <w:p w14:paraId="00F12A6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7" w:history="1">
            <w:r>
              <w:rPr>
                <w:rStyle w:val="af7"/>
                <w:rFonts w:hint="eastAsia"/>
              </w:rPr>
              <w:t>四、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不确定性评价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3EF353EE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8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一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数据分级作业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17E7AE00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19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二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不确定性计算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_Toc202806019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2E0B0174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0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三</w:t>
            </w:r>
            <w:r>
              <w:rPr>
                <w:rStyle w:val="af7"/>
                <w:rFonts w:hint="eastAsia"/>
              </w:rPr>
              <w:t xml:space="preserve">) </w:t>
            </w:r>
            <w:r>
              <w:rPr>
                <w:rStyle w:val="af7"/>
                <w:rFonts w:hint="eastAsia"/>
              </w:rPr>
              <w:t>数据评分范围分布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24</w:t>
            </w:r>
            <w:r>
              <w:rPr>
                <w:rFonts w:hint="eastAsia"/>
              </w:rPr>
              <w:fldChar w:fldCharType="end"/>
            </w:r>
          </w:hyperlink>
        </w:p>
        <w:p w14:paraId="7743959B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1" w:history="1">
            <w:r>
              <w:rPr>
                <w:rStyle w:val="af7"/>
                <w:rFonts w:hint="eastAsia"/>
              </w:rPr>
              <w:t>五、</w:t>
            </w:r>
            <w:r>
              <w:rPr>
                <w:rStyle w:val="af7"/>
                <w:rFonts w:hint="eastAsia"/>
              </w:rPr>
              <w:t xml:space="preserve"> </w:t>
            </w:r>
            <w:r>
              <w:rPr>
                <w:rStyle w:val="af7"/>
                <w:rFonts w:hint="eastAsia"/>
              </w:rPr>
              <w:t>基准年清册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_Toc202806021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76CF4CAC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2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一</w:t>
            </w:r>
            <w:r>
              <w:rPr>
                <w:rStyle w:val="af7"/>
                <w:rFonts w:hint="eastAsia"/>
              </w:rPr>
              <w:t>)</w:t>
            </w:r>
            <w:r>
              <w:rPr>
                <w:rStyle w:val="af7"/>
                <w:rFonts w:hint="eastAsia"/>
                <w:lang w:val="en-US"/>
              </w:rPr>
              <w:t xml:space="preserve"> </w:t>
            </w:r>
            <w:r>
              <w:rPr>
                <w:rStyle w:val="af7"/>
                <w:rFonts w:hint="eastAsia"/>
                <w:lang w:val="en-US"/>
              </w:rPr>
              <w:t>基准年温室气体清单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25</w:t>
            </w:r>
            <w:r>
              <w:rPr>
                <w:rFonts w:hint="eastAsia"/>
              </w:rPr>
              <w:fldChar w:fldCharType="end"/>
            </w:r>
          </w:hyperlink>
        </w:p>
        <w:p w14:paraId="09BD5BF2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3" w:history="1">
            <w:r>
              <w:rPr>
                <w:rStyle w:val="af7"/>
                <w:rFonts w:hint="eastAsia"/>
              </w:rPr>
              <w:t>(</w:t>
            </w:r>
            <w:r>
              <w:rPr>
                <w:rStyle w:val="af7"/>
                <w:rFonts w:hint="eastAsia"/>
              </w:rPr>
              <w:t>二</w:t>
            </w:r>
            <w:r>
              <w:rPr>
                <w:rStyle w:val="af7"/>
                <w:rFonts w:hint="eastAsia"/>
              </w:rPr>
              <w:t>)</w:t>
            </w:r>
            <w:r>
              <w:rPr>
                <w:rStyle w:val="af7"/>
                <w:rFonts w:hint="eastAsia"/>
                <w:lang w:val="en-US"/>
              </w:rPr>
              <w:t xml:space="preserve"> </w:t>
            </w:r>
            <w:r>
              <w:rPr>
                <w:rStyle w:val="af7"/>
                <w:rFonts w:hint="eastAsia"/>
                <w:lang w:val="en-US"/>
              </w:rPr>
              <w:t>各排放源明细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26</w:t>
            </w:r>
            <w:r>
              <w:rPr>
                <w:rFonts w:hint="eastAsia"/>
              </w:rPr>
              <w:fldChar w:fldCharType="end"/>
            </w:r>
          </w:hyperlink>
        </w:p>
        <w:p w14:paraId="407D1753" w14:textId="77777777" w:rsidR="0042075D" w:rsidRDefault="0042075D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4"/>
              <w:lang w:val="en-US" w:eastAsia="zh-CN" w:bidi="ar-SA"/>
              <w14:ligatures w14:val="standardContextual"/>
            </w:rPr>
          </w:pPr>
          <w:hyperlink w:anchor="_Toc202806024" w:history="1">
            <w:r>
              <w:rPr>
                <w:rStyle w:val="af7"/>
                <w:rFonts w:hint="eastAsia"/>
                <w:b/>
                <w:bCs/>
              </w:rPr>
              <w:t>第五章</w:t>
            </w:r>
            <w:r>
              <w:rPr>
                <w:rStyle w:val="af7"/>
                <w:rFonts w:hint="eastAsia"/>
                <w:b/>
                <w:bCs/>
              </w:rPr>
              <w:t xml:space="preserve"> </w:t>
            </w:r>
            <w:r>
              <w:rPr>
                <w:rStyle w:val="af7"/>
                <w:rFonts w:hint="eastAsia"/>
                <w:b/>
                <w:bCs/>
              </w:rPr>
              <w:t>减排行动和绩效追踪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_Toc202806024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t>34</w:t>
            </w:r>
            <w:r>
              <w:rPr>
                <w:rFonts w:hint="eastAsia"/>
              </w:rPr>
              <w:fldChar w:fldCharType="end"/>
            </w:r>
          </w:hyperlink>
        </w:p>
        <w:p w14:paraId="19F49EC6" w14:textId="77777777" w:rsidR="0042075D" w:rsidRDefault="00000000">
          <w:pPr>
            <w:spacing w:line="440" w:lineRule="exact"/>
            <w:rPr>
              <w:rFonts w:eastAsia="宋体" w:cs="Arial"/>
              <w:b/>
              <w:caps/>
              <w:sz w:val="18"/>
              <w:szCs w:val="20"/>
              <w:lang w:eastAsia="zh-CN" w:bidi="en-US"/>
            </w:rPr>
            <w:sectPr w:rsidR="0042075D">
              <w:footerReference w:type="default" r:id="rId9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>
            <w:rPr>
              <w:rFonts w:eastAsia="宋体" w:cs="Arial"/>
              <w:b/>
              <w:caps/>
              <w:color w:val="000000" w:themeColor="text1"/>
              <w:szCs w:val="20"/>
              <w:lang w:eastAsia="zh-CN" w:bidi="en-US"/>
            </w:rPr>
            <w:fldChar w:fldCharType="end"/>
          </w:r>
        </w:p>
      </w:sdtContent>
    </w:sdt>
    <w:p w14:paraId="587BE0AE" w14:textId="77777777" w:rsidR="0042075D" w:rsidRDefault="00000000">
      <w:pPr>
        <w:pStyle w:val="Style2"/>
        <w:numPr>
          <w:ilvl w:val="0"/>
          <w:numId w:val="7"/>
        </w:numPr>
        <w:spacing w:line="360" w:lineRule="auto"/>
        <w:rPr>
          <w:b/>
          <w:sz w:val="28"/>
          <w:szCs w:val="28"/>
        </w:rPr>
      </w:pPr>
      <w:bookmarkStart w:id="0" w:name="_Toc198906566"/>
      <w:bookmarkStart w:id="1" w:name="_Toc202805960"/>
      <w:r>
        <w:rPr>
          <w:b/>
          <w:sz w:val="28"/>
          <w:szCs w:val="28"/>
        </w:rPr>
        <w:lastRenderedPageBreak/>
        <w:t>概述</w:t>
      </w:r>
      <w:bookmarkEnd w:id="0"/>
      <w:bookmarkEnd w:id="1"/>
    </w:p>
    <w:p w14:paraId="23674961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sz w:val="28"/>
          <w:szCs w:val="28"/>
        </w:rPr>
      </w:pPr>
      <w:bookmarkStart w:id="2" w:name="_Toc198906567"/>
      <w:bookmarkStart w:id="3" w:name="_Toc202805961"/>
      <w:r>
        <w:t>报告组织</w:t>
      </w:r>
      <w:bookmarkEnd w:id="2"/>
      <w:bookmarkEnd w:id="3"/>
    </w:p>
    <w:p w14:paraId="4C76E3B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公司名称：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</w:p>
    <w:p w14:paraId="080B607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统一社会信用代码：</w:t>
      </w:r>
      <w:r>
        <w:rPr>
          <w:rFonts w:eastAsia="宋体" w:cs="Arial" w:hint="eastAsia"/>
          <w:iCs/>
          <w:sz w:val="24"/>
          <w:lang w:val="en-US" w:eastAsia="zh-CN"/>
        </w:rPr>
        <w:t xml:space="preserve">91420000798750168P</w:t>
      </w:r>
    </w:p>
    <w:p w14:paraId="377F8AE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法定代表人：</w:t>
      </w:r>
      <w:r>
        <w:rPr>
          <w:rFonts w:eastAsia="宋体" w:cs="Arial" w:hint="eastAsia"/>
          <w:iCs/>
          <w:sz w:val="24"/>
          <w:lang w:val="en-US" w:eastAsia="zh-CN"/>
        </w:rPr>
        <w:t xml:space="preserve">蒋乔</w:t>
      </w:r>
    </w:p>
    <w:p w14:paraId="3301383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注册资本：</w:t>
      </w:r>
      <w:r>
        <w:rPr>
          <w:rFonts w:eastAsia="宋体" w:cs="Arial" w:hint="eastAsia"/>
          <w:iCs/>
          <w:sz w:val="24"/>
          <w:lang w:val="en-US" w:eastAsia="zh-CN"/>
        </w:rPr>
        <w:t xml:space="preserve">207218.53万元</w:t>
      </w:r>
    </w:p>
    <w:p w14:paraId="50D707A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成立日期：</w:t>
      </w:r>
      <w:r>
        <w:rPr>
          <w:rFonts w:eastAsia="宋体" w:cs="Arial" w:hint="eastAsia"/>
          <w:iCs/>
          <w:sz w:val="24"/>
          <w:lang w:val="en-US" w:eastAsia="zh-CN"/>
        </w:rPr>
        <w:t xml:space="preserve">2007年03月09日</w:t>
      </w:r>
    </w:p>
    <w:p w14:paraId="644C56F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注册地址：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</w:p>
    <w:p w14:paraId="5FB0693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生产地址：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</w:p>
    <w:p w14:paraId="0DC2358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经营范围：</w:t>
      </w:r>
    </w:p>
    <w:p w14:paraId="6E8B88BA" w14:textId="77777777" w:rsidR="0042075D" w:rsidRDefault="00000000">
      <w:pPr>
        <w:pStyle w:val="afb"/>
        <w:spacing w:before="0" w:line="360" w:lineRule="auto"/>
        <w:ind w:left="0" w:firstLine="227"/>
        <w:rPr>
          <w:rFonts w:eastAsia="宋体" w:cs="Arial"/>
          <w:b/>
          <w:bCs/>
          <w:iCs/>
          <w:sz w:val="24"/>
          <w:lang w:val="en-US" w:eastAsia="zh-CN"/>
        </w:rPr>
      </w:pPr>
      <w:r>
        <w:rPr>
          <w:rFonts w:eastAsia="宋体" w:cs="Arial" w:hint="eastAsia"/>
          <w:b/>
          <w:bCs/>
          <w:iCs/>
          <w:sz w:val="24"/>
          <w:lang w:val="en-US" w:eastAsia="zh-CN"/>
        </w:rPr>
        <w:t xml:space="preserve">      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成立于2007年03月09日，注册地位于湖北省黄石市黄石大道316号，法定代表人为蒋乔。经营范围包括黑色、有色金属冶炼、压延加工；生产、销售高温合金材料、耐蚀合金材料、铁矿石、钢坯、钢锭、钢材、金属制品、钢管及管件和相应的工业辅助材料及承接来料加工业务；钢铁和合金材料检测；再生资源回收经营；货物或技术进出口（国家限定公司经营或禁止进出口的商品和技术除外）；机械零件、汽车零部件制造和加工；机械、仪表、电器制造和修理；化工产品（不含危险品和限制类产品）制造；港口码头建设及经营；煤气、热力、自来水、工业用水生产和供应；餐饮经营与管理。（涉及许可经营项目，应取得相关部门许可后方可经营）。</w:t>
      </w:r>
    </w:p>
    <w:p w14:paraId="7A0932D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/>
          <w:b/>
          <w:bCs/>
          <w:iCs/>
          <w:sz w:val="24"/>
          <w:lang w:eastAsia="zh-CN"/>
        </w:rPr>
        <w:t>公司简介：</w:t>
      </w:r>
    </w:p>
    <w:p w14:paraId="4DF14CAF" w14:textId="77777777" w:rsidR="0042075D" w:rsidRDefault="00000000">
      <w:pPr>
        <w:pStyle w:val="afb"/>
        <w:spacing w:before="0" w:line="360" w:lineRule="auto"/>
        <w:ind w:left="0" w:firstLineChars="400" w:firstLine="227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大冶特殊钢有限公司（简称：大冶特钢）是中国近代“钢铁摇篮”，地处中国矿冶之都、先进制造业基地湖北省黄石市。隶属中信泰富特钢集团，是其沿海沿江产业链的战略布局中的重要一环。 大冶特钢是国家高新技术企业、全国首批两化融合示范企业、全国首批绿色制造示范企业、全国绿化模范单位。拥有国家认定企业技术中心、院士专家工作站、博士后科研工作站、高品质特殊钢湖北省重点实验室，先后承担国家多项冶金课题的项目攻关，主持或参与起草修订了多项国家和行业技术标准。先后荣获“全国质量奖”、“全国质量标杆”、“中国工业大奖表彰奖”，多项产品荣获国家冶金产品实物质量“金杯奖”、“国家科学技术进步一等奖、二等奖”、“冶金科学技术奖一等奖”、“国家知识产权优势企业”、“中国航天突出贡献供应商”、“中国工模具行业最具影响力钢厂品牌”等奖项。 大冶特钢是中国品种规格最齐全的高品质棒材、高端中厚壁无缝钢管、高合金锻材三大特钢生产基地，工艺技术和装备具备世界先进水平。主要产品有轴承钢、汽车用钢、能源用钢、工程机械用钢、航空航天用钢等。主要服务于航天航空、海洋、核电、风电、交通、火电、油气、工程机械、重燃、船舶、石化、汽车、高铁等关键领域。 从中国第一炉电渣钢到第一根极薄壁高温合金旋压管，从第一个飞机用高温合金涡轮盘，到第一根轧制的飞机大梁(毛坯)，从中国第一颗人造地球卫星，到神舟系列飞船的上天，到“嫦娥”奔月，再到“天宫”“北斗”发射升空，大冶特钢均提供了关键部件的用钢。工程机械用无缝钢管已连续13年产销量全国第一、13年全球第一，石油工具及装备用中厚壁无缝钢管连续10年产销量全国第一，大口径厚壁高压锅炉用管连续5年产销量全国第一。 大冶特钢秉承“诚信、创新、融合、卓越”的理念，牢记为客户创造价值，为员工创造幸福，为股东创造效益，为社会创造财富的企业使命，致力于为客户提供多规格、多品种、高品质的特殊钢产品及整体服务方案，致力于“创建全球最具竞争力的特钢企业集团”。</w:t>
      </w:r>
    </w:p>
    <w:p w14:paraId="3D17ADEA" w14:textId="77777777" w:rsidR="0042075D" w:rsidRDefault="00000000">
      <w:pPr>
        <w:keepNext/>
        <w:spacing w:before="0"/>
        <w:jc w:val="center"/>
      </w:pPr>
      <w:r>
        <w:rPr>
          <w:rFonts w:eastAsia="宋体" w:cs="Arial"/>
          <w:noProof/>
        </w:rPr>
        <w:drawing>
          <wp:inline distT="0" distB="0" distL="0" distR="0" wp14:anchorId="25F309ED" wp14:editId="77D09E37">
            <wp:extent cx="5760720" cy="2028825"/>
            <wp:effectExtent l="0" t="0" r="0" b="0"/>
            <wp:docPr id="1002" name="图片 2" descr="地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82958" name="图片 2" descr="地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C9C4" w14:textId="77777777" w:rsidR="0042075D" w:rsidRDefault="00000000">
      <w:pPr>
        <w:pStyle w:val="a3"/>
        <w:jc w:val="center"/>
        <w:rPr>
          <w:rFonts w:eastAsia="宋体" w:cs="Arial"/>
          <w:iCs/>
          <w:sz w:val="24"/>
          <w:lang w:eastAsia="zh-CN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生产地址示意图</w:t>
      </w:r>
    </w:p>
    <w:p w14:paraId="1E84434A" w14:textId="77777777" w:rsidR="0042075D" w:rsidRDefault="0042075D">
      <w:pPr>
        <w:pStyle w:val="afb"/>
        <w:spacing w:before="0"/>
        <w:ind w:left="567"/>
        <w:rPr>
          <w:rFonts w:eastAsia="宋体" w:cs="Arial"/>
          <w:i/>
          <w:sz w:val="24"/>
          <w:lang w:eastAsia="zh-CN"/>
        </w:rPr>
      </w:pPr>
    </w:p>
    <w:p w14:paraId="5316349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" w:name="_Toc198906568"/>
      <w:bookmarkStart w:id="5" w:name="_Toc202805962"/>
      <w:r>
        <w:t>报告的预期用途</w:t>
      </w:r>
      <w:bookmarkEnd w:id="4"/>
      <w:bookmarkEnd w:id="5"/>
    </w:p>
    <w:p w14:paraId="15ED56DC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向客户提供温室气体排放数据；</w:t>
      </w:r>
    </w:p>
    <w:p w14:paraId="4D29F80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向集团提供温室气体排放数据；</w:t>
      </w:r>
    </w:p>
    <w:p w14:paraId="5E1C4682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社会责任报告披露；</w:t>
      </w:r>
    </w:p>
    <w:p w14:paraId="7DC9C4A3" w14:textId="77777777" w:rsidR="0042075D" w:rsidRDefault="00000000">
      <w:pPr>
        <w:pStyle w:val="afb"/>
        <w:numPr>
          <w:ilvl w:val="0"/>
          <w:numId w:val="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为本公司温室气体减排战略计划决策提供依据。</w:t>
      </w:r>
    </w:p>
    <w:p w14:paraId="40899222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8B7F1FF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6" w:name="_Toc202805963"/>
      <w:bookmarkStart w:id="7" w:name="_Toc198906569"/>
      <w:r>
        <w:rPr>
          <w:rFonts w:hint="eastAsia"/>
        </w:rPr>
        <w:t>预期的使用者</w:t>
      </w:r>
      <w:bookmarkEnd w:id="6"/>
      <w:bookmarkEnd w:id="7"/>
    </w:p>
    <w:p w14:paraId="43CBC71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客户、集团、社会公众、企业内部管理者</w:t>
      </w:r>
    </w:p>
    <w:p w14:paraId="7BA07B5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6A994B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8" w:name="_Toc202805964"/>
      <w:bookmarkStart w:id="9" w:name="_Toc198906570"/>
      <w:r>
        <w:t>报告覆盖的盘查周期</w:t>
      </w:r>
      <w:bookmarkEnd w:id="8"/>
      <w:bookmarkEnd w:id="9"/>
    </w:p>
    <w:p w14:paraId="42BB537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 xml:space="preserve">2025年1月1日至2025年12月31日</w:t>
      </w:r>
    </w:p>
    <w:p w14:paraId="277D3F3E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AEFE68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0" w:name="_Toc202805965"/>
      <w:bookmarkStart w:id="11" w:name="_Toc198906571"/>
      <w:r>
        <w:t>报告数据结论</w:t>
      </w:r>
      <w:bookmarkEnd w:id="10"/>
      <w:bookmarkEnd w:id="11"/>
    </w:p>
    <w:p w14:paraId="014B02C8" w14:textId="6F640BFB" w:rsidR="00411FEB" w:rsidRDefault="00411FEB" w:rsidP="00AD2034">
      <w:pPr>
        <w:pStyle w:val="Style2"/>
        <w:numPr>
          <w:ilvl w:val="2"/>
          <w:numId w:val="11"/>
        </w:numPr>
        <w:spacing w:line="360" w:lineRule="auto"/>
      </w:pPr>
      <w:r>
        <w:rPr>
          <w:rFonts w:hint="eastAsia"/>
        </w:rPr>
        <w:t>报告边界</w:t>
      </w:r>
    </w:p>
    <w:p w14:paraId="306C451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本报告所覆盖的盘查</w:t>
      </w:r>
      <w:r>
        <w:rPr>
          <w:rFonts w:eastAsia="宋体" w:cs="Arial" w:hint="eastAsia"/>
          <w:iCs/>
          <w:sz w:val="24"/>
          <w:lang w:eastAsia="zh-CN"/>
        </w:rPr>
        <w:t>范围</w:t>
      </w:r>
      <w:r>
        <w:rPr>
          <w:rFonts w:eastAsia="宋体" w:cs="Arial"/>
          <w:iCs/>
          <w:sz w:val="24"/>
          <w:lang w:eastAsia="zh-CN"/>
        </w:rPr>
        <w:t>涉及</w:t>
      </w: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、</w:t>
      </w: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和</w:t>
      </w:r>
      <w:r>
        <w:rPr>
          <w:rFonts w:eastAsia="宋体" w:cs="Arial" w:hint="eastAsia"/>
          <w:iCs/>
          <w:sz w:val="24"/>
          <w:lang w:eastAsia="zh-CN"/>
        </w:rPr>
        <w:t>范围三。</w:t>
      </w:r>
      <w:r>
        <w:rPr>
          <w:rFonts w:eastAsia="宋体" w:cs="Arial"/>
          <w:iCs/>
          <w:sz w:val="24"/>
          <w:lang w:eastAsia="zh-CN"/>
        </w:rPr>
        <w:t xml:space="preserve"> </w:t>
      </w:r>
    </w:p>
    <w:p w14:paraId="44A3D1C8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其中：</w:t>
      </w:r>
    </w:p>
    <w:p w14:paraId="5BB3CF9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b/>
          <w:bCs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直接温室气体排放量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7,174,684.97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C304102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（基于位置）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1,043,611.05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023A991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输入能源间接温室气体</w:t>
      </w:r>
      <w:r>
        <w:rPr>
          <w:rFonts w:eastAsia="宋体" w:cs="Arial" w:hint="eastAsia"/>
          <w:iCs/>
          <w:sz w:val="24"/>
          <w:lang w:eastAsia="zh-CN"/>
        </w:rPr>
        <w:t>（基于市场）</w:t>
      </w:r>
      <w:r>
        <w:rPr>
          <w:rFonts w:eastAsia="宋体" w:cs="Arial"/>
          <w:iCs/>
          <w:sz w:val="24"/>
          <w:lang w:eastAsia="zh-CN"/>
        </w:rPr>
        <w:t>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1,186,800.27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</w:p>
    <w:p w14:paraId="1D0F8CA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范围三价值链排放量</w:t>
      </w:r>
      <w:r>
        <w:rPr>
          <w:rFonts w:eastAsia="宋体" w:cs="Arial" w:hint="eastAsia"/>
          <w:iCs/>
          <w:sz w:val="24"/>
          <w:lang w:val="en-US" w:eastAsia="zh-CN"/>
        </w:rPr>
        <w:t xml:space="preserve">7,161,889.47</w:t>
      </w:r>
      <w:r>
        <w:rPr>
          <w:rFonts w:eastAsia="宋体" w:cs="Arial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>
        <w:rPr>
          <w:rFonts w:eastAsia="宋体" w:cs="Arial"/>
          <w:iCs/>
          <w:sz w:val="24"/>
          <w:vertAlign w:val="subscript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  <w:r>
        <w:rPr>
          <w:rFonts w:eastAsia="宋体" w:cs="Arial"/>
          <w:iCs/>
          <w:sz w:val="24"/>
          <w:lang w:eastAsia="zh-CN"/>
        </w:rPr>
        <w:t>，</w:t>
      </w:r>
      <w:r>
        <w:rPr>
          <w:rFonts w:eastAsia="宋体" w:cs="Arial" w:hint="eastAsia"/>
          <w:iCs/>
          <w:sz w:val="24"/>
          <w:lang w:eastAsia="zh-CN"/>
        </w:rPr>
        <w:t>其中包括：</w:t>
      </w:r>
    </w:p>
    <w:p w14:paraId="78949EB7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899C97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</w:t>
      </w:r>
      <w:r>
        <w:rPr>
          <w:rFonts w:eastAsia="宋体" w:cs="Arial" w:hint="eastAsia"/>
          <w:iCs/>
          <w:sz w:val="24"/>
          <w:lang w:eastAsia="zh-CN"/>
        </w:rPr>
        <w:t xml:space="preserve">外购商品和服务产生的排放，排放量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2,710,165.62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6E24AC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2</w:t>
      </w:r>
      <w:r>
        <w:rPr>
          <w:rFonts w:eastAsia="宋体" w:cs="Arial" w:hint="eastAsia"/>
          <w:iCs/>
          <w:sz w:val="24"/>
          <w:lang w:eastAsia="zh-CN"/>
        </w:rPr>
        <w:t xml:space="preserve">资本货物产生的排放，排放量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51,806.97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5698AFBA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3</w:t>
      </w:r>
      <w:r>
        <w:rPr>
          <w:rFonts w:eastAsia="宋体" w:cs="Arial" w:hint="eastAsia"/>
          <w:iCs/>
          <w:sz w:val="24"/>
          <w:lang w:eastAsia="zh-CN"/>
        </w:rPr>
        <w:t xml:space="preserve">范围一之外和能源相关的排放，排放量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2,016,736.07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6D543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 w:hint="eastAsia"/>
          <w:iCs/>
          <w:sz w:val="24"/>
          <w:lang w:eastAsia="zh-CN"/>
        </w:rPr>
        <w:t xml:space="preserve">上下游运输和分销产生的排放，排放量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38,442.78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8434E2B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lastRenderedPageBreak/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 w:hint="eastAsia"/>
          <w:iCs/>
          <w:sz w:val="24"/>
          <w:lang w:eastAsia="zh-CN"/>
        </w:rPr>
        <w:t xml:space="preserve">运营中产生的废弃物产生的排放，排放量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147,636.03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457F98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6</w:t>
      </w:r>
      <w:r>
        <w:rPr>
          <w:rFonts w:eastAsia="宋体" w:cs="Arial" w:hint="eastAsia"/>
          <w:iCs/>
          <w:sz w:val="24"/>
          <w:lang w:eastAsia="zh-CN"/>
        </w:rPr>
        <w:t xml:space="preserve">商务差旅产生的排放，排放量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134.57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3C1D6253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7</w:t>
      </w:r>
      <w:r>
        <w:rPr>
          <w:rFonts w:eastAsia="宋体" w:cs="Arial" w:hint="eastAsia"/>
          <w:iCs/>
          <w:sz w:val="24"/>
          <w:lang w:eastAsia="zh-CN"/>
        </w:rPr>
        <w:t xml:space="preserve">员工通勤产生的排放，排放量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13,322.58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738875E1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9</w:t>
      </w:r>
      <w:r>
        <w:rPr>
          <w:rFonts w:eastAsia="宋体" w:cs="Arial" w:hint="eastAsia"/>
          <w:iCs/>
          <w:sz w:val="24"/>
          <w:lang w:eastAsia="zh-CN"/>
        </w:rPr>
        <w:t xml:space="preserve">下游运输和分销产生的排放，排放量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6,496.13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108FF9E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10</w:t>
      </w:r>
      <w:r>
        <w:rPr>
          <w:rFonts w:eastAsia="宋体" w:cs="Arial" w:hint="eastAsia"/>
          <w:iCs/>
          <w:sz w:val="24"/>
          <w:lang w:eastAsia="zh-CN"/>
        </w:rPr>
        <w:t xml:space="preserve">销售产品的加工产生的排放，排放量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702,772.95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03E8CF30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11</w:t>
      </w:r>
      <w:r>
        <w:rPr>
          <w:rFonts w:eastAsia="宋体" w:cs="Arial" w:hint="eastAsia"/>
          <w:iCs/>
          <w:sz w:val="24"/>
          <w:lang w:eastAsia="zh-CN"/>
        </w:rPr>
        <w:t xml:space="preserve">销售产品的使用产生的排放，排放量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2,201.77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4CD573D6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 xml:space="preserve">范围三类别</w:t>
      </w:r>
      <w:r>
        <w:rPr>
          <w:rFonts w:eastAsia="宋体" w:cs="Arial" w:hint="eastAsia"/>
          <w:iCs/>
          <w:sz w:val="24"/>
          <w:lang w:eastAsia="zh-CN"/>
        </w:rPr>
        <w:t>12</w:t>
      </w:r>
      <w:r>
        <w:rPr>
          <w:rFonts w:eastAsia="宋体" w:cs="Arial" w:hint="eastAsia"/>
          <w:iCs/>
          <w:sz w:val="24"/>
          <w:lang w:eastAsia="zh-CN"/>
        </w:rPr>
        <w:t xml:space="preserve">销售产品的报废处理产生的排放，排放量</w:t>
      </w:r>
      <w:r>
        <w:rPr>
          <w:rFonts w:eastAsia="宋体" w:cs="Arial" w:hint="eastAsia"/>
          <w:iCs/>
          <w:sz w:val="24"/>
          <w:lang w:eastAsia="zh-CN"/>
        </w:rPr>
        <w:t xml:space="preserve">3,747.35 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 w:hint="eastAsia"/>
          <w:iCs/>
          <w:sz w:val="24"/>
          <w:lang w:eastAsia="zh-CN"/>
        </w:rPr>
        <w:t xml:space="preserve"> CO2e</w:t>
      </w:r>
    </w:p>
    <w:p w14:paraId="00328511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D533975" w14:textId="3F0FE734" w:rsidR="00AD2034" w:rsidRDefault="00AD2034" w:rsidP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排放总量（基于位置）：</w:t>
      </w:r>
      <w:r w:rsidRPr="00AD2034">
        <w:rPr>
          <w:rFonts w:eastAsia="宋体" w:cs="Arial"/>
          <w:iCs/>
          <w:sz w:val="24"/>
          <w:lang w:eastAsia="zh-CN"/>
        </w:rPr>
        <w:t xml:space="preserve">15,380,185.49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 w:rsidRPr="00AD2034"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1CD005F6" w14:textId="3170EFF8" w:rsidR="00AD2034" w:rsidRDefault="00AD2034" w:rsidP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排放总量（基于市场）：</w:t>
      </w:r>
      <w:r w:rsidRPr="00AD2034">
        <w:rPr>
          <w:rFonts w:eastAsia="宋体" w:cs="Arial"/>
          <w:iCs/>
          <w:sz w:val="24"/>
          <w:lang w:eastAsia="zh-CN"/>
        </w:rPr>
        <w:t xml:space="preserve">15,523,374.70</w:t>
      </w:r>
      <w:r>
        <w:rPr>
          <w:rFonts w:eastAsia="宋体" w:cs="Arial" w:hint="eastAsia"/>
          <w:iCs/>
          <w:sz w:val="24"/>
          <w:lang w:eastAsia="zh-CN"/>
        </w:rPr>
        <w:t>吨</w:t>
      </w:r>
      <w:r>
        <w:rPr>
          <w:rFonts w:eastAsia="宋体" w:cs="Arial"/>
          <w:iCs/>
          <w:sz w:val="24"/>
          <w:lang w:eastAsia="zh-CN"/>
        </w:rPr>
        <w:t>CO</w:t>
      </w:r>
      <w:r w:rsidRPr="00AD2034"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e</w:t>
      </w:r>
    </w:p>
    <w:p w14:paraId="781F3C30" w14:textId="77777777" w:rsidR="00AD2034" w:rsidRDefault="00AD2034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757E911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2" w:name="_Toc204099729"/>
      <w:r>
        <w:rPr>
          <w:rFonts w:hint="eastAsia"/>
        </w:rPr>
        <w:t>主要性原则</w:t>
      </w:r>
      <w:bookmarkEnd w:id="12"/>
    </w:p>
    <w:p w14:paraId="4294F403" w14:textId="04485FB6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综合考虑技术可行性、成本可行性和目标用户的要求，本次盘查考虑了</w:t>
      </w:r>
      <w:r w:rsidR="00470568" w:rsidRPr="00470568">
        <w:rPr>
          <w:rFonts w:eastAsia="宋体" w:cs="Arial"/>
          <w:iCs/>
          <w:sz w:val="24"/>
          <w:lang w:eastAsia="zh-CN"/>
        </w:rPr>
        <w:t xml:space="preserve">范围一、范围二、范围三类别1~7、9~12</w:t>
      </w:r>
      <w:r>
        <w:rPr>
          <w:rFonts w:eastAsia="宋体" w:cs="Arial" w:hint="eastAsia"/>
          <w:iCs/>
          <w:sz w:val="24"/>
          <w:lang w:eastAsia="zh-CN"/>
        </w:rPr>
        <w:t>的排放。</w:t>
      </w:r>
    </w:p>
    <w:p w14:paraId="086B77DE" w14:textId="77777777" w:rsidR="00245CA7" w:rsidRDefault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B1F969B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3" w:name="_Toc204099730"/>
      <w:r>
        <w:rPr>
          <w:rFonts w:hint="eastAsia"/>
        </w:rPr>
        <w:t>排除门槛</w:t>
      </w:r>
      <w:bookmarkEnd w:id="13"/>
    </w:p>
    <w:p w14:paraId="35E1AF98" w14:textId="77777777" w:rsidR="00245CA7" w:rsidRDefault="00245CA7" w:rsidP="00245CA7">
      <w:pPr>
        <w:spacing w:line="360" w:lineRule="auto"/>
        <w:ind w:firstLineChars="200" w:firstLine="480"/>
        <w:rPr>
          <w:rFonts w:eastAsia="宋体" w:cs="Arial"/>
          <w:sz w:val="24"/>
        </w:rPr>
      </w:pPr>
      <w:r>
        <w:rPr>
          <w:rFonts w:eastAsia="宋体" w:cs="Arial"/>
          <w:sz w:val="24"/>
        </w:rPr>
        <w:t>单个源排除门槛为</w:t>
      </w:r>
      <w:r>
        <w:rPr>
          <w:rFonts w:eastAsia="宋体" w:cs="Arial"/>
          <w:sz w:val="24"/>
        </w:rPr>
        <w:t>0.5%</w:t>
      </w:r>
      <w:r>
        <w:rPr>
          <w:rFonts w:eastAsia="宋体" w:cs="Arial"/>
          <w:sz w:val="24"/>
        </w:rPr>
        <w:t>，总排除量不超过组织总排放量的</w:t>
      </w:r>
      <w:r>
        <w:rPr>
          <w:rFonts w:eastAsia="宋体" w:cs="Arial"/>
          <w:sz w:val="24"/>
        </w:rPr>
        <w:t>1%</w:t>
      </w:r>
      <w:r>
        <w:rPr>
          <w:rFonts w:eastAsia="宋体" w:cs="Arial"/>
          <w:sz w:val="24"/>
        </w:rPr>
        <w:t>。</w:t>
      </w:r>
    </w:p>
    <w:p w14:paraId="37665033" w14:textId="77777777" w:rsidR="00245CA7" w:rsidRPr="00245CA7" w:rsidRDefault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B85FF03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4" w:name="_Toc204099731"/>
      <w:r>
        <w:rPr>
          <w:rFonts w:hint="eastAsia"/>
        </w:rPr>
        <w:lastRenderedPageBreak/>
        <w:t>实质性偏差</w:t>
      </w:r>
      <w:bookmarkEnd w:id="14"/>
    </w:p>
    <w:p w14:paraId="09490A61" w14:textId="7E94D853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本公司实质性偏差设为：</w:t>
      </w:r>
      <w:r>
        <w:rPr>
          <w:rFonts w:eastAsia="宋体" w:cs="Arial" w:hint="eastAsia"/>
          <w:iCs/>
          <w:sz w:val="24"/>
          <w:lang w:eastAsia="zh-CN"/>
        </w:rPr>
        <w:t>5%</w:t>
      </w:r>
      <w:r>
        <w:rPr>
          <w:rFonts w:eastAsia="宋体" w:cs="Arial" w:hint="eastAsia"/>
          <w:iCs/>
          <w:sz w:val="24"/>
          <w:lang w:eastAsia="zh-CN"/>
        </w:rPr>
        <w:t>。</w:t>
      </w:r>
      <w:r>
        <w:rPr>
          <w:rFonts w:eastAsia="宋体" w:cs="Arial" w:hint="eastAsia"/>
          <w:iCs/>
          <w:sz w:val="24"/>
          <w:lang w:eastAsia="zh-CN"/>
        </w:rPr>
        <w:cr/>
      </w:r>
      <w:r>
        <w:rPr>
          <w:rFonts w:eastAsia="宋体" w:cs="Arial" w:hint="eastAsia"/>
          <w:iCs/>
          <w:sz w:val="24"/>
          <w:lang w:eastAsia="zh-CN"/>
        </w:rPr>
        <w:t>即因遗漏，错误或错误解释导致组织层次排放量偏差</w:t>
      </w:r>
      <w:r>
        <w:rPr>
          <w:rFonts w:eastAsia="宋体" w:cs="Arial" w:hint="eastAsia"/>
          <w:iCs/>
          <w:sz w:val="24"/>
          <w:lang w:eastAsia="zh-CN"/>
        </w:rPr>
        <w:t>5%</w:t>
      </w:r>
      <w:r>
        <w:rPr>
          <w:rFonts w:eastAsia="宋体" w:cs="Arial" w:hint="eastAsia"/>
          <w:iCs/>
          <w:sz w:val="24"/>
          <w:lang w:eastAsia="zh-CN"/>
        </w:rPr>
        <w:t>以内的，被认为可接受偏差范围，不对本组织的</w:t>
      </w:r>
      <w:r>
        <w:rPr>
          <w:rFonts w:eastAsia="宋体" w:cs="Arial" w:hint="eastAsia"/>
          <w:iCs/>
          <w:sz w:val="24"/>
          <w:lang w:eastAsia="zh-CN"/>
        </w:rPr>
        <w:t>GHG</w:t>
      </w:r>
      <w:r>
        <w:rPr>
          <w:rFonts w:eastAsia="宋体" w:cs="Arial" w:hint="eastAsia"/>
          <w:iCs/>
          <w:sz w:val="24"/>
          <w:lang w:eastAsia="zh-CN"/>
        </w:rPr>
        <w:t>管理和或决策产生影响。</w:t>
      </w:r>
    </w:p>
    <w:p w14:paraId="2279B814" w14:textId="77777777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98BC1AA" w14:textId="77777777" w:rsidR="00245CA7" w:rsidRDefault="00245CA7" w:rsidP="00245CA7">
      <w:pPr>
        <w:pStyle w:val="Style2"/>
        <w:numPr>
          <w:ilvl w:val="2"/>
          <w:numId w:val="17"/>
        </w:numPr>
        <w:spacing w:line="360" w:lineRule="auto"/>
      </w:pPr>
      <w:bookmarkStart w:id="15" w:name="_Toc204099732"/>
      <w:r>
        <w:rPr>
          <w:rFonts w:hint="eastAsia"/>
        </w:rPr>
        <w:t>重要限度</w:t>
      </w:r>
      <w:bookmarkEnd w:id="15"/>
    </w:p>
    <w:p w14:paraId="71916EF2" w14:textId="77777777" w:rsid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sz w:val="24"/>
        </w:rPr>
        <w:t>考虑到</w:t>
      </w:r>
      <w:r>
        <w:rPr>
          <w:rFonts w:eastAsia="宋体" w:cs="Arial"/>
          <w:sz w:val="24"/>
        </w:rPr>
        <w:t>GHG</w:t>
      </w:r>
      <w:r>
        <w:rPr>
          <w:rFonts w:eastAsia="宋体" w:cs="Arial"/>
          <w:sz w:val="24"/>
        </w:rPr>
        <w:t>盘查的技术以及其它诸多要素可能影响基准年的数据，本公司重要限度值定为</w:t>
      </w:r>
      <w:r>
        <w:rPr>
          <w:rFonts w:eastAsia="宋体" w:cs="Arial"/>
          <w:sz w:val="24"/>
        </w:rPr>
        <w:t>5%</w:t>
      </w:r>
      <w:r>
        <w:rPr>
          <w:rFonts w:eastAsia="宋体" w:cs="Arial"/>
          <w:sz w:val="24"/>
        </w:rPr>
        <w:t>。</w:t>
      </w:r>
    </w:p>
    <w:p w14:paraId="6356F2CE" w14:textId="77777777" w:rsidR="00245CA7" w:rsidRPr="00245CA7" w:rsidRDefault="00245CA7" w:rsidP="00245CA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2D2796CC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6" w:name="_Toc202805966"/>
      <w:bookmarkStart w:id="17" w:name="_Toc198906572"/>
      <w:r>
        <w:t>核查声明</w:t>
      </w:r>
      <w:bookmarkEnd w:id="16"/>
      <w:bookmarkEnd w:id="17"/>
    </w:p>
    <w:p w14:paraId="62D0DDB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本次盘查形成的盘查清册、盘查报告等内容，计划于</w:t>
      </w:r>
      <w:r>
        <w:rPr>
          <w:rFonts w:eastAsia="宋体" w:cs="Arial" w:hint="eastAsia"/>
          <w:iCs/>
          <w:sz w:val="24"/>
          <w:lang w:val="en-US" w:eastAsia="zh-CN"/>
        </w:rPr>
        <w:t xml:space="preserve">2026年6月底前</w:t>
      </w:r>
      <w:r>
        <w:rPr>
          <w:rFonts w:eastAsia="宋体" w:cs="Arial"/>
          <w:iCs/>
          <w:sz w:val="24"/>
          <w:lang w:eastAsia="zh-CN"/>
        </w:rPr>
        <w:t>底前通过第三方机构核查，以符合</w:t>
      </w:r>
      <w:r>
        <w:rPr>
          <w:rFonts w:eastAsia="宋体" w:cs="Arial" w:hint="eastAsia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要求，数据符合相关性、完整性、一致性、准确性和透明性，且无重大错误或遗漏。</w:t>
      </w:r>
    </w:p>
    <w:p w14:paraId="01D7646B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F341EA9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18" w:name="_Toc198906573"/>
      <w:bookmarkStart w:id="19" w:name="_Toc202805967"/>
      <w:r>
        <w:t>文件控制</w:t>
      </w:r>
      <w:bookmarkEnd w:id="18"/>
      <w:bookmarkEnd w:id="19"/>
    </w:p>
    <w:p w14:paraId="4D88FF4E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规定，本报告经管理者代表批准后，编号存档。</w:t>
      </w:r>
    </w:p>
    <w:p w14:paraId="1BB72F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DB4645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0" w:name="_Toc202805968"/>
      <w:bookmarkStart w:id="21" w:name="_Toc198906574"/>
      <w:r>
        <w:t>公开政策</w:t>
      </w:r>
      <w:bookmarkEnd w:id="20"/>
      <w:bookmarkEnd w:id="21"/>
    </w:p>
    <w:p w14:paraId="6C7B2244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如果需要查阅本报告，可向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  <w:r>
        <w:rPr>
          <w:rFonts w:eastAsia="宋体" w:cs="Arial"/>
          <w:iCs/>
          <w:sz w:val="24"/>
          <w:lang w:eastAsia="zh-CN"/>
        </w:rPr>
        <w:t>相关负责人提出申请，获得批准后可以调阅。</w:t>
      </w:r>
    </w:p>
    <w:p w14:paraId="4ADE8CC7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排放数据可通过集团总部官方网站、企业社会责任报告等形式对外公开。</w:t>
      </w:r>
    </w:p>
    <w:p w14:paraId="56CB94B8" w14:textId="77777777" w:rsidR="0042075D" w:rsidRDefault="00000000">
      <w:p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 xml:space="preserve">         </w:t>
      </w:r>
    </w:p>
    <w:p w14:paraId="5B153C4C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bookmarkStart w:id="22" w:name="_Toc202805969"/>
      <w:bookmarkStart w:id="23" w:name="_Toc198906575"/>
      <w:r>
        <w:rPr>
          <w:b/>
          <w:iCs/>
          <w:sz w:val="28"/>
          <w:szCs w:val="28"/>
        </w:rPr>
        <w:t>组织边界</w:t>
      </w:r>
      <w:bookmarkEnd w:id="22"/>
      <w:bookmarkEnd w:id="23"/>
    </w:p>
    <w:p w14:paraId="58B70733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24" w:name="_Toc6523466"/>
      <w:bookmarkStart w:id="25" w:name="_Toc6523309"/>
      <w:bookmarkStart w:id="26" w:name="_Toc6523465"/>
      <w:bookmarkStart w:id="27" w:name="_Toc6523811"/>
      <w:bookmarkStart w:id="28" w:name="_Toc6523812"/>
      <w:bookmarkStart w:id="29" w:name="_Toc6523308"/>
      <w:bookmarkStart w:id="30" w:name="_Toc198906576"/>
      <w:bookmarkStart w:id="31" w:name="_Toc202805970"/>
      <w:bookmarkEnd w:id="24"/>
      <w:bookmarkEnd w:id="25"/>
      <w:bookmarkEnd w:id="26"/>
      <w:bookmarkEnd w:id="27"/>
      <w:bookmarkEnd w:id="28"/>
      <w:bookmarkEnd w:id="29"/>
      <w:r>
        <w:t>组织边界</w:t>
      </w:r>
      <w:bookmarkEnd w:id="30"/>
      <w:bookmarkEnd w:id="31"/>
    </w:p>
    <w:p w14:paraId="20C6E5EA" w14:textId="35D828EF" w:rsidR="00245CA7" w:rsidRDefault="00245CA7" w:rsidP="00245CA7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bookmarkStart w:id="32" w:name="_Toc198906577"/>
      <w:bookmarkStart w:id="33" w:name="_Toc202805971"/>
      <w:r>
        <w:rPr>
          <w:rFonts w:eastAsia="宋体" w:cs="Arial" w:hint="eastAsia"/>
          <w:iCs/>
          <w:sz w:val="24"/>
          <w:lang w:eastAsia="zh-CN"/>
        </w:rPr>
        <w:t>温</w:t>
      </w:r>
      <w:r>
        <w:rPr>
          <w:rFonts w:eastAsia="宋体" w:cs="Arial"/>
          <w:iCs/>
          <w:sz w:val="24"/>
          <w:lang w:eastAsia="zh-CN"/>
        </w:rPr>
        <w:t>室气体盘查之组织边界设定，依照</w:t>
      </w:r>
      <w:r>
        <w:rPr>
          <w:rFonts w:eastAsia="宋体" w:cs="Arial" w:hint="eastAsia"/>
          <w:iCs/>
          <w:sz w:val="24"/>
          <w:lang w:eastAsia="zh-CN"/>
        </w:rPr>
        <w:t>GHG Protocol</w:t>
      </w:r>
      <w:r>
        <w:rPr>
          <w:rFonts w:eastAsia="宋体" w:cs="Arial"/>
          <w:iCs/>
          <w:sz w:val="24"/>
          <w:lang w:eastAsia="zh-CN"/>
        </w:rPr>
        <w:t>相关准则，并参考温室气体盘查议定书，以</w:t>
      </w:r>
      <w:r>
        <w:rPr>
          <w:rFonts w:eastAsia="宋体" w:cs="Arial"/>
          <w:iCs/>
          <w:sz w:val="24"/>
          <w:lang w:eastAsia="zh-CN"/>
        </w:rPr>
        <w:t>“</w:t>
      </w:r>
      <w:r>
        <w:rPr>
          <w:rFonts w:eastAsia="宋体" w:cs="Arial"/>
          <w:iCs/>
          <w:sz w:val="24"/>
          <w:lang w:eastAsia="zh-CN"/>
        </w:rPr>
        <w:t>运营控制权</w:t>
      </w:r>
      <w:r>
        <w:rPr>
          <w:rFonts w:eastAsia="宋体" w:cs="Arial"/>
          <w:iCs/>
          <w:sz w:val="24"/>
          <w:lang w:eastAsia="zh-CN"/>
        </w:rPr>
        <w:t>”</w:t>
      </w:r>
      <w:r>
        <w:rPr>
          <w:rFonts w:eastAsia="宋体" w:cs="Arial"/>
          <w:iCs/>
          <w:sz w:val="24"/>
          <w:lang w:eastAsia="zh-CN"/>
        </w:rPr>
        <w:t>方式来进行设定；本次盘查范围为位于中国</w:t>
      </w:r>
      <w:r>
        <w:rPr>
          <w:rFonts w:eastAsia="宋体" w:cs="Arial" w:hint="eastAsia"/>
          <w:iCs/>
          <w:sz w:val="24"/>
          <w:lang w:val="en-US" w:eastAsia="zh-CN"/>
        </w:rPr>
        <w:t xml:space="preserve">湖北省黄石市黄石大道316号</w:t>
      </w:r>
      <w:r>
        <w:rPr>
          <w:rFonts w:eastAsia="宋体" w:cs="Arial"/>
          <w:iCs/>
          <w:sz w:val="24"/>
          <w:lang w:eastAsia="zh-CN"/>
        </w:rPr>
        <w:t>的</w:t>
      </w:r>
      <w:r>
        <w:rPr>
          <w:rFonts w:eastAsia="宋体" w:cs="Arial" w:hint="eastAsia"/>
          <w:iCs/>
          <w:sz w:val="24"/>
          <w:lang w:val="en-US" w:eastAsia="zh-CN"/>
        </w:rPr>
        <w:t xml:space="preserve">大冶特殊钢有限公司</w:t>
      </w:r>
      <w:r>
        <w:rPr>
          <w:rFonts w:eastAsia="宋体" w:cs="Arial"/>
          <w:iCs/>
          <w:sz w:val="24"/>
          <w:lang w:eastAsia="zh-CN"/>
        </w:rPr>
        <w:t>所有产生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排放和清除量的设施，对组织边界内的排放源及排放量给予盘查和报告</w:t>
      </w:r>
    </w:p>
    <w:p w14:paraId="7F11767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r>
        <w:lastRenderedPageBreak/>
        <w:t>合并方法学</w:t>
      </w:r>
      <w:bookmarkEnd w:id="32"/>
      <w:bookmarkEnd w:id="33"/>
    </w:p>
    <w:p w14:paraId="5BF9DCC3" w14:textId="77777777" w:rsidR="0042075D" w:rsidRDefault="00000000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本公司为单一地址公司，为了方便收集数据，合并排放量采用运营控制权的方法。</w:t>
      </w:r>
    </w:p>
    <w:p w14:paraId="1B97190E" w14:textId="77777777" w:rsidR="0042075D" w:rsidRDefault="0042075D">
      <w:pPr>
        <w:pStyle w:val="afb"/>
        <w:spacing w:beforeLines="5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0EA8FD5D" w14:textId="77777777" w:rsidR="0042075D" w:rsidRDefault="00000000">
      <w:pPr>
        <w:pStyle w:val="Style2"/>
        <w:numPr>
          <w:ilvl w:val="0"/>
          <w:numId w:val="10"/>
        </w:numPr>
        <w:spacing w:line="360" w:lineRule="auto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 </w:t>
      </w:r>
      <w:bookmarkStart w:id="34" w:name="_Toc202805972"/>
      <w:bookmarkStart w:id="35" w:name="_Toc198906578"/>
      <w:r>
        <w:rPr>
          <w:b/>
          <w:iCs/>
          <w:sz w:val="28"/>
          <w:szCs w:val="28"/>
        </w:rPr>
        <w:t>报告边界</w:t>
      </w:r>
      <w:bookmarkEnd w:id="34"/>
      <w:bookmarkEnd w:id="35"/>
    </w:p>
    <w:p w14:paraId="040C930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36" w:name="_Toc6523816"/>
      <w:bookmarkStart w:id="37" w:name="_Toc6523313"/>
      <w:bookmarkStart w:id="38" w:name="_Toc6523470"/>
      <w:bookmarkStart w:id="39" w:name="_Toc202805973"/>
      <w:bookmarkStart w:id="40" w:name="_Toc198906579"/>
      <w:bookmarkStart w:id="41" w:name="_Hlk6517159"/>
      <w:bookmarkEnd w:id="36"/>
      <w:bookmarkEnd w:id="37"/>
      <w:bookmarkEnd w:id="38"/>
      <w:r>
        <w:t>直接温室气体排放</w:t>
      </w:r>
      <w:bookmarkEnd w:id="39"/>
      <w:bookmarkEnd w:id="40"/>
    </w:p>
    <w:bookmarkEnd w:id="41"/>
    <w:p w14:paraId="71706C5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本次盘查识别和量化的</w:t>
      </w: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/>
          <w:iCs/>
          <w:sz w:val="24"/>
          <w:lang w:eastAsia="zh-CN"/>
        </w:rPr>
        <w:t>直接排放源包括如下：</w:t>
      </w:r>
    </w:p>
    <w:p w14:paraId="41705D7B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范围一直接排放源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01"/>
        <w:gridCol w:w="3392"/>
        <w:gridCol w:w="2847"/>
        <w:gridCol w:w="222"/>
      </w:tblGrid>
      <w:tr w:rsidR="0042075D" w14:paraId="3B06DB58" w14:textId="77777777" w:rsidTr="00D2030C">
        <w:trPr>
          <w:gridAfter w:val="1"/>
          <w:wAfter w:w="119" w:type="pct"/>
          <w:trHeight w:val="330"/>
        </w:trPr>
        <w:tc>
          <w:tcPr>
            <w:tcW w:w="14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BEFE0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18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0234514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15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41DEC80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固定燃烧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热处理炉（加热炉）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冶钢宾馆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高炉、烧结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焦炉煤气燃烧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移动燃烧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柴油燃烧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场内运输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汽油燃烧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公务车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逸散排放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制冷剂逸散（R32）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分体式空调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CO2逸散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二氧化碳灭火器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化粪池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CH4逸散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耗氧池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restart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制程排放</w:t>
            </w: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高碳锰铁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锰硅合金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高碳铬铁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粗钢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固碳产品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粗苯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外售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42075D" w14:paraId="7C02273E" w14:textId="77777777" w:rsidTr="00D2030C">
        <w:trPr>
          <w:trHeight w:val="315"/>
        </w:trPr>
        <w:tc>
          <w:tcPr>
            <w:tcW w:w="1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vMerge w:val="continue"/>
          </w:tcPr>
          <w:p w14:paraId="6EE4D9F8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8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B013E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焦油</w:t>
            </w:r>
          </w:p>
        </w:tc>
        <w:tc>
          <w:tcPr>
            <w:tcW w:w="15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B94FE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危废处置</w:t>
            </w:r>
          </w:p>
        </w:tc>
        <w:tc>
          <w:tcPr>
            <w:tcW w:w="119" w:type="pct"/>
            <w:vAlign w:val="center"/>
          </w:tcPr>
          <w:p w14:paraId="464FBC93" w14:textId="77777777" w:rsidR="0042075D" w:rsidRDefault="0042075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1013C5E3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619B58D3" w14:textId="77777777" w:rsidR="0042075D" w:rsidRDefault="00000000">
      <w:pPr>
        <w:pStyle w:val="Style2"/>
        <w:numPr>
          <w:ilvl w:val="1"/>
          <w:numId w:val="8"/>
        </w:numPr>
        <w:spacing w:line="360" w:lineRule="auto"/>
        <w:rPr>
          <w:iCs/>
        </w:rPr>
      </w:pPr>
      <w:bookmarkStart w:id="42" w:name="_Toc198906580"/>
      <w:bookmarkStart w:id="43" w:name="_Toc202805974"/>
      <w:r>
        <w:t>间接温室气体排放</w:t>
      </w:r>
      <w:bookmarkEnd w:id="42"/>
      <w:bookmarkEnd w:id="43"/>
    </w:p>
    <w:p w14:paraId="1FAB7BCF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依据</w:t>
      </w:r>
      <w:r>
        <w:rPr>
          <w:rFonts w:eastAsia="宋体" w:cs="Arial" w:hint="eastAsia"/>
          <w:iCs/>
          <w:sz w:val="24"/>
          <w:lang w:val="en-US" w:eastAsia="zh-CN"/>
        </w:rPr>
        <w:t xml:space="preserve">《大冶特殊钢温室气体盘查控制程序（DY-GHG-2023）》</w:t>
      </w:r>
      <w:r>
        <w:rPr>
          <w:rFonts w:eastAsia="宋体" w:cs="Arial"/>
          <w:iCs/>
          <w:sz w:val="24"/>
          <w:lang w:eastAsia="zh-CN"/>
        </w:rPr>
        <w:t>，盘查小组于</w:t>
      </w:r>
      <w:r>
        <w:rPr>
          <w:rFonts w:eastAsia="宋体" w:cs="Arial" w:hint="eastAsia"/>
          <w:iCs/>
          <w:sz w:val="24"/>
          <w:lang w:val="en-US" w:eastAsia="zh-CN"/>
        </w:rPr>
        <w:t xml:space="preserve">2026年07月03日</w:t>
      </w:r>
      <w:r>
        <w:rPr>
          <w:rFonts w:eastAsia="宋体" w:cs="Arial"/>
          <w:iCs/>
          <w:sz w:val="24"/>
          <w:lang w:eastAsia="zh-CN"/>
        </w:rPr>
        <w:t>对间接温室气体排放进行评价，评价结果如下：</w:t>
      </w:r>
    </w:p>
    <w:p w14:paraId="10B96FEC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/>
          <w:iCs/>
          <w:sz w:val="24"/>
          <w:lang w:eastAsia="zh-CN"/>
        </w:rPr>
        <w:t>输入能源的间接温室气体排放和</w:t>
      </w:r>
      <w:r>
        <w:rPr>
          <w:rFonts w:eastAsia="宋体" w:cs="Arial" w:hint="eastAsia"/>
          <w:iCs/>
          <w:sz w:val="24"/>
          <w:lang w:eastAsia="zh-CN"/>
        </w:rPr>
        <w:t>范围三价值链的</w:t>
      </w:r>
      <w:r>
        <w:rPr>
          <w:rFonts w:eastAsia="宋体" w:cs="Arial"/>
          <w:iCs/>
          <w:sz w:val="24"/>
          <w:lang w:eastAsia="zh-CN"/>
        </w:rPr>
        <w:t>间接温室气体排放属于重大间接排放源，予以识别和量化，见表</w:t>
      </w:r>
      <w:r>
        <w:rPr>
          <w:rFonts w:eastAsia="宋体" w:cs="Arial"/>
          <w:iCs/>
          <w:sz w:val="24"/>
          <w:lang w:eastAsia="zh-CN"/>
        </w:rPr>
        <w:t>2</w:t>
      </w:r>
      <w:r>
        <w:rPr>
          <w:rFonts w:eastAsia="宋体" w:cs="Arial"/>
          <w:iCs/>
          <w:sz w:val="24"/>
          <w:lang w:eastAsia="zh-CN"/>
        </w:rPr>
        <w:t>。</w:t>
      </w:r>
    </w:p>
    <w:p w14:paraId="35075B4B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76462CAD" w14:textId="77777777" w:rsidR="0042075D" w:rsidRDefault="00000000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范围二、三间接排放源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8"/>
        <w:gridCol w:w="3476"/>
        <w:gridCol w:w="2918"/>
      </w:tblGrid>
      <w:tr w:rsidR="0042075D" w14:paraId="6A85FCC8" w14:textId="77777777" w:rsidTr="00D2030C">
        <w:trPr>
          <w:trHeight w:val="330"/>
        </w:trPr>
        <w:tc>
          <w:tcPr>
            <w:tcW w:w="2880" w:type="dxa"/>
            <w:vMerge w:val="restart"/>
            <w:shd w:val="clear" w:color="000000" w:fill="FF6600"/>
            <w:noWrap/>
            <w:vAlign w:val="center"/>
          </w:tcPr>
          <w:p w14:paraId="7D2CE048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排放类别</w:t>
            </w:r>
          </w:p>
        </w:tc>
        <w:tc>
          <w:tcPr>
            <w:tcW w:w="2880" w:type="dxa"/>
            <w:vMerge w:val="restart"/>
            <w:shd w:val="clear" w:color="000000" w:fill="FF6600"/>
            <w:noWrap/>
            <w:vAlign w:val="center"/>
          </w:tcPr>
          <w:p w14:paraId="3DA518AD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排放源</w:t>
            </w:r>
          </w:p>
        </w:tc>
        <w:tc>
          <w:tcPr>
            <w:tcW w:w="2880" w:type="dxa"/>
            <w:vMerge w:val="restart"/>
            <w:shd w:val="clear" w:color="000000" w:fill="FF6600"/>
            <w:noWrap/>
            <w:vAlign w:val="center"/>
          </w:tcPr>
          <w:p w14:paraId="01B07BB2" w14:textId="77777777" w:rsidR="0042075D" w:rsidRDefault="00000000">
            <w:pPr>
              <w:spacing w:before="0"/>
              <w:jc w:val="center"/>
              <w:rPr>
                <w:rFonts w:eastAsia="PMingLiU" w:cs="Arial"/>
                <w:b/>
                <w:bCs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 w:val="24"/>
                <w:lang w:val="en-US" w:eastAsia="zh-CN"/>
              </w:rPr>
              <w:t>设施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输入能源间接温室气体排放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外购电力（基于位置）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外购电力（基于市场）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用电设备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外购商品和服务的上游排放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铁矿石生产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生石灰生产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白云石生产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球团生产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高炉、转炉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废钢生产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锰铁生产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镍铁生产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铬铁生产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萤石生产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硅铁生产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钼铁生产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铝生产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增碳剂生产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铁鳞生产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炼钢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氨水生产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盐酸生产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氢氧化钠生产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碳化硅生产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镁生产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所有其他纸制品加工制造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办公用品(纸张除外)制造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源水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水处理工序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资本货物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电子计算机制造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办公室、各工序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其他工业设备制造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机械动力传动设备制造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所有其他杂项制造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范围一、二相关燃料和能源相关的活动产生的排放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液化石油气生产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冶钢宾馆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洗精煤生产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焦化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柴油生产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汽油生产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车队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焦炭生产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烟煤生产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高炉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无烟煤生产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烧结、高炉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天然气生产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转炉、电炉、锻造、热处理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外购电力上游排放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各工序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上游运输配送产生的排放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运营中产生的废物排放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生活垃圾和厨余垃圾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垃圾站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废油水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废弃物运输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商务旅行产生的排放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航运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员工差旅住宿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员工通勤产生的排放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通勤车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电力公交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电瓶车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自驾油车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自驾电车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下游运输配送产生的排放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船运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铁路运输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汽运-副产品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-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restart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  <w:jc w:val="center"/>
            </w:pPr>
            <w:r>
              <w:t xml:space="preserve">外销产品加工产生的排放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锻材加工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棒材加工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钢管加工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  <w:vMerge w:val="continue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钢坯加工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外销产品使用产生的排放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外售焦炉煤气燃烧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  <w:tr w:rsidR="0042075D" w14:paraId="719F2D03" w14:textId="77777777" w:rsidTr="00D2030C">
        <w:trPr>
          <w:trHeight w:val="315"/>
        </w:trPr>
        <w:tc>
          <w:tcPr>
            <w:tcW w:w="2880" w:type="dxa"/>
            <w:shd w:val="clear" w:color="000000" w:fill="FFFFFF"/>
            <w:vAlign w:val="center"/>
          </w:tcPr>
          <w:p w14:paraId="07B48F82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t xml:space="preserve">外售产品报废产生的排放</w:t>
            </w:r>
          </w:p>
        </w:tc>
        <w:tc>
          <w:tcPr>
            <w:tcW w:w="2880" w:type="dxa"/>
            <w:noWrap/>
            <w:vAlign w:val="center"/>
          </w:tcPr>
          <w:p w14:paraId="34F22334" w14:textId="77777777" w:rsidR="0042075D" w:rsidRDefault="00000000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产品报废</w:t>
            </w:r>
          </w:p>
        </w:tc>
        <w:tc>
          <w:tcPr>
            <w:tcW w:w="2880" w:type="dxa"/>
            <w:noWrap/>
            <w:vAlign w:val="center"/>
          </w:tcPr>
          <w:p w14:paraId="483D457A" w14:textId="77777777" w:rsidR="0042075D" w:rsidRDefault="00000000">
            <w:pPr>
              <w:spacing w:before="0"/>
              <w:rPr>
                <w:rFonts w:ascii="宋体" w:eastAsia="宋体" w:hAnsi="宋体" w:cs="宋体" w:hint="eastAsia"/>
                <w:szCs w:val="20"/>
                <w:lang w:val="en-US" w:eastAsia="zh-CN"/>
              </w:rPr>
            </w:pPr>
            <w:r>
              <w:t xml:space="preserve">下游钢铁厂</w:t>
            </w:r>
          </w:p>
        </w:tc>
      </w:tr>
    </w:tbl>
    <w:p w14:paraId="78DF77ED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008C705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4" w:name="_Toc202805975"/>
      <w:bookmarkStart w:id="45" w:name="_Toc198906581"/>
      <w:r>
        <w:t>生物排放</w:t>
      </w:r>
      <w:bookmarkEnd w:id="44"/>
      <w:bookmarkEnd w:id="45"/>
    </w:p>
    <w:p w14:paraId="5BC7D17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本公司无生物排放。</w:t>
      </w:r>
    </w:p>
    <w:p w14:paraId="1BBBF3D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48538C6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6" w:name="_Toc202805976"/>
      <w:bookmarkStart w:id="47" w:name="_Toc198906582"/>
      <w:r>
        <w:t>直接</w:t>
      </w:r>
      <w:r>
        <w:t>GHG</w:t>
      </w:r>
      <w:r>
        <w:t>移除</w:t>
      </w:r>
      <w:bookmarkEnd w:id="46"/>
      <w:bookmarkEnd w:id="47"/>
    </w:p>
    <w:p w14:paraId="55DFBEF9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本公司无直接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移除。</w:t>
      </w:r>
    </w:p>
    <w:p w14:paraId="03AE3565" w14:textId="77777777" w:rsidR="0042075D" w:rsidRDefault="0042075D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D431C7D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48" w:name="_Toc202805977"/>
      <w:bookmarkStart w:id="49" w:name="_Toc198906583"/>
      <w:r>
        <w:t>GHG</w:t>
      </w:r>
      <w:r>
        <w:t>储存</w:t>
      </w:r>
      <w:bookmarkEnd w:id="48"/>
      <w:bookmarkEnd w:id="49"/>
    </w:p>
    <w:p w14:paraId="22A8B51D" w14:textId="77777777" w:rsidR="0042075D" w:rsidRDefault="00000000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本公司无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库。</w:t>
      </w:r>
    </w:p>
    <w:p w14:paraId="3D38DAE0" w14:textId="77777777" w:rsidR="0042075D" w:rsidRDefault="0042075D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93185D6" w14:textId="77777777" w:rsidR="0042075D" w:rsidRDefault="00000000">
      <w:pPr>
        <w:pStyle w:val="Style2"/>
        <w:numPr>
          <w:ilvl w:val="0"/>
          <w:numId w:val="8"/>
        </w:numPr>
        <w:spacing w:line="360" w:lineRule="auto"/>
        <w:rPr>
          <w:b/>
          <w:iCs/>
          <w:sz w:val="28"/>
          <w:szCs w:val="28"/>
        </w:rPr>
      </w:pPr>
      <w:bookmarkStart w:id="50" w:name="_Toc202805978"/>
      <w:bookmarkStart w:id="51" w:name="_Toc198906584"/>
      <w:r>
        <w:rPr>
          <w:b/>
          <w:iCs/>
          <w:sz w:val="28"/>
          <w:szCs w:val="28"/>
        </w:rPr>
        <w:t>温室气体盘查清册与量化说明</w:t>
      </w:r>
      <w:bookmarkEnd w:id="50"/>
      <w:bookmarkEnd w:id="51"/>
    </w:p>
    <w:p w14:paraId="0BE84101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52" w:name="_Toc6523477"/>
      <w:bookmarkStart w:id="53" w:name="_Toc6523320"/>
      <w:bookmarkStart w:id="54" w:name="_Toc6523823"/>
      <w:bookmarkStart w:id="55" w:name="_Toc198906585"/>
      <w:bookmarkStart w:id="56" w:name="_Toc175660674"/>
      <w:bookmarkStart w:id="57" w:name="_Toc202805979"/>
      <w:bookmarkEnd w:id="52"/>
      <w:bookmarkEnd w:id="53"/>
      <w:bookmarkEnd w:id="54"/>
      <w:r>
        <w:rPr>
          <w:rFonts w:hint="eastAsia"/>
        </w:rPr>
        <w:t>温室气体盘查清册</w:t>
      </w:r>
      <w:bookmarkEnd w:id="55"/>
      <w:bookmarkEnd w:id="56"/>
      <w:bookmarkEnd w:id="57"/>
    </w:p>
    <w:p w14:paraId="68128A2B" w14:textId="77777777" w:rsidR="0042075D" w:rsidRDefault="00000000">
      <w:pPr>
        <w:pStyle w:val="Style2"/>
        <w:numPr>
          <w:ilvl w:val="2"/>
          <w:numId w:val="11"/>
        </w:numPr>
        <w:spacing w:line="360" w:lineRule="auto"/>
      </w:pPr>
      <w:bookmarkStart w:id="58" w:name="_Toc202805980"/>
      <w:bookmarkStart w:id="59" w:name="_Toc198906586"/>
      <w:bookmarkStart w:id="60" w:name="_Toc175660675"/>
      <w:r>
        <w:rPr>
          <w:rFonts w:hint="eastAsia"/>
        </w:rPr>
        <w:t>范围一直接排放源清册</w:t>
      </w:r>
      <w:bookmarkEnd w:id="58"/>
      <w:bookmarkEnd w:id="59"/>
      <w:bookmarkEnd w:id="60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75"/>
        <w:gridCol w:w="476"/>
        <w:gridCol w:w="1166"/>
        <w:gridCol w:w="947"/>
        <w:gridCol w:w="946"/>
        <w:gridCol w:w="946"/>
        <w:gridCol w:w="961"/>
        <w:gridCol w:w="959"/>
        <w:gridCol w:w="942"/>
        <w:gridCol w:w="944"/>
      </w:tblGrid>
      <w:tr w:rsidR="0042075D" w:rsidRPr="00D2030C" w14:paraId="2AED99B0" w14:textId="77777777">
        <w:trPr>
          <w:trHeight w:val="503"/>
        </w:trPr>
        <w:tc>
          <w:tcPr>
            <w:tcW w:w="427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4B866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2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E704E7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57F5A1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1B0E26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9EB4BE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52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2CBFB1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53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66C8C3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52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4B81A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520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4B8D60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52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1F8A56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DBEA9C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82DBCC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范围一</w:t>
            </w: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/>
              </w:rPr>
              <w:t xml:space="preserve"> 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直接排放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0DB09902" w14:textId="77777777" w:rsidR="0042075D" w:rsidRPr="00D2030C" w:rsidRDefault="00000000">
            <w:pPr>
              <w:spacing w:before="0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AEA8C8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7174684.98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231D4C9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7131923.61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60F1B6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10685.97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7C9A6E1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31504.83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B7E735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570.54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D1BF51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66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4495A84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68" w:type="dxa"/>
            <w:tcBorders>
              <w:top w:val="nil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FCC99"/>
            <w:noWrap/>
            <w:vAlign w:val="center"/>
          </w:tcPr>
          <w:p w14:paraId="3C65857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62CFC390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6843F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A7CC75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固定源燃烧直接排放</w:t>
            </w:r>
          </w:p>
        </w:tc>
        <w:tc>
          <w:tcPr>
            <w:tcW w:w="64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FF8E73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7454918.93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ACB1E2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7421328.82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5134C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2152.94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F61C7D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31437.16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53CB3B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4C72BD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7E92E4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7A0E72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31,469.16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31,438.23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15.64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15.30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29.29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29.26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749,580.33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746,259.74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211.81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3,108.78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820,622.20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816,986.90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231.88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3,403.42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1.1.5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5,189,313.30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5,165,430.01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1,523.42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22,359.87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1.1.6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669,939.56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667,212.10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173.97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2,553.49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CBEB3FF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1AD8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1.1.7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34E4118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C8190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-6,034.91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19C24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-6,027.42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34B03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-3.79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57FA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-3.71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832F13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5CEB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3C33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F58A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1B87632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26B69F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DCDABA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移动源燃烧直接排放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64028D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4620.52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6AEEB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4544.97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F55723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7.86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C0CAD7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67.67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6741C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53A58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D01AF9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4B915D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1402610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06F2D6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1.2.1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42E52F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309EB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4,476.29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45125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4,406.50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D81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6.47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B35DF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63.31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27D88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AA245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41A0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AFE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14026107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006F2D6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1.2.2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42E52F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309EB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144.23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445125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138.47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8DD81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1.39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4B35DF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4.36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027D88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AA245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141A02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AAFE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DAC5D5E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8B9C9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804481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逸散源直接排放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74D98E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9096.27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6EECE6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26FFC2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8525.17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D298F1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E62D87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570.54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117442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249DFD0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5C0101B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D56B3D6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2BED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1.3.4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D49CB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1D76E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6810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71144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424CC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2CA08B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BBDF79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1CFB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8897B9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88C5EE1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6C3ECA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>1.4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55A06A6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  <w:t>制程排放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49BDFB8D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-293950.74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1868239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-293950.74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6E2B449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CF3D0D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09F9C8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06459BE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377A95C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D050"/>
            <w:noWrap/>
            <w:vAlign w:val="center"/>
          </w:tcPr>
          <w:p w14:paraId="74CFF23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1.4.3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1.4.4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1.4.5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1.4.6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1.4.7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1.4.8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1.4.9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1.4.10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1.4.11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0E265F29" w14:textId="77777777">
        <w:trPr>
          <w:trHeight w:val="503"/>
        </w:trPr>
        <w:tc>
          <w:tcPr>
            <w:tcW w:w="427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2A27C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1.4.12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5E9165E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FFDED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51471E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C61E9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47E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3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06F5B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E0E3F4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0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39D9A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3DCE7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3D4A64B9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A06EF79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1" w:name="_Toc198906587"/>
      <w:bookmarkStart w:id="62" w:name="_Toc202805981"/>
      <w:r>
        <w:rPr>
          <w:rFonts w:hint="eastAsia"/>
        </w:rPr>
        <w:t>范围二</w:t>
      </w:r>
      <w:r>
        <w:t>输入能源的间接排放清册</w:t>
      </w:r>
      <w:bookmarkEnd w:id="61"/>
      <w:bookmarkEnd w:id="62"/>
    </w:p>
    <w:tbl>
      <w:tblPr>
        <w:tblW w:w="5000" w:type="pct"/>
        <w:tblLook w:val="04A0" w:firstRow="1" w:lastRow="0" w:firstColumn="1" w:lastColumn="0" w:noHBand="0" w:noVBand="1"/>
      </w:tblPr>
      <w:tblGrid>
        <w:gridCol w:w="1055"/>
        <w:gridCol w:w="856"/>
        <w:gridCol w:w="1317"/>
        <w:gridCol w:w="830"/>
        <w:gridCol w:w="827"/>
        <w:gridCol w:w="830"/>
        <w:gridCol w:w="859"/>
        <w:gridCol w:w="855"/>
        <w:gridCol w:w="813"/>
        <w:gridCol w:w="820"/>
      </w:tblGrid>
      <w:tr w:rsidR="0042075D" w:rsidRPr="00D2030C" w14:paraId="57ECE324" w14:textId="77777777">
        <w:trPr>
          <w:trHeight w:val="503"/>
        </w:trPr>
        <w:tc>
          <w:tcPr>
            <w:tcW w:w="378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1DEA7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B7EA0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6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9B28B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675406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4A66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DE0A85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A6F33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5CE38A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35F980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55779E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09F1621D" w14:textId="77777777">
        <w:trPr>
          <w:trHeight w:val="503"/>
        </w:trPr>
        <w:tc>
          <w:tcPr>
            <w:tcW w:w="872" w:type="pct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nil"/>
            </w:tcBorders>
            <w:shd w:val="clear" w:color="000000" w:fill="FABF8F"/>
            <w:noWrap/>
            <w:vAlign w:val="center"/>
          </w:tcPr>
          <w:p w14:paraId="35D2D3D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范围二 外购电间接排放</w:t>
            </w:r>
          </w:p>
        </w:tc>
        <w:tc>
          <w:tcPr>
            <w:tcW w:w="76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14B670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A7EBC2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0C6219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81C0CC8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33B3C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9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A439D3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68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4B2300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D8A9E8D" w14:textId="77777777" w:rsidR="0042075D" w:rsidRPr="00D2030C" w:rsidRDefault="0042075D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</w:p>
        </w:tc>
      </w:tr>
      <w:tr w:rsidR="0042075D" w:rsidRPr="00D2030C" w14:paraId="13A8285E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E00C9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2.1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FF00"/>
            <w:vAlign w:val="center"/>
          </w:tcPr>
          <w:p w14:paraId="1F3B510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外购电力（基于位置）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A066D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9706A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E6EA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BAE13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F8BA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7D126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37F4F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BDE28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13A8285E" w14:textId="77777777">
        <w:trPr>
          <w:trHeight w:val="503"/>
        </w:trPr>
        <w:tc>
          <w:tcPr>
            <w:tcW w:w="378" w:type="pct"/>
            <w:tcBorders>
              <w:top w:val="nil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E00C9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2.2</w:t>
            </w:r>
          </w:p>
        </w:tc>
        <w:tc>
          <w:tcPr>
            <w:tcW w:w="493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FFFF00"/>
            <w:vAlign w:val="center"/>
          </w:tcPr>
          <w:p w14:paraId="1F3B510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外购电力（基于市场）</w:t>
            </w:r>
          </w:p>
        </w:tc>
        <w:tc>
          <w:tcPr>
            <w:tcW w:w="765" w:type="pct"/>
            <w:tcBorders>
              <w:top w:val="nil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A066D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9706A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9E6EA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ABAE13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F8BA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27D126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37F4F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BDE28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42B5491C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FC27F1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3" w:name="_Toc202805982"/>
      <w:bookmarkStart w:id="64" w:name="_Toc198906588"/>
      <w:bookmarkStart w:id="65" w:name="_Toc175660677"/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</w:rPr>
        <w:t>外购商品和服务的上游排放</w:t>
      </w:r>
      <w:r>
        <w:t>清册</w:t>
      </w:r>
      <w:bookmarkStart w:id="66" w:name="OLE_LINK2"/>
      <w:bookmarkEnd w:id="63"/>
      <w:bookmarkEnd w:id="64"/>
      <w:bookmarkEnd w:id="65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89"/>
        <w:gridCol w:w="635"/>
        <w:gridCol w:w="954"/>
        <w:gridCol w:w="954"/>
        <w:gridCol w:w="955"/>
        <w:gridCol w:w="955"/>
        <w:gridCol w:w="955"/>
        <w:gridCol w:w="955"/>
        <w:gridCol w:w="955"/>
        <w:gridCol w:w="955"/>
      </w:tblGrid>
      <w:tr w:rsidR="0042075D" w:rsidRPr="00D2030C" w14:paraId="460C5535" w14:textId="77777777">
        <w:trPr>
          <w:trHeight w:val="503"/>
        </w:trPr>
        <w:tc>
          <w:tcPr>
            <w:tcW w:w="436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bookmarkEnd w:id="66"/>
          <w:p w14:paraId="2392F0A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35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27C35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7E883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03BD5F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8BF22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D53C9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8838F0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A130CA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7D87DD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75F820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1F0B810" w14:textId="77777777">
        <w:trPr>
          <w:trHeight w:val="503"/>
        </w:trPr>
        <w:tc>
          <w:tcPr>
            <w:tcW w:w="436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22DA619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</w:t>
            </w:r>
          </w:p>
        </w:tc>
        <w:tc>
          <w:tcPr>
            <w:tcW w:w="35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C49F0B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外购商品和服务的上游排放</w:t>
            </w:r>
          </w:p>
        </w:tc>
        <w:tc>
          <w:tcPr>
            <w:tcW w:w="526" w:type="pct"/>
            <w:tcBorders>
              <w:top w:val="single" w:sz="4" w:space="0" w:color="000000"/>
              <w:left w:val="single" w:sz="4" w:space="0" w:color="FFCC99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BA54C7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F7347D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9828C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60FEB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184A3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E4A98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486FB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1B67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3.1.15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3.1.16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3.1.17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3.1.18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3.1.19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3.1.20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3.1.21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3.1.22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3.1.23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2331AA7" w14:textId="77777777">
        <w:trPr>
          <w:trHeight w:val="503"/>
        </w:trPr>
        <w:tc>
          <w:tcPr>
            <w:tcW w:w="436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314A1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3.1.24</w:t>
            </w:r>
          </w:p>
        </w:tc>
        <w:tc>
          <w:tcPr>
            <w:tcW w:w="35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986D21F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37F41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19CB1F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363F16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30B7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F828E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24715B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C19E7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526" w:type="pct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8CD2C8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31D2619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EF718F3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7" w:name="_Toc202805983"/>
      <w:bookmarkStart w:id="68" w:name="_Toc198906589"/>
      <w:r>
        <w:rPr>
          <w:rFonts w:hint="eastAsia"/>
        </w:rPr>
        <w:t>范围三类别</w:t>
      </w:r>
      <w:r>
        <w:rPr>
          <w:rFonts w:hint="eastAsia"/>
        </w:rPr>
        <w:t>2</w:t>
      </w:r>
      <w:r>
        <w:rPr>
          <w:rFonts w:hint="eastAsia"/>
        </w:rPr>
        <w:t>资本货物的排放</w:t>
      </w:r>
      <w:r>
        <w:t>清册</w:t>
      </w:r>
      <w:bookmarkEnd w:id="67"/>
      <w:bookmarkEnd w:id="68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6E7943F7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885117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3FC17B6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39268945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166CE1F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6A25F95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4DDBE11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0757F33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5419A0F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6600"/>
            </w:tcBorders>
            <w:shd w:val="clear" w:color="auto" w:fill="FF6600"/>
            <w:noWrap/>
            <w:vAlign w:val="center"/>
          </w:tcPr>
          <w:p w14:paraId="764077A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6600"/>
              <w:bottom w:val="single" w:sz="4" w:space="0" w:color="000000"/>
              <w:right w:val="single" w:sz="4" w:space="0" w:color="FFFFFF"/>
            </w:tcBorders>
            <w:shd w:val="clear" w:color="auto" w:fill="FF6600"/>
            <w:noWrap/>
            <w:vAlign w:val="center"/>
          </w:tcPr>
          <w:p w14:paraId="223BE2D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6A5CE6C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3D3144FB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类别2</w:t>
            </w:r>
          </w:p>
        </w:tc>
        <w:tc>
          <w:tcPr>
            <w:tcW w:w="471" w:type="pct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FABF8F"/>
            <w:noWrap/>
            <w:vAlign w:val="center"/>
          </w:tcPr>
          <w:p w14:paraId="26301A8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资本货物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E76F34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460C2A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836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1F17D61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707DC36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23BEB22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65C4FA0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50B7B38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auto" w:fill="FABF8F"/>
            <w:noWrap/>
            <w:vAlign w:val="center"/>
          </w:tcPr>
          <w:p w14:paraId="32703B7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3.2.1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3.2.2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3.2.3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3.2.4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3.2.5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3.2.6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3.2.7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3.2.8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307DFF75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4D2F4B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3.2.9</w:t>
            </w:r>
          </w:p>
        </w:tc>
        <w:tc>
          <w:tcPr>
            <w:tcW w:w="471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C04080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72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B4905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12425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455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8745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7E46B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01A52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973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F74FE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C20D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723B4CF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8044E42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83B328A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69" w:name="_Toc202805984"/>
      <w:bookmarkStart w:id="70" w:name="_Toc198906590"/>
      <w:r>
        <w:rPr>
          <w:rFonts w:hint="eastAsia"/>
        </w:rPr>
        <w:t>范围三类别</w:t>
      </w:r>
      <w:r>
        <w:rPr>
          <w:rFonts w:hint="eastAsia"/>
        </w:rPr>
        <w:t>3</w:t>
      </w:r>
      <w:r>
        <w:rPr>
          <w:rFonts w:hint="eastAsia"/>
        </w:rPr>
        <w:t>范围一、二相关燃料和能源相关的活动产生的排放</w:t>
      </w:r>
      <w:r>
        <w:t>清册</w:t>
      </w:r>
      <w:bookmarkEnd w:id="69"/>
      <w:bookmarkEnd w:id="70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3005801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0E959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48D0024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04B59D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5C1809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6FF12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8286F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813F0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5B9C2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481546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08F2ED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82CD52D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E10E2B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类别3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FFFFFF"/>
            </w:tcBorders>
            <w:shd w:val="clear" w:color="000000" w:fill="FABF8F"/>
            <w:vAlign w:val="center"/>
          </w:tcPr>
          <w:p w14:paraId="48D5EB22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范围一、二相关燃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料和能源相关的活动产生的排放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1AA45B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 xml:space="preserve">1,756,664.80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C41CA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1,756,664.80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2F9301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CB62A8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8A973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6D91EA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7AEE6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1189C3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3.3.7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3.3.8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0CDA71F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184ACB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3.3.9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9E3549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13099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06B13D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E4A3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C4E21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783C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ADCFE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60DB5C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03332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20297AD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25ACA98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1" w:name="_Toc198906591"/>
      <w:bookmarkStart w:id="72" w:name="_Toc202805985"/>
      <w:r>
        <w:rPr>
          <w:rFonts w:hint="eastAsia"/>
        </w:rPr>
        <w:t>范围三类别</w:t>
      </w:r>
      <w:r>
        <w:rPr>
          <w:rFonts w:hint="eastAsia"/>
        </w:rPr>
        <w:t>4</w:t>
      </w:r>
      <w:r>
        <w:rPr>
          <w:rFonts w:hint="eastAsia"/>
        </w:rPr>
        <w:t>上游运输配送产生的排放</w:t>
      </w:r>
      <w:r>
        <w:t>清册</w:t>
      </w:r>
      <w:bookmarkEnd w:id="71"/>
      <w:bookmarkEnd w:id="72"/>
    </w:p>
    <w:tbl>
      <w:tblPr>
        <w:tblW w:w="5000" w:type="pct"/>
        <w:tblLook w:val="04A0" w:firstRow="1" w:lastRow="0" w:firstColumn="1" w:lastColumn="0" w:noHBand="0" w:noVBand="1"/>
      </w:tblPr>
      <w:tblGrid>
        <w:gridCol w:w="677"/>
        <w:gridCol w:w="526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00579F5C" w14:textId="77777777">
        <w:trPr>
          <w:trHeight w:val="503"/>
        </w:trPr>
        <w:tc>
          <w:tcPr>
            <w:tcW w:w="555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1B6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88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AF75E1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7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E1751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56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A56D4C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02E41D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9A1BE7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D1576F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B82768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36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097F0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399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25BA1B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22FA4EFD" w14:textId="77777777">
        <w:trPr>
          <w:trHeight w:val="503"/>
        </w:trPr>
        <w:tc>
          <w:tcPr>
            <w:tcW w:w="555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C89308A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类别4</w:t>
            </w:r>
          </w:p>
        </w:tc>
        <w:tc>
          <w:tcPr>
            <w:tcW w:w="889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617E6BD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上游运输配送产生的</w:t>
            </w: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lastRenderedPageBreak/>
              <w:t>排放</w:t>
            </w:r>
          </w:p>
        </w:tc>
        <w:tc>
          <w:tcPr>
            <w:tcW w:w="1334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DFBC9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lastRenderedPageBreak/>
              <w:t xml:space="preserve">400,727.03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F64D8B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400,727.03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AD9F7D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705980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CA6CCE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60F1A1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C681D4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9" w:type="dxa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136EBA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3.4.1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3.4.2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5DFEA43" w14:textId="77777777">
        <w:trPr>
          <w:trHeight w:val="503"/>
        </w:trPr>
        <w:tc>
          <w:tcPr>
            <w:tcW w:w="555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2FE9520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3.4.3</w:t>
            </w:r>
          </w:p>
        </w:tc>
        <w:tc>
          <w:tcPr>
            <w:tcW w:w="88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FBD06C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7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B7793D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56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56F08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FAACF7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E522C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7408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17813E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9FB4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BF0C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630C615B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6CFFBD0B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3" w:name="_Toc198906592"/>
      <w:bookmarkStart w:id="74" w:name="_Toc202805986"/>
      <w:r>
        <w:rPr>
          <w:rFonts w:hint="eastAsia"/>
        </w:rPr>
        <w:t>范围三类别</w:t>
      </w:r>
      <w:r>
        <w:rPr>
          <w:rFonts w:hint="eastAsia"/>
        </w:rPr>
        <w:t>5</w:t>
      </w:r>
      <w:r>
        <w:rPr>
          <w:rFonts w:hint="eastAsia"/>
        </w:rPr>
        <w:t>运营中产生废物所产生的排放</w:t>
      </w:r>
      <w:r>
        <w:t>清册</w:t>
      </w:r>
      <w:bookmarkEnd w:id="73"/>
      <w:bookmarkEnd w:id="74"/>
    </w:p>
    <w:tbl>
      <w:tblPr>
        <w:tblW w:w="5000" w:type="pct"/>
        <w:tblLook w:val="04A0" w:firstRow="1" w:lastRow="0" w:firstColumn="1" w:lastColumn="0" w:noHBand="0" w:noVBand="1"/>
      </w:tblPr>
      <w:tblGrid>
        <w:gridCol w:w="678"/>
        <w:gridCol w:w="525"/>
        <w:gridCol w:w="1204"/>
        <w:gridCol w:w="948"/>
        <w:gridCol w:w="947"/>
        <w:gridCol w:w="948"/>
        <w:gridCol w:w="964"/>
        <w:gridCol w:w="962"/>
        <w:gridCol w:w="942"/>
        <w:gridCol w:w="944"/>
      </w:tblGrid>
      <w:tr w:rsidR="0042075D" w:rsidRPr="00D2030C" w14:paraId="36749133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0438C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03AFDD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B7EB59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709F31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3C0B0B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4969F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73667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72E205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F9AD2C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946F0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00F1929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30F31EB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类别5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9EDC82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运营中产生的废物排放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223E45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FCDB8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8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07E29F9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31D193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E5C174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DF624F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6F5ACE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8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F67C6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1,040.26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1,040.26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4,897.67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4,897.67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14,824.50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14,824.50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5DFB5DF2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67E4BEE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D7D20A7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45A73F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lastRenderedPageBreak/>
              <w:t xml:space="preserve">10,189.59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20C2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10,189.59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CD2593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CB4FC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63F08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B2ABFF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13DB2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ECB07E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021A04D5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3B38007F" w14:textId="7777777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5" w:name="_Toc198906593"/>
      <w:bookmarkStart w:id="76" w:name="_Toc202805987"/>
      <w:r>
        <w:rPr>
          <w:rFonts w:hint="eastAsia"/>
        </w:rPr>
        <w:t>范围三类别</w:t>
      </w:r>
      <w:r>
        <w:rPr>
          <w:rFonts w:hint="eastAsia"/>
        </w:rPr>
        <w:t>6</w:t>
      </w:r>
      <w:r>
        <w:rPr>
          <w:rFonts w:hint="eastAsia"/>
        </w:rPr>
        <w:t>商务旅行产生的排放</w:t>
      </w:r>
      <w:r>
        <w:t>清册</w:t>
      </w:r>
      <w:bookmarkEnd w:id="75"/>
      <w:bookmarkEnd w:id="76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34"/>
        <w:gridCol w:w="878"/>
        <w:gridCol w:w="1058"/>
        <w:gridCol w:w="867"/>
        <w:gridCol w:w="863"/>
        <w:gridCol w:w="866"/>
        <w:gridCol w:w="897"/>
        <w:gridCol w:w="894"/>
        <w:gridCol w:w="848"/>
        <w:gridCol w:w="857"/>
      </w:tblGrid>
      <w:tr w:rsidR="0042075D" w:rsidRPr="00D2030C" w14:paraId="4770F788" w14:textId="77777777">
        <w:trPr>
          <w:trHeight w:val="503"/>
        </w:trPr>
        <w:tc>
          <w:tcPr>
            <w:tcW w:w="570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77ECE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84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9C8C99E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58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6EB6892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178F6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E4CDF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7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EBE400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9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3AAB7A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9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753CE7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6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5258F4A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1CF6E9B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11A652EC" w14:textId="77777777">
        <w:trPr>
          <w:trHeight w:val="503"/>
        </w:trPr>
        <w:tc>
          <w:tcPr>
            <w:tcW w:w="570" w:type="pct"/>
            <w:tcBorders>
              <w:top w:val="single" w:sz="4" w:space="0" w:color="000000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3D5056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类别6</w:t>
            </w:r>
          </w:p>
        </w:tc>
        <w:tc>
          <w:tcPr>
            <w:tcW w:w="484" w:type="pct"/>
            <w:tcBorders>
              <w:top w:val="single" w:sz="4" w:space="0" w:color="000000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2E3C4670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商务旅行产生的排放</w:t>
            </w:r>
          </w:p>
        </w:tc>
        <w:tc>
          <w:tcPr>
            <w:tcW w:w="108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966F54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1,804.75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DDB8BC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1,804.75</w:t>
            </w:r>
          </w:p>
        </w:tc>
        <w:tc>
          <w:tcPr>
            <w:tcW w:w="8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A8EA1A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CDCFC6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4CCE39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9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44440A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CF31D3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517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3.6.1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3.6.2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64674848" w14:textId="77777777">
        <w:trPr>
          <w:trHeight w:val="503"/>
        </w:trPr>
        <w:tc>
          <w:tcPr>
            <w:tcW w:w="570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BD4EA3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3.6.3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22A988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72A24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BE51D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476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E57939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0C57E1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384073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9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B1572F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6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0E7569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F21D9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2BB30A58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EA08F0A" w14:textId="4FE45443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7" w:name="_Toc202805988"/>
      <w:bookmarkStart w:id="78" w:name="_Toc198906594"/>
      <w:r>
        <w:rPr>
          <w:rFonts w:hint="eastAsia"/>
        </w:rPr>
        <w:t>范围三类别</w:t>
      </w:r>
      <w:r>
        <w:rPr>
          <w:rFonts w:hint="eastAsia"/>
        </w:rPr>
        <w:t>7</w:t>
      </w:r>
      <w:r w:rsidR="002C27A4">
        <w:rPr>
          <w:rFonts w:hint="eastAsia"/>
        </w:rPr>
        <w:t>员工通勤</w:t>
      </w:r>
      <w:r>
        <w:rPr>
          <w:rFonts w:hint="eastAsia"/>
        </w:rPr>
        <w:t>产生的废物排放</w:t>
      </w:r>
      <w:r>
        <w:t>清册</w:t>
      </w:r>
      <w:bookmarkEnd w:id="77"/>
      <w:bookmarkEnd w:id="78"/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9"/>
        <w:gridCol w:w="855"/>
        <w:gridCol w:w="1322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74ED57B6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09C2788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1A56F6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2AF00C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EBDCE0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294AB9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C86DB2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C923C3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11CC3A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78B987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16403AB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12EB2F6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04AE1D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类别7</w:t>
            </w:r>
          </w:p>
        </w:tc>
        <w:tc>
          <w:tcPr>
            <w:tcW w:w="471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3C70318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员工通勤产生的排放</w:t>
            </w:r>
          </w:p>
        </w:tc>
        <w:tc>
          <w:tcPr>
            <w:tcW w:w="1354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4CE919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5,447.47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3B396C8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5,447.47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BAC637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70291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E52A0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E89294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F0061A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CAE2E2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3.7.1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3.7.4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4B71D3A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75CBB9A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3.7.5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39F6C8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6135DEC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006E94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42FE1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BE2E34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A36A76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DC1480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AF5090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569807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7FFC3417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09674EB0" w14:textId="791771E7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79" w:name="_Toc198906595"/>
      <w:bookmarkStart w:id="80" w:name="_Toc202805989"/>
      <w:r>
        <w:rPr>
          <w:rFonts w:hint="eastAsia"/>
        </w:rPr>
        <w:t>范围三类别</w:t>
      </w:r>
      <w:r>
        <w:rPr>
          <w:rFonts w:hint="eastAsia"/>
        </w:rPr>
        <w:t>9</w:t>
      </w:r>
      <w:r>
        <w:rPr>
          <w:rFonts w:hint="eastAsia"/>
        </w:rPr>
        <w:t>下游运输配送产生的排放</w:t>
      </w:r>
      <w:bookmarkEnd w:id="79"/>
      <w:bookmarkEnd w:id="80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8571600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4271CE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14CAB3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B0E6DA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C95316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2943D9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C0AA9A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01B84E6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AC6307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03F097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0D5A32A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406C766A" w14:textId="77777777">
        <w:trPr>
          <w:trHeight w:val="503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1FF3EF9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类别9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6C3AA3D4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下游运输配送产生的排放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0ABFC8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281,081.74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103419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281,081.74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4F7744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434936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00779B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9D503C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BFF8A4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56936E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3.9.3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75D42118" w14:textId="77777777">
        <w:trPr>
          <w:trHeight w:val="503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5DE0EA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3.9.4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42E3E86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C571D1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504EB1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BC312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6B70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6AE558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133804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158B89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3AD2E4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294FD08A" w14:textId="77777777" w:rsidR="0042075D" w:rsidRDefault="0042075D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600175F" w14:textId="17C6F224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81" w:name="_Toc202805990"/>
      <w:bookmarkStart w:id="82" w:name="_Toc198906596"/>
      <w:bookmarkStart w:id="83" w:name="OLE_LINK3"/>
      <w:r>
        <w:rPr>
          <w:rFonts w:hint="eastAsia"/>
        </w:rPr>
        <w:t>范围三类别</w:t>
      </w:r>
      <w:r>
        <w:rPr>
          <w:rFonts w:hint="eastAsia"/>
        </w:rPr>
        <w:t>10</w:t>
      </w:r>
      <w:r>
        <w:rPr>
          <w:rFonts w:hint="eastAsia"/>
        </w:rPr>
        <w:t>外销产品加工产生的排放</w:t>
      </w:r>
      <w:bookmarkEnd w:id="81"/>
      <w:bookmarkEnd w:id="82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30766C75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C8D7E2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bookmarkStart w:id="84" w:name="OLE_LINK4"/>
            <w:bookmarkEnd w:id="83"/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B2DE56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AC679A9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B3608A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2F7F591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D94AD57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BCAD18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ED3EEBF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37AE7A8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5D1602C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265502B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A2B934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类别10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4BCFAC9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外销产品加工产生的排放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0EDA02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2,449,392.91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725B55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2,449,392.91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CA979EF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CB77E5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675E7F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515A01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FF6BFB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824AF4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3.10.2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3.10.3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  <w:tr w:rsidR="0042075D" w:rsidRPr="00D2030C" w14:paraId="22682D82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34D8A6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3.10.4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7668A66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27C4CCC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3EFF46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77F3F7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B3DA8F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69D4573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223E7AD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67B9EE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8AFF1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1DDAA8F5" w14:textId="114A796B" w:rsidR="0042075D" w:rsidRDefault="00000000">
      <w:pPr>
        <w:pStyle w:val="Style2"/>
        <w:numPr>
          <w:ilvl w:val="2"/>
          <w:numId w:val="12"/>
        </w:numPr>
        <w:spacing w:line="360" w:lineRule="auto"/>
      </w:pPr>
      <w:bookmarkStart w:id="85" w:name="_Toc198906597"/>
      <w:bookmarkStart w:id="86" w:name="_Toc202805991"/>
      <w:bookmarkEnd w:id="84"/>
      <w:r>
        <w:rPr>
          <w:rFonts w:hint="eastAsia"/>
        </w:rPr>
        <w:t>范围三类别</w:t>
      </w:r>
      <w:r>
        <w:rPr>
          <w:rFonts w:hint="eastAsia"/>
        </w:rPr>
        <w:t>1</w:t>
      </w:r>
      <w:r>
        <w:rPr>
          <w:rFonts w:hint="eastAsia"/>
          <w:lang w:val="en-US"/>
        </w:rPr>
        <w:t>1</w:t>
      </w:r>
      <w:r>
        <w:rPr>
          <w:rFonts w:hint="eastAsia"/>
        </w:rPr>
        <w:t>外销产品使用产生的排放</w:t>
      </w:r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614D84EF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8908F66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0CDA3870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AB3E83F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E17E45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2FB5FE8D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F326C2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222E1E0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1F4042E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52E99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2AD8FC2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A7C9FC8" w14:textId="77777777">
        <w:trPr>
          <w:trHeight w:val="525"/>
        </w:trPr>
        <w:tc>
          <w:tcPr>
            <w:tcW w:w="583" w:type="pct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75F1A3D5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类别11</w:t>
            </w:r>
          </w:p>
        </w:tc>
        <w:tc>
          <w:tcPr>
            <w:tcW w:w="473" w:type="pct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52270881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外销产品使用产生的排放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3E7E2CE2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6,034.91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98CA2C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6,027.42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34DB3D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3.79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6F90923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3.71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AE048E0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95885F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417AD8B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5B698769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lastRenderedPageBreak/>
              <w:t xml:space="preserve">0.00</w:t>
            </w:r>
          </w:p>
        </w:tc>
      </w:tr>
      <w:tr w:rsidR="0042075D" w:rsidRPr="00D2030C" w14:paraId="31E25765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57CE9FC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3.11.1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CD58D36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7970F4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6,034.91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9312B20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501D6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3285BE4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4FE1A845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F01504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1071C59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7B690E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1AD46440" w14:textId="1DC4D43F" w:rsidR="0042075D" w:rsidRDefault="00000000">
      <w:pPr>
        <w:pStyle w:val="Style2"/>
        <w:numPr>
          <w:ilvl w:val="2"/>
          <w:numId w:val="12"/>
        </w:numPr>
        <w:spacing w:line="360" w:lineRule="auto"/>
      </w:pPr>
      <w:r>
        <w:rPr>
          <w:rFonts w:hint="eastAsia"/>
        </w:rPr>
        <w:t>范围三类别</w:t>
      </w:r>
      <w:r>
        <w:rPr>
          <w:rFonts w:hint="eastAsia"/>
        </w:rPr>
        <w:t>12</w:t>
      </w:r>
      <w:r>
        <w:rPr>
          <w:rFonts w:hint="eastAsia"/>
        </w:rPr>
        <w:t>外销产品报废产生的排放</w:t>
      </w:r>
      <w:bookmarkEnd w:id="85"/>
      <w:bookmarkEnd w:id="86"/>
      <w:r w:rsidR="00245CA7">
        <w:rPr>
          <w:rFonts w:hint="eastAsia"/>
        </w:rPr>
        <w:t>清册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1058"/>
        <w:gridCol w:w="858"/>
        <w:gridCol w:w="1320"/>
        <w:gridCol w:w="829"/>
        <w:gridCol w:w="826"/>
        <w:gridCol w:w="829"/>
        <w:gridCol w:w="857"/>
        <w:gridCol w:w="854"/>
        <w:gridCol w:w="812"/>
        <w:gridCol w:w="819"/>
      </w:tblGrid>
      <w:tr w:rsidR="0042075D" w:rsidRPr="00D2030C" w14:paraId="581BF80E" w14:textId="77777777">
        <w:trPr>
          <w:trHeight w:val="503"/>
        </w:trPr>
        <w:tc>
          <w:tcPr>
            <w:tcW w:w="583" w:type="pct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16B92C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编号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3FCAC997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72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1A48251" w14:textId="77777777" w:rsidR="0042075D" w:rsidRPr="00D2030C" w:rsidRDefault="00000000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F283CC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455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5B1B3C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457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4D4BC12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473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6E3E9EEE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471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73640A84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448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6600"/>
            </w:tcBorders>
            <w:shd w:val="clear" w:color="000000" w:fill="FF6600"/>
            <w:noWrap/>
            <w:vAlign w:val="center"/>
          </w:tcPr>
          <w:p w14:paraId="5FF4661C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6</w:t>
            </w:r>
          </w:p>
        </w:tc>
        <w:tc>
          <w:tcPr>
            <w:tcW w:w="452" w:type="pct"/>
            <w:tcBorders>
              <w:top w:val="single" w:sz="4" w:space="0" w:color="FFFFFF"/>
              <w:left w:val="nil"/>
              <w:bottom w:val="single" w:sz="4" w:space="0" w:color="000000"/>
              <w:right w:val="single" w:sz="4" w:space="0" w:color="FFFFFF"/>
            </w:tcBorders>
            <w:shd w:val="clear" w:color="000000" w:fill="FF6600"/>
            <w:noWrap/>
            <w:vAlign w:val="center"/>
          </w:tcPr>
          <w:p w14:paraId="3DFE1943" w14:textId="77777777" w:rsidR="0042075D" w:rsidRPr="00D2030C" w:rsidRDefault="00000000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</w:t>
            </w:r>
            <w:r w:rsidRPr="00D2030C"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3</w:t>
            </w:r>
          </w:p>
        </w:tc>
      </w:tr>
      <w:tr w:rsidR="0042075D" w:rsidRPr="00D2030C" w14:paraId="7CD82025" w14:textId="77777777">
        <w:trPr>
          <w:trHeight w:val="525"/>
        </w:trPr>
        <w:tc>
          <w:tcPr>
            <w:tcW w:w="1084" w:type="dxa"/>
            <w:tcBorders>
              <w:top w:val="single" w:sz="4" w:space="0" w:color="000000"/>
              <w:left w:val="single" w:sz="4" w:space="0" w:color="FFFFFF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44080D5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范围三 类别12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nil"/>
              <w:right w:val="single" w:sz="4" w:space="0" w:color="FFFFFF"/>
            </w:tcBorders>
            <w:shd w:val="clear" w:color="000000" w:fill="FABF8F"/>
            <w:noWrap/>
            <w:vAlign w:val="center"/>
          </w:tcPr>
          <w:p w14:paraId="03F3F3A3" w14:textId="77777777" w:rsidR="0042075D" w:rsidRPr="00D2030C" w:rsidRDefault="00000000">
            <w:pPr>
              <w:spacing w:before="0"/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ascii="宋体" w:eastAsia="宋体" w:hAnsi="宋体" w:cs="宋体" w:hint="eastAsia"/>
                <w:b/>
                <w:bCs/>
                <w:color w:val="000000"/>
                <w:szCs w:val="20"/>
                <w:lang w:val="en-US" w:eastAsia="zh-CN"/>
              </w:rPr>
              <w:t>外售产品报废产生的排放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FFCC99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0D65675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3,589.12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79BFA0B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3,589.12</w:t>
            </w:r>
          </w:p>
        </w:tc>
        <w:tc>
          <w:tcPr>
            <w:tcW w:w="8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78580F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67B27B7E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45388E34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7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25B43D47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0E9FA536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FFCC99"/>
            </w:tcBorders>
            <w:shd w:val="clear" w:color="000000" w:fill="FABF8F"/>
            <w:noWrap/>
            <w:vAlign w:val="center"/>
          </w:tcPr>
          <w:p w14:paraId="1D91C8FC" w14:textId="77777777" w:rsidR="0042075D" w:rsidRPr="00D2030C" w:rsidRDefault="00000000">
            <w:pPr>
              <w:jc w:val="center"/>
              <w:textAlignment w:val="center"/>
              <w:rPr>
                <w:rFonts w:eastAsia="PMingLiU" w:cs="Arial"/>
                <w:b/>
                <w:bCs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宋体" w:cs="Arial"/>
                <w:b/>
                <w:bCs/>
                <w:color w:val="000000"/>
                <w:szCs w:val="20"/>
                <w:lang w:val="en-US" w:eastAsia="zh-CN" w:bidi="ar"/>
              </w:rPr>
              <w:t xml:space="preserve">0.00</w:t>
            </w:r>
          </w:p>
        </w:tc>
      </w:tr>
      <w:tr w:rsidR="0042075D" w:rsidRPr="00D2030C" w14:paraId="285E021A" w14:textId="77777777">
        <w:trPr>
          <w:trHeight w:val="525"/>
        </w:trPr>
        <w:tc>
          <w:tcPr>
            <w:tcW w:w="583" w:type="pct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FFFF00"/>
            <w:noWrap/>
            <w:vAlign w:val="center"/>
          </w:tcPr>
          <w:p w14:paraId="114BD118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3.12.1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FFF00"/>
            <w:vAlign w:val="center"/>
          </w:tcPr>
          <w:p w14:paraId="24A13C32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72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88EFFA9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0F2EAC3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455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224F1B1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5E58C547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3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E95200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9FB697E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0D0AC74A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52" w:type="pct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A6A6A6"/>
            <w:noWrap/>
            <w:vAlign w:val="center"/>
          </w:tcPr>
          <w:p w14:paraId="718C246B" w14:textId="77777777" w:rsidR="0042075D" w:rsidRPr="00D2030C" w:rsidRDefault="0000000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2030C">
              <w:rPr>
                <w:rFonts w:eastAsia="PMingLiU" w:cs="Arial" w:hint="eastAsia"/>
                <w:color w:val="000000"/>
                <w:szCs w:val="20"/>
                <w:lang w:val="en-US" w:eastAsia="zh-CN"/>
              </w:rPr>
              <w:t xml:space="preserve">0.00</w:t>
            </w:r>
          </w:p>
        </w:tc>
      </w:tr>
    </w:tbl>
    <w:p w14:paraId="54D01D9C" w14:textId="77777777" w:rsidR="00245CA7" w:rsidRDefault="00245CA7">
      <w:pPr>
        <w:spacing w:before="0" w:line="360" w:lineRule="auto"/>
        <w:jc w:val="right"/>
        <w:rPr>
          <w:rFonts w:eastAsia="宋体" w:cs="Arial"/>
          <w:iCs/>
          <w:sz w:val="24"/>
          <w:lang w:eastAsia="zh-CN"/>
        </w:rPr>
      </w:pPr>
    </w:p>
    <w:p w14:paraId="7B3DCB92" w14:textId="77777777" w:rsidR="0042075D" w:rsidRDefault="00000000">
      <w:pPr>
        <w:pStyle w:val="Style2"/>
        <w:numPr>
          <w:ilvl w:val="1"/>
          <w:numId w:val="8"/>
        </w:numPr>
        <w:spacing w:line="360" w:lineRule="auto"/>
      </w:pPr>
      <w:bookmarkStart w:id="87" w:name="_Toc202805992"/>
      <w:bookmarkStart w:id="88" w:name="_Toc198906599"/>
      <w:r>
        <w:t>量化方法说明</w:t>
      </w:r>
      <w:bookmarkEnd w:id="87"/>
      <w:bookmarkEnd w:id="88"/>
      <w:r>
        <w:tab/>
      </w:r>
      <w:r>
        <w:tab/>
      </w:r>
    </w:p>
    <w:p w14:paraId="0CB7926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76B45D85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范围一：直接温室气体排放</w:t>
      </w:r>
    </w:p>
    <w:p w14:paraId="0074AB3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热处理炉/加热炉（天然气燃烧）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来源于大冶特殊钢有限公司提供《天然气发票》2025年1月1日至2025年12月31日热处理炉/加热炉（天然气）的统计。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所需的参数包括热处理炉/加热炉（天然气）低位发热量、碳氧化率；数据来源于相关核算指南 附表A.1常用化石燃料相关参数缺省值；热处理炉/加热炉（天然气）燃烧产生CO2、CH4、N2O三类温室气体热值排放系数来源于《IPCC-2006缺省值》，GWP值来源于IPCC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二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冶钢宾馆（液化石油气燃烧）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来源于大冶特殊钢有限公司提供《2025全年液化气明细表》2025年1月1日至2025年12月31日冶钢宾馆（液化石油气）的统计。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所需的参数包括冶钢宾馆（液化石油气）低位发热量、碳氧化率；数据来源于相关核算指南 附表A.1常用化石燃料相关参数缺省值；冶钢宾馆（液化石油气）燃烧产生CO2、CH4、N2O三类温室气体热值排放系数来源于《IPCC-2006缺省值》，GWP值来源于IPCC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三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固体燃料（无烟煤、洗精煤、烟煤、焦炭燃烧）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方法学来自标准ISO 14064-1:2018/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来源于大冶特殊钢有限公司提供《冶钢2025年度碳排放报表》（来源为过磅单）2025年1月1日至2025年12月31日无烟煤、洗精煤、烟煤、焦炭的统计。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所需的参数包括无烟煤、洗精煤、烟煤、焦炭低位发热量、单位热值含碳量、碳氧化率；数据来源于相关核算指南 附表A.1常用化石燃料相关参数缺省值；固体燃料燃烧产生CO2、CH4、N2O三类温室气体热值排放系数来源于《IPCC-2006缺省值》，GWP值来源于IPCC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四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副产品外售（焦炉煤气）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方法学来自标准ISO 14064-1:2018/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来源于大冶特殊钢有限公司提供《2025年冶钢能源介质平衡表》2025年1月1日至2025年12月31日焦炉煤气的统计。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焦炉煤气量化所需的参数包括低位发热量、碳氧化率；数据来源于None附表A.1；焦炉煤气燃烧产生CO2、CH4、N2O三类温室气体热值排放系数来源于《IPCC-2006缺省值》；GWP值来源于IPCC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五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场内运输（0#柴油燃烧）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来源于大冶特殊钢有限公司提供《收发存汇总表-发出量》2025年1月1日至2025年12月31日场内运输（0#柴油）的统计。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所需的参数包括场内运输（0#柴油）低位发热量、碳氧化率；数据来源于相关核算指南 附表A.1常用化石燃料相关参数缺省值；场内运输（0#柴油）燃烧产生CO2、CH4、N2O三类温室气体热值排放系数来源于《IPCC-2006缺省值》，GWP值来源于IPCC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六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公务车（92#汽油燃烧）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来源于大冶特殊钢有限公司提供《办公室小车队燃油表》2025年1月1日至2025年12月31日公务车（92#汽油）的统计。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所需的参数包括公务车（92#汽油）低位发热量、碳氧化率；数据来源于相关核算指南 附表A.1常用化石燃料相关参数缺省值；公务车（92#汽油）燃烧产生CO2、CH4、N2O三类温室气体热值排放系数来源于《IPCC-2006缺省值》，GWP值来源于IPCC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七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分体式空调/汽车空调（R32）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年国家温室气体清单指南》第3卷第7章公式7.13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来源于大冶特殊钢有限公司提供相关报表2025年1月1日至2025年12月31日分体式空调/汽车空调（R32）的统计。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所需的参数为设备制冷剂充装量，量化采用质量平衡法，排放因子为 1kgGHG/kg。数据来源于相关核算指南。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八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CO2灭火器灭火系统逸散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年国家温室气体清单指南》V3_7_Ch7 7.6.2.2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来源于大冶特殊钢有限公司提供相关报表2025年1月1日至2025年12月31日CO2灭火器灭火系统逸散的统计。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所需的参数为设备制冷剂充装量，量化采用质量平衡法，排放因子为 1kgGHG/kg。数据来源于相关核算指南。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九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化粪池（CH4逸散）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年国家温室气体清单指南》第5卷第6章公式6.1、6.3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来源于大冶特殊钢有限公司提供《2025年工业废水处置》2025年1月1日至2025年12月31日员工出勤总工时推算BOD排放量的统计。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EF=Bo*MCF=0.18（kgCH4/kgBOD）；所需的参数包括Bo甲烷产生最大能力、MCF甲烷修正因子和人均BOD产生量，分别来源于IPCC《2006 年国家温室气体清单指南》第5卷第6章表6.2、表6.3和表6.4。其中Bo取缺省因子0.6，MCF取0.3，因大冶特殊钢有限公司的生活废水工业废水处理同在耗氧处理厂中，管理不完善而保守选取0.3。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十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厌氧池（CH4逸散）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来源于IPCC《2006 年国家温室气体清单指南》第5卷第6章公式6.1、6.4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来源于大冶特殊钢有限公司提供《2025年工业废水处置》2025年1月1日至2025年12月31日生产过程产生的工业废水处理量及进出口COD浓度的统计。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EF=Bo*MCF=0.075（kgCH4/kgCOD）；所需的参数包括Bo甲烷产生最大能力、MCF甲烷修正因子，分别来源于IPCC《2006 年国家温室气体清单指南》第5卷第6章公式6.1、表6.8。其中Bo取缺省因子0.25，MCF取0.3，因大冶特殊钢有限公司的生活废水工业废水处理同在耗氧处理厂中，管理不完善保守选取0.3。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十一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高压开关（SF6逸散）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该方法学来自标准ISO14064-1：2018/ 6.2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来源于大冶特殊钢有限公司提供相关报表2025年1月1日至2025年12月31日高压开关（SF6逸散）的统计。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所需的参数为设备制冷剂充装量，量化采用质量平衡法，排放因子为 1kgGHG/kg。数据来源于相关核算指南。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6D9D04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十二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制程排放（CO2排放）</w:t>
      </w:r>
    </w:p>
    <w:p w14:paraId="3D17DF1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来源于《2006 年 IPCC 国家温室气体清单指南》第2卷第2章公式2.1</w:t>
      </w:r>
    </w:p>
    <w:p w14:paraId="57D6CD56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来源于大冶特殊钢有限公司提供相关报表2025年1月1日至2025年12月31日制程（CO2）的统计。</w:t>
      </w:r>
    </w:p>
    <w:p w14:paraId="6690392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45ED7000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683C299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范围二：外购电力（基于位置的间接温室气体排放）</w:t>
      </w:r>
    </w:p>
    <w:p w14:paraId="671526A1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3177C9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外购电力（CO2排放）</w:t>
      </w:r>
    </w:p>
    <w:p w14:paraId="5B8C4D57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来源于《工业其他行业企业温室气体排放核算方法与报告指南》公式14</w:t>
      </w:r>
    </w:p>
    <w:p w14:paraId="307FF46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来源于大冶特殊钢有限公司提供相关报表2025年1月1日至2025年12月31日外购电力（CO2）的统计。</w:t>
      </w:r>
    </w:p>
    <w:p w14:paraId="37D0A9B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外购电力二氧化碳排放因子；数据来源于生态环境部、国家能源局发布2023年电力二氧化碳排放因子的公告（2023年全国电力平均二氧化碳排放因子（不包括市场化交易的非化石能源电量））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5B0B296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49660C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范围二：基于市场的间接温室气体排放</w:t>
      </w:r>
    </w:p>
    <w:p w14:paraId="180C983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3638B74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 xml:space="preserve">一</w:t>
      </w:r>
      <w:r w:rsidRPr="00875B69">
        <w:rPr>
          <w:rFonts w:eastAsia="宋体" w:cs="Arial"/>
          <w:iCs/>
          <w:sz w:val="24"/>
          <w:lang w:eastAsia="zh-CN"/>
        </w:rPr>
        <w:t>）排放源：</w:t>
      </w:r>
      <w:r w:rsidRPr="00875B69">
        <w:rPr>
          <w:rFonts w:eastAsia="宋体" w:cs="Arial"/>
          <w:iCs/>
          <w:sz w:val="24"/>
          <w:lang w:eastAsia="zh-CN"/>
        </w:rPr>
        <w:t xml:space="preserve">外购电力（CO2排放）</w:t>
      </w:r>
    </w:p>
    <w:p w14:paraId="38DCAA5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来源于《工业其他行业企业温室气体排放核算方法与报告指南》公式14</w:t>
      </w:r>
    </w:p>
    <w:p w14:paraId="04807DC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来源于大冶特殊钢有限公司提供相关报表2025年1月1日至2025年12月31日外购电力（CO2）的统计。</w:t>
      </w:r>
    </w:p>
    <w:p w14:paraId="506582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外购电力二氧化碳排放因子；数据来源于生态环境部、国家能源局发布2023年电力二氧化碳排放因子的公告（2023年全国电力平均二氧化碳排放因子（不包括市场化交易的非化石能源电量））；GWP值来源于IPCC 2021年出具的《第六次评估报告AR6》。</w:t>
      </w:r>
      <w:r w:rsidRPr="00875B69">
        <w:rPr>
          <w:rFonts w:eastAsia="宋体" w:cs="Arial"/>
          <w:iCs/>
          <w:sz w:val="24"/>
          <w:lang w:eastAsia="zh-CN"/>
        </w:rPr>
        <w:br/>
        <w:t xml:space="preserve"/>
      </w:r>
    </w:p>
    <w:p w14:paraId="6154C7B9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>
      <w:pPr>
        <w:jc w:val="left"/>
      </w:pPr>
      <w:r>
        <w:rPr>
          <w:b/>
          <w:sz w:val="24"/>
        </w:rPr>
        <w:t>（三）范围三其他类别相关排放</w:t>
      </w:r>
    </w:p>
    <w:p w14:paraId="74C5895B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范围三：其他间接温室气体排放</w:t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（一）购买的商品和服务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来源于《Technical Guidance for Calculating Scope 3 Emissions》的Average-data method和Spend-based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来源于大冶特殊钢有限公司提供相关报表2025年1月1日至2025年12月31日外购商品和服务的统计。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（二）资本货物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3计算指南》的Spend-based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来源于大冶特殊钢有限公司提供相关报表2025年1月1日至2025年12月31日资本货物的统计。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（三）燃料和能源相关活动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3的Average-data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来源于大冶特殊钢有限公司提供相关报表2025年1月1日至2025年12月31日燃料和能源相关的活动的统计。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所需的参数包括燃料和能源相关的活动低位发热量、碳氧化率；数据来源于相关核算指南 附表A.1常用化石燃料相关参数缺省值；燃料和能源相关的活动燃烧产生CO2、CH4、N2O三类温室气体热值排放系数来源于《IPCC-2006缺省值》，GWP值来源于IPCC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（四）上游运输和配送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4的Distance-based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来源于大冶特殊钢有限公司提供相关报表2025年1月1日至2025年12月31日上游运输和配送的统计。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（五）运营中产生的废弃物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5的Waste-type-specific method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来源于大冶特殊钢有限公司提供相关报表2025年1月1日至2025年12月31日运营中产生的废弃物的统计。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（六）员工商务旅行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6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来源于大冶特殊钢有限公司提供相关报表2025年1月1日至2025年12月31日员工商务差旅的统计。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（七）员工通勤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7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来源于大冶特殊钢有限公司提供相关报表2025年1月1日至2025年12月31日员工上下班通勤的统计。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（八）上游租赁资产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9: Downstream Transportation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来源于大冶特殊钢有限公司提供相关报表2025年1月1日至2025年12月31日下游运输和配送的统计。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（九）下游运输和配送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10: Processing of sold Products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来源于大冶特殊钢有限公司提供相关报表2025年1月1日至2025年12月31日已售产品的加工的统计。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（十）销售产品的加工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11: Use of Sold Products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来源于大冶特殊钢有限公司提供相关报表2025年1月1日至2025年12月31日已售产品的使用的统计。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67921FA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（十一）销售产品的使用</w:t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  <w:r w:rsidRPr="00875B69">
        <w:rPr>
          <w:rFonts w:eastAsia="宋体" w:cs="Arial"/>
          <w:iCs/>
          <w:sz w:val="24"/>
          <w:lang w:eastAsia="zh-CN"/>
        </w:rPr>
      </w:r>
    </w:p>
    <w:p w14:paraId="30193EA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1</w:t>
      </w:r>
      <w:r w:rsidRPr="00875B69">
        <w:rPr>
          <w:rFonts w:eastAsia="宋体" w:cs="Arial"/>
          <w:iCs/>
          <w:sz w:val="24"/>
          <w:lang w:eastAsia="zh-CN"/>
        </w:rPr>
        <w:t>）量化模型：</w:t>
      </w:r>
      <w:r w:rsidRPr="00875B69">
        <w:rPr>
          <w:rFonts w:eastAsia="宋体" w:cs="Arial"/>
          <w:iCs/>
          <w:sz w:val="24"/>
          <w:lang w:eastAsia="zh-CN"/>
        </w:rPr>
        <w:t xml:space="preserve">来源于《Scope 3计算指南》Category 12: End-of-Life Treatment</w:t>
      </w:r>
    </w:p>
    <w:p w14:paraId="538637E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2</w:t>
      </w:r>
      <w:r w:rsidRPr="00875B69">
        <w:rPr>
          <w:rFonts w:eastAsia="宋体" w:cs="Arial"/>
          <w:iCs/>
          <w:sz w:val="24"/>
          <w:lang w:eastAsia="zh-CN"/>
        </w:rPr>
        <w:t>）活动数据</w:t>
      </w:r>
      <w:r w:rsidRPr="00875B69">
        <w:rPr>
          <w:rFonts w:eastAsia="宋体" w:cs="Arial"/>
          <w:iCs/>
          <w:sz w:val="24"/>
          <w:lang w:eastAsia="zh-CN"/>
        </w:rPr>
        <w:t>AD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来源于大冶特殊钢有限公司提供相关报表2025年1月1日至2025年12月31日已售产品的报废处理的统计。</w:t>
      </w:r>
    </w:p>
    <w:p w14:paraId="5F1C916E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>（</w:t>
      </w:r>
      <w:r w:rsidRPr="00875B69">
        <w:rPr>
          <w:rFonts w:eastAsia="宋体" w:cs="Arial"/>
          <w:iCs/>
          <w:sz w:val="24"/>
          <w:lang w:eastAsia="zh-CN"/>
        </w:rPr>
        <w:t>3</w:t>
      </w:r>
      <w:r w:rsidRPr="00875B69">
        <w:rPr>
          <w:rFonts w:eastAsia="宋体" w:cs="Arial"/>
          <w:iCs/>
          <w:sz w:val="24"/>
          <w:lang w:eastAsia="zh-CN"/>
        </w:rPr>
        <w:t>）排放因子</w:t>
      </w:r>
      <w:r w:rsidRPr="00875B69">
        <w:rPr>
          <w:rFonts w:eastAsia="宋体" w:cs="Arial"/>
          <w:iCs/>
          <w:sz w:val="24"/>
          <w:lang w:eastAsia="zh-CN"/>
        </w:rPr>
        <w:t>EF</w:t>
      </w:r>
      <w:r w:rsidRPr="00875B69">
        <w:rPr>
          <w:rFonts w:eastAsia="宋体" w:cs="Arial"/>
          <w:iCs/>
          <w:sz w:val="24"/>
          <w:lang w:eastAsia="zh-CN"/>
        </w:rPr>
        <w:t>：</w:t>
      </w:r>
      <w:r w:rsidRPr="00875B69">
        <w:rPr>
          <w:rFonts w:eastAsia="宋体" w:cs="Arial"/>
          <w:iCs/>
          <w:sz w:val="24"/>
          <w:lang w:eastAsia="zh-CN"/>
        </w:rPr>
        <w:t xml:space="preserve">所需的参数为该类别排放因子；数据来源于相关核算指南；GWP值来源于IPCC 2021年出具的《第六次评估报告AR6》。</w:t>
      </w:r>
    </w:p>
    <w:p w14:paraId="66041F58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73372DF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205F7044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8629382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8C19B8C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1BCAB12D" w14:textId="77777777" w:rsidR="0042075D" w:rsidRPr="00875B69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49FBCEDC" w14:textId="77777777" w:rsidR="0042075D" w:rsidRDefault="00000000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 w:rsidRPr="00875B69">
        <w:rPr>
          <w:rFonts w:eastAsia="宋体" w:cs="Arial"/>
          <w:iCs/>
          <w:sz w:val="24"/>
          <w:lang w:eastAsia="zh-CN"/>
        </w:rPr>
        <w:t xml:space="preserve"/>
      </w:r>
    </w:p>
    <w:p w14:paraId="00D03435" w14:textId="77777777" w:rsidR="00245CA7" w:rsidRDefault="00245CA7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0747553" w14:textId="5F96B6FF" w:rsidR="00245CA7" w:rsidRP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r w:rsidRPr="007E7D77">
        <w:rPr>
          <w:rFonts w:hint="eastAsia"/>
        </w:rPr>
        <w:t>全球暖化潜值与活动数据汇总</w:t>
      </w:r>
    </w:p>
    <w:p w14:paraId="3523E0A2" w14:textId="1013A808" w:rsidR="00CD41FB" w:rsidRDefault="00CD41FB" w:rsidP="00CD41FB">
      <w:pPr>
        <w:pStyle w:val="Style2"/>
        <w:numPr>
          <w:ilvl w:val="2"/>
          <w:numId w:val="13"/>
        </w:numPr>
        <w:spacing w:line="360" w:lineRule="auto"/>
        <w:rPr>
          <w:iCs/>
        </w:rPr>
      </w:pPr>
      <w:r>
        <w:rPr>
          <w:rFonts w:hint="eastAsia"/>
          <w:iCs/>
        </w:rPr>
        <w:t>全球暖化潜值（</w:t>
      </w:r>
      <w:r>
        <w:rPr>
          <w:rFonts w:hint="eastAsia"/>
          <w:iCs/>
        </w:rPr>
        <w:t>GWP</w:t>
      </w:r>
      <w:r>
        <w:rPr>
          <w:rFonts w:hint="eastAsia"/>
          <w:iCs/>
        </w:rPr>
        <w:t>值）</w:t>
      </w:r>
    </w:p>
    <w:p w14:paraId="0E948493" w14:textId="77777777" w:rsidR="00CD41FB" w:rsidRPr="00CD41FB" w:rsidRDefault="00CD41FB" w:rsidP="00245CA7">
      <w:pPr>
        <w:pStyle w:val="afb"/>
        <w:spacing w:before="0" w:line="360" w:lineRule="auto"/>
        <w:ind w:left="709"/>
        <w:rPr>
          <w:rFonts w:eastAsia="宋体" w:cs="Arial"/>
          <w:iCs/>
          <w:sz w:val="24"/>
          <w:lang w:eastAsia="zh-CN"/>
        </w:rPr>
      </w:pPr>
    </w:p>
    <w:p w14:paraId="575C2BD2" w14:textId="086E67E5" w:rsidR="00245CA7" w:rsidRDefault="00245CA7" w:rsidP="00245CA7">
      <w:pPr>
        <w:pStyle w:val="afb"/>
        <w:spacing w:before="0" w:line="360" w:lineRule="auto"/>
        <w:ind w:left="709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lastRenderedPageBreak/>
        <w:t>全球变暖潜值（</w:t>
      </w:r>
      <w:r>
        <w:rPr>
          <w:rFonts w:eastAsia="宋体" w:cs="Arial"/>
          <w:iCs/>
          <w:sz w:val="24"/>
          <w:lang w:eastAsia="zh-CN"/>
        </w:rPr>
        <w:t>GWP</w:t>
      </w:r>
      <w:r>
        <w:rPr>
          <w:rFonts w:eastAsia="宋体" w:cs="Arial"/>
          <w:iCs/>
          <w:sz w:val="24"/>
          <w:lang w:eastAsia="zh-CN"/>
        </w:rPr>
        <w:t>）数据采用</w:t>
      </w:r>
      <w:r>
        <w:rPr>
          <w:rFonts w:eastAsia="宋体" w:cs="Arial"/>
          <w:iCs/>
          <w:sz w:val="24"/>
          <w:lang w:eastAsia="zh-CN"/>
        </w:rPr>
        <w:t>IPCC 2021</w:t>
      </w:r>
      <w:r>
        <w:rPr>
          <w:rFonts w:eastAsia="宋体" w:cs="Arial"/>
          <w:iCs/>
          <w:sz w:val="24"/>
          <w:lang w:eastAsia="zh-CN"/>
        </w:rPr>
        <w:t>年出具的《第六次评估报告</w:t>
      </w:r>
      <w:r>
        <w:rPr>
          <w:rFonts w:eastAsia="宋体" w:cs="Arial"/>
          <w:iCs/>
          <w:sz w:val="24"/>
          <w:lang w:eastAsia="zh-CN"/>
        </w:rPr>
        <w:t>AR6</w:t>
      </w:r>
      <w:r>
        <w:rPr>
          <w:rFonts w:eastAsia="宋体" w:cs="Arial"/>
          <w:iCs/>
          <w:sz w:val="24"/>
          <w:lang w:eastAsia="zh-CN"/>
        </w:rPr>
        <w:t>》中提供的温室气体</w:t>
      </w:r>
      <w:r>
        <w:rPr>
          <w:rFonts w:eastAsia="宋体" w:cs="Arial"/>
          <w:iCs/>
          <w:sz w:val="24"/>
          <w:lang w:eastAsia="zh-CN"/>
        </w:rPr>
        <w:t>GHG</w:t>
      </w:r>
      <w:r>
        <w:rPr>
          <w:rFonts w:eastAsia="宋体" w:cs="Arial"/>
          <w:iCs/>
          <w:sz w:val="24"/>
          <w:lang w:eastAsia="zh-CN"/>
        </w:rPr>
        <w:t>的全球暖化潜值对应数据：</w:t>
      </w:r>
    </w:p>
    <w:p w14:paraId="5ADC7AB4" w14:textId="77777777" w:rsidR="00245CA7" w:rsidRPr="00245CA7" w:rsidRDefault="00245CA7" w:rsidP="00875B69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4C62F334" w14:textId="77777777" w:rsidR="00245CA7" w:rsidRDefault="00245CA7" w:rsidP="00245CA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IPCC</w:t>
      </w:r>
      <w:r>
        <w:rPr>
          <w:rFonts w:hint="eastAsia"/>
          <w:lang w:eastAsia="zh-CN"/>
        </w:rPr>
        <w:t>《第六次评估报告</w:t>
      </w:r>
      <w:r>
        <w:rPr>
          <w:rFonts w:hint="eastAsia"/>
          <w:lang w:eastAsia="zh-CN"/>
        </w:rPr>
        <w:t>AR6</w:t>
      </w:r>
      <w:r>
        <w:rPr>
          <w:rFonts w:hint="eastAsia"/>
          <w:lang w:eastAsia="zh-CN"/>
        </w:rPr>
        <w:t>》</w:t>
      </w:r>
      <w:r>
        <w:rPr>
          <w:rFonts w:hint="eastAsia"/>
          <w:lang w:eastAsia="zh-CN"/>
        </w:rPr>
        <w:t>GWP</w:t>
      </w:r>
      <w:r>
        <w:rPr>
          <w:rFonts w:hint="eastAsia"/>
          <w:lang w:eastAsia="zh-CN"/>
        </w:rPr>
        <w:t>值</w:t>
      </w:r>
    </w:p>
    <w:p w14:paraId="794014E9" w14:textId="77777777" w:rsidR="00CD41FB" w:rsidRDefault="00CD41FB" w:rsidP="00CD41FB">
      <w:pPr>
        <w:pStyle w:val="afb"/>
        <w:spacing w:before="0" w:line="360" w:lineRule="auto"/>
        <w:ind w:left="567"/>
        <w:rPr>
          <w:iCs/>
        </w:rPr>
      </w:pPr>
      <w:bookmarkStart w:id="89" w:name="_Toc204099786"/>
    </w:p>
    <w:p w14:paraId="119D368A" w14:textId="282A4905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r>
        <w:rPr>
          <w:rFonts w:hint="eastAsia"/>
          <w:iCs/>
        </w:rPr>
        <w:t>活动数据汇总表（基于位置）</w:t>
      </w:r>
      <w:bookmarkEnd w:id="89"/>
    </w:p>
    <w:tbl>
      <w:tblPr>
        <w:tblW w:w="5000" w:type="pct"/>
        <w:tblLook w:val="04A0" w:firstRow="1" w:lastRow="0" w:firstColumn="1" w:lastColumn="0" w:noHBand="0" w:noVBand="1"/>
      </w:tblPr>
      <w:tblGrid>
        <w:gridCol w:w="664"/>
        <w:gridCol w:w="645"/>
        <w:gridCol w:w="578"/>
        <w:gridCol w:w="494"/>
        <w:gridCol w:w="534"/>
        <w:gridCol w:w="595"/>
        <w:gridCol w:w="665"/>
        <w:gridCol w:w="664"/>
        <w:gridCol w:w="665"/>
        <w:gridCol w:w="678"/>
        <w:gridCol w:w="677"/>
        <w:gridCol w:w="660"/>
        <w:gridCol w:w="661"/>
        <w:gridCol w:w="882"/>
      </w:tblGrid>
      <w:tr w:rsidR="00F0250C" w:rsidRPr="003D649A" w14:paraId="3F10FA7A" w14:textId="77777777" w:rsidTr="00CD41FB">
        <w:trPr>
          <w:trHeight w:val="330"/>
        </w:trPr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741F41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83D294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D64B73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BD4DA6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0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FCC326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7B5A89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排放量</w:t>
            </w:r>
          </w:p>
        </w:tc>
      </w:tr>
      <w:tr w:rsidR="00F0250C" w:rsidRPr="003D649A" w14:paraId="315DB00E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5E374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9768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4487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2B2E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4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87E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BD6D2D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CO2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B62CDE2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CH4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88119C9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N2O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BC7272F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HFCs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23716E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PFCs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675A9A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SF6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0AFA4570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NF3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E467E0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总量</w:t>
            </w:r>
          </w:p>
        </w:tc>
      </w:tr>
      <w:tr w:rsidR="00F0250C" w:rsidRPr="003D649A" w14:paraId="0A0D5FF8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7D6E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8476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F8399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87187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06825E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683E5CA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13576B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tCO2e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31,438.23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15.64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15.30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31,469.16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746,259.74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211.81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3,108.78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749,580.33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816,986.90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231.88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3,403.42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820,622.20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5,165,430.01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1,523.42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22,359.87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5,189,313.30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667,212.10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173.97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2,553.49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669,939.56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-6,034.91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4,406.50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6.47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63.31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4,476.29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138.47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1.39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4.36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144.23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外购电力（基于位置）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F0250C" w:rsidRPr="003D649A" w14:paraId="1CF5CD97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21F2F0" w14:textId="398D884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B71B4BB" w14:textId="11513EF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2F5814" w14:textId="1E6F7F19" w:rsidR="007E7D77" w:rsidRPr="0094131D" w:rsidRDefault="00F0250C" w:rsidP="00E115D8">
            <w:pPr>
              <w:spacing w:before="0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2D1B4" w14:textId="75834682" w:rsidR="007E7D77" w:rsidRPr="0094131D" w:rsidRDefault="00F0250C" w:rsidP="0094131D">
            <w:pPr>
              <w:spacing w:before="0"/>
              <w:jc w:val="center"/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43C971" w14:textId="0AD279FD" w:rsidR="007E7D77" w:rsidRPr="0094131D" w:rsidRDefault="00F0250C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693F932" w14:textId="197F2E9A" w:rsidR="007E7D77" w:rsidRPr="003D649A" w:rsidRDefault="00F0250C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5CBEAD3" w14:textId="6B6F57B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AFC7D91" w14:textId="772FDE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369E025" w14:textId="66977EE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5FC8B552" w14:textId="1D8E6EB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1E0E860" w14:textId="4936E9C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C3F7FB2" w14:textId="708DF13D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B129AD1" w14:textId="5060838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3CA24E3" w14:textId="4EC503A0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</w:tr>
      <w:tr w:rsidR="00F0250C" w:rsidRPr="003D649A" w14:paraId="56CD3C78" w14:textId="77777777" w:rsidTr="0094131D">
        <w:trPr>
          <w:trHeight w:val="360"/>
        </w:trPr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14C904F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148C592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FD05C96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7C922D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1009E38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FC283F6" w14:textId="7777777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szCs w:val="20"/>
                <w:lang w:val="en-US" w:eastAsia="zh-CN"/>
              </w:rPr>
              <w:t xml:space="preserve">　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44D685B" w14:textId="21C48F01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t xml:space="preserve">15,337,416.63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8A94BCA" w14:textId="61D6D3CE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10,689.76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1CD7154" w14:textId="20DC8B05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31,508.55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01818168" w14:textId="1A562B0F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570.54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04E16BF" w14:textId="2B52F0D8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2ECB7E6C" w14:textId="309D822A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FBDBCCA" w14:textId="234C49D3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9646"/>
            <w:noWrap/>
            <w:vAlign w:val="center"/>
          </w:tcPr>
          <w:p w14:paraId="3D007D21" w14:textId="6497E94B" w:rsidR="007E7D77" w:rsidRPr="003D649A" w:rsidRDefault="00F0250C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szCs w:val="20"/>
                <w:lang w:val="en-US" w:eastAsia="zh-CN"/>
              </w:rPr>
              <w:lastRenderedPageBreak/>
              <w:t xml:space="preserve">15,380,185.49</w:t>
            </w:r>
          </w:p>
        </w:tc>
      </w:tr>
    </w:tbl>
    <w:p w14:paraId="1A95AD80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7B2DBC2C" w14:textId="77777777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bookmarkStart w:id="90" w:name="_Toc204099787"/>
      <w:r>
        <w:rPr>
          <w:rFonts w:hint="eastAsia"/>
          <w:iCs/>
        </w:rPr>
        <w:t>活动数据汇总表（基于市场）</w:t>
      </w:r>
      <w:bookmarkEnd w:id="90"/>
    </w:p>
    <w:tbl>
      <w:tblPr>
        <w:tblW w:w="5000" w:type="pct"/>
        <w:tblLook w:val="04A0" w:firstRow="1" w:lastRow="0" w:firstColumn="1" w:lastColumn="0" w:noHBand="0" w:noVBand="1"/>
      </w:tblPr>
      <w:tblGrid>
        <w:gridCol w:w="662"/>
        <w:gridCol w:w="644"/>
        <w:gridCol w:w="579"/>
        <w:gridCol w:w="497"/>
        <w:gridCol w:w="536"/>
        <w:gridCol w:w="596"/>
        <w:gridCol w:w="666"/>
        <w:gridCol w:w="664"/>
        <w:gridCol w:w="666"/>
        <w:gridCol w:w="678"/>
        <w:gridCol w:w="677"/>
        <w:gridCol w:w="660"/>
        <w:gridCol w:w="661"/>
        <w:gridCol w:w="876"/>
      </w:tblGrid>
      <w:tr w:rsidR="007700F0" w:rsidRPr="003D649A" w14:paraId="5BE43AA5" w14:textId="77777777" w:rsidTr="00CD41FB">
        <w:trPr>
          <w:trHeight w:val="330"/>
        </w:trPr>
        <w:tc>
          <w:tcPr>
            <w:tcW w:w="2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498D86D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4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6B38B91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FDF579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1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9BED47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0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8EA755D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5A5275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排放量</w:t>
            </w:r>
          </w:p>
        </w:tc>
      </w:tr>
      <w:tr w:rsidR="007700F0" w:rsidRPr="003D649A" w14:paraId="3A7DC771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A6FA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4B941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FD28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BBD4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42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974C2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0B0E78E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CO2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DB00B74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CH4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5B424F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N2O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AFA66E0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HFCs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3498F1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PFCs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8035EF6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SF6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45EFC1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NF3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AF956A5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总量</w:t>
            </w:r>
          </w:p>
        </w:tc>
      </w:tr>
      <w:tr w:rsidR="007700F0" w:rsidRPr="003D649A" w14:paraId="64A0931A" w14:textId="77777777" w:rsidTr="00CD41FB">
        <w:trPr>
          <w:trHeight w:val="315"/>
        </w:trPr>
        <w:tc>
          <w:tcPr>
            <w:tcW w:w="2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092E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4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1D5F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3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B5886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FF20F" w14:textId="77777777" w:rsidR="007E7D77" w:rsidRPr="003D649A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0B5FA13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0476F77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2745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F8BE36C" w14:textId="77777777" w:rsidR="007E7D77" w:rsidRPr="003D649A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D649A">
              <w:rPr>
                <w:rFonts w:eastAsia="PMingLiU" w:cs="Arial"/>
                <w:b/>
                <w:bCs/>
                <w:szCs w:val="20"/>
                <w:lang w:val="en-US" w:eastAsia="zh-CN"/>
              </w:rPr>
              <w:t>tCO2e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31,438.23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15.64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15.30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31,469.16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29.29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746,259.74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211.81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3,108.78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749,580.33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816,986.90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231.88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3,403.42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820,622.20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5,165,430.01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1,523.42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22,359.87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5,189,313.30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667,212.10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173.97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2,553.49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669,939.56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-6,034.91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4,406.50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6.47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63.31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4,476.29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138.47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1.39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4.36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144.23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116.31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8,408.86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18,406.66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18,334.96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41,425.78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11,407.87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265.67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367.90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13,992.43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82.66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130.84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-165,928.08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-68,970.88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-163,466.55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外购电力（基于市场）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1,946,850.83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479,835.37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236,961.26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5,039.79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71,241.08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83,051.97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60,962.02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123,503.69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87,049.73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204,743.82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88,473.44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149,088.59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58,876.63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13,585.60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165,810.57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14,447.77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29.19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26,510.82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3.28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26,760.68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256,865.11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5.24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72.31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26,397.41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120.12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25.84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518.70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220.30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1,122.12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604.20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140.42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1,091.33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43,034.20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1,204,984.59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1,198.08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46.74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77,306.70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57,829.15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229,469.91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9,000.26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176,819.89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250,587.64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74,635.12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75,504.26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1,040.26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4,897.67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14,824.50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10,189.59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311.61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725.31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767.83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59.92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2.78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286.30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4,531.27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567.20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50,174.49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207,696.58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16,671.61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6,539.06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135,333.27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2,075,519.73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61,948.70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176,591.21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7700F0" w:rsidRPr="003D649A" w14:paraId="2418003B" w14:textId="77777777" w:rsidTr="00CD41FB">
        <w:trPr>
          <w:trHeight w:val="285"/>
        </w:trPr>
        <w:tc>
          <w:tcPr>
            <w:tcW w:w="23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B65485" w14:textId="7A4F0A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4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ED56614" w14:textId="4A2D80B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3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B9FF74" w14:textId="764E903A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1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89FE73" w14:textId="607745FC" w:rsidR="007E7D77" w:rsidRPr="003D649A" w:rsidRDefault="007700F0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F35E9E" w14:textId="37D2AD04" w:rsidR="007E7D77" w:rsidRPr="003D649A" w:rsidRDefault="007700F0" w:rsidP="00E115D8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8188E6" w14:textId="1B2A970D" w:rsidR="007E7D77" w:rsidRPr="003D649A" w:rsidRDefault="007700F0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306DAD8E" w14:textId="2DD20A7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7AA7FDCB" w14:textId="5680398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19C05374" w14:textId="75A653B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24E429D" w14:textId="0FF631A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0F5E40BA" w14:textId="0A46F54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2DE5E22F" w14:textId="664F9A26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672301E9" w14:textId="523262B2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</w:tcPr>
          <w:p w14:paraId="450D2382" w14:textId="55B8290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</w:tr>
      <w:tr w:rsidR="007700F0" w:rsidRPr="003D649A" w14:paraId="29E7D1EE" w14:textId="77777777" w:rsidTr="007700F0">
        <w:trPr>
          <w:trHeight w:val="360"/>
        </w:trPr>
        <w:tc>
          <w:tcPr>
            <w:tcW w:w="2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5C797B7" w14:textId="1EC5B8D7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78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51447D6" w14:textId="1C986E21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614960F" w14:textId="49D5728D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1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0ECDBBEE" w14:textId="1827CC4D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5AF6451" w14:textId="02ABE975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9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4A83C83" w14:textId="2B554E5C" w:rsidR="007E7D77" w:rsidRPr="003D649A" w:rsidRDefault="007E7D7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35263333" w14:textId="194D26DE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15,480,605.85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1586FB8E" w14:textId="22232C53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10,689.76</w:t>
            </w:r>
          </w:p>
        </w:tc>
        <w:tc>
          <w:tcPr>
            <w:tcW w:w="3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766D29C2" w14:textId="03E60CA1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31,508.55</w:t>
            </w:r>
          </w:p>
        </w:tc>
        <w:tc>
          <w:tcPr>
            <w:tcW w:w="2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54E7FA00" w14:textId="19991298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26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626EBC06" w14:textId="03CF5E19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D300CD8" w14:textId="066BF570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2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79646"/>
            <w:noWrap/>
            <w:vAlign w:val="center"/>
          </w:tcPr>
          <w:p w14:paraId="47698C11" w14:textId="4ADFFB57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47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79646"/>
            <w:noWrap/>
            <w:vAlign w:val="center"/>
          </w:tcPr>
          <w:p w14:paraId="372F3A99" w14:textId="6C232861" w:rsidR="007E7D77" w:rsidRPr="003D649A" w:rsidRDefault="007700F0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szCs w:val="20"/>
                <w:lang w:val="en-US" w:eastAsia="zh-CN"/>
              </w:rPr>
              <w:t xml:space="preserve">15,523,374.70</w:t>
            </w:r>
          </w:p>
        </w:tc>
      </w:tr>
    </w:tbl>
    <w:p w14:paraId="3D6D62D7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2875A19B" w14:textId="77777777" w:rsidR="007E7D77" w:rsidRDefault="007E7D77" w:rsidP="007E7D77">
      <w:pPr>
        <w:pStyle w:val="Style2"/>
        <w:numPr>
          <w:ilvl w:val="2"/>
          <w:numId w:val="13"/>
        </w:numPr>
        <w:spacing w:line="360" w:lineRule="auto"/>
        <w:rPr>
          <w:iCs/>
        </w:rPr>
      </w:pPr>
      <w:bookmarkStart w:id="91" w:name="_Toc204099788"/>
      <w:r>
        <w:rPr>
          <w:rFonts w:hint="eastAsia"/>
          <w:iCs/>
        </w:rPr>
        <w:t>排放因子汇总表</w:t>
      </w:r>
      <w:bookmarkEnd w:id="91"/>
    </w:p>
    <w:p w14:paraId="43C5866F" w14:textId="6FA7D456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固定燃烧、移动燃烧排放因子表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845"/>
        <w:gridCol w:w="772"/>
        <w:gridCol w:w="682"/>
        <w:gridCol w:w="702"/>
        <w:gridCol w:w="463"/>
        <w:gridCol w:w="631"/>
        <w:gridCol w:w="612"/>
        <w:gridCol w:w="755"/>
        <w:gridCol w:w="753"/>
        <w:gridCol w:w="755"/>
        <w:gridCol w:w="698"/>
        <w:gridCol w:w="696"/>
        <w:gridCol w:w="698"/>
      </w:tblGrid>
      <w:tr w:rsidR="00E311DD" w14:paraId="24542D8C" w14:textId="77777777" w:rsidTr="00E311DD">
        <w:trPr>
          <w:trHeight w:val="315"/>
        </w:trPr>
        <w:tc>
          <w:tcPr>
            <w:tcW w:w="6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BC322F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编号</w:t>
            </w:r>
          </w:p>
        </w:tc>
        <w:tc>
          <w:tcPr>
            <w:tcW w:w="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8216B5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排放类别</w:t>
            </w:r>
          </w:p>
        </w:tc>
        <w:tc>
          <w:tcPr>
            <w:tcW w:w="7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51FF45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排放源</w:t>
            </w:r>
          </w:p>
        </w:tc>
        <w:tc>
          <w:tcPr>
            <w:tcW w:w="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5EDCAF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设施</w:t>
            </w:r>
          </w:p>
        </w:tc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E8FDD9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低位发热量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33BED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单位</w:t>
            </w:r>
          </w:p>
        </w:tc>
        <w:tc>
          <w:tcPr>
            <w:tcW w:w="6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C2E3786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氧化率</w:t>
            </w:r>
          </w:p>
        </w:tc>
        <w:tc>
          <w:tcPr>
            <w:tcW w:w="2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414C03C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基于热值排放系数，t GHG/GJ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B1F8C4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排放因子，t GHG/10000m³</w:t>
            </w:r>
          </w:p>
        </w:tc>
      </w:tr>
      <w:tr w:rsidR="00E311DD" w14:paraId="079A5EC3" w14:textId="77777777" w:rsidTr="00E311DD">
        <w:trPr>
          <w:trHeight w:val="315"/>
        </w:trPr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4137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BEAF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1CFB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512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A2FB0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43E7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38AB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22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D53BF0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IPCC-2006缺省值</w:t>
            </w:r>
          </w:p>
        </w:tc>
        <w:tc>
          <w:tcPr>
            <w:tcW w:w="210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D35CC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计算值</w:t>
            </w:r>
          </w:p>
        </w:tc>
      </w:tr>
      <w:tr w:rsidR="00E311DD" w14:paraId="2DF268FA" w14:textId="77777777" w:rsidTr="00E311DD">
        <w:trPr>
          <w:trHeight w:val="315"/>
        </w:trPr>
        <w:tc>
          <w:tcPr>
            <w:tcW w:w="6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221F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E441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7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2E9F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8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7598F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A83ADF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钢铁行业</w:t>
            </w:r>
          </w:p>
        </w:tc>
        <w:tc>
          <w:tcPr>
            <w:tcW w:w="6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5057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39E826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Cs w:val="20"/>
                <w:lang w:val="en-US" w:eastAsia="zh-CN"/>
              </w:rPr>
              <w:t>钢铁行业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2FED9F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5FD3D3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F212D7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6D9C53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B705FA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112166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</w:t>
            </w:r>
            <w:r>
              <w:rPr>
                <w:rFonts w:eastAsia="PMingLiU" w:cs="Arial"/>
                <w:b/>
                <w:bCs/>
                <w:color w:val="FFFFFF"/>
                <w:szCs w:val="20"/>
                <w:vertAlign w:val="subscript"/>
                <w:lang w:val="en-US" w:eastAsia="zh-CN"/>
              </w:rPr>
              <w:t>2</w:t>
            </w:r>
            <w:r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O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热处理炉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389.31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GJ/104Nm3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0.0561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1.0000000000000001e-07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21.62188809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0.0003854169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3.854169e-05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冶钢宾馆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50.179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0.0631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1.0000000000000001e-07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3.1029690020000005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4.917542e-05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4.917542000000001e-06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23.736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0.0983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2.309916312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2.3498640000000002e-05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3.524796e-05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25.024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0.0983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2.435260608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2.4773759999999997e-05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3.716064e-05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26.344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0.0946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2.467220976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2.608056e-05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3.912084e-05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28.435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3.01211955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2.8150649999999998e-05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4.2225975e-05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焦屑燃烧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28.435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3.01211955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2.8150649999999998e-05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4.2225975e-05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焦丁燃烧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28.435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0.107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1.5e-06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3.01211955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2.8150649999999998e-05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4.2225975e-05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固定燃烧排放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173.854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GJ/104Nm3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0.0444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1.0000000000000001e-07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7.641926424000001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0.00017211546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1.7211546000000002e-05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移动燃烧排放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火车/货车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42.652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0.0741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3.9e-06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3.9e-06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3.097302936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0.000163015944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0.000163015944</w:t>
            </w:r>
          </w:p>
        </w:tc>
      </w:tr>
      <w:tr w:rsidR="00E311DD" w14:paraId="0753C2F9" w14:textId="77777777" w:rsidTr="00E311DD">
        <w:trPr>
          <w:trHeight w:val="413"/>
        </w:trPr>
        <w:tc>
          <w:tcPr>
            <w:tcW w:w="6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5E81B8" w14:textId="6AA91B26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A346E9" w14:textId="562A5DA7" w:rsidR="007E7D77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移动燃烧排放</w:t>
            </w:r>
          </w:p>
        </w:tc>
        <w:tc>
          <w:tcPr>
            <w:tcW w:w="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CE43508" w14:textId="7DACF9CD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D34C52" w14:textId="2EA07811" w:rsidR="007E7D77" w:rsidRPr="000D088C" w:rsidRDefault="00E311DD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公务车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23CC84" w14:textId="3DA70B84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43.07</w:t>
            </w:r>
          </w:p>
        </w:tc>
        <w:tc>
          <w:tcPr>
            <w:tcW w:w="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69BEEA" w14:textId="254D24F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CE047B" w14:textId="69F47D7E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8EA49E" w14:textId="2CEC6D12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0.0693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4E3B9B" w14:textId="006D1FB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2.5e-05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6518D0B" w14:textId="0B45FC71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8e-06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C8969" w14:textId="0D92DA9A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2.9250559799999998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502D46" w14:textId="5B5864DF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0.001055215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E5D61C" w14:textId="4FDC9917" w:rsidR="007E7D77" w:rsidRDefault="00E311DD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E311DD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0.00033766879999999995</w:t>
            </w:r>
          </w:p>
        </w:tc>
      </w:tr>
    </w:tbl>
    <w:p w14:paraId="1BC7A3CA" w14:textId="77777777" w:rsidR="00C70420" w:rsidRDefault="00C70420" w:rsidP="00C70420">
      <w:pPr>
        <w:pStyle w:val="afb"/>
        <w:spacing w:before="0" w:line="360" w:lineRule="auto"/>
        <w:ind w:left="440"/>
        <w:rPr>
          <w:rFonts w:eastAsia="宋体" w:cs="Arial"/>
          <w:iCs/>
          <w:sz w:val="24"/>
          <w:lang w:eastAsia="zh-CN"/>
        </w:rPr>
      </w:pPr>
    </w:p>
    <w:p w14:paraId="69491331" w14:textId="03A5B82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制程排放排因子表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5"/>
        <w:gridCol w:w="1417"/>
        <w:gridCol w:w="1222"/>
        <w:gridCol w:w="1266"/>
        <w:gridCol w:w="2060"/>
        <w:gridCol w:w="1112"/>
      </w:tblGrid>
      <w:tr w:rsidR="007E7D77" w14:paraId="1A0D0AAD" w14:textId="77777777" w:rsidTr="000D088C">
        <w:trPr>
          <w:trHeight w:val="413"/>
        </w:trPr>
        <w:tc>
          <w:tcPr>
            <w:tcW w:w="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72257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92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D13A72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5FFB4F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DCD697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24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C5444B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CO2排放因子</w:t>
            </w:r>
          </w:p>
        </w:tc>
        <w:tc>
          <w:tcPr>
            <w:tcW w:w="36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7DBE5D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</w:tr>
      <w:tr w:rsidR="007E7D77" w14:paraId="154EFF08" w14:textId="77777777" w:rsidTr="000D088C">
        <w:trPr>
          <w:trHeight w:val="413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50B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92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22F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3520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919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9022C8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36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2C72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3.382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2.699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石灰石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石灰窑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0.44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高炉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0.476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3.663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0.037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0.348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0.018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0.275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微碳锰铁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0.004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0.092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炼钢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0.037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  <w:tr w:rsidR="007E7D77" w14:paraId="1EC333AB" w14:textId="77777777" w:rsidTr="000D088C">
        <w:trPr>
          <w:trHeight w:val="413"/>
        </w:trPr>
        <w:tc>
          <w:tcPr>
            <w:tcW w:w="36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CF2912" w14:textId="2D03E6B2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7676B16" w14:textId="3D7395BD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范围一 制程排放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583F2C7" w14:textId="18841E70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57038" w14:textId="0725A404" w:rsidR="007E7D77" w:rsidRPr="000D088C" w:rsidRDefault="000D088C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固碳产品</w:t>
            </w:r>
          </w:p>
        </w:tc>
        <w:tc>
          <w:tcPr>
            <w:tcW w:w="24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AEE977" w14:textId="62BFA6AD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0.037</w:t>
            </w:r>
          </w:p>
        </w:tc>
        <w:tc>
          <w:tcPr>
            <w:tcW w:w="3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3F3AE6" w14:textId="282B9371" w:rsidR="007E7D77" w:rsidRDefault="000D088C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0D088C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</w:tr>
    </w:tbl>
    <w:p w14:paraId="5F94E881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6EA8945F" w14:textId="22533A5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范围一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逸散排放因子表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01"/>
        <w:gridCol w:w="999"/>
        <w:gridCol w:w="873"/>
        <w:gridCol w:w="902"/>
        <w:gridCol w:w="1080"/>
        <w:gridCol w:w="801"/>
        <w:gridCol w:w="510"/>
        <w:gridCol w:w="461"/>
        <w:gridCol w:w="761"/>
        <w:gridCol w:w="801"/>
        <w:gridCol w:w="873"/>
      </w:tblGrid>
      <w:tr w:rsidR="00DB00F9" w14:paraId="70F05488" w14:textId="77777777" w:rsidTr="00DB00F9">
        <w:trPr>
          <w:trHeight w:val="315"/>
        </w:trPr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450F5D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78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0F4710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CA1FD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D799D8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9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noWrap/>
            <w:vAlign w:val="center"/>
          </w:tcPr>
          <w:p w14:paraId="6D9E29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HFCs/PFCs</w:t>
            </w:r>
          </w:p>
        </w:tc>
        <w:tc>
          <w:tcPr>
            <w:tcW w:w="27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79AABAC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MCF</w:t>
            </w:r>
          </w:p>
        </w:tc>
        <w:tc>
          <w:tcPr>
            <w:tcW w:w="25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33B8C35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Bo</w:t>
            </w:r>
          </w:p>
        </w:tc>
        <w:tc>
          <w:tcPr>
            <w:tcW w:w="5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522BDDD7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EA622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C3BB2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排放因子引用源</w:t>
            </w:r>
          </w:p>
        </w:tc>
      </w:tr>
      <w:tr w:rsidR="00DB00F9" w14:paraId="5CC172CF" w14:textId="77777777" w:rsidTr="00DB00F9">
        <w:trPr>
          <w:trHeight w:val="315"/>
        </w:trPr>
        <w:tc>
          <w:tcPr>
            <w:tcW w:w="3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7E59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78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0636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2E03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1018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DD4D74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EF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估计值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952EDC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27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D79777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7E8C73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FE259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0B47D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02FA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二氧化碳灭火器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CO2逸散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分体式空调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kgGHG/kg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kgGHG/kg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制冷剂逸散（R32）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化粪池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0.18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kgCH4/kgBOD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0.6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0.18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kgCH4/kgBOD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厌氧池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0.075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kgCH4/kgCOD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0.25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0.075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kgCH4/kgCOD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</w:tr>
      <w:tr w:rsidR="00DB00F9" w14:paraId="0B986AD4" w14:textId="77777777" w:rsidTr="00DB00F9">
        <w:trPr>
          <w:trHeight w:val="413"/>
        </w:trPr>
        <w:tc>
          <w:tcPr>
            <w:tcW w:w="3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CD3296" w14:textId="26C70E9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7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A8C0B" w14:textId="77205774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范围一 逸散排放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B5CE3" w14:textId="3766E0E6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A7309B" w14:textId="74DA1827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厌氧池、厕所、下水道等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00705E" w14:textId="2E6E248C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40.0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999F" w14:textId="4DE04D1F" w:rsidR="00DB00F9" w:rsidRDefault="00DB00F9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gBOD/人·天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92993" w14:textId="6C8EC65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2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0CCAD0" w14:textId="343FCFB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</w:t>
            </w:r>
          </w:p>
        </w:tc>
        <w:tc>
          <w:tcPr>
            <w:tcW w:w="5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FCD624E" w14:textId="14B4ACC0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40.0</w:t>
            </w:r>
          </w:p>
        </w:tc>
        <w:tc>
          <w:tcPr>
            <w:tcW w:w="3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134E3" w14:textId="4BF59D6D" w:rsidR="00DB00F9" w:rsidRDefault="00DB00F9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gBOD/人·天</w:t>
            </w:r>
          </w:p>
        </w:tc>
        <w:tc>
          <w:tcPr>
            <w:tcW w:w="8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196A72F" w14:textId="4C017453" w:rsidR="00DB00F9" w:rsidRDefault="00DB00F9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DB00F9">
              <w:rPr>
                <w:rFonts w:eastAsia="PMingLiU" w:cs="Arial"/>
                <w:szCs w:val="20"/>
                <w:lang w:val="en-US" w:eastAsia="zh-CN"/>
              </w:rPr>
              <w:t xml:space="preserve">CH4逸散</w:t>
            </w:r>
          </w:p>
        </w:tc>
      </w:tr>
    </w:tbl>
    <w:p w14:paraId="773114D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0F9520D" w14:textId="0D713669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范围二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 w:rsidR="007E7D77">
        <w:rPr>
          <w:rFonts w:eastAsia="宋体" w:cs="Arial" w:hint="eastAsia"/>
          <w:iCs/>
          <w:sz w:val="24"/>
          <w:lang w:eastAsia="zh-CN"/>
        </w:rPr>
        <w:t>外购能源间接排放因子表</w:t>
      </w:r>
    </w:p>
    <w:tbl>
      <w:tblPr>
        <w:tblW w:w="9062" w:type="dxa"/>
        <w:tblLook w:val="04A0" w:firstRow="1" w:lastRow="0" w:firstColumn="1" w:lastColumn="0" w:noHBand="0" w:noVBand="1"/>
      </w:tblPr>
      <w:tblGrid>
        <w:gridCol w:w="787"/>
        <w:gridCol w:w="1392"/>
        <w:gridCol w:w="1212"/>
        <w:gridCol w:w="1253"/>
        <w:gridCol w:w="1171"/>
        <w:gridCol w:w="1105"/>
        <w:gridCol w:w="2142"/>
      </w:tblGrid>
      <w:tr w:rsidR="007E7D77" w14:paraId="10FA4AD2" w14:textId="77777777" w:rsidTr="00445ED3">
        <w:trPr>
          <w:trHeight w:val="510"/>
        </w:trPr>
        <w:tc>
          <w:tcPr>
            <w:tcW w:w="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7CD7D6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51500F7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076D18A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7F58684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7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7DA57E4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EF</w:t>
            </w:r>
          </w:p>
        </w:tc>
        <w:tc>
          <w:tcPr>
            <w:tcW w:w="1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50EA47D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46D2685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 xml:space="preserve">排放因子引用源</w:t>
            </w:r>
          </w:p>
        </w:tc>
      </w:tr>
      <w:tr w:rsidR="00445ED3" w14:paraId="2002005C" w14:textId="77777777" w:rsidTr="00445ED3">
        <w:trPr>
          <w:trHeight w:val="409"/>
        </w:trPr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86869" w14:textId="7A8DED6A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A6314" w14:textId="33BB96F7" w:rsidR="00445ED3" w:rsidRDefault="00445ED3" w:rsidP="00445ED3">
            <w:pPr>
              <w:spacing w:before="0"/>
              <w:jc w:val="center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范围二 外购能源间接排放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67D56C" w14:textId="79ED5E8B" w:rsidR="00445ED3" w:rsidRPr="00445ED3" w:rsidRDefault="00445ED3" w:rsidP="00445ED3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电力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3844D" w14:textId="73A0CF09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用电设备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A73F50" w14:textId="7F67652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0.53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34A286" w14:textId="1716DD5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tCO2/MWh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4BCCF1" w14:textId="4516CB7B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生态环境部、国家能源局发布2023年电力二氧化碳排放因子的公告（2023年全国电力排放因子）</w:t>
            </w:r>
          </w:p>
        </w:tc>
      </w:tr>
      <w:tr w:rsidR="00445ED3" w14:paraId="2002005C" w14:textId="77777777" w:rsidTr="00445ED3">
        <w:trPr>
          <w:trHeight w:val="409"/>
        </w:trPr>
        <w:tc>
          <w:tcPr>
            <w:tcW w:w="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86869" w14:textId="7A8DED6A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6A6314" w14:textId="33BB96F7" w:rsidR="00445ED3" w:rsidRDefault="00445ED3" w:rsidP="00445ED3">
            <w:pPr>
              <w:spacing w:before="0"/>
              <w:jc w:val="center"/>
              <w:rPr>
                <w:rFonts w:ascii="宋体" w:eastAsia="宋体" w:hAnsi="宋体" w:cs="Arial" w:hint="eastAsia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范围二 外购能源间接排放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67D56C" w14:textId="79ED5E8B" w:rsidR="00445ED3" w:rsidRPr="00445ED3" w:rsidRDefault="00445ED3" w:rsidP="00445ED3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电力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73844D" w14:textId="73A0CF09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用电设备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A73F50" w14:textId="7F67652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0.61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B34A286" w14:textId="1716DD57" w:rsidR="00445ED3" w:rsidRDefault="00445ED3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tCO2/MWh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D4BCCF1" w14:textId="4516CB7B" w:rsidR="00445ED3" w:rsidRPr="00445ED3" w:rsidRDefault="00445ED3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445ED3">
              <w:rPr>
                <w:rFonts w:eastAsia="PMingLiU" w:cs="Arial"/>
                <w:szCs w:val="20"/>
                <w:lang w:val="en-US" w:eastAsia="zh-CN"/>
              </w:rPr>
              <w:t xml:space="preserve">生态环境部、国家能源局发布2023年电力二氧化碳排放因子的公告（2023年全国电力平均二氧化碳排放因子（不包括市场化交易的非化石能源电量））</w:t>
            </w:r>
          </w:p>
        </w:tc>
      </w:tr>
    </w:tbl>
    <w:p w14:paraId="1394E8F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2B9D10D" w14:textId="0C2D3BBB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类别</w:t>
      </w:r>
      <w:r>
        <w:rPr>
          <w:rFonts w:eastAsia="宋体" w:cs="Arial" w:hint="eastAsia"/>
          <w:iCs/>
          <w:sz w:val="24"/>
          <w:lang w:eastAsia="zh-CN"/>
        </w:rPr>
        <w:t xml:space="preserve">1 </w:t>
      </w:r>
      <w:r w:rsidR="007E7D77">
        <w:rPr>
          <w:rFonts w:eastAsia="宋体" w:cs="Arial" w:hint="eastAsia"/>
          <w:iCs/>
          <w:sz w:val="24"/>
          <w:lang w:eastAsia="zh-CN"/>
        </w:rPr>
        <w:t>外购商品和服务的上游排放因子表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5B4FD293" w14:textId="77777777" w:rsidTr="00E115D8">
        <w:trPr>
          <w:trHeight w:val="31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95CC9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6D6BA2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6AF9F2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A79EEE9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2CF6CFD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5A94E1A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1CA0AE6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5594D88F" w14:textId="77777777" w:rsidTr="00E115D8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04E48D7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64D281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908A95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C5643E8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477DD12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568C17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ED21E5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DE1AC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 xml:space="preserve">缺省排放因子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marker for Iron ore,crude ore,63% Fe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0.09885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quicklime, in pieces, loose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1.18967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marker for dolomite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0.13033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iron pellet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0.10446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waste reinforcement steel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graphite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12.17913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3.11-cut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ferromanganese,high-coal,74.5% Mn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2.97720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ferronickel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8.75470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ferrochromium,high-carbom.55% Cr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5.09210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fluorspar, 97% purity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0.21158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ferrosilicon production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10.14500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Ferro-Molybdenum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8.10000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aluminium,cast alloy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warming potential (GWP100)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5.73201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aluminium,primary,ingot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22.29056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recarburizer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1.66453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3.11-cut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iron scrap, unsorted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ammonia, anhydrous, liquid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5.43684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hydrochloric acid, without water, in 30% solution state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0.97574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sodium hydroxide, without water, in 50% solution state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1.46457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silicon carbide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7.27907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magnesium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26.34519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All Other Converted Paper Product Manufacturing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Office Supplies (except Paper) Manufacturing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7C8E7FBE" w14:textId="77777777" w:rsidTr="00E115D8">
        <w:trPr>
          <w:trHeight w:val="30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354F48" w14:textId="016BD006" w:rsidR="007E7D77" w:rsidRDefault="008120A3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2F42E9" w14:textId="50415030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26E8F7" w14:textId="06B8439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C4438A" w14:textId="3AFCF26C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tap water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5FEFFB" w14:textId="552C63A5" w:rsidR="007E7D77" w:rsidRPr="008120A3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6864AC5" w14:textId="0AD42F1C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F5890" w14:textId="3F40852A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253C7E" w14:textId="6A6DAACD" w:rsidR="007E7D77" w:rsidRDefault="008120A3" w:rsidP="008120A3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120A3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2BF356F3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315B7DC6" w14:textId="0D4B126C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eastAsia="zh-CN"/>
        </w:rPr>
        <w:t>范围三</w:t>
      </w:r>
      <w:r>
        <w:rPr>
          <w:rFonts w:eastAsia="宋体" w:cs="Arial" w:hint="eastAsia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类别</w:t>
      </w:r>
      <w:r>
        <w:rPr>
          <w:rFonts w:eastAsia="宋体" w:cs="Arial" w:hint="eastAsia"/>
          <w:iCs/>
          <w:sz w:val="24"/>
          <w:lang w:eastAsia="zh-CN"/>
        </w:rPr>
        <w:t xml:space="preserve">2 </w:t>
      </w:r>
      <w:r w:rsidR="007E7D77">
        <w:rPr>
          <w:rFonts w:eastAsia="宋体" w:cs="Arial" w:hint="eastAsia"/>
          <w:iCs/>
          <w:sz w:val="24"/>
          <w:lang w:eastAsia="zh-CN"/>
        </w:rPr>
        <w:t>资本货物排放因子表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5"/>
        <w:gridCol w:w="756"/>
        <w:gridCol w:w="1843"/>
        <w:gridCol w:w="1843"/>
        <w:gridCol w:w="1842"/>
        <w:gridCol w:w="1134"/>
        <w:gridCol w:w="1134"/>
      </w:tblGrid>
      <w:tr w:rsidR="007E7D77" w14:paraId="7F0BEE53" w14:textId="77777777" w:rsidTr="00C726E1">
        <w:trPr>
          <w:trHeight w:val="315"/>
        </w:trPr>
        <w:tc>
          <w:tcPr>
            <w:tcW w:w="5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DF4D2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7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2BDEC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20E0A6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FB2CFC9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9DA4A3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65D943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42D1058F" w14:textId="77777777" w:rsidTr="00C726E1">
        <w:trPr>
          <w:trHeight w:val="315"/>
        </w:trPr>
        <w:tc>
          <w:tcPr>
            <w:tcW w:w="5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7C2D92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7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912199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66BAC7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BC3199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6B93B4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B22E31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46E9ED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Warm Air Heating and Air-Conditioning Equipment and Supplies Merchant Wholesalers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Electronic Computer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Other Industrial Machinery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Instrument Manufacturing for Measuring and Testing Electricity and Electrical Signals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Mechanical Power Transmission Equipment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Measuring, Dispensing, and Other Pumping Equipment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Instruments and Related Products Manufacturing for Measuring, Displaying, and Controlling Industrial Process Variables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All Other Miscellaneous Electrical Equipment and Component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  <w:tr w:rsidR="007E7D77" w14:paraId="27D1A40A" w14:textId="77777777" w:rsidTr="00C726E1">
        <w:trPr>
          <w:trHeight w:val="300"/>
        </w:trPr>
        <w:tc>
          <w:tcPr>
            <w:tcW w:w="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C7F01B" w14:textId="7BBB03D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53247C" w14:textId="3C9B71B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B7960" w14:textId="5F65858B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65C0091" w14:textId="230056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All Other Miscellaneous Manufacturing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8E5FFE" w14:textId="589828F9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055847" w14:textId="759A0490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 CO2e/2022 USD, purchaser price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718A72A" w14:textId="744C1367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SupplyChainGHGEmissionFactors_v1.3.0_NAICS_CO2e_USD2022</w:t>
            </w:r>
          </w:p>
        </w:tc>
      </w:tr>
    </w:tbl>
    <w:p w14:paraId="5EE624CD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3E1EB96B" w14:textId="54D40988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ascii="宋体" w:eastAsia="宋体" w:hAnsi="宋体" w:cs="宋体" w:hint="eastAsia"/>
          <w:color w:val="000000"/>
          <w:sz w:val="24"/>
          <w:lang w:val="en-US" w:eastAsia="zh-CN"/>
        </w:rPr>
        <w:t xml:space="preserve">范围三 类别3 </w:t>
      </w:r>
      <w:r w:rsidR="007E7D77">
        <w:rPr>
          <w:rFonts w:ascii="宋体" w:eastAsia="宋体" w:hAnsi="宋体" w:cs="宋体" w:hint="eastAsia"/>
          <w:color w:val="000000"/>
          <w:sz w:val="24"/>
          <w:lang w:val="en-US" w:eastAsia="zh-CN"/>
        </w:rPr>
        <w:t>范围一、二之外燃料和能源相关的活动产生的排放因子表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06"/>
        <w:gridCol w:w="1301"/>
        <w:gridCol w:w="1134"/>
        <w:gridCol w:w="1101"/>
        <w:gridCol w:w="1044"/>
        <w:gridCol w:w="1101"/>
        <w:gridCol w:w="1040"/>
        <w:gridCol w:w="1135"/>
      </w:tblGrid>
      <w:tr w:rsidR="007E7D77" w14:paraId="21FDC32F" w14:textId="77777777" w:rsidTr="001F73F2">
        <w:trPr>
          <w:trHeight w:val="315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BC1BC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A81ABC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BA8DED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87ACD1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A1B5235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2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52DAD7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463C15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F73F2" w14:paraId="4B167422" w14:textId="77777777" w:rsidTr="001F73F2">
        <w:trPr>
          <w:trHeight w:val="31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F35B6F8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AB91A3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A2F8CD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D3A09C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6965862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0C984E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FBD7C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191A29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liquefied petroleum gas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1.00623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hard coal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0.57555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diesel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0.84212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petrol, unleaded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0.98733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Metallurgical coke, at plant {RNA} 丨</w:t>
              <w:br/>
              <w:t xml:space="preserve">Metallurgical coke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0.34900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Bituminous coal, at mine {RNA} 丨</w:t>
              <w:br/>
              <w:t xml:space="preserve">Bituminous coal, at mine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0.17900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Anthracite coal, at mine {RNA} 丨</w:t>
              <w:br/>
              <w:t xml:space="preserve">Anthracite coal, at mine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0.68400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USLCI+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natural gas, high pressure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6.19000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tCO2/10000Nm³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F73F2" w14:paraId="7BA2977B" w14:textId="77777777" w:rsidTr="001F73F2">
        <w:trPr>
          <w:trHeight w:val="4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AE5581" w14:textId="0E064EEC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131FF7" w14:textId="24BBABB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E01FF" w14:textId="63C4A73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5F8779" w14:textId="6472E5F8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7DD261D" w14:textId="4AE97B26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A0C1BB9" w14:textId="6E836AD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0.08990</w:t>
            </w:r>
          </w:p>
        </w:tc>
        <w:tc>
          <w:tcPr>
            <w:tcW w:w="1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06558" w14:textId="1DE2139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tCO2/MWh</w:t>
            </w:r>
          </w:p>
        </w:tc>
        <w:tc>
          <w:tcPr>
            <w:tcW w:w="13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78CB257" w14:textId="33154D65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2023年全国电力平均碳足迹因子、2023年全国电力平均排放因子</w:t>
            </w:r>
          </w:p>
        </w:tc>
      </w:tr>
    </w:tbl>
    <w:p w14:paraId="5DDE1F02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D586DD7" w14:textId="02317151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4 </w:t>
      </w:r>
      <w:r w:rsidR="007E7D77">
        <w:rPr>
          <w:rFonts w:eastAsia="宋体" w:cs="Arial" w:hint="eastAsia"/>
          <w:iCs/>
          <w:sz w:val="24"/>
          <w:lang w:val="en-US" w:eastAsia="zh-CN"/>
        </w:rPr>
        <w:t>上下游运输配送产生的排放因子表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6"/>
        <w:gridCol w:w="1301"/>
        <w:gridCol w:w="1134"/>
        <w:gridCol w:w="1101"/>
        <w:gridCol w:w="1044"/>
        <w:gridCol w:w="1101"/>
        <w:gridCol w:w="1040"/>
        <w:gridCol w:w="1135"/>
      </w:tblGrid>
      <w:tr w:rsidR="00133A07" w14:paraId="3AD56AD5" w14:textId="77777777" w:rsidTr="00E115D8">
        <w:trPr>
          <w:trHeight w:val="315"/>
        </w:trPr>
        <w:tc>
          <w:tcPr>
            <w:tcW w:w="17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47A89F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C0C107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5E16EF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58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46BC91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60F11E8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88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3B2EF0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C2161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5D07542A" w14:textId="77777777" w:rsidTr="00E115D8">
        <w:trPr>
          <w:trHeight w:val="315"/>
        </w:trPr>
        <w:tc>
          <w:tcPr>
            <w:tcW w:w="17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870535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83AAC1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DE7D220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175209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5712524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0AAA475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D73CFD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EF8E2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181756F0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ACC45" w14:textId="18426CE6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B34ED" w14:textId="7D65E2C5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A5B57" w14:textId="12B7AB6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EDA05" w14:textId="6CEB519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transport, freight, inland waterways, barge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EBB3E" w14:textId="5155E2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23A06" w14:textId="4FF7A9DF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0.00005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8E5CD" w14:textId="10DCC6E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tCO2-Eq/tkm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4B959" w14:textId="091F84D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181756F0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ACC45" w14:textId="18426CE6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B34ED" w14:textId="7D65E2C5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A5B57" w14:textId="12B7AB6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EDA05" w14:textId="6CEB519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group for transport, freight, lorry, unspecified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EBB3E" w14:textId="5155E2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Global (GLO)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23A06" w14:textId="4FF7A9DF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0.00015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8E5CD" w14:textId="10DCC6E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tCO2-Eq/tkm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4B959" w14:textId="091F84D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181756F0" w14:textId="77777777" w:rsidTr="00E115D8">
        <w:trPr>
          <w:trHeight w:val="7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9ACC45" w14:textId="18426CE6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9B34ED" w14:textId="7D65E2C5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A5B57" w14:textId="12B7AB63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5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9EDA05" w14:textId="6CEB5192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market for transport, freight train</w:t>
            </w:r>
          </w:p>
        </w:tc>
        <w:tc>
          <w:tcPr>
            <w:tcW w:w="14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1EBB3E" w14:textId="5155E21A" w:rsidR="007E7D77" w:rsidRPr="001F73F2" w:rsidRDefault="001F73F2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China (CN)</w:t>
            </w:r>
          </w:p>
        </w:tc>
        <w:tc>
          <w:tcPr>
            <w:tcW w:w="4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9023A06" w14:textId="4FF7A9DF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0.00005</w:t>
            </w:r>
          </w:p>
        </w:tc>
        <w:tc>
          <w:tcPr>
            <w:tcW w:w="4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78E5CD" w14:textId="10DCC6EA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tCO2-Eq/tkm</w:t>
            </w:r>
          </w:p>
        </w:tc>
        <w:tc>
          <w:tcPr>
            <w:tcW w:w="47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14B959" w14:textId="091F84D3" w:rsidR="007E7D77" w:rsidRDefault="001F73F2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F73F2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614B5E9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3788652" w14:textId="11C268D4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5 </w:t>
      </w:r>
      <w:r w:rsidR="007E7D77">
        <w:rPr>
          <w:rFonts w:eastAsia="宋体" w:cs="Arial" w:hint="eastAsia"/>
          <w:iCs/>
          <w:sz w:val="24"/>
          <w:lang w:val="en-US" w:eastAsia="zh-CN"/>
        </w:rPr>
        <w:t>运营中产生的废物排放因子表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70A40B88" w14:textId="77777777" w:rsidTr="00133A07">
        <w:trPr>
          <w:trHeight w:val="315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1C5CBD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C2A891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6DB27B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08EFC2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86B72BA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3D1D234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21DE8514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761D52C2" w14:textId="77777777" w:rsidTr="00133A07">
        <w:trPr>
          <w:trHeight w:val="315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05B543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ABBC7D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0EE132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86120F9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13AC294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647901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6EB00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63937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5484AD7F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EED10" w14:textId="399D53E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96ED5" w14:textId="13946B74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DAA23" w14:textId="5BEA8DD9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4C281" w14:textId="56CC6842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market for average incineration residue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94C6" w14:textId="18BBEEAF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063577" w14:textId="67FB9D4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0.37133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3DDF49" w14:textId="0AE72D6D" w:rsidR="007E7D7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ABD12E" w14:textId="12C8F364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5484AD7F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EED10" w14:textId="399D53E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96ED5" w14:textId="13946B74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DAA23" w14:textId="5BEA8DD9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4C281" w14:textId="56CC6842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treatment of waste mineral oil, hazardous waste incineration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94C6" w14:textId="18BBEEAF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063577" w14:textId="67FB9D4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2.84906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3DDF49" w14:textId="0AE72D6D" w:rsidR="007E7D7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ABD12E" w14:textId="12C8F364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5484AD7F" w14:textId="77777777" w:rsidTr="00133A07">
        <w:trPr>
          <w:trHeight w:val="96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AEED10" w14:textId="399D53E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C96ED5" w14:textId="13946B74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ADAA23" w14:textId="5BEA8DD9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64C281" w14:textId="56CC6842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treatment of waste mineral oil, hazardous waste incineration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8694C6" w14:textId="18BBEEAF" w:rsidR="007E7D77" w:rsidRPr="00133A07" w:rsidRDefault="00133A07" w:rsidP="00E115D8">
            <w:pPr>
              <w:spacing w:before="0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5063577" w14:textId="67FB9D47" w:rsidR="007E7D77" w:rsidRPr="00133A0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2.84906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A3DDF49" w14:textId="0AE72D6D" w:rsidR="007E7D77" w:rsidRDefault="00133A07" w:rsidP="00E115D8">
            <w:pPr>
              <w:spacing w:before="0"/>
              <w:jc w:val="center"/>
              <w:rPr>
                <w:rFonts w:eastAsia="PMingLiU" w:cs="Arial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szCs w:val="20"/>
                <w:lang w:val="en-US" w:eastAsia="zh-CN"/>
              </w:rPr>
              <w:t xml:space="preserve">tCO2/t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2ABD12E" w14:textId="12C8F364" w:rsidR="007E7D7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297EB98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7DA1365A" w14:textId="5B842870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>6</w:t>
      </w:r>
      <w:r w:rsidR="007E7D77">
        <w:rPr>
          <w:rFonts w:eastAsia="宋体" w:cs="Arial" w:hint="eastAsia"/>
          <w:iCs/>
          <w:sz w:val="24"/>
          <w:lang w:val="en-US" w:eastAsia="zh-CN"/>
        </w:rPr>
        <w:t>商务旅行产生的排放因子表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0B2C65D1" w14:textId="77777777" w:rsidTr="00133A07">
        <w:trPr>
          <w:trHeight w:val="315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AF1C9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E9D86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A1FBC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E967A8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0DE7C85E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0FFE758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2FEF52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133A07" w14:paraId="2E7394CC" w14:textId="77777777" w:rsidTr="00133A07">
        <w:trPr>
          <w:trHeight w:val="315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14ABE4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6B72318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6E23D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0055290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E14BF46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CFABB51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9F1075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EB26F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133A07" w14:paraId="0079BD9E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8004B" w14:textId="095E69D1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042B2" w14:textId="182AAF3C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6D78" w14:textId="7131BFB6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38762" w14:textId="42DAFA00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国内航空客运（中型飞机）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D9EEF" w14:textId="78C61315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6F29E" w14:textId="2D647E18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0.08400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A66F49" w14:textId="64730FE2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4632" w14:textId="51AC7895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  <w:tr w:rsidR="00133A07" w14:paraId="0079BD9E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8004B" w14:textId="095E69D1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042B2" w14:textId="182AAF3C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6D78" w14:textId="7131BFB6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38762" w14:textId="42DAFA00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 passenger train, high-speed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D9EEF" w14:textId="78C61315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6F29E" w14:textId="2D647E18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0.07487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A66F49" w14:textId="64730FE2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4632" w14:textId="51AC7895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133A07" w14:paraId="0079BD9E" w14:textId="77777777" w:rsidTr="00133A07">
        <w:trPr>
          <w:trHeight w:val="30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9B8004B" w14:textId="095E69D1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042B2" w14:textId="182AAF3C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B6D78" w14:textId="7131BFB6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E38762" w14:textId="42DAFA00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酒店住宿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D9EEF" w14:textId="78C61315" w:rsidR="00133A07" w:rsidRPr="00133A07" w:rsidRDefault="00133A07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中国大陆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56F29E" w14:textId="2D647E18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0.05350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CA66F49" w14:textId="64730FE2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tCO2/间*晚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8084632" w14:textId="51AC7895" w:rsidR="00133A07" w:rsidRDefault="00133A07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133A07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</w:tbl>
    <w:p w14:paraId="14BADFA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023CCAF" w14:textId="1A6FE1AE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7 </w:t>
      </w:r>
      <w:r w:rsidR="007E7D77">
        <w:rPr>
          <w:rFonts w:eastAsia="宋体" w:cs="Arial" w:hint="eastAsia"/>
          <w:iCs/>
          <w:sz w:val="24"/>
          <w:lang w:val="en-US" w:eastAsia="zh-CN"/>
        </w:rPr>
        <w:t>员工通勤产生的排放因子表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8"/>
        <w:gridCol w:w="1303"/>
        <w:gridCol w:w="1135"/>
        <w:gridCol w:w="1101"/>
        <w:gridCol w:w="1044"/>
        <w:gridCol w:w="1101"/>
        <w:gridCol w:w="1040"/>
        <w:gridCol w:w="1135"/>
      </w:tblGrid>
      <w:tr w:rsidR="007E7D77" w14:paraId="536D0406" w14:textId="77777777" w:rsidTr="008467BB">
        <w:trPr>
          <w:trHeight w:val="315"/>
        </w:trPr>
        <w:tc>
          <w:tcPr>
            <w:tcW w:w="25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870316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lastRenderedPageBreak/>
              <w:t>编号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632563B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33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6E34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AD36E2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C356133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10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66DEC09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0A900DC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8467BB" w14:paraId="19CFBE39" w14:textId="77777777" w:rsidTr="008467BB">
        <w:trPr>
          <w:trHeight w:val="315"/>
        </w:trPr>
        <w:tc>
          <w:tcPr>
            <w:tcW w:w="25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84042A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448FC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3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2F02BE7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17523F3D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950D6BC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D4AC064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7C38AD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3B2B4D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电动公交车运输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0.00880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电动公交车运输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0.00880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CPCD, China Products Carbon Footprint Factors Database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transport,passenger,electic bicycle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0.02702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kgCO2/passenger*km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transport,passenger car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0.37143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  <w:tr w:rsidR="008467BB" w14:paraId="3044DE9F" w14:textId="77777777" w:rsidTr="008467BB">
        <w:trPr>
          <w:trHeight w:val="300"/>
        </w:trPr>
        <w:tc>
          <w:tcPr>
            <w:tcW w:w="2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C0A645F" w14:textId="7E9F2431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93EAC" w14:textId="1B07FB36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A5FBC4" w14:textId="3D70FB8C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8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B85948" w14:textId="10B36AD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transport,passenger car</w:t>
            </w:r>
          </w:p>
        </w:tc>
        <w:tc>
          <w:tcPr>
            <w:tcW w:w="4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45F926" w14:textId="12FB281F" w:rsidR="007E7D77" w:rsidRPr="008467BB" w:rsidRDefault="008467BB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38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73E00D" w14:textId="4C2985C2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0.37143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66723DF" w14:textId="64DC97ED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kgCO2/km</w:t>
            </w:r>
          </w:p>
        </w:tc>
        <w:tc>
          <w:tcPr>
            <w:tcW w:w="15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D7F0FD" w14:textId="1C63CAB4" w:rsidR="007E7D77" w:rsidRDefault="008467BB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8467BB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0E72F7EE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45F40FCD" w14:textId="77777777" w:rsidR="00C726E1" w:rsidRDefault="00C726E1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B9E24EC" w14:textId="7F32FA35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9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外销产品加工产生的排放因子表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6"/>
        <w:gridCol w:w="1476"/>
        <w:gridCol w:w="1282"/>
        <w:gridCol w:w="1242"/>
        <w:gridCol w:w="1242"/>
        <w:gridCol w:w="1172"/>
        <w:gridCol w:w="1282"/>
      </w:tblGrid>
      <w:tr w:rsidR="007E7D77" w14:paraId="5A32E29A" w14:textId="77777777" w:rsidTr="00C70420">
        <w:trPr>
          <w:trHeight w:val="315"/>
        </w:trPr>
        <w:tc>
          <w:tcPr>
            <w:tcW w:w="33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CFB6C2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3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4717FF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147187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F82A975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108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42ABBCA1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14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1703F2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21E1DE0E" w14:textId="77777777" w:rsidTr="00C70420">
        <w:trPr>
          <w:trHeight w:val="315"/>
        </w:trPr>
        <w:tc>
          <w:tcPr>
            <w:tcW w:w="33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C135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E27C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8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C1DB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B1A9C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ACA179F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5F905A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424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BB2A9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0.78559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厂商反馈《细化收资清单 锻材》</w:t>
            </w: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1.00597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厂商反馈《细化收资清单 棒材》</w:t>
            </w: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0.09545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厂商反馈《细化收资清单 管材》</w:t>
            </w:r>
          </w:p>
        </w:tc>
      </w:tr>
      <w:tr w:rsidR="007E7D77" w14:paraId="4998C04B" w14:textId="77777777" w:rsidTr="00C70420">
        <w:trPr>
          <w:trHeight w:val="300"/>
        </w:trPr>
        <w:tc>
          <w:tcPr>
            <w:tcW w:w="3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E5BC3D" w14:textId="49A6EE3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8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0732A01" w14:textId="287C42BF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1F4AE5" w14:textId="28096AC4" w:rsidR="007E7D77" w:rsidRPr="00C70420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83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489078F" w14:textId="14A9C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hot rolling, steel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F3E705" w14:textId="5BEF0946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0.29021</w:t>
            </w:r>
          </w:p>
        </w:tc>
        <w:tc>
          <w:tcPr>
            <w:tcW w:w="5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F27E23" w14:textId="6E121E1B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142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</w:tcPr>
          <w:p w14:paraId="3BDDDDF4" w14:textId="63633FCA" w:rsidR="007E7D77" w:rsidRDefault="00C70420" w:rsidP="00C70420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36017336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0E13B92F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70ADBB00" w14:textId="6E432A56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11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外销产品使用产生的排放因子表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4"/>
        <w:gridCol w:w="727"/>
        <w:gridCol w:w="651"/>
        <w:gridCol w:w="636"/>
        <w:gridCol w:w="937"/>
        <w:gridCol w:w="608"/>
        <w:gridCol w:w="937"/>
        <w:gridCol w:w="672"/>
        <w:gridCol w:w="670"/>
        <w:gridCol w:w="672"/>
        <w:gridCol w:w="623"/>
        <w:gridCol w:w="622"/>
        <w:gridCol w:w="623"/>
      </w:tblGrid>
      <w:tr w:rsidR="007D2F2A" w:rsidRPr="00443D14" w14:paraId="5A91243C" w14:textId="77777777" w:rsidTr="00C70420">
        <w:trPr>
          <w:trHeight w:val="300"/>
        </w:trPr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3EBEDC7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4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0DD206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25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63EE4C8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5DB93C4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设施</w:t>
            </w:r>
          </w:p>
        </w:tc>
        <w:tc>
          <w:tcPr>
            <w:tcW w:w="10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3C08823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低位发热量</w:t>
            </w:r>
          </w:p>
        </w:tc>
        <w:tc>
          <w:tcPr>
            <w:tcW w:w="21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3C33A0EC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100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3B16177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氧化率</w:t>
            </w:r>
          </w:p>
        </w:tc>
        <w:tc>
          <w:tcPr>
            <w:tcW w:w="87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6F4E300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基于热值排放系数，t GHG/GJ</w:t>
            </w:r>
          </w:p>
        </w:tc>
        <w:tc>
          <w:tcPr>
            <w:tcW w:w="8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5BB56FDC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排放因子，t GHG/10000m³</w:t>
            </w:r>
          </w:p>
        </w:tc>
      </w:tr>
      <w:tr w:rsidR="007D2F2A" w:rsidRPr="00443D14" w14:paraId="6E7108C6" w14:textId="77777777" w:rsidTr="00C70420">
        <w:trPr>
          <w:trHeight w:val="300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7FF6C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E7BB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E19FD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7E351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85D30" w14:textId="77777777" w:rsidR="007E7D77" w:rsidRPr="00443D14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CE36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2A3F1" w14:textId="77777777" w:rsidR="007E7D77" w:rsidRPr="00443D14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498227B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IPCC-2006缺省值</w:t>
            </w:r>
          </w:p>
        </w:tc>
        <w:tc>
          <w:tcPr>
            <w:tcW w:w="80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B6F7890" w14:textId="77777777" w:rsidR="007E7D77" w:rsidRPr="00443D14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计算值</w:t>
            </w:r>
          </w:p>
        </w:tc>
      </w:tr>
      <w:tr w:rsidR="007D2F2A" w:rsidRPr="00443D14" w14:paraId="7E1F2E04" w14:textId="77777777" w:rsidTr="00C70420">
        <w:trPr>
          <w:trHeight w:val="315"/>
        </w:trPr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A7351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6A6B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5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7A955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7ECE2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D076D20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21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221FE" w14:textId="77777777" w:rsidR="007E7D77" w:rsidRPr="00443D14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10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240EDE0C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企业温室气体排放核算与报告指南</w:t>
            </w: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 xml:space="preserve"> </w:t>
            </w:r>
            <w:r w:rsidRPr="00443D14"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钢铁行业</w:t>
            </w:r>
          </w:p>
        </w:tc>
        <w:tc>
          <w:tcPr>
            <w:tcW w:w="2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96944DA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CO2</w:t>
            </w:r>
          </w:p>
        </w:tc>
        <w:tc>
          <w:tcPr>
            <w:tcW w:w="2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06835EE0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CH4</w:t>
            </w:r>
          </w:p>
        </w:tc>
        <w:tc>
          <w:tcPr>
            <w:tcW w:w="3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78DB7EA1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N2O</w:t>
            </w:r>
          </w:p>
        </w:tc>
        <w:tc>
          <w:tcPr>
            <w:tcW w:w="2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1795DCBA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CO2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6B419752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CH4</w:t>
            </w:r>
          </w:p>
        </w:tc>
        <w:tc>
          <w:tcPr>
            <w:tcW w:w="2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  <w:hideMark/>
          </w:tcPr>
          <w:p w14:paraId="4E571721" w14:textId="77777777" w:rsidR="007E7D77" w:rsidRPr="00443D14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 w:rsidRPr="00443D14"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N2O</w:t>
            </w:r>
          </w:p>
        </w:tc>
      </w:tr>
      <w:tr w:rsidR="007D2F2A" w:rsidRPr="00443D14" w14:paraId="3A62A9E7" w14:textId="77777777" w:rsidTr="00C70420">
        <w:trPr>
          <w:trHeight w:val="285"/>
        </w:trPr>
        <w:tc>
          <w:tcPr>
            <w:tcW w:w="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355847" w14:textId="5DB4E480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4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28842FB" w14:textId="78E62824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类别11 外销产品使用产生的排放</w:t>
            </w:r>
          </w:p>
        </w:tc>
        <w:tc>
          <w:tcPr>
            <w:tcW w:w="2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7E70F2" w14:textId="367E4FFB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DBFE4FC" w14:textId="231ABD1A" w:rsidR="007E7D77" w:rsidRPr="007D2F2A" w:rsidRDefault="00C70420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/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C04EB1" w14:textId="240D830D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173.85</w:t>
            </w:r>
          </w:p>
        </w:tc>
        <w:tc>
          <w:tcPr>
            <w:tcW w:w="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D97D084" w14:textId="50E86A9A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GJ/104Nm3</w:t>
            </w:r>
          </w:p>
        </w:tc>
        <w:tc>
          <w:tcPr>
            <w:tcW w:w="10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27273A" w14:textId="38992668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0.99</w:t>
            </w:r>
          </w:p>
        </w:tc>
        <w:tc>
          <w:tcPr>
            <w:tcW w:w="2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D18BCA7" w14:textId="214E07A4" w:rsidR="007E7D77" w:rsidRPr="00443D14" w:rsidRDefault="00C70420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C70420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0.04</w:t>
            </w:r>
          </w:p>
        </w:tc>
        <w:tc>
          <w:tcPr>
            <w:tcW w:w="2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0A31AD" w14:textId="444EE963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3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7209FFA" w14:textId="46FE0F1B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A60367" w14:textId="39949950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7.64193</w:t>
            </w: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0DD4821" w14:textId="6ED4734B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0.00017</w:t>
            </w:r>
          </w:p>
        </w:tc>
        <w:tc>
          <w:tcPr>
            <w:tcW w:w="25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424FF4B" w14:textId="33F098C7" w:rsidR="007E7D77" w:rsidRPr="00443D14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0.00002</w:t>
            </w:r>
          </w:p>
        </w:tc>
      </w:tr>
    </w:tbl>
    <w:p w14:paraId="761CCB98" w14:textId="77777777" w:rsidR="007E7D77" w:rsidRPr="00443D14" w:rsidRDefault="007E7D77" w:rsidP="007E7D77">
      <w:pPr>
        <w:pStyle w:val="afb"/>
        <w:spacing w:before="0" w:line="360" w:lineRule="auto"/>
        <w:ind w:left="440"/>
        <w:rPr>
          <w:rFonts w:eastAsia="宋体" w:cs="Arial"/>
          <w:iCs/>
          <w:sz w:val="24"/>
          <w:lang w:val="en-US" w:eastAsia="zh-CN"/>
        </w:rPr>
      </w:pPr>
    </w:p>
    <w:p w14:paraId="49BB8DC4" w14:textId="111291E5" w:rsidR="007E7D77" w:rsidRDefault="00C70420" w:rsidP="007E7D77">
      <w:pPr>
        <w:pStyle w:val="afb"/>
        <w:numPr>
          <w:ilvl w:val="0"/>
          <w:numId w:val="19"/>
        </w:numPr>
        <w:spacing w:before="0" w:line="360" w:lineRule="auto"/>
        <w:rPr>
          <w:rFonts w:eastAsia="宋体" w:cs="Arial"/>
          <w:iCs/>
          <w:sz w:val="24"/>
          <w:lang w:val="en-US"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范围三</w:t>
      </w:r>
      <w:r>
        <w:rPr>
          <w:rFonts w:eastAsia="宋体" w:cs="Arial" w:hint="eastAsia"/>
          <w:iCs/>
          <w:sz w:val="24"/>
          <w:lang w:val="en-US" w:eastAsia="zh-CN"/>
        </w:rPr>
        <w:t xml:space="preserve"> </w:t>
      </w:r>
      <w:r>
        <w:rPr>
          <w:rFonts w:eastAsia="宋体" w:cs="Arial" w:hint="eastAsia"/>
          <w:iCs/>
          <w:sz w:val="24"/>
          <w:lang w:val="en-US" w:eastAsia="zh-CN"/>
        </w:rPr>
        <w:t>类别</w:t>
      </w:r>
      <w:r>
        <w:rPr>
          <w:rFonts w:eastAsia="宋体" w:cs="Arial" w:hint="eastAsia"/>
          <w:iCs/>
          <w:sz w:val="24"/>
          <w:lang w:val="en-US" w:eastAsia="zh-CN"/>
        </w:rPr>
        <w:t xml:space="preserve">12 </w:t>
      </w:r>
      <w:r w:rsidR="007E7D77">
        <w:rPr>
          <w:rFonts w:eastAsia="宋体" w:cs="Arial" w:hint="eastAsia"/>
          <w:iCs/>
          <w:sz w:val="24"/>
          <w:lang w:val="en-US" w:eastAsia="zh-CN"/>
        </w:rPr>
        <w:t>外销产品</w:t>
      </w:r>
      <w:r w:rsidR="00C726E1">
        <w:rPr>
          <w:rFonts w:eastAsia="宋体" w:cs="Arial" w:hint="eastAsia"/>
          <w:iCs/>
          <w:sz w:val="24"/>
          <w:lang w:val="en-US" w:eastAsia="zh-CN"/>
        </w:rPr>
        <w:t>报废</w:t>
      </w:r>
      <w:r w:rsidR="007E7D77">
        <w:rPr>
          <w:rFonts w:eastAsia="宋体" w:cs="Arial" w:hint="eastAsia"/>
          <w:iCs/>
          <w:sz w:val="24"/>
          <w:lang w:val="en-US" w:eastAsia="zh-CN"/>
        </w:rPr>
        <w:t>产生的排放因子表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05"/>
        <w:gridCol w:w="1296"/>
        <w:gridCol w:w="1135"/>
        <w:gridCol w:w="1102"/>
        <w:gridCol w:w="1048"/>
        <w:gridCol w:w="1102"/>
        <w:gridCol w:w="1044"/>
        <w:gridCol w:w="1135"/>
      </w:tblGrid>
      <w:tr w:rsidR="007E7D77" w14:paraId="62D77D58" w14:textId="77777777" w:rsidTr="007D2F2A">
        <w:trPr>
          <w:trHeight w:val="300"/>
        </w:trPr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3B3A624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编号</w:t>
            </w:r>
          </w:p>
        </w:tc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49DA3CD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排放类别</w:t>
            </w:r>
          </w:p>
        </w:tc>
        <w:tc>
          <w:tcPr>
            <w:tcW w:w="47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45C597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排放源</w:t>
            </w:r>
          </w:p>
        </w:tc>
        <w:tc>
          <w:tcPr>
            <w:tcW w:w="87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75E1433B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Activity name</w:t>
            </w:r>
          </w:p>
        </w:tc>
        <w:tc>
          <w:tcPr>
            <w:tcW w:w="6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DDD2B30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Geography</w:t>
            </w:r>
          </w:p>
        </w:tc>
        <w:tc>
          <w:tcPr>
            <w:tcW w:w="94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6600" w:themeFill="accent3"/>
            <w:noWrap/>
            <w:vAlign w:val="center"/>
          </w:tcPr>
          <w:p w14:paraId="08CEBAE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  <w:t>CO</w:t>
            </w:r>
            <w:r>
              <w:rPr>
                <w:rFonts w:eastAsia="PMingLiU" w:cs="Arial"/>
                <w:b/>
                <w:bCs/>
                <w:color w:val="FFFFFF"/>
                <w:sz w:val="24"/>
                <w:vertAlign w:val="subscript"/>
                <w:lang w:val="en-US" w:eastAsia="zh-CN"/>
              </w:rPr>
              <w:t>2</w:t>
            </w:r>
          </w:p>
        </w:tc>
        <w:tc>
          <w:tcPr>
            <w:tcW w:w="82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6600" w:themeFill="accent3"/>
            <w:noWrap/>
            <w:vAlign w:val="center"/>
          </w:tcPr>
          <w:p w14:paraId="7DE55AC0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引用源</w:t>
            </w:r>
          </w:p>
        </w:tc>
      </w:tr>
      <w:tr w:rsidR="007E7D77" w14:paraId="7760AF26" w14:textId="77777777" w:rsidTr="007D2F2A">
        <w:trPr>
          <w:trHeight w:val="300"/>
        </w:trPr>
        <w:tc>
          <w:tcPr>
            <w:tcW w:w="35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7FF0941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B6D877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47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43F22C0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87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3C8F0B6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6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6600" w:themeFill="accent3"/>
            <w:vAlign w:val="center"/>
          </w:tcPr>
          <w:p w14:paraId="56B5AE4F" w14:textId="77777777" w:rsidR="007E7D77" w:rsidRDefault="007E7D77" w:rsidP="00E115D8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12ECED82" w14:textId="77777777" w:rsidR="007E7D77" w:rsidRDefault="007E7D77" w:rsidP="00E115D8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FFFFFF"/>
                <w:sz w:val="24"/>
                <w:lang w:val="en-US" w:eastAsia="zh-CN"/>
              </w:rPr>
              <w:t>排放因子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266061C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单位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6600" w:themeFill="accent3"/>
            <w:noWrap/>
            <w:vAlign w:val="center"/>
          </w:tcPr>
          <w:p w14:paraId="5A93E90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 w:val="24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color w:val="FFFFFF"/>
                <w:sz w:val="24"/>
                <w:lang w:val="en-US" w:eastAsia="zh-CN"/>
              </w:rPr>
              <w:t>缺省排放因子</w:t>
            </w:r>
          </w:p>
        </w:tc>
      </w:tr>
      <w:tr w:rsidR="007D2F2A" w14:paraId="21DE2E61" w14:textId="77777777" w:rsidTr="007D2F2A">
        <w:trPr>
          <w:trHeight w:val="720"/>
        </w:trPr>
        <w:tc>
          <w:tcPr>
            <w:tcW w:w="3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B0CB96" w14:textId="2436B7A2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lastRenderedPageBreak/>
              <w:t xml:space="preserve">1</w:t>
            </w:r>
          </w:p>
        </w:tc>
        <w:tc>
          <w:tcPr>
            <w:tcW w:w="8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7F0998" w14:textId="0BF023A8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4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9FC65E" w14:textId="6E2417BF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8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189B5D3" w14:textId="4B59E10E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treatment of scrap steel, inert material landfill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1149E7" w14:textId="5876F315" w:rsidR="007D2F2A" w:rsidRPr="007D2F2A" w:rsidRDefault="007D2F2A" w:rsidP="00E115D8">
            <w:pPr>
              <w:spacing w:before="0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Rest-of-World (RoW)</w:t>
            </w:r>
          </w:p>
        </w:tc>
        <w:tc>
          <w:tcPr>
            <w:tcW w:w="5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4CEC1F" w14:textId="51C57C80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0.00626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0B4CDD" w14:textId="38ABCD7D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kgCO2/kg</w:t>
            </w:r>
          </w:p>
        </w:tc>
        <w:tc>
          <w:tcPr>
            <w:tcW w:w="8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906778" w14:textId="793D9E21" w:rsidR="007D2F2A" w:rsidRDefault="007D2F2A" w:rsidP="00E115D8">
            <w:pPr>
              <w:spacing w:before="0"/>
              <w:jc w:val="center"/>
              <w:rPr>
                <w:rFonts w:eastAsia="PMingLiU" w:cs="Arial"/>
                <w:color w:val="000000"/>
                <w:szCs w:val="20"/>
                <w:lang w:val="en-US" w:eastAsia="zh-CN"/>
              </w:rPr>
            </w:pPr>
            <w:r w:rsidRPr="007D2F2A">
              <w:rPr>
                <w:rFonts w:eastAsia="PMingLiU" w:cs="Arial"/>
                <w:color w:val="000000"/>
                <w:szCs w:val="20"/>
                <w:lang w:val="en-US" w:eastAsia="zh-CN"/>
              </w:rPr>
              <w:t xml:space="preserve">ecoinvent 3.10-cut off</w:t>
            </w:r>
          </w:p>
        </w:tc>
      </w:tr>
    </w:tbl>
    <w:p w14:paraId="63C39CDA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57C55D42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2DCFAE06" w14:textId="77777777" w:rsidR="00C726E1" w:rsidRDefault="00C726E1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571FCA6C" w14:textId="77777777" w:rsidR="007D2F2A" w:rsidRDefault="007D2F2A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val="en-US" w:eastAsia="zh-CN"/>
        </w:rPr>
      </w:pPr>
    </w:p>
    <w:p w14:paraId="6265481D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92" w:name="_Toc198906615"/>
      <w:bookmarkStart w:id="93" w:name="_Toc204099789"/>
      <w:r>
        <w:t>量化排除情况</w:t>
      </w:r>
      <w:bookmarkEnd w:id="92"/>
      <w:bookmarkEnd w:id="93"/>
    </w:p>
    <w:p w14:paraId="628C671C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本次盘查对已识别的排放源进行量化，不涉及免除量化。</w:t>
      </w:r>
    </w:p>
    <w:p w14:paraId="3F5C9090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5D22B3A9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94" w:name="_Toc198906616"/>
      <w:bookmarkStart w:id="95" w:name="_Toc204099790"/>
      <w:r>
        <w:t>不确定性评价</w:t>
      </w:r>
      <w:bookmarkEnd w:id="94"/>
      <w:bookmarkEnd w:id="95"/>
    </w:p>
    <w:p w14:paraId="175341F3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96" w:name="_Toc198906617"/>
      <w:bookmarkStart w:id="97" w:name="_Toc204099791"/>
      <w:r>
        <w:t>数据分级作业</w:t>
      </w:r>
      <w:bookmarkEnd w:id="96"/>
      <w:bookmarkEnd w:id="97"/>
    </w:p>
    <w:p w14:paraId="7015BBCD" w14:textId="77777777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不确定性评价数据品质等级</w:t>
      </w:r>
    </w:p>
    <w:tbl>
      <w:tblPr>
        <w:tblStyle w:val="af3"/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0"/>
        <w:gridCol w:w="1711"/>
        <w:gridCol w:w="1428"/>
        <w:gridCol w:w="1310"/>
        <w:gridCol w:w="1311"/>
        <w:gridCol w:w="1168"/>
        <w:gridCol w:w="1169"/>
      </w:tblGrid>
      <w:tr w:rsidR="007E7D77" w14:paraId="0DA1346F" w14:textId="77777777" w:rsidTr="00E11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1"/>
        </w:trPr>
        <w:tc>
          <w:tcPr>
            <w:tcW w:w="1250" w:type="dxa"/>
            <w:tcBorders>
              <w:bottom w:val="nil"/>
            </w:tcBorders>
            <w:shd w:val="clear" w:color="auto" w:fill="FF6600" w:themeFill="accent3"/>
            <w:vAlign w:val="center"/>
          </w:tcPr>
          <w:p w14:paraId="0CD28DF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数据等级</w:t>
            </w:r>
          </w:p>
          <w:p w14:paraId="049D75E2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数据种类</w:t>
            </w:r>
          </w:p>
        </w:tc>
        <w:tc>
          <w:tcPr>
            <w:tcW w:w="8097" w:type="dxa"/>
            <w:gridSpan w:val="6"/>
            <w:tcBorders>
              <w:bottom w:val="nil"/>
            </w:tcBorders>
            <w:shd w:val="clear" w:color="auto" w:fill="FF6600" w:themeFill="accent3"/>
            <w:vAlign w:val="center"/>
          </w:tcPr>
          <w:p w14:paraId="27C00C36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数据品质等级</w:t>
            </w:r>
          </w:p>
        </w:tc>
      </w:tr>
      <w:tr w:rsidR="007E7D77" w14:paraId="43F3B576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7C653E5E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活动数据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53169741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X=6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24B5833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Y=3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627880D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Z=1</w:t>
            </w:r>
          </w:p>
        </w:tc>
      </w:tr>
      <w:tr w:rsidR="007E7D77" w14:paraId="45221596" w14:textId="77777777" w:rsidTr="00E115D8">
        <w:trPr>
          <w:trHeight w:val="387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77854548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4EBFDE0E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自动连续量测</w:t>
            </w:r>
          </w:p>
        </w:tc>
        <w:tc>
          <w:tcPr>
            <w:tcW w:w="2621" w:type="dxa"/>
            <w:gridSpan w:val="2"/>
          </w:tcPr>
          <w:p w14:paraId="31B6A58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定期量测（采购单）</w:t>
            </w:r>
          </w:p>
        </w:tc>
        <w:tc>
          <w:tcPr>
            <w:tcW w:w="2337" w:type="dxa"/>
            <w:gridSpan w:val="2"/>
          </w:tcPr>
          <w:p w14:paraId="46F8780B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自行推估</w:t>
            </w:r>
          </w:p>
        </w:tc>
      </w:tr>
      <w:tr w:rsidR="007E7D77" w14:paraId="051E43F3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47A3024B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排放系数</w:t>
            </w:r>
          </w:p>
        </w:tc>
        <w:tc>
          <w:tcPr>
            <w:tcW w:w="1711" w:type="dxa"/>
            <w:shd w:val="clear" w:color="auto" w:fill="BFBFBF" w:themeFill="background1" w:themeFillShade="BF"/>
          </w:tcPr>
          <w:p w14:paraId="539BD92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A=6</w:t>
            </w:r>
          </w:p>
        </w:tc>
        <w:tc>
          <w:tcPr>
            <w:tcW w:w="1428" w:type="dxa"/>
            <w:shd w:val="clear" w:color="auto" w:fill="BFBFBF" w:themeFill="background1" w:themeFillShade="BF"/>
          </w:tcPr>
          <w:p w14:paraId="1CE77CB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B=5</w:t>
            </w:r>
          </w:p>
        </w:tc>
        <w:tc>
          <w:tcPr>
            <w:tcW w:w="1310" w:type="dxa"/>
            <w:shd w:val="clear" w:color="auto" w:fill="BFBFBF" w:themeFill="background1" w:themeFillShade="BF"/>
          </w:tcPr>
          <w:p w14:paraId="77A7A156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C=4</w:t>
            </w:r>
          </w:p>
        </w:tc>
        <w:tc>
          <w:tcPr>
            <w:tcW w:w="1311" w:type="dxa"/>
            <w:shd w:val="clear" w:color="auto" w:fill="BFBFBF" w:themeFill="background1" w:themeFillShade="BF"/>
          </w:tcPr>
          <w:p w14:paraId="74E556ED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D=3</w:t>
            </w:r>
          </w:p>
        </w:tc>
        <w:tc>
          <w:tcPr>
            <w:tcW w:w="1168" w:type="dxa"/>
            <w:shd w:val="clear" w:color="auto" w:fill="BFBFBF" w:themeFill="background1" w:themeFillShade="BF"/>
          </w:tcPr>
          <w:p w14:paraId="1D44B78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E=2</w:t>
            </w:r>
          </w:p>
        </w:tc>
        <w:tc>
          <w:tcPr>
            <w:tcW w:w="1169" w:type="dxa"/>
            <w:shd w:val="clear" w:color="auto" w:fill="BFBFBF" w:themeFill="background1" w:themeFillShade="BF"/>
          </w:tcPr>
          <w:p w14:paraId="7040E85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F=1</w:t>
            </w:r>
          </w:p>
        </w:tc>
      </w:tr>
      <w:tr w:rsidR="007E7D77" w14:paraId="48E3AEAB" w14:textId="77777777" w:rsidTr="00E115D8">
        <w:trPr>
          <w:trHeight w:val="753"/>
        </w:trPr>
        <w:tc>
          <w:tcPr>
            <w:tcW w:w="1250" w:type="dxa"/>
            <w:vMerge/>
            <w:shd w:val="clear" w:color="auto" w:fill="FF6600" w:themeFill="accent3"/>
            <w:vAlign w:val="center"/>
          </w:tcPr>
          <w:p w14:paraId="75217BF1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</w:p>
        </w:tc>
        <w:tc>
          <w:tcPr>
            <w:tcW w:w="1711" w:type="dxa"/>
          </w:tcPr>
          <w:p w14:paraId="209CD55F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量测</w:t>
            </w:r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质量平衡所得系数</w:t>
            </w:r>
          </w:p>
        </w:tc>
        <w:tc>
          <w:tcPr>
            <w:tcW w:w="1428" w:type="dxa"/>
          </w:tcPr>
          <w:p w14:paraId="3BB26B10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同制程</w:t>
            </w:r>
            <w:r>
              <w:rPr>
                <w:rFonts w:eastAsia="宋体" w:cs="Arial"/>
                <w:szCs w:val="20"/>
                <w:lang w:eastAsia="zh-CN"/>
              </w:rPr>
              <w:t>/</w:t>
            </w:r>
            <w:r>
              <w:rPr>
                <w:rFonts w:eastAsia="宋体" w:cs="Arial"/>
                <w:szCs w:val="20"/>
                <w:lang w:eastAsia="zh-CN"/>
              </w:rPr>
              <w:t>设备经验系数</w:t>
            </w:r>
          </w:p>
        </w:tc>
        <w:tc>
          <w:tcPr>
            <w:tcW w:w="1310" w:type="dxa"/>
          </w:tcPr>
          <w:p w14:paraId="46C21E9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工厂提供系数</w:t>
            </w:r>
          </w:p>
        </w:tc>
        <w:tc>
          <w:tcPr>
            <w:tcW w:w="1311" w:type="dxa"/>
          </w:tcPr>
          <w:p w14:paraId="201BDE79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区域排放系数</w:t>
            </w:r>
          </w:p>
        </w:tc>
        <w:tc>
          <w:tcPr>
            <w:tcW w:w="1168" w:type="dxa"/>
          </w:tcPr>
          <w:p w14:paraId="68327F1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国家排放系数</w:t>
            </w:r>
          </w:p>
        </w:tc>
        <w:tc>
          <w:tcPr>
            <w:tcW w:w="1169" w:type="dxa"/>
          </w:tcPr>
          <w:p w14:paraId="7442FCA8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国际排放系数</w:t>
            </w:r>
          </w:p>
        </w:tc>
      </w:tr>
      <w:tr w:rsidR="007E7D77" w14:paraId="63ED567B" w14:textId="77777777" w:rsidTr="00E115D8">
        <w:trPr>
          <w:trHeight w:val="322"/>
        </w:trPr>
        <w:tc>
          <w:tcPr>
            <w:tcW w:w="1250" w:type="dxa"/>
            <w:vMerge w:val="restart"/>
            <w:shd w:val="clear" w:color="auto" w:fill="FF6600" w:themeFill="accent3"/>
            <w:vAlign w:val="center"/>
          </w:tcPr>
          <w:p w14:paraId="61B0B6D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color w:val="FFFFFF" w:themeColor="background1"/>
                <w:szCs w:val="20"/>
                <w:lang w:eastAsia="zh-CN"/>
              </w:rPr>
            </w:pPr>
            <w:r>
              <w:rPr>
                <w:rFonts w:eastAsia="宋体" w:cs="Arial"/>
                <w:color w:val="FFFFFF" w:themeColor="background1"/>
                <w:szCs w:val="20"/>
                <w:lang w:eastAsia="zh-CN"/>
              </w:rPr>
              <w:t>校准频率</w:t>
            </w:r>
          </w:p>
        </w:tc>
        <w:tc>
          <w:tcPr>
            <w:tcW w:w="3139" w:type="dxa"/>
            <w:gridSpan w:val="2"/>
            <w:shd w:val="clear" w:color="auto" w:fill="BFBFBF" w:themeFill="background1" w:themeFillShade="BF"/>
          </w:tcPr>
          <w:p w14:paraId="5363B624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L=6</w:t>
            </w:r>
          </w:p>
        </w:tc>
        <w:tc>
          <w:tcPr>
            <w:tcW w:w="2621" w:type="dxa"/>
            <w:gridSpan w:val="2"/>
            <w:shd w:val="clear" w:color="auto" w:fill="BFBFBF" w:themeFill="background1" w:themeFillShade="BF"/>
          </w:tcPr>
          <w:p w14:paraId="334F60F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M=3</w:t>
            </w:r>
          </w:p>
        </w:tc>
        <w:tc>
          <w:tcPr>
            <w:tcW w:w="2337" w:type="dxa"/>
            <w:gridSpan w:val="2"/>
            <w:shd w:val="clear" w:color="auto" w:fill="BFBFBF" w:themeFill="background1" w:themeFillShade="BF"/>
          </w:tcPr>
          <w:p w14:paraId="0747AE10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S=1</w:t>
            </w:r>
          </w:p>
        </w:tc>
      </w:tr>
      <w:tr w:rsidR="007E7D77" w14:paraId="0FA5F54E" w14:textId="77777777" w:rsidTr="00E115D8">
        <w:trPr>
          <w:trHeight w:val="1156"/>
        </w:trPr>
        <w:tc>
          <w:tcPr>
            <w:tcW w:w="1250" w:type="dxa"/>
            <w:vMerge/>
            <w:shd w:val="clear" w:color="auto" w:fill="FF6600" w:themeFill="accent3"/>
          </w:tcPr>
          <w:p w14:paraId="231B8F24" w14:textId="77777777" w:rsidR="007E7D77" w:rsidRDefault="007E7D77" w:rsidP="00E115D8">
            <w:pPr>
              <w:spacing w:before="0"/>
              <w:rPr>
                <w:rFonts w:eastAsia="宋体" w:cs="Arial"/>
                <w:szCs w:val="20"/>
                <w:lang w:eastAsia="zh-CN"/>
              </w:rPr>
            </w:pPr>
          </w:p>
        </w:tc>
        <w:tc>
          <w:tcPr>
            <w:tcW w:w="3139" w:type="dxa"/>
            <w:gridSpan w:val="2"/>
          </w:tcPr>
          <w:p w14:paraId="734F257A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依规定执行校准工作且校准结果在容许误差范围内</w:t>
            </w:r>
          </w:p>
        </w:tc>
        <w:tc>
          <w:tcPr>
            <w:tcW w:w="2621" w:type="dxa"/>
            <w:gridSpan w:val="2"/>
          </w:tcPr>
          <w:p w14:paraId="3E5DAB83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依规定执行校准工作但校准结果超出容许误差范围内</w:t>
            </w:r>
          </w:p>
          <w:p w14:paraId="2A899389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无法执行校准但数据来源可供查证</w:t>
            </w:r>
          </w:p>
        </w:tc>
        <w:tc>
          <w:tcPr>
            <w:tcW w:w="2337" w:type="dxa"/>
            <w:gridSpan w:val="2"/>
          </w:tcPr>
          <w:p w14:paraId="7AEDCB87" w14:textId="77777777" w:rsidR="007E7D77" w:rsidRDefault="007E7D77" w:rsidP="00E115D8">
            <w:pPr>
              <w:spacing w:before="0"/>
              <w:jc w:val="center"/>
              <w:rPr>
                <w:rFonts w:eastAsia="宋体" w:cs="Arial"/>
                <w:szCs w:val="20"/>
                <w:lang w:eastAsia="zh-CN"/>
              </w:rPr>
            </w:pPr>
            <w:r>
              <w:rPr>
                <w:rFonts w:eastAsia="宋体" w:cs="Arial"/>
                <w:szCs w:val="20"/>
                <w:lang w:eastAsia="zh-CN"/>
              </w:rPr>
              <w:t>未依规定执行校准工作</w:t>
            </w:r>
          </w:p>
        </w:tc>
      </w:tr>
    </w:tbl>
    <w:p w14:paraId="6CC05D2B" w14:textId="77777777" w:rsidR="007E7D77" w:rsidRDefault="007E7D77" w:rsidP="007E7D77">
      <w:pPr>
        <w:rPr>
          <w:rFonts w:eastAsia="宋体" w:cs="Arial"/>
          <w:iCs/>
          <w:sz w:val="24"/>
          <w:lang w:eastAsia="zh-CN"/>
        </w:rPr>
      </w:pPr>
    </w:p>
    <w:p w14:paraId="2AC31E6D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98" w:name="_Toc198906618"/>
      <w:bookmarkStart w:id="99" w:name="_Toc204099792"/>
      <w:r>
        <w:t>不确定性计算</w:t>
      </w:r>
      <w:bookmarkEnd w:id="98"/>
      <w:bookmarkEnd w:id="99"/>
    </w:p>
    <w:p w14:paraId="1A731357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单个源</w:t>
      </w:r>
      <w:r>
        <w:rPr>
          <w:rFonts w:eastAsia="宋体" w:cs="Arial"/>
          <w:iCs/>
          <w:sz w:val="24"/>
          <w:lang w:eastAsia="zh-CN"/>
        </w:rPr>
        <w:t>/</w:t>
      </w:r>
      <w:r>
        <w:rPr>
          <w:rFonts w:eastAsia="宋体" w:cs="Arial"/>
          <w:iCs/>
          <w:sz w:val="24"/>
          <w:lang w:eastAsia="zh-CN"/>
        </w:rPr>
        <w:t>汇不确定性数据评分</w:t>
      </w:r>
      <w:r>
        <w:rPr>
          <w:rFonts w:eastAsia="宋体" w:cs="Arial"/>
          <w:iCs/>
          <w:sz w:val="24"/>
          <w:lang w:eastAsia="zh-CN"/>
        </w:rPr>
        <w:t>=</w:t>
      </w:r>
      <w:r>
        <w:rPr>
          <w:rFonts w:eastAsia="宋体" w:cs="Arial"/>
          <w:iCs/>
          <w:sz w:val="24"/>
          <w:lang w:eastAsia="zh-CN"/>
        </w:rPr>
        <w:t>（活动数据得分</w:t>
      </w:r>
      <w:r>
        <w:rPr>
          <w:rFonts w:eastAsia="宋体" w:cs="Arial"/>
          <w:iCs/>
          <w:sz w:val="24"/>
          <w:lang w:eastAsia="zh-CN"/>
        </w:rPr>
        <w:t>+</w:t>
      </w:r>
      <w:r>
        <w:rPr>
          <w:rFonts w:eastAsia="宋体" w:cs="Arial"/>
          <w:iCs/>
          <w:sz w:val="24"/>
          <w:lang w:eastAsia="zh-CN"/>
        </w:rPr>
        <w:t>排放系数得分</w:t>
      </w:r>
      <w:r>
        <w:rPr>
          <w:rFonts w:eastAsia="宋体" w:cs="Arial"/>
          <w:iCs/>
          <w:sz w:val="24"/>
          <w:lang w:eastAsia="zh-CN"/>
        </w:rPr>
        <w:t>+</w:t>
      </w:r>
      <w:r>
        <w:rPr>
          <w:rFonts w:eastAsia="宋体" w:cs="Arial"/>
          <w:iCs/>
          <w:sz w:val="24"/>
          <w:lang w:eastAsia="zh-CN"/>
        </w:rPr>
        <w:t>校准频率得分）</w:t>
      </w:r>
      <w:r>
        <w:rPr>
          <w:rFonts w:eastAsia="宋体" w:cs="Arial"/>
          <w:iCs/>
          <w:sz w:val="24"/>
          <w:lang w:eastAsia="zh-CN"/>
        </w:rPr>
        <w:t>/ 3</w:t>
      </w:r>
    </w:p>
    <w:p w14:paraId="4BB9BEFB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所有源的不确定性数据评分</w:t>
      </w:r>
      <w:r>
        <w:rPr>
          <w:rFonts w:eastAsia="宋体" w:cs="Arial"/>
          <w:iCs/>
          <w:sz w:val="24"/>
          <w:lang w:eastAsia="zh-CN"/>
        </w:rPr>
        <w:t>=Σ</w:t>
      </w:r>
      <w:r>
        <w:rPr>
          <w:rFonts w:eastAsia="宋体" w:cs="Arial"/>
          <w:iCs/>
          <w:sz w:val="24"/>
          <w:lang w:eastAsia="zh-CN"/>
        </w:rPr>
        <w:t>（单个评分</w:t>
      </w:r>
      <w:r>
        <w:rPr>
          <w:rFonts w:eastAsia="宋体" w:cs="Arial"/>
          <w:iCs/>
          <w:sz w:val="24"/>
          <w:lang w:eastAsia="zh-CN"/>
        </w:rPr>
        <w:t>*</w:t>
      </w:r>
      <w:r>
        <w:rPr>
          <w:rFonts w:eastAsia="宋体" w:cs="Arial"/>
          <w:iCs/>
          <w:sz w:val="24"/>
          <w:lang w:eastAsia="zh-CN"/>
        </w:rPr>
        <w:t>单个源排放量比重）</w:t>
      </w:r>
    </w:p>
    <w:p w14:paraId="2FE07CE0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0" w:name="_Toc198906619"/>
      <w:bookmarkStart w:id="101" w:name="_Toc204099793"/>
      <w:r>
        <w:t>数据评分范围分布</w:t>
      </w:r>
      <w:bookmarkEnd w:id="100"/>
      <w:bookmarkEnd w:id="101"/>
    </w:p>
    <w:p w14:paraId="5223611C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第一级：</w:t>
      </w:r>
      <w:r>
        <w:rPr>
          <w:rFonts w:eastAsia="宋体" w:cs="Arial"/>
          <w:iCs/>
          <w:sz w:val="24"/>
          <w:lang w:eastAsia="zh-CN"/>
        </w:rPr>
        <w:t>≥5.0</w:t>
      </w:r>
    </w:p>
    <w:p w14:paraId="325150CE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第二级：</w:t>
      </w:r>
      <w:r>
        <w:rPr>
          <w:rFonts w:eastAsia="宋体" w:cs="Arial"/>
          <w:iCs/>
          <w:sz w:val="24"/>
          <w:lang w:eastAsia="zh-CN"/>
        </w:rPr>
        <w:t>&lt;5.0, ≥4.0</w:t>
      </w:r>
    </w:p>
    <w:p w14:paraId="7495BC4F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第三级：</w:t>
      </w:r>
      <w:r>
        <w:rPr>
          <w:rFonts w:eastAsia="宋体" w:cs="Arial"/>
          <w:iCs/>
          <w:sz w:val="24"/>
          <w:lang w:eastAsia="zh-CN"/>
        </w:rPr>
        <w:t>&lt;4.0, ≥3.0</w:t>
      </w:r>
    </w:p>
    <w:p w14:paraId="2F661BDC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第四级：</w:t>
      </w:r>
      <w:r>
        <w:rPr>
          <w:rFonts w:eastAsia="宋体" w:cs="Arial"/>
          <w:iCs/>
          <w:sz w:val="24"/>
          <w:lang w:eastAsia="zh-CN"/>
        </w:rPr>
        <w:t>&lt;3.0, ≥2.0</w:t>
      </w:r>
    </w:p>
    <w:p w14:paraId="7B4795D1" w14:textId="77777777" w:rsidR="007E7D77" w:rsidRDefault="007E7D77" w:rsidP="007E7D77">
      <w:pPr>
        <w:ind w:firstLineChars="300" w:firstLine="72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第五级：</w:t>
      </w:r>
      <w:r>
        <w:rPr>
          <w:rFonts w:eastAsia="宋体" w:cs="Arial"/>
          <w:iCs/>
          <w:sz w:val="24"/>
          <w:lang w:eastAsia="zh-CN"/>
        </w:rPr>
        <w:t>&lt;2.0</w:t>
      </w:r>
    </w:p>
    <w:p w14:paraId="044B7D66" w14:textId="77777777" w:rsidR="007E7D77" w:rsidRDefault="007E7D77" w:rsidP="007E7D77">
      <w:pPr>
        <w:pStyle w:val="afb"/>
        <w:spacing w:before="0" w:line="360" w:lineRule="auto"/>
        <w:ind w:left="567"/>
      </w:pPr>
      <w:bookmarkStart w:id="102" w:name="_Toc198906620"/>
    </w:p>
    <w:p w14:paraId="5F1658F1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bookmarkStart w:id="103" w:name="_Hlk203872011"/>
      <w:r>
        <w:rPr>
          <w:rFonts w:eastAsia="宋体" w:cs="Arial"/>
          <w:iCs/>
          <w:sz w:val="24"/>
          <w:lang w:eastAsia="zh-CN"/>
        </w:rPr>
        <w:lastRenderedPageBreak/>
        <w:t>等级评分对照表将数据品质区分为五级，级别越小表示其数据品质越佳，即不确定性越小。盘查小组于</w:t>
      </w:r>
      <w:r>
        <w:rPr>
          <w:rFonts w:eastAsia="宋体" w:cs="Arial"/>
          <w:iCs/>
          <w:sz w:val="24"/>
          <w:lang w:eastAsia="zh-CN"/>
        </w:rPr>
        <w:t>202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/>
          <w:iCs/>
          <w:sz w:val="24"/>
          <w:lang w:eastAsia="zh-CN"/>
        </w:rPr>
        <w:t>年</w:t>
      </w:r>
      <w:r>
        <w:rPr>
          <w:rFonts w:eastAsia="宋体" w:cs="Arial" w:hint="eastAsia"/>
          <w:iCs/>
          <w:sz w:val="24"/>
          <w:lang w:eastAsia="zh-CN"/>
        </w:rPr>
        <w:t>7</w:t>
      </w:r>
      <w:r>
        <w:rPr>
          <w:rFonts w:eastAsia="宋体" w:cs="Arial"/>
          <w:iCs/>
          <w:sz w:val="24"/>
          <w:lang w:eastAsia="zh-CN"/>
        </w:rPr>
        <w:t>月</w:t>
      </w:r>
      <w:r>
        <w:rPr>
          <w:rFonts w:eastAsia="宋体" w:cs="Arial" w:hint="eastAsia"/>
          <w:iCs/>
          <w:sz w:val="24"/>
          <w:lang w:eastAsia="zh-CN"/>
        </w:rPr>
        <w:t>3</w:t>
      </w:r>
      <w:r>
        <w:rPr>
          <w:rFonts w:eastAsia="宋体" w:cs="Arial"/>
          <w:iCs/>
          <w:sz w:val="24"/>
          <w:lang w:eastAsia="zh-CN"/>
        </w:rPr>
        <w:t>日进行了不确定性评价，</w:t>
      </w:r>
      <w:r>
        <w:rPr>
          <w:rFonts w:eastAsia="宋体" w:cs="Arial" w:hint="eastAsia"/>
          <w:iCs/>
          <w:sz w:val="24"/>
          <w:lang w:eastAsia="zh-CN"/>
        </w:rPr>
        <w:t>依照基于位置的评价结果，数据得分为</w:t>
      </w:r>
      <w:r>
        <w:rPr>
          <w:rFonts w:eastAsia="宋体" w:cs="Arial" w:hint="eastAsia"/>
          <w:iCs/>
          <w:sz w:val="24"/>
          <w:lang w:eastAsia="zh-CN"/>
        </w:rPr>
        <w:t>3.</w:t>
      </w:r>
      <w:r>
        <w:rPr>
          <w:rFonts w:eastAsia="宋体" w:cs="Arial" w:hint="eastAsia"/>
          <w:iCs/>
          <w:sz w:val="24"/>
          <w:lang w:val="en-US" w:eastAsia="zh-CN"/>
        </w:rPr>
        <w:t>72</w:t>
      </w:r>
      <w:r>
        <w:rPr>
          <w:rFonts w:eastAsia="宋体" w:cs="Arial" w:hint="eastAsia"/>
          <w:iCs/>
          <w:sz w:val="24"/>
          <w:lang w:eastAsia="zh-CN"/>
        </w:rPr>
        <w:t>；基于市场的</w:t>
      </w:r>
      <w:r>
        <w:rPr>
          <w:rFonts w:eastAsia="宋体" w:cs="Arial"/>
          <w:iCs/>
          <w:sz w:val="24"/>
          <w:lang w:eastAsia="zh-CN"/>
        </w:rPr>
        <w:t>评价结果</w:t>
      </w:r>
      <w:r>
        <w:rPr>
          <w:rFonts w:eastAsia="宋体" w:cs="Arial" w:hint="eastAsia"/>
          <w:iCs/>
          <w:sz w:val="24"/>
          <w:lang w:eastAsia="zh-CN"/>
        </w:rPr>
        <w:t>，</w:t>
      </w:r>
      <w:r>
        <w:rPr>
          <w:rFonts w:eastAsia="宋体" w:cs="Arial"/>
          <w:iCs/>
          <w:sz w:val="24"/>
          <w:lang w:eastAsia="zh-CN"/>
        </w:rPr>
        <w:t>数据评价</w:t>
      </w:r>
      <w:r>
        <w:rPr>
          <w:rFonts w:eastAsia="宋体" w:cs="Arial" w:hint="eastAsia"/>
          <w:iCs/>
          <w:sz w:val="24"/>
          <w:lang w:eastAsia="zh-CN"/>
        </w:rPr>
        <w:t>得分为</w:t>
      </w:r>
      <w:r>
        <w:rPr>
          <w:rFonts w:eastAsia="宋体" w:cs="Arial" w:hint="eastAsia"/>
          <w:iCs/>
          <w:sz w:val="24"/>
          <w:lang w:eastAsia="zh-CN"/>
        </w:rPr>
        <w:t>3.</w:t>
      </w:r>
      <w:r>
        <w:rPr>
          <w:rFonts w:eastAsia="宋体" w:cs="Arial" w:hint="eastAsia"/>
          <w:iCs/>
          <w:sz w:val="24"/>
          <w:lang w:val="en-US" w:eastAsia="zh-CN"/>
        </w:rPr>
        <w:t>72</w:t>
      </w:r>
      <w:r>
        <w:rPr>
          <w:rFonts w:eastAsia="宋体" w:cs="Arial"/>
          <w:iCs/>
          <w:sz w:val="24"/>
          <w:lang w:eastAsia="zh-CN"/>
        </w:rPr>
        <w:t>，对应数据品质等级</w:t>
      </w:r>
      <w:r>
        <w:rPr>
          <w:rFonts w:eastAsia="宋体" w:cs="Arial" w:hint="eastAsia"/>
          <w:iCs/>
          <w:sz w:val="24"/>
          <w:lang w:eastAsia="zh-CN"/>
        </w:rPr>
        <w:t>均为“良”</w:t>
      </w:r>
      <w:r>
        <w:rPr>
          <w:rFonts w:eastAsia="宋体" w:cs="Arial"/>
          <w:iCs/>
          <w:sz w:val="24"/>
          <w:lang w:eastAsia="zh-CN"/>
        </w:rPr>
        <w:t>，详见《温室气体盘查清册》</w:t>
      </w:r>
      <w:r>
        <w:rPr>
          <w:rFonts w:eastAsia="宋体" w:cs="Arial"/>
          <w:iCs/>
          <w:sz w:val="24"/>
          <w:lang w:eastAsia="zh-CN"/>
        </w:rPr>
        <w:t>-</w:t>
      </w:r>
      <w:r>
        <w:rPr>
          <w:rFonts w:eastAsia="宋体" w:cs="Arial"/>
          <w:iCs/>
          <w:sz w:val="24"/>
          <w:lang w:eastAsia="zh-CN"/>
        </w:rPr>
        <w:t>表</w:t>
      </w:r>
      <w:r>
        <w:rPr>
          <w:rFonts w:eastAsia="宋体" w:cs="Arial"/>
          <w:iCs/>
          <w:sz w:val="24"/>
          <w:lang w:eastAsia="zh-CN"/>
        </w:rPr>
        <w:t xml:space="preserve">2 </w:t>
      </w:r>
      <w:r>
        <w:rPr>
          <w:rFonts w:eastAsia="宋体" w:cs="Arial"/>
          <w:iCs/>
          <w:sz w:val="24"/>
          <w:lang w:eastAsia="zh-CN"/>
        </w:rPr>
        <w:t>不确定性评估。</w:t>
      </w:r>
      <w:bookmarkEnd w:id="102"/>
    </w:p>
    <w:bookmarkEnd w:id="103"/>
    <w:p w14:paraId="775EF9CD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</w:p>
    <w:p w14:paraId="11A22F07" w14:textId="77777777" w:rsidR="007E7D77" w:rsidRDefault="007E7D77" w:rsidP="007E7D77">
      <w:pPr>
        <w:pStyle w:val="Style2"/>
        <w:numPr>
          <w:ilvl w:val="1"/>
          <w:numId w:val="8"/>
        </w:numPr>
        <w:spacing w:line="360" w:lineRule="auto"/>
      </w:pPr>
      <w:bookmarkStart w:id="104" w:name="_Toc198906621"/>
      <w:bookmarkStart w:id="105" w:name="_Toc204099794"/>
      <w:r>
        <w:t>基准年清册</w:t>
      </w:r>
      <w:bookmarkEnd w:id="104"/>
      <w:bookmarkEnd w:id="105"/>
    </w:p>
    <w:p w14:paraId="15F2D545" w14:textId="77777777" w:rsidR="007E7D77" w:rsidRDefault="007E7D77" w:rsidP="007E7D77">
      <w:pPr>
        <w:pStyle w:val="afb"/>
        <w:spacing w:before="0" w:line="360" w:lineRule="auto"/>
        <w:ind w:left="567"/>
        <w:rPr>
          <w:rFonts w:eastAsia="宋体" w:cs="Arial"/>
          <w:iCs/>
          <w:sz w:val="24"/>
          <w:lang w:eastAsia="zh-CN"/>
        </w:rPr>
      </w:pPr>
      <w:r>
        <w:rPr>
          <w:rFonts w:eastAsia="宋体" w:cs="Arial" w:hint="eastAsia"/>
          <w:iCs/>
          <w:sz w:val="24"/>
          <w:lang w:val="en-US" w:eastAsia="zh-CN"/>
        </w:rPr>
        <w:t>采用固定基准年，</w:t>
      </w:r>
      <w:r>
        <w:rPr>
          <w:rFonts w:eastAsia="宋体" w:cs="Arial"/>
          <w:iCs/>
          <w:sz w:val="24"/>
          <w:lang w:eastAsia="zh-CN"/>
        </w:rPr>
        <w:t>本公司温室气体盘查周期</w:t>
      </w:r>
      <w:r>
        <w:rPr>
          <w:rFonts w:eastAsia="宋体" w:cs="Arial"/>
          <w:color w:val="000000"/>
          <w:sz w:val="24"/>
          <w:lang w:eastAsia="zh-CN"/>
        </w:rPr>
        <w:t>为</w:t>
      </w:r>
      <w:r>
        <w:rPr>
          <w:rFonts w:eastAsia="宋体" w:cs="Arial"/>
          <w:iCs/>
          <w:sz w:val="24"/>
          <w:lang w:eastAsia="zh-CN"/>
        </w:rPr>
        <w:t>202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/>
          <w:iCs/>
          <w:sz w:val="24"/>
          <w:lang w:eastAsia="zh-CN"/>
        </w:rPr>
        <w:t>年</w:t>
      </w:r>
      <w:r>
        <w:rPr>
          <w:rFonts w:eastAsia="宋体" w:cs="Arial"/>
          <w:iCs/>
          <w:sz w:val="24"/>
          <w:lang w:eastAsia="zh-CN"/>
        </w:rPr>
        <w:t>1</w:t>
      </w:r>
      <w:r>
        <w:rPr>
          <w:rFonts w:eastAsia="宋体" w:cs="Arial"/>
          <w:iCs/>
          <w:sz w:val="24"/>
          <w:lang w:eastAsia="zh-CN"/>
        </w:rPr>
        <w:t>月</w:t>
      </w:r>
      <w:r>
        <w:rPr>
          <w:rFonts w:eastAsia="宋体" w:cs="Arial"/>
          <w:iCs/>
          <w:sz w:val="24"/>
          <w:lang w:eastAsia="zh-CN"/>
        </w:rPr>
        <w:t>1</w:t>
      </w:r>
      <w:r>
        <w:rPr>
          <w:rFonts w:eastAsia="宋体" w:cs="Arial"/>
          <w:iCs/>
          <w:sz w:val="24"/>
          <w:lang w:eastAsia="zh-CN"/>
        </w:rPr>
        <w:t>日</w:t>
      </w:r>
      <w:r>
        <w:rPr>
          <w:rFonts w:eastAsia="宋体" w:cs="Arial"/>
          <w:iCs/>
          <w:sz w:val="24"/>
          <w:lang w:eastAsia="zh-CN"/>
        </w:rPr>
        <w:t>-202</w:t>
      </w:r>
      <w:r>
        <w:rPr>
          <w:rFonts w:eastAsia="宋体" w:cs="Arial" w:hint="eastAsia"/>
          <w:iCs/>
          <w:sz w:val="24"/>
          <w:lang w:eastAsia="zh-CN"/>
        </w:rPr>
        <w:t>4</w:t>
      </w:r>
      <w:r>
        <w:rPr>
          <w:rFonts w:eastAsia="宋体" w:cs="Arial"/>
          <w:iCs/>
          <w:sz w:val="24"/>
          <w:lang w:eastAsia="zh-CN"/>
        </w:rPr>
        <w:t>年</w:t>
      </w:r>
      <w:r>
        <w:rPr>
          <w:rFonts w:eastAsia="宋体" w:cs="Arial"/>
          <w:iCs/>
          <w:sz w:val="24"/>
          <w:lang w:eastAsia="zh-CN"/>
        </w:rPr>
        <w:t>12</w:t>
      </w:r>
      <w:r>
        <w:rPr>
          <w:rFonts w:eastAsia="宋体" w:cs="Arial"/>
          <w:iCs/>
          <w:sz w:val="24"/>
          <w:lang w:eastAsia="zh-CN"/>
        </w:rPr>
        <w:t>月</w:t>
      </w:r>
      <w:r>
        <w:rPr>
          <w:rFonts w:eastAsia="宋体" w:cs="Arial"/>
          <w:iCs/>
          <w:sz w:val="24"/>
          <w:lang w:eastAsia="zh-CN"/>
        </w:rPr>
        <w:t>31</w:t>
      </w:r>
      <w:r>
        <w:rPr>
          <w:rFonts w:eastAsia="宋体" w:cs="Arial"/>
          <w:iCs/>
          <w:sz w:val="24"/>
          <w:lang w:eastAsia="zh-CN"/>
        </w:rPr>
        <w:t>日，</w:t>
      </w:r>
      <w:r>
        <w:rPr>
          <w:rFonts w:eastAsia="宋体" w:cs="Arial" w:hint="eastAsia"/>
          <w:iCs/>
          <w:sz w:val="24"/>
          <w:lang w:eastAsia="zh-CN"/>
        </w:rPr>
        <w:t>2023</w:t>
      </w:r>
      <w:r>
        <w:rPr>
          <w:rFonts w:eastAsia="宋体" w:cs="Arial" w:hint="eastAsia"/>
          <w:iCs/>
          <w:sz w:val="24"/>
          <w:lang w:eastAsia="zh-CN"/>
        </w:rPr>
        <w:t>年核查范围仅包含范围一、二和范围三类别</w:t>
      </w:r>
      <w:r>
        <w:rPr>
          <w:rFonts w:eastAsia="宋体" w:cs="Arial" w:hint="eastAsia"/>
          <w:iCs/>
          <w:sz w:val="24"/>
          <w:lang w:eastAsia="zh-CN"/>
        </w:rPr>
        <w:t>5</w:t>
      </w:r>
      <w:r>
        <w:rPr>
          <w:rFonts w:eastAsia="宋体" w:cs="Arial" w:hint="eastAsia"/>
          <w:iCs/>
          <w:sz w:val="24"/>
          <w:lang w:eastAsia="zh-CN"/>
        </w:rPr>
        <w:t>排放，</w:t>
      </w:r>
      <w:r>
        <w:rPr>
          <w:rFonts w:eastAsia="宋体" w:cs="Arial" w:hint="eastAsia"/>
          <w:iCs/>
          <w:sz w:val="24"/>
          <w:lang w:eastAsia="zh-CN"/>
        </w:rPr>
        <w:t>2024</w:t>
      </w:r>
      <w:r>
        <w:rPr>
          <w:rFonts w:eastAsia="宋体" w:cs="Arial" w:hint="eastAsia"/>
          <w:iCs/>
          <w:sz w:val="24"/>
          <w:lang w:eastAsia="zh-CN"/>
        </w:rPr>
        <w:t>年包含范围一、二和范围三类别</w:t>
      </w:r>
      <w:r>
        <w:rPr>
          <w:rFonts w:eastAsia="宋体" w:cs="Arial" w:hint="eastAsia"/>
          <w:iCs/>
          <w:sz w:val="24"/>
          <w:lang w:eastAsia="zh-CN"/>
        </w:rPr>
        <w:t>1~7</w:t>
      </w:r>
      <w:r>
        <w:rPr>
          <w:rFonts w:eastAsia="宋体" w:cs="Arial" w:hint="eastAsia"/>
          <w:iCs/>
          <w:sz w:val="24"/>
          <w:lang w:eastAsia="zh-CN"/>
        </w:rPr>
        <w:t>、</w:t>
      </w:r>
      <w:r>
        <w:rPr>
          <w:rFonts w:eastAsia="宋体" w:cs="Arial" w:hint="eastAsia"/>
          <w:iCs/>
          <w:sz w:val="24"/>
          <w:lang w:eastAsia="zh-CN"/>
        </w:rPr>
        <w:t>9~12</w:t>
      </w:r>
      <w:r>
        <w:rPr>
          <w:rFonts w:eastAsia="宋体" w:cs="Arial" w:hint="eastAsia"/>
          <w:iCs/>
          <w:sz w:val="24"/>
          <w:lang w:eastAsia="zh-CN"/>
        </w:rPr>
        <w:t>的排放。</w:t>
      </w:r>
      <w:r>
        <w:rPr>
          <w:rFonts w:eastAsia="宋体" w:cs="Arial" w:hint="eastAsia"/>
          <w:iCs/>
          <w:sz w:val="24"/>
          <w:lang w:val="en-US" w:eastAsia="zh-CN"/>
        </w:rPr>
        <w:t>因核查范围较</w:t>
      </w:r>
      <w:r>
        <w:rPr>
          <w:rFonts w:eastAsia="宋体" w:cs="Arial" w:hint="eastAsia"/>
          <w:iCs/>
          <w:sz w:val="24"/>
          <w:lang w:val="en-US" w:eastAsia="zh-CN"/>
        </w:rPr>
        <w:t>2023</w:t>
      </w:r>
      <w:r>
        <w:rPr>
          <w:rFonts w:eastAsia="宋体" w:cs="Arial" w:hint="eastAsia"/>
          <w:iCs/>
          <w:sz w:val="24"/>
          <w:lang w:val="en-US" w:eastAsia="zh-CN"/>
        </w:rPr>
        <w:t>年有较大更新，故选择</w:t>
      </w:r>
      <w:r>
        <w:rPr>
          <w:rFonts w:eastAsia="宋体" w:cs="Arial" w:hint="eastAsia"/>
          <w:iCs/>
          <w:sz w:val="24"/>
          <w:lang w:val="en-US" w:eastAsia="zh-CN"/>
        </w:rPr>
        <w:t>2024</w:t>
      </w:r>
      <w:r>
        <w:rPr>
          <w:rFonts w:eastAsia="宋体" w:cs="Arial" w:hint="eastAsia"/>
          <w:iCs/>
          <w:sz w:val="24"/>
          <w:lang w:val="en-US" w:eastAsia="zh-CN"/>
        </w:rPr>
        <w:t>年为</w:t>
      </w:r>
      <w:r>
        <w:rPr>
          <w:rFonts w:eastAsia="宋体" w:cs="Arial"/>
          <w:iCs/>
          <w:sz w:val="24"/>
          <w:lang w:eastAsia="zh-CN"/>
        </w:rPr>
        <w:t>基准年</w:t>
      </w:r>
      <w:r>
        <w:rPr>
          <w:rFonts w:eastAsia="宋体" w:cs="Arial"/>
          <w:iCs/>
          <w:sz w:val="24"/>
          <w:lang w:eastAsia="zh-CN"/>
        </w:rPr>
        <w:t xml:space="preserve"> </w:t>
      </w:r>
      <w:r>
        <w:rPr>
          <w:rFonts w:eastAsia="宋体" w:cs="Arial" w:hint="eastAsia"/>
          <w:iCs/>
          <w:sz w:val="24"/>
          <w:lang w:eastAsia="zh-CN"/>
        </w:rPr>
        <w:t>。</w:t>
      </w:r>
    </w:p>
    <w:p w14:paraId="1FEC749C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6" w:name="_Toc198906622"/>
      <w:bookmarkStart w:id="107" w:name="_Toc204099795"/>
      <w:r>
        <w:rPr>
          <w:rFonts w:hint="eastAsia"/>
          <w:lang w:val="en-US"/>
        </w:rPr>
        <w:t>基准年温室气体清单</w:t>
      </w:r>
      <w:bookmarkEnd w:id="106"/>
      <w:r>
        <w:rPr>
          <w:rFonts w:hint="eastAsia"/>
          <w:lang w:val="en-US"/>
        </w:rPr>
        <w:t>（基于位置）</w:t>
      </w:r>
      <w:bookmarkEnd w:id="107"/>
    </w:p>
    <w:tbl>
      <w:tblPr>
        <w:tblW w:w="0" w:type="auto"/>
        <w:tblLook w:val="04A0" w:firstRow="1" w:lastRow="0" w:firstColumn="1" w:lastColumn="0" w:noHBand="0" w:noVBand="1"/>
      </w:tblPr>
      <w:tblGrid>
        <w:gridCol w:w="265"/>
        <w:gridCol w:w="314"/>
        <w:gridCol w:w="1057"/>
        <w:gridCol w:w="1057"/>
        <w:gridCol w:w="1059"/>
        <w:gridCol w:w="1073"/>
        <w:gridCol w:w="1073"/>
        <w:gridCol w:w="1043"/>
        <w:gridCol w:w="1046"/>
        <w:gridCol w:w="1075"/>
      </w:tblGrid>
      <w:tr w:rsidR="00337D9B" w:rsidRPr="00337D9B" w14:paraId="6348076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35CE8E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E60667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直接温室气体排放</w:t>
            </w:r>
          </w:p>
        </w:tc>
      </w:tr>
      <w:tr w:rsidR="00337D9B" w:rsidRPr="00337D9B" w14:paraId="2D2777AF" w14:textId="77777777" w:rsidTr="00337D9B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0ACE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069D8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D6C61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7A767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1E79D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35B83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9E9519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6EC54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66AE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530D35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02B62C04" w14:textId="77777777" w:rsidTr="00337D9B">
        <w:trPr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27435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34E9D5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F628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7435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3B76A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42B6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A72B9E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E5219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9E7EC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172F8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6314856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C3536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D64120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输入能源间接温室气体排放（基于位置）</w:t>
            </w:r>
          </w:p>
        </w:tc>
      </w:tr>
      <w:tr w:rsidR="00337D9B" w:rsidRPr="00337D9B" w14:paraId="767EFC92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4FECEF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6415F1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EA067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07E36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6AB687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8D28D4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8352B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08C92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19265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CDFF32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3BDFEFF5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AC729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2B3CC2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6AC368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7B4EB8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2BC781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576F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5E8D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25BB15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2B06D2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558D49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</w:tr>
      <w:tr w:rsidR="00337D9B" w:rsidRPr="00337D9B" w14:paraId="1E5FF2C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055AB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337D9B">
              <w:rPr>
                <w:rFonts w:eastAsia="宋体" w:cs="Arial"/>
                <w:b/>
                <w:bCs/>
                <w:color w:val="FFFFFF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D7576E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外购商品和服务的上游产生的排放</w:t>
            </w:r>
          </w:p>
        </w:tc>
      </w:tr>
      <w:tr w:rsidR="00337D9B" w:rsidRPr="00337D9B" w14:paraId="6B70A064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F2B628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742F6E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068B4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91A05B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65974E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E58ED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A5A3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A7688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636E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9926C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58AE9BB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60237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4FEE2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A6FC61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0EAF6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76CD15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A81AC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017F6C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263B3E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5FA26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B5E7C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2,710,165.62</w:t>
            </w:r>
          </w:p>
        </w:tc>
      </w:tr>
      <w:tr w:rsidR="00337D9B" w:rsidRPr="00337D9B" w14:paraId="5DA1374B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D359CB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3CCB484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资本货物产生的排放</w:t>
            </w:r>
          </w:p>
        </w:tc>
      </w:tr>
      <w:tr w:rsidR="00337D9B" w:rsidRPr="00337D9B" w14:paraId="52CF2A9C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D30E1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7D14E8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BE11F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C32B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60561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D4015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43E4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96A6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E7620F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DBE43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DD0F460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A27C9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925F2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5870B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E8323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3DBEBE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F6016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6A038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A6C0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4640C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2F620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51,806.97</w:t>
            </w:r>
          </w:p>
        </w:tc>
      </w:tr>
      <w:tr w:rsidR="00337D9B" w:rsidRPr="00337D9B" w14:paraId="180DB17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3BB92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323AE27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范围一、二之外燃料和能源相关的活动产生的排放</w:t>
            </w:r>
          </w:p>
        </w:tc>
      </w:tr>
      <w:tr w:rsidR="00337D9B" w:rsidRPr="00337D9B" w14:paraId="633F2AC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05CEB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7D1060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8E2043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C9074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29F3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C7C0AB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DB4149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87370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E56F4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8F3FD0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04FE379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59968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CEF5D6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5E00FE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1,756,664.80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FCE69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C0C49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42A5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CA84A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4F02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1C3B9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276B6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2,016,736.07</w:t>
            </w:r>
          </w:p>
        </w:tc>
      </w:tr>
      <w:tr w:rsidR="00337D9B" w:rsidRPr="00337D9B" w14:paraId="79EFFAB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D6745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53B2B1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上游运输配送产生的排放</w:t>
            </w:r>
          </w:p>
        </w:tc>
      </w:tr>
      <w:tr w:rsidR="00337D9B" w:rsidRPr="00337D9B" w14:paraId="43B252F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736DFF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4F85D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6CD3C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98CBB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2CBBA7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BD4D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590B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1A6B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A0330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D2026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F2A185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B251D1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9DA4CB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BD82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469AB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2AB28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B5054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3B5E8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494B07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7437CD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319C8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</w:tr>
      <w:tr w:rsidR="00337D9B" w:rsidRPr="00337D9B" w14:paraId="317C0BCF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CF5BF2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AB29E9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运营产生的废物产生的排放</w:t>
            </w:r>
          </w:p>
        </w:tc>
      </w:tr>
      <w:tr w:rsidR="00337D9B" w:rsidRPr="00337D9B" w14:paraId="7E08D51E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DDDA2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067E0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1DC2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BDD6F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EDAF7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670E59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255DC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88C49E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8FCFBB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C52580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2744558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3E4DD68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0E9BD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7DAF1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DB30ED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4D809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4AC79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D7E8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00B33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BE786C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2AD6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147,636.03</w:t>
            </w:r>
          </w:p>
        </w:tc>
      </w:tr>
      <w:tr w:rsidR="00337D9B" w:rsidRPr="00337D9B" w14:paraId="55ECEEC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950E3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范围三类别6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E4F5E9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商务旅行产生的排放</w:t>
            </w:r>
          </w:p>
        </w:tc>
      </w:tr>
      <w:tr w:rsidR="00337D9B" w:rsidRPr="00337D9B" w14:paraId="29DE8411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0E30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62F0E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C12B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DB3AB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C87DC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68D82C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DE379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08C53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82FC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12A20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A81536C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7D496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974F9D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7A15A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41190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E7A4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92F5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DD644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00077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EA28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E22DC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</w:tr>
      <w:tr w:rsidR="00337D9B" w:rsidRPr="00337D9B" w14:paraId="028D724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E6A375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范围三类别7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BD9EE0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员工通勤产生的排放</w:t>
            </w:r>
          </w:p>
        </w:tc>
      </w:tr>
      <w:tr w:rsidR="00337D9B" w:rsidRPr="00337D9B" w14:paraId="63122A8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65478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7537E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EE2BB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0FEC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F9DFA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C0617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BDCA4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05CE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C359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535C8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13B007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F60AF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C1010C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F609B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5,447.47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2A20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31F27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307B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0D31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3A19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DF9EB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D9165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13,322.58</w:t>
            </w:r>
          </w:p>
        </w:tc>
      </w:tr>
      <w:tr w:rsidR="00337D9B" w:rsidRPr="00337D9B" w14:paraId="0AD466DA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8DAE8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范围三类别8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96DF81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上游租赁资产产生的排放</w:t>
            </w:r>
          </w:p>
        </w:tc>
      </w:tr>
      <w:tr w:rsidR="00337D9B" w:rsidRPr="00337D9B" w14:paraId="03DFC0CC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7A657B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93E09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71B266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79DA77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62F77B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60FC9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6A756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CA352E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0B0100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D62D70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C50C1D0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F40DD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2C34EF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B82D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BAFDD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5A8C2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49C85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796D8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102DA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58B444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AC6810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58E9084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127FAF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范围三类别9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5D49F1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下游运输配送产生的排放</w:t>
            </w:r>
          </w:p>
        </w:tc>
      </w:tr>
      <w:tr w:rsidR="00337D9B" w:rsidRPr="00337D9B" w14:paraId="76B0D44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EEE94F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D551B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ABF9A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9522E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B69E53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8A75B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2D3FE4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CE8DC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4212C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7B570B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860FD4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CC4E1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DC4E9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BF3A3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281,081.74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2A120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E023E2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1848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8EE0F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587F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2223A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BFB3C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281,081.74</w:t>
            </w:r>
          </w:p>
        </w:tc>
      </w:tr>
      <w:tr w:rsidR="00337D9B" w:rsidRPr="00337D9B" w14:paraId="2870BDC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BE2B11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范围三类别10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2AFAC4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外销产品加工产生的排放</w:t>
            </w:r>
          </w:p>
        </w:tc>
      </w:tr>
      <w:tr w:rsidR="00337D9B" w:rsidRPr="00337D9B" w14:paraId="70CE879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2CD4D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EEBF6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32D2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B116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BB641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FA73C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639964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47FA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6634F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EFE91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03D515F8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33F948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EF01C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23A86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0035F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23D1C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134635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D4C1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A22497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0695C8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0FA26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</w:tr>
      <w:tr w:rsidR="00337D9B" w:rsidRPr="00337D9B" w14:paraId="0EEF832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B87D7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0B15AA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外销产品使用产生的排放</w:t>
            </w:r>
          </w:p>
        </w:tc>
      </w:tr>
      <w:tr w:rsidR="00337D9B" w:rsidRPr="00337D9B" w14:paraId="49D16CF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587116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9B3C35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5A6E9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850C24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395B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748F8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EB40E3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C91D60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1CBBA9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C2A8C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DEE7820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4D88E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89217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D4AF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062EA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DDBF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0C731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BA8857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14D1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8BA547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4750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337D9B" w:rsidRPr="00337D9B" w14:paraId="646D8D2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8352D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90D0B0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外售产品报废产生的排放</w:t>
            </w:r>
          </w:p>
        </w:tc>
      </w:tr>
      <w:tr w:rsidR="00337D9B" w:rsidRPr="00337D9B" w14:paraId="524C58C9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CCB0B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A4220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B9BC8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381A4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F9F744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33BA8B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2C4832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7E7F6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E032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F1B22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3BE92A13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5F6EFF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607B2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611EE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DEC0D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3D03DD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6E0A7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38905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B6DFF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BA33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55FD7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3,747.35</w:t>
            </w:r>
          </w:p>
        </w:tc>
      </w:tr>
      <w:tr w:rsidR="00337D9B" w:rsidRPr="00337D9B" w14:paraId="45C55A5E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AFFFA0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类别13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929058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下游租赁资产产生的排放</w:t>
            </w:r>
          </w:p>
        </w:tc>
      </w:tr>
      <w:tr w:rsidR="00337D9B" w:rsidRPr="00337D9B" w14:paraId="565BBE43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28919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265B4E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D9EF7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C4712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351B7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6A7B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1908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599C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C286D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BAB91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3048284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89EE37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88040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70F26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B518C3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27E49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C5041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3A98B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9014A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A6DA0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07EE2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45AED473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B3F25E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209D180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特许经营产生的排放</w:t>
            </w:r>
          </w:p>
        </w:tc>
      </w:tr>
      <w:tr w:rsidR="00337D9B" w:rsidRPr="00337D9B" w14:paraId="2C570F7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1923C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7F827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BD910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372C74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55334E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203F8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32FDA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33AE6E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B9454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A4477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DBA909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F9945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BBC78F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7A624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18BB2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D153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6E47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CCA78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44A2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91F4B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9DB87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6309B8B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9499EC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85D6C1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投资产生的排放</w:t>
            </w:r>
          </w:p>
        </w:tc>
      </w:tr>
      <w:tr w:rsidR="00337D9B" w:rsidRPr="00337D9B" w14:paraId="5CE63F1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FFAA42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93369C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6E2C9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B299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BA8E7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B568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F89AED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0459E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F99B7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CD955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3BFE9E8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80EEFB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0FB06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4EE2B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10DBD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1CE62F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B800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F981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4E258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A6F542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FD695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3323B06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47D29F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BEF96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97227F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737F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8DEE80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780C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79723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20B3A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99D7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DBFA7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074390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32E96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B30348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5B4C4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88F1D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B1AC1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B243EB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8876B3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2A052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D14D55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349C76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56C6971A" w14:textId="77777777" w:rsidTr="00337D9B">
        <w:trPr>
          <w:trHeight w:val="5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BC7D4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B1E5B4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范围二</w:t>
            </w:r>
            <w:r w:rsidRPr="00337D9B">
              <w:rPr>
                <w:rFonts w:eastAsia="宋体" w:cs="Arial"/>
                <w:b/>
                <w:bCs/>
                <w:szCs w:val="20"/>
                <w:lang w:val="en-US" w:eastAsia="zh-CN"/>
              </w:rPr>
              <w:br/>
            </w: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（基于位置）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A017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6A1DF9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B0B535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89D0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0CF3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E2BD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8D378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9860C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1,043,611.05</w:t>
            </w:r>
          </w:p>
        </w:tc>
      </w:tr>
      <w:tr w:rsidR="00337D9B" w:rsidRPr="00337D9B" w14:paraId="1E7C429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9F993D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4C6760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CA9CA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7,161,881.97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D2E42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88DC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671BDF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91C71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78F515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031235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26AB0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8,082,455.95</w:t>
            </w:r>
          </w:p>
        </w:tc>
      </w:tr>
      <w:tr w:rsidR="00337D9B" w:rsidRPr="00337D9B" w14:paraId="04B884BA" w14:textId="77777777" w:rsidTr="00337D9B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13C89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204117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1FDC2C" w14:textId="7ED23AFB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15,337,416.63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4E762D" w14:textId="6F244A90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10,689.76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3186F4B" w14:textId="081895B8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31,508.54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B726D03" w14:textId="6CE8937C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FCCBAA0" w14:textId="494EC81D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2037E2" w14:textId="0534DC7A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B0CB5F0" w14:textId="200431AE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AC940C" w14:textId="13FDF0E8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16,300,751.97</w:t>
            </w:r>
          </w:p>
        </w:tc>
      </w:tr>
    </w:tbl>
    <w:p w14:paraId="2DDFA7E0" w14:textId="77777777" w:rsidR="007E7D77" w:rsidRPr="0023183D" w:rsidRDefault="007E7D77" w:rsidP="007E7D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7837FFCF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8" w:name="_Toc204099796"/>
      <w:r>
        <w:rPr>
          <w:rFonts w:hint="eastAsia"/>
          <w:lang w:val="en-US"/>
        </w:rPr>
        <w:lastRenderedPageBreak/>
        <w:t>基准年温室气体清单（基于市场）</w:t>
      </w:r>
      <w:bookmarkEnd w:id="108"/>
    </w:p>
    <w:tbl>
      <w:tblPr>
        <w:tblW w:w="0" w:type="auto"/>
        <w:tblLook w:val="04A0" w:firstRow="1" w:lastRow="0" w:firstColumn="1" w:lastColumn="0" w:noHBand="0" w:noVBand="1"/>
      </w:tblPr>
      <w:tblGrid>
        <w:gridCol w:w="265"/>
        <w:gridCol w:w="314"/>
        <w:gridCol w:w="1057"/>
        <w:gridCol w:w="1057"/>
        <w:gridCol w:w="1059"/>
        <w:gridCol w:w="1073"/>
        <w:gridCol w:w="1073"/>
        <w:gridCol w:w="1043"/>
        <w:gridCol w:w="1046"/>
        <w:gridCol w:w="1075"/>
      </w:tblGrid>
      <w:tr w:rsidR="00337D9B" w:rsidRPr="00337D9B" w14:paraId="3B12D73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AD810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33B0A9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直接温室气体排放</w:t>
            </w:r>
          </w:p>
        </w:tc>
      </w:tr>
      <w:tr w:rsidR="00337D9B" w:rsidRPr="00337D9B" w14:paraId="6F3B7046" w14:textId="77777777" w:rsidTr="00337D9B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D6487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A6087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3A0A3C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B74F7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76FBFE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522B61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FAFBBC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3C2FEE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B9E6D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D8C64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5A17970" w14:textId="77777777" w:rsidTr="00337D9B">
        <w:trPr>
          <w:trHeight w:val="5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F2F8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DE4E4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96E525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5984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49C62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44B4A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D2E0E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50BCCC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0BB984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CCC4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4408334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BC82B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范围二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0EECBA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输入能源间接温室气体排放（基于位置）</w:t>
            </w:r>
          </w:p>
        </w:tc>
      </w:tr>
      <w:tr w:rsidR="00337D9B" w:rsidRPr="00337D9B" w14:paraId="7A9AE3C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A390DF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F9745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F0B8F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BF5D97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1A57BD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8D6C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0896D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37EE8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3C580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AE5BD4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C516815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1D9E2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B085B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307D7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E86D9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5C130D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F7B930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2C455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1046CD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CFAD7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73DE39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</w:tr>
      <w:tr w:rsidR="00337D9B" w:rsidRPr="00337D9B" w14:paraId="594A0472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12BF0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</w:t>
            </w:r>
            <w:r w:rsidRPr="00337D9B">
              <w:rPr>
                <w:rFonts w:eastAsia="宋体" w:cs="Arial"/>
                <w:b/>
                <w:bCs/>
                <w:color w:val="FFFFFF"/>
                <w:szCs w:val="20"/>
                <w:lang w:val="en-US" w:eastAsia="zh-CN"/>
              </w:rPr>
              <w:t>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4C3646E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外购商品和服务的上游产生的排放</w:t>
            </w:r>
          </w:p>
        </w:tc>
      </w:tr>
      <w:tr w:rsidR="00337D9B" w:rsidRPr="00337D9B" w14:paraId="09A1B5A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997A09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EB5EF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A736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E931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1D3DF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DE07B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DBB88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B43B9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2DCAB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7C69DD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E9C8345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BC2367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4AF22B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D3403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2,179,317.51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52416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A345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AF790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AC3D13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3E47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15B4A2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38DD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2,710,165.62</w:t>
            </w:r>
          </w:p>
        </w:tc>
      </w:tr>
      <w:tr w:rsidR="00337D9B" w:rsidRPr="00337D9B" w14:paraId="5C26DC3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64E27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A50E32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资本货物产生的排放</w:t>
            </w:r>
          </w:p>
        </w:tc>
      </w:tr>
      <w:tr w:rsidR="00337D9B" w:rsidRPr="00337D9B" w14:paraId="464B1F7D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DAA7F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46A3F8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B1378C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0E46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FA480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F20AD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4979E5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7A188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ED59E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9DC99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95A82B4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3C76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B051E0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5D85B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46,877.22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DFF73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1C50E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595A4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EA43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35AEF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E85CC2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F634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51,806.97</w:t>
            </w:r>
          </w:p>
        </w:tc>
      </w:tr>
      <w:tr w:rsidR="00337D9B" w:rsidRPr="00337D9B" w14:paraId="306B1934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551C3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C28485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范围一、二之外燃料和能源相关的活动产生的排放</w:t>
            </w:r>
          </w:p>
        </w:tc>
      </w:tr>
      <w:tr w:rsidR="00337D9B" w:rsidRPr="00337D9B" w14:paraId="35FEFED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B2A859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BF12A9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DFC791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BD453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D14FFC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9A498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87F7D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3B285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86ED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05A5F1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B3EAB1E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83B09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1A379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5D3988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1,756,664.80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18FA3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E74B6C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95465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B9359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4A2A4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B452E8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816BC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2,016,736.07</w:t>
            </w:r>
          </w:p>
        </w:tc>
      </w:tr>
      <w:tr w:rsidR="00337D9B" w:rsidRPr="00337D9B" w14:paraId="50AEDAC1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E379FB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6F85A5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上游运输配送产生的排放</w:t>
            </w:r>
          </w:p>
        </w:tc>
      </w:tr>
      <w:tr w:rsidR="00337D9B" w:rsidRPr="00337D9B" w14:paraId="1650D54E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0AF07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B7AA3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0B026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675F1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3B7C8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C808F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B046FA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43B44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0B0D11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A52674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EEEC0F3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13C1E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F02164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E1D827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225BC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26DD3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000981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D7646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F347AA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52EE4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78BF2D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400,727.03</w:t>
            </w:r>
          </w:p>
        </w:tc>
      </w:tr>
      <w:tr w:rsidR="00337D9B" w:rsidRPr="00337D9B" w14:paraId="44F322E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6CE44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47E1B8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运营产生的废物产生的排放</w:t>
            </w:r>
          </w:p>
        </w:tc>
      </w:tr>
      <w:tr w:rsidR="00337D9B" w:rsidRPr="00337D9B" w14:paraId="6BC87631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8E9A0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B7315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EDB9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7F3CD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F23916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28E951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FB017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7488E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BB4DFC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4F8E72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402143B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46B2A6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460A1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FD939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30,952.02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1482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D3666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0C0D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6730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B4879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6C347E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AA80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147,636.03</w:t>
            </w:r>
          </w:p>
        </w:tc>
      </w:tr>
      <w:tr w:rsidR="00337D9B" w:rsidRPr="00337D9B" w14:paraId="2601E05D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ECEF5A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范围三类别6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4B2AF7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商务旅行产生的排放</w:t>
            </w:r>
          </w:p>
        </w:tc>
      </w:tr>
      <w:tr w:rsidR="00337D9B" w:rsidRPr="00337D9B" w14:paraId="187C603D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0926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24559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7F40D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8B8743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74F89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161529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DAA532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44F96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31FBB8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6A1A3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B7C02D9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84B6B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C633B7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5EC1C5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07271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3738B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2AD286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7F514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00EF58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ED84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B078B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1,804.75</w:t>
            </w:r>
          </w:p>
        </w:tc>
      </w:tr>
      <w:tr w:rsidR="00337D9B" w:rsidRPr="00337D9B" w14:paraId="0D8EB375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F86388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范围三类别7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B32F93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员工通勤产生的排放</w:t>
            </w:r>
          </w:p>
        </w:tc>
      </w:tr>
      <w:tr w:rsidR="00337D9B" w:rsidRPr="00337D9B" w14:paraId="30C56A9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873D2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D4132F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4C2F7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AC632C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0963BB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E7D529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D546F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911283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4154D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F60D48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905916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097549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94D2A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61906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5,447.47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ECB8E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7F0DD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A432F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70CA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8240CA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073B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273A17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13,322.58</w:t>
            </w:r>
          </w:p>
        </w:tc>
      </w:tr>
      <w:tr w:rsidR="00337D9B" w:rsidRPr="00337D9B" w14:paraId="194F4530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A88B2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范围三类别8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DEEB2D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上游租赁资产产生的排放</w:t>
            </w:r>
          </w:p>
        </w:tc>
      </w:tr>
      <w:tr w:rsidR="00337D9B" w:rsidRPr="00337D9B" w14:paraId="7837DEA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1DF192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4C92B2E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8A65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C75AD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8A6D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E970D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3FC56C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29A6C5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93BCB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5F1618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3813C86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26649C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28E9F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A3F1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83467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C3220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1AE10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38E01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4FA359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E79EA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9BE459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480C649B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FBCC2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范围三类别9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19D2D39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下游运输配送产生的排放</w:t>
            </w:r>
          </w:p>
        </w:tc>
      </w:tr>
      <w:tr w:rsidR="00337D9B" w:rsidRPr="00337D9B" w14:paraId="5848B08C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E7C67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A8CBF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7A6B92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19B38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F09423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3F3C8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03135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B09BED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FEABD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B668D5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26CDD57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A9CD6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3949B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CD1FE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281,081.74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4D025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60546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B93744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2E06E6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6F76DF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D43220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7C68D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lastRenderedPageBreak/>
              <w:t xml:space="preserve">281,081.74</w:t>
            </w:r>
          </w:p>
        </w:tc>
      </w:tr>
      <w:tr w:rsidR="00337D9B" w:rsidRPr="00337D9B" w14:paraId="64C18C82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1842C1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范围三类别10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69D89F1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外销产品加工产生的排放</w:t>
            </w:r>
          </w:p>
        </w:tc>
      </w:tr>
      <w:tr w:rsidR="00337D9B" w:rsidRPr="00337D9B" w14:paraId="0720729A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0384CA3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AE0FB4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413D82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857834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54A02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990AB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E188A7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E859AB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68CB53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1015C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6CA6539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D9225D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0807E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223F2A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20B0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9317B0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487A3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985EAF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195100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93C8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67C3A0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2,449,392.91</w:t>
            </w:r>
          </w:p>
        </w:tc>
      </w:tr>
      <w:tr w:rsidR="00337D9B" w:rsidRPr="00337D9B" w14:paraId="1D7F5749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D9A174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范围三类别11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0B7B8A8F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外销产品使用产生的排放</w:t>
            </w:r>
          </w:p>
        </w:tc>
      </w:tr>
      <w:tr w:rsidR="00337D9B" w:rsidRPr="00337D9B" w14:paraId="31CF462F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43C0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9BE937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F2CBA7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FA267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4A2AF2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2516D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9E958F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07046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40A2E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AB58C2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160E8F5F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C444E6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9424D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570F1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6,027.42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EBF41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E013DA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0A6006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B6A9B7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3DA8CC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2578DC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3E5E85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6,034.91</w:t>
            </w:r>
          </w:p>
        </w:tc>
      </w:tr>
      <w:tr w:rsidR="00337D9B" w:rsidRPr="00337D9B" w14:paraId="6F6F8E7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79EF37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范围三类别12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37EF392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外售产品报废产生的排放</w:t>
            </w:r>
          </w:p>
        </w:tc>
      </w:tr>
      <w:tr w:rsidR="00337D9B" w:rsidRPr="00337D9B" w14:paraId="7A083DBB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B93F27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EB87F6D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6FD64A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20AE4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6FD7A3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47791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1FC1AC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9D08F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66D7AB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09A4E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CD142F2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352CE4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07E75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242DD8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3,589.12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A38831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09F26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9A54C9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77D0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09754B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89AB06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16F10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3,747.35</w:t>
            </w:r>
          </w:p>
        </w:tc>
      </w:tr>
      <w:tr w:rsidR="00337D9B" w:rsidRPr="00337D9B" w14:paraId="43AB7183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3022A30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范围三类别13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551938F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下游租赁资产产生的排放</w:t>
            </w:r>
          </w:p>
        </w:tc>
      </w:tr>
      <w:tr w:rsidR="00337D9B" w:rsidRPr="00337D9B" w14:paraId="6F653CA2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2E8C4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BC74F0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82FF9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389D01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900DA5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0C45F1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88002F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1FDA36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A71932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2284ED6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657BEFC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9D40B57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6C3BF1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E863E2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F0A462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3197D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9BC96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08995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92A2B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C8A0D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D02DD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1220D9D6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EAB124A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范围三类别14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63E98F0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特许经营产生的排放</w:t>
            </w:r>
          </w:p>
        </w:tc>
      </w:tr>
      <w:tr w:rsidR="00337D9B" w:rsidRPr="00337D9B" w14:paraId="79FE3BD5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51958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1E1102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235EBB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9A141E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A6AD52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F80DC0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D864A6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E1BC1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F9BA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87ACC5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5DAC2EA1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4A61DA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98AB42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EECC4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01ECC2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88BD0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BF76B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A3B29A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BA6C5F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CDC5E0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D1084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69E3B022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185C6B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范围三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类别15</w:t>
            </w:r>
          </w:p>
        </w:tc>
        <w:tc>
          <w:tcPr>
            <w:tcW w:w="0" w:type="auto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6600"/>
            <w:vAlign w:val="center"/>
            <w:hideMark/>
          </w:tcPr>
          <w:p w14:paraId="7425D184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投资产生的排放</w:t>
            </w:r>
          </w:p>
        </w:tc>
      </w:tr>
      <w:tr w:rsidR="00337D9B" w:rsidRPr="00337D9B" w14:paraId="5F5D8C26" w14:textId="77777777" w:rsidTr="00337D9B">
        <w:trPr>
          <w:trHeight w:val="30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E8F9DE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AC69A9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</w:t>
            </w: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lastRenderedPageBreak/>
              <w:t>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02607CC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lastRenderedPageBreak/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6E05EEA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4A0884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D99EEE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56DFFC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7FA97E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3A1BF7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F3A6C67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44DF9AE4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2D67AC1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92FF5A3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汇总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FEF388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7590D8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E68D68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6F9BA0E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5635E7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2CAC1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D3B20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062443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</w:tr>
      <w:tr w:rsidR="00337D9B" w:rsidRPr="00337D9B" w14:paraId="0DF05F0D" w14:textId="77777777" w:rsidTr="00337D9B">
        <w:trPr>
          <w:trHeight w:val="30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5145FD69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合计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517842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温室气体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7235B24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CO2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1105D73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CH4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81D34AA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N2O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37A2AA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HFCs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00C270A2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PFCs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3E6799E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SF6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2788A68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color w:val="FFFFFF"/>
                <w:szCs w:val="20"/>
                <w:lang w:val="en-US" w:eastAsia="zh-CN"/>
              </w:rPr>
              <w:t>NF3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  <w:hideMark/>
          </w:tcPr>
          <w:p w14:paraId="4068C23C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  <w:t>总排放量</w:t>
            </w:r>
          </w:p>
        </w:tc>
      </w:tr>
      <w:tr w:rsidR="00337D9B" w:rsidRPr="00337D9B" w14:paraId="786E24B2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97B34B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6A3074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75B401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7,131,923.61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2B620D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10,685.97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016052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31,504.83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7D0CCD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04E160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EAF51C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6DFF25D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61BBCB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7,174,684.97</w:t>
            </w:r>
          </w:p>
        </w:tc>
      </w:tr>
      <w:tr w:rsidR="00337D9B" w:rsidRPr="00337D9B" w14:paraId="64EE8127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482CB95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8C8E3FB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范围二</w:t>
            </w:r>
            <w:r w:rsidRPr="00337D9B">
              <w:rPr>
                <w:rFonts w:eastAsia="宋体" w:cs="Arial"/>
                <w:b/>
                <w:bCs/>
                <w:szCs w:val="20"/>
                <w:lang w:val="en-US" w:eastAsia="zh-CN"/>
              </w:rPr>
              <w:br/>
            </w: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（基于位置）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DDEC748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69010B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FDE043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35378C1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44C83B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665EA3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ED6CE37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1B2017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1,186,800.27</w:t>
            </w:r>
          </w:p>
        </w:tc>
      </w:tr>
      <w:tr w:rsidR="00337D9B" w:rsidRPr="00337D9B" w14:paraId="2A8E208A" w14:textId="77777777" w:rsidTr="00337D9B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DD8FFC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AE96FB8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范围三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86FB00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7,161,881.97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FC0A94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4D2ACD34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3.71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E0F1795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408AB36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B9D08A9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26237A0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1CFCD543" w14:textId="77777777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8,082,455.95</w:t>
            </w:r>
          </w:p>
        </w:tc>
      </w:tr>
      <w:tr w:rsidR="00337D9B" w:rsidRPr="00337D9B" w14:paraId="24020BC3" w14:textId="77777777" w:rsidTr="00337D9B">
        <w:trPr>
          <w:trHeight w:val="36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98326A0" w14:textId="77777777" w:rsidR="00337D9B" w:rsidRPr="00337D9B" w:rsidRDefault="00337D9B" w:rsidP="00337D9B">
            <w:pPr>
              <w:spacing w:before="0"/>
              <w:rPr>
                <w:rFonts w:ascii="宋体" w:eastAsia="宋体" w:hAnsi="宋体" w:cs="宋体" w:hint="eastAsia"/>
                <w:b/>
                <w:bCs/>
                <w:color w:val="FFFFFF"/>
                <w:szCs w:val="20"/>
                <w:lang w:val="en-US" w:eastAsia="zh-CN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76D8F75" w14:textId="77777777" w:rsidR="00337D9B" w:rsidRPr="00337D9B" w:rsidRDefault="00337D9B" w:rsidP="00337D9B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1255259" w14:textId="2FD08F5A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15,337,416.63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FD4E7CF" w14:textId="57D2FD95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10,689.76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25CDFB58" w14:textId="39B00685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31,508.54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6A301E48" w14:textId="1A0DC3D0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570.54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3069CA7" w14:textId="3C2B1363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3FB48D1B" w14:textId="5279937E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0C9627DE" w14:textId="095E515A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77842811" w14:textId="5968074D" w:rsidR="00337D9B" w:rsidRPr="00337D9B" w:rsidRDefault="00337D9B" w:rsidP="00337D9B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337D9B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16,443,941.18</w:t>
            </w:r>
          </w:p>
        </w:tc>
      </w:tr>
    </w:tbl>
    <w:p w14:paraId="5C2161E2" w14:textId="77777777" w:rsidR="007E7D77" w:rsidRDefault="007E7D77" w:rsidP="007E7D77">
      <w:pPr>
        <w:spacing w:before="0" w:line="360" w:lineRule="auto"/>
        <w:ind w:right="1200"/>
        <w:rPr>
          <w:rFonts w:eastAsia="宋体" w:cs="Arial"/>
          <w:iCs/>
          <w:sz w:val="24"/>
          <w:lang w:eastAsia="zh-CN"/>
        </w:rPr>
      </w:pPr>
    </w:p>
    <w:p w14:paraId="07B4F28C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09" w:name="_Toc204099797"/>
      <w:r>
        <w:rPr>
          <w:rFonts w:hint="eastAsia"/>
          <w:lang w:val="en-US"/>
        </w:rPr>
        <w:t>各排放源明细（基于位置）</w:t>
      </w:r>
      <w:bookmarkEnd w:id="109"/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829"/>
        <w:gridCol w:w="2053"/>
        <w:gridCol w:w="1938"/>
        <w:gridCol w:w="1350"/>
        <w:gridCol w:w="1739"/>
        <w:gridCol w:w="828"/>
        <w:gridCol w:w="321"/>
      </w:tblGrid>
      <w:tr w:rsidR="007E7D77" w14:paraId="5E1FBED6" w14:textId="77777777" w:rsidTr="007E7D77">
        <w:trPr>
          <w:gridAfter w:val="1"/>
          <w:wAfter w:w="177" w:type="pct"/>
          <w:trHeight w:val="330"/>
        </w:trPr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43C9975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1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7C08E99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10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212B45D2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142252A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41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03C9571E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</w:tr>
      <w:tr w:rsidR="007E7D77" w14:paraId="058FC99A" w14:textId="77777777" w:rsidTr="007E7D77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906A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06E7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A772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7B7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41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35B53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637517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E7D77" w14:paraId="5DFA2D8E" w14:textId="77777777" w:rsidTr="00E115D8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CF0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4B86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243E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470AE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34382AD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FF8FAE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177" w:type="pct"/>
            <w:vAlign w:val="center"/>
          </w:tcPr>
          <w:p w14:paraId="3DBEDB91" w14:textId="77777777" w:rsidR="007E7D77" w:rsidRDefault="007E7D77" w:rsidP="00E115D8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外购电力（基于位置）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3F52CF2" w14:textId="77777777" w:rsidTr="007E7D77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1113E8" w14:textId="609B65A6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F359EAC" w14:textId="045749AE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4FBD5" w14:textId="0A986A68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B0E01EE" w14:textId="14293FC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cs="Arial"/>
                <w:b/>
                <w:bCs/>
                <w:color w:val="000000"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6CE259" w14:textId="0DCDD274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33456D6" w14:textId="67DC1F2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F0250C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9F415CD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1FD4FC89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8E8C6A5" w14:textId="77777777" w:rsidR="007E7D77" w:rsidRDefault="007E7D77" w:rsidP="007E7D77">
      <w:pPr>
        <w:pStyle w:val="Style2"/>
        <w:numPr>
          <w:ilvl w:val="2"/>
          <w:numId w:val="14"/>
        </w:numPr>
        <w:spacing w:line="360" w:lineRule="auto"/>
      </w:pPr>
      <w:bookmarkStart w:id="110" w:name="_Toc204099798"/>
      <w:r>
        <w:rPr>
          <w:rFonts w:hint="eastAsia"/>
          <w:lang w:val="en-US"/>
        </w:rPr>
        <w:t>各排放源明细（基于市场）</w:t>
      </w:r>
      <w:bookmarkEnd w:id="110"/>
    </w:p>
    <w:tbl>
      <w:tblPr>
        <w:tblW w:w="4998" w:type="pct"/>
        <w:tblLayout w:type="fixed"/>
        <w:tblLook w:val="04A0" w:firstRow="1" w:lastRow="0" w:firstColumn="1" w:lastColumn="0" w:noHBand="0" w:noVBand="1"/>
      </w:tblPr>
      <w:tblGrid>
        <w:gridCol w:w="829"/>
        <w:gridCol w:w="2053"/>
        <w:gridCol w:w="1938"/>
        <w:gridCol w:w="1350"/>
        <w:gridCol w:w="1739"/>
        <w:gridCol w:w="828"/>
        <w:gridCol w:w="321"/>
      </w:tblGrid>
      <w:tr w:rsidR="007E7D77" w14:paraId="4B86AC29" w14:textId="77777777" w:rsidTr="007E7D77">
        <w:trPr>
          <w:gridAfter w:val="1"/>
          <w:wAfter w:w="177" w:type="pct"/>
          <w:trHeight w:val="330"/>
        </w:trPr>
        <w:tc>
          <w:tcPr>
            <w:tcW w:w="45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25198E98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编号</w:t>
            </w:r>
          </w:p>
        </w:tc>
        <w:tc>
          <w:tcPr>
            <w:tcW w:w="113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608031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eastAsia="PMingLiU" w:cs="Arial"/>
                <w:b/>
                <w:bCs/>
                <w:szCs w:val="20"/>
                <w:lang w:val="en-US" w:eastAsia="zh-CN"/>
              </w:rPr>
              <w:t>GHG</w:t>
            </w: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排放类别</w:t>
            </w:r>
          </w:p>
        </w:tc>
        <w:tc>
          <w:tcPr>
            <w:tcW w:w="10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30ECD636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排放源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vAlign w:val="center"/>
          </w:tcPr>
          <w:p w14:paraId="08E2972F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报告边界</w:t>
            </w:r>
          </w:p>
        </w:tc>
        <w:tc>
          <w:tcPr>
            <w:tcW w:w="1417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7CE971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活动数据</w:t>
            </w:r>
          </w:p>
        </w:tc>
      </w:tr>
      <w:tr w:rsidR="007E7D77" w14:paraId="64A86EED" w14:textId="77777777" w:rsidTr="007E7D77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78F45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FEC88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20C86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758D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417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7A94A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26416A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</w:tr>
      <w:tr w:rsidR="007E7D77" w14:paraId="06C4730C" w14:textId="77777777" w:rsidTr="00E115D8">
        <w:trPr>
          <w:trHeight w:val="315"/>
        </w:trPr>
        <w:tc>
          <w:tcPr>
            <w:tcW w:w="45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57C2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13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78944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10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BCBC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74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A59A1" w14:textId="77777777" w:rsidR="007E7D77" w:rsidRDefault="007E7D77" w:rsidP="00E115D8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755D4D73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数值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6600"/>
            <w:noWrap/>
            <w:vAlign w:val="center"/>
          </w:tcPr>
          <w:p w14:paraId="17713E6C" w14:textId="77777777" w:rsidR="007E7D77" w:rsidRDefault="007E7D77" w:rsidP="00E115D8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>
              <w:rPr>
                <w:rFonts w:ascii="宋体" w:eastAsia="宋体" w:hAnsi="宋体" w:cs="Arial" w:hint="eastAsia"/>
                <w:b/>
                <w:bCs/>
                <w:szCs w:val="20"/>
                <w:lang w:val="en-US" w:eastAsia="zh-CN"/>
              </w:rPr>
              <w:t>计量单位</w:t>
            </w:r>
          </w:p>
        </w:tc>
        <w:tc>
          <w:tcPr>
            <w:tcW w:w="177" w:type="pct"/>
            <w:vAlign w:val="center"/>
          </w:tcPr>
          <w:p w14:paraId="6E7482A2" w14:textId="77777777" w:rsidR="007E7D77" w:rsidRDefault="007E7D77" w:rsidP="00E115D8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固定燃烧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移动燃烧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制冷剂逸散（R32）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CO2逸散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0.56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23.16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tBOD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逸散排放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CH4逸散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4,018.57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tCOD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高碳锰铁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锰硅合金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2,887.69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高碳铬铁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11,808.08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粗钢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-4,484,542.65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粗苯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-20,393.52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制程排放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-60,565.60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输入能源间接温室气体排放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外购电力（基于市场）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范围二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1,946,850.83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铁矿石生产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4,854,324.07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生石灰生产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199,182.36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白云石生产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38,669.45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球团生产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681,993.89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废钢生产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1,119,615.66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5,005.45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锰铁生产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41,483.17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镍铁生产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9,943.20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铬铁生产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40,208.13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萤石生产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418,155.97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硅铁生产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14,695.77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钼铁生产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7,268.72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2,370.13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铝生产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7,438.60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增碳剂生产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8,679.77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铁鳞生产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8,286.02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氨水生产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4,876.14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盐酸生产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氢氧化钠生产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2.24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碳化硅生产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3,676.39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镁生产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9,749.98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所有其他纸制品加工制造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15,287.09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办公用品(纸张除外)制造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272,877.67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外购商品和服务的上游排放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源水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20,647,661.31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采购产品空调和暖空气加热设备和商业和工业制冷设备制造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1,112,205.76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电子计算机制造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445,501.57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其他工业设备制造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2,803,779.74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测量和测试电力和电气信号的仪器制造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2,788,670.79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机械动力传动设备制造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5,368,992.60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测量、分配及其他泵类设备制造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2,709,414.35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用于测量、显示和控制工业过程变量的仪器及相关产品制造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2,228,829.68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所有其他杂项电气设备及元件制造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8,525,989.89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资本货物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所有其他杂项制造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236,451,624.12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$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液化石油气生产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9.43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洗精煤生产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2,093,622.77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柴油生产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1,422.69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汽油生产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47.34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焦炭生产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221,509.17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323,067.87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无烟煤生产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335,482.33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天然气生产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1,454.00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范围一、二相关燃料和能源相关的活动产生的排放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外购电力上游排放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类别3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1,966,850.83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MWh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4,821,908,726.53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491,140,477.41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上游运输配送产生的排放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1,555,767,247.10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生活垃圾和厨余垃圾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2,801.40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1,719.05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废油水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5,203.30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运营中产生的废物排放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废弃物运输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类别5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67,053,169.53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航运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3,709,585.00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9,687,112.00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商务旅行产生的排放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员工差旅住宿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类别6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14,352.00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总间*晚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通勤车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6,808,531.27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电力公交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316,087.41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电瓶车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10,595,750.40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passenger*km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自驾油车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12,199,616.00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员工通勤产生的排放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自驾电车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类别7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1,527,084.80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84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船运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965,477,841.62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85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1,366,758,643.75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86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铁路运输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343,519,032.62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87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下游运输配送产生的排放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汽运-副产品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类别9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43,030,612.40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tkm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88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锻材加工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172,270.00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89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棒材加工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2,063,196.54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90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钢管加工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649,008.66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91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外销产品加工产生的排放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钢坯加工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类别10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608,494.20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92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外销产品使用产生的排放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外售焦炉煤气燃烧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788.73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10000Nm3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  <w:tr w:rsidR="008806BD" w14:paraId="3C9C9D72" w14:textId="77777777" w:rsidTr="00BE6716">
        <w:trPr>
          <w:trHeight w:val="285"/>
        </w:trPr>
        <w:tc>
          <w:tcPr>
            <w:tcW w:w="45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B3D4B9C" w14:textId="08763F1C" w:rsidR="008806BD" w:rsidRDefault="008806BD" w:rsidP="008806BD">
            <w:pPr>
              <w:spacing w:before="0"/>
              <w:jc w:val="center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93</w:t>
            </w:r>
          </w:p>
        </w:tc>
        <w:tc>
          <w:tcPr>
            <w:tcW w:w="11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8A7F6F" w14:textId="64707C2C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外售产品报废产生的排放</w:t>
            </w:r>
          </w:p>
        </w:tc>
        <w:tc>
          <w:tcPr>
            <w:tcW w:w="10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477E32" w14:textId="448E8365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产品报废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EC118D5" w14:textId="646C2D46" w:rsidR="008806BD" w:rsidRDefault="008806BD" w:rsidP="008806BD">
            <w:pPr>
              <w:spacing w:before="0"/>
              <w:jc w:val="center"/>
              <w:rPr>
                <w:rFonts w:ascii="宋体" w:eastAsia="宋体" w:hAnsi="宋体" w:cs="宋体" w:hint="eastAsia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范围三 类别12</w:t>
            </w:r>
          </w:p>
        </w:tc>
        <w:tc>
          <w:tcPr>
            <w:tcW w:w="9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E286F6" w14:textId="34AC6155" w:rsidR="008806BD" w:rsidRDefault="008806BD" w:rsidP="008806BD">
            <w:pPr>
              <w:spacing w:before="0"/>
              <w:jc w:val="right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573,065.29</w:t>
            </w:r>
          </w:p>
        </w:tc>
        <w:tc>
          <w:tcPr>
            <w:tcW w:w="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604E48" w14:textId="3B0F49A6" w:rsidR="008806BD" w:rsidRDefault="008806BD" w:rsidP="008806BD">
            <w:pPr>
              <w:spacing w:before="0"/>
              <w:rPr>
                <w:rFonts w:eastAsia="PMingLiU" w:cs="Arial"/>
                <w:b/>
                <w:bCs/>
                <w:szCs w:val="20"/>
                <w:lang w:val="en-US" w:eastAsia="zh-CN"/>
              </w:rPr>
            </w:pPr>
            <w:r w:rsidRPr="007700F0">
              <w:rPr>
                <w:rFonts w:eastAsia="PMingLiU" w:cs="Arial"/>
                <w:b/>
                <w:bCs/>
                <w:szCs w:val="20"/>
                <w:lang w:val="en-US" w:eastAsia="zh-CN"/>
              </w:rPr>
              <w:t xml:space="preserve">t</w:t>
            </w:r>
          </w:p>
        </w:tc>
        <w:tc>
          <w:tcPr>
            <w:tcW w:w="177" w:type="pct"/>
            <w:vAlign w:val="center"/>
          </w:tcPr>
          <w:p w14:paraId="42A7DB80" w14:textId="77777777" w:rsidR="008806BD" w:rsidRDefault="008806BD" w:rsidP="008806BD">
            <w:pPr>
              <w:spacing w:before="0"/>
              <w:rPr>
                <w:rFonts w:ascii="Times New Roman" w:eastAsia="Times New Roman" w:hAnsi="Times New Roman"/>
                <w:szCs w:val="20"/>
                <w:lang w:val="en-US" w:eastAsia="zh-CN"/>
              </w:rPr>
            </w:pPr>
          </w:p>
        </w:tc>
      </w:tr>
    </w:tbl>
    <w:p w14:paraId="0728BE9C" w14:textId="77777777" w:rsidR="007E7D77" w:rsidRDefault="007E7D77" w:rsidP="007E7D77">
      <w:pPr>
        <w:spacing w:before="0" w:line="360" w:lineRule="auto"/>
        <w:rPr>
          <w:rFonts w:eastAsia="宋体" w:cs="Arial"/>
          <w:iCs/>
          <w:sz w:val="24"/>
          <w:lang w:eastAsia="zh-CN"/>
        </w:rPr>
      </w:pPr>
    </w:p>
    <w:p w14:paraId="41252623" w14:textId="77777777" w:rsidR="007E7D77" w:rsidRDefault="007E7D77" w:rsidP="007E7D77">
      <w:pPr>
        <w:pStyle w:val="Style2"/>
        <w:numPr>
          <w:ilvl w:val="0"/>
          <w:numId w:val="14"/>
        </w:numPr>
        <w:spacing w:line="360" w:lineRule="auto"/>
        <w:rPr>
          <w:b/>
          <w:bCs/>
          <w:sz w:val="28"/>
          <w:szCs w:val="28"/>
        </w:rPr>
      </w:pPr>
      <w:bookmarkStart w:id="111" w:name="_Toc198906626"/>
      <w:bookmarkStart w:id="112" w:name="_Toc204099799"/>
      <w:r>
        <w:rPr>
          <w:b/>
          <w:bCs/>
          <w:sz w:val="28"/>
          <w:szCs w:val="28"/>
        </w:rPr>
        <w:t>减排行动和绩效追踪</w:t>
      </w:r>
      <w:bookmarkStart w:id="113" w:name="_Toc6523328"/>
      <w:bookmarkStart w:id="114" w:name="_Toc6523831"/>
      <w:bookmarkStart w:id="115" w:name="_Toc6523485"/>
      <w:bookmarkEnd w:id="111"/>
      <w:bookmarkEnd w:id="112"/>
      <w:bookmarkEnd w:id="113"/>
      <w:bookmarkEnd w:id="114"/>
      <w:bookmarkEnd w:id="115"/>
    </w:p>
    <w:p w14:paraId="0CA05138" w14:textId="1C096752" w:rsidR="007E7D77" w:rsidRDefault="007E7D77" w:rsidP="007E7D77">
      <w:pPr>
        <w:spacing w:before="0" w:line="360" w:lineRule="auto"/>
        <w:ind w:firstLineChars="200" w:firstLine="480"/>
        <w:rPr>
          <w:rFonts w:eastAsia="宋体" w:cs="Arial"/>
          <w:iCs/>
          <w:sz w:val="24"/>
          <w:lang w:eastAsia="zh-CN"/>
        </w:rPr>
      </w:pPr>
      <w:r>
        <w:rPr>
          <w:rFonts w:eastAsia="宋体" w:cs="Arial"/>
          <w:iCs/>
          <w:sz w:val="24"/>
          <w:lang w:eastAsia="zh-CN"/>
        </w:rPr>
        <w:t>本次盘查周期内，</w:t>
      </w:r>
      <w:r w:rsidR="008F625E" w:rsidRPr="008F625E">
        <w:rPr>
          <w:rFonts w:eastAsia="宋体" w:cs="Arial" w:hint="eastAsia"/>
          <w:iCs/>
          <w:sz w:val="24"/>
          <w:lang w:eastAsia="zh-CN"/>
        </w:rPr>
        <w:t xml:space="preserve">2025年1月1日至2025年12月31日</w:t>
      </w:r>
      <w:r>
        <w:rPr>
          <w:rFonts w:eastAsia="宋体" w:cs="Arial"/>
          <w:iCs/>
          <w:sz w:val="24"/>
          <w:lang w:eastAsia="zh-CN"/>
        </w:rPr>
        <w:t>大冶特殊钢实施了部分减排行动：</w:t>
      </w:r>
    </w:p>
    <w:p w14:paraId="7D588EC8" w14:textId="5377CDA6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</w:t>
      </w:r>
      <w:r w:rsidR="008F625E" w:rsidRPr="00BC1B40">
        <w:rPr>
          <w:rFonts w:hint="eastAsia"/>
          <w:lang w:eastAsia="zh-CN"/>
        </w:rPr>
        <w:t xml:space="preserve">2025</w:t>
      </w:r>
      <w:r w:rsidR="00BC1B40" w:rsidRPr="00BC1B40">
        <w:rPr>
          <w:rFonts w:hint="eastAsia"/>
          <w:lang w:eastAsia="zh-CN"/>
        </w:rPr>
        <w:t>年度</w:t>
      </w:r>
      <w:r>
        <w:rPr>
          <w:rFonts w:hint="eastAsia"/>
          <w:lang w:eastAsia="zh-CN"/>
        </w:rPr>
        <w:t>大冶特殊钢部分减排行动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6"/>
        <w:gridCol w:w="1127"/>
        <w:gridCol w:w="1552"/>
        <w:gridCol w:w="1178"/>
        <w:gridCol w:w="1077"/>
        <w:gridCol w:w="1532"/>
      </w:tblGrid>
      <w:tr w:rsidR="007E7D77" w14:paraId="34016434" w14:textId="77777777" w:rsidTr="00E115D8">
        <w:trPr>
          <w:trHeight w:val="5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6A8CC3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A6E34B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节能实施方案名称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A6E8A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方案具体描述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1F8A1D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23641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项目实施进度概况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82C8A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color w:val="000000"/>
                <w:sz w:val="22"/>
                <w:szCs w:val="22"/>
                <w:lang w:val="en-US" w:eastAsia="zh-CN"/>
              </w:rPr>
              <w:t>节能量预估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节电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通过选择经济购电套餐、错峰用电、降低计费容量等方式，2024年外购电价同比去年下降0.0784元/kWh（含年度交易电价下降0.0330元/kWh），减少外购电费13263万元，全年减少外购电费15560万元。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预计全年减少外购电3800万kWh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减少天然气外购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推进焦气替代天然气项目，减少天然气外购，降低燃气成本。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预计全年减少采购费用2000万元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提升回收转炉煤气量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通过改善回收条件、风机提频、管道清灰等措施提升转炉煤气回收量。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预计全年创效1020万元</w:t>
            </w:r>
          </w:p>
        </w:tc>
      </w:tr>
      <w:tr w:rsidR="007E7D77" w14:paraId="3328A4D5" w14:textId="77777777" w:rsidTr="00E115D8">
        <w:trPr>
          <w:trHeight w:val="81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90D41BF" w14:textId="354D4CE6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2C9FF3AF" w14:textId="19F93460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管理类节能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F545C5D" w14:textId="3261D342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氩气提产降耗、提升转炉煤气回收等。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26822D1" w14:textId="5BF2377F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600C8D42" w14:textId="2CAB2483" w:rsidR="007E7D77" w:rsidRDefault="00354715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已完成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5C93F4F1" w14:textId="686CF63E" w:rsidR="007E7D77" w:rsidRDefault="00354715" w:rsidP="00E115D8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吨钢氩气消耗量较去年下降1.3m³/t，转炉煤气回收较去年月均提高16.52m³/t</w:t>
            </w:r>
          </w:p>
        </w:tc>
      </w:tr>
    </w:tbl>
    <w:p w14:paraId="3DF7215A" w14:textId="77777777" w:rsidR="007E7D77" w:rsidRDefault="007E7D77" w:rsidP="007E7D77">
      <w:pPr>
        <w:pStyle w:val="p0"/>
        <w:ind w:firstLine="480"/>
        <w:rPr>
          <w:ins w:id="116" w:author="Jezin" w:date="2025-07-21T09:39:00Z"/>
          <w:rFonts w:ascii="Arial" w:eastAsia="宋体" w:hAnsi="Arial" w:cs="Arial"/>
          <w:iCs/>
          <w:sz w:val="24"/>
          <w:szCs w:val="24"/>
        </w:rPr>
      </w:pPr>
    </w:p>
    <w:p w14:paraId="4CC757F4" w14:textId="65FAB2F1" w:rsidR="007E7D77" w:rsidRDefault="00BC1B40" w:rsidP="007E7D77">
      <w:pPr>
        <w:pStyle w:val="p0"/>
        <w:ind w:firstLine="480"/>
        <w:rPr>
          <w:rFonts w:ascii="Arial" w:eastAsia="宋体" w:hAnsi="Arial" w:cs="Arial"/>
          <w:iCs/>
          <w:sz w:val="24"/>
          <w:szCs w:val="24"/>
        </w:rPr>
      </w:pPr>
      <w:r w:rsidRPr="00BC1B40">
        <w:rPr>
          <w:rFonts w:ascii="Arial" w:eastAsia="宋体" w:hAnsi="Arial" w:cs="Arial" w:hint="eastAsia"/>
          <w:iCs/>
          <w:sz w:val="24"/>
          <w:szCs w:val="24"/>
        </w:rPr>
        <w:t xml:space="preserve">2026</w:t>
      </w:r>
      <w:r w:rsidR="007E7D77">
        <w:rPr>
          <w:rFonts w:ascii="Arial" w:eastAsia="宋体" w:hAnsi="Arial" w:cs="Arial" w:hint="eastAsia"/>
          <w:iCs/>
          <w:sz w:val="24"/>
          <w:szCs w:val="24"/>
        </w:rPr>
        <w:t>年计划实施的减排行动如下：</w:t>
      </w:r>
    </w:p>
    <w:p w14:paraId="168618D0" w14:textId="4A6D9103" w:rsidR="007E7D77" w:rsidRDefault="007E7D77" w:rsidP="007E7D77">
      <w:pPr>
        <w:pStyle w:val="a3"/>
        <w:keepNext/>
        <w:jc w:val="center"/>
      </w:pPr>
      <w:r>
        <w:rPr>
          <w:rFonts w:hint="eastAsia"/>
        </w:rPr>
        <w:t>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</w:t>
      </w:r>
      <w:r w:rsidR="00BC1B40" w:rsidRPr="00BC1B40">
        <w:rPr>
          <w:rFonts w:hint="eastAsia"/>
          <w:lang w:eastAsia="zh-CN"/>
        </w:rPr>
        <w:t xml:space="preserve">2026</w:t>
      </w:r>
      <w:r>
        <w:rPr>
          <w:rFonts w:hint="eastAsia"/>
          <w:lang w:eastAsia="zh-CN"/>
        </w:rPr>
        <w:t>年度大冶特殊钢减排行动目标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51"/>
        <w:gridCol w:w="1194"/>
        <w:gridCol w:w="1302"/>
        <w:gridCol w:w="1248"/>
        <w:gridCol w:w="1139"/>
        <w:gridCol w:w="1628"/>
      </w:tblGrid>
      <w:tr w:rsidR="007E7D77" w14:paraId="24EBDBA9" w14:textId="77777777" w:rsidTr="00E115D8">
        <w:trPr>
          <w:trHeight w:val="540"/>
        </w:trPr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172AFF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D6613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节能实施方案名称</w:t>
            </w:r>
          </w:p>
        </w:tc>
        <w:tc>
          <w:tcPr>
            <w:tcW w:w="17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5D4352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方案具体描述</w:t>
            </w:r>
          </w:p>
        </w:tc>
        <w:tc>
          <w:tcPr>
            <w:tcW w:w="8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EC5252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责任部门</w:t>
            </w:r>
          </w:p>
        </w:tc>
        <w:tc>
          <w:tcPr>
            <w:tcW w:w="6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EC9BE" w14:textId="77777777" w:rsidR="007E7D77" w:rsidRDefault="007E7D77" w:rsidP="00E115D8">
            <w:pPr>
              <w:spacing w:before="0"/>
              <w:jc w:val="center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项目实施进度概况</w:t>
            </w:r>
          </w:p>
        </w:tc>
        <w:tc>
          <w:tcPr>
            <w:tcW w:w="7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2E291C" w14:textId="77777777" w:rsidR="007E7D77" w:rsidRDefault="007E7D77" w:rsidP="00E115D8">
            <w:pPr>
              <w:spacing w:before="0"/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ascii="方正书宋简体" w:eastAsia="方正书宋简体" w:hAnsi="PMingLiU" w:cs="宋体" w:hint="eastAsia"/>
                <w:b/>
                <w:bCs/>
                <w:sz w:val="22"/>
                <w:szCs w:val="22"/>
                <w:lang w:val="en-US" w:eastAsia="zh-CN"/>
              </w:rPr>
              <w:t>节能量预估</w:t>
            </w:r>
          </w:p>
        </w:tc>
      </w:tr>
      <w:tr w:rsidR="00354715" w14:paraId="025763DA" w14:textId="77777777" w:rsidTr="00E115D8">
        <w:trPr>
          <w:trHeight w:val="1200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8D1D4D" w14:textId="77228693" w:rsid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1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6AA02A7" w14:textId="1B38E77E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提升绿电消耗量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334A3A6" w14:textId="17D36893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增加自建光伏发电面积，加大外购绿电消耗量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576EF20" w14:textId="620C3904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EC04D9B" w14:textId="0C6A019B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实施中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726E08E0" w14:textId="4386C388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实现建筑物可利用面积光伏利用率≥90%，力争外购绿电消耗占比达10%</w:t>
            </w:r>
          </w:p>
        </w:tc>
      </w:tr>
      <w:tr w:rsidR="00354715" w14:paraId="025763DA" w14:textId="77777777" w:rsidTr="00E115D8">
        <w:trPr>
          <w:trHeight w:val="1200"/>
        </w:trPr>
        <w:tc>
          <w:tcPr>
            <w:tcW w:w="3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6E8D1D4D" w14:textId="77228693" w:rsid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2</w:t>
            </w:r>
          </w:p>
        </w:tc>
        <w:tc>
          <w:tcPr>
            <w:tcW w:w="6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6AA02A7" w14:textId="1B38E77E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提升焦炉煤气外送量</w:t>
            </w:r>
          </w:p>
        </w:tc>
        <w:tc>
          <w:tcPr>
            <w:tcW w:w="17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334A3A6" w14:textId="17D36893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按预定计划完成外供逸洋制管能源介质项目</w:t>
            </w:r>
          </w:p>
        </w:tc>
        <w:tc>
          <w:tcPr>
            <w:tcW w:w="8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0576EF20" w14:textId="620C3904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能源环保部</w:t>
            </w:r>
          </w:p>
        </w:tc>
        <w:tc>
          <w:tcPr>
            <w:tcW w:w="6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3EC04D9B" w14:textId="0C6A019B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实施中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</w:tcPr>
          <w:p w14:paraId="726E08E0" w14:textId="4386C388" w:rsidR="00354715" w:rsidRPr="00354715" w:rsidRDefault="00354715" w:rsidP="00354715">
            <w:pPr>
              <w:spacing w:before="0"/>
              <w:rPr>
                <w:rFonts w:ascii="方正书宋简体" w:eastAsia="方正书宋简体" w:hAnsi="PMingLiU" w:cs="宋体" w:hint="eastAsia"/>
                <w:sz w:val="22"/>
                <w:szCs w:val="22"/>
                <w:lang w:val="en-US" w:eastAsia="zh-CN"/>
              </w:rPr>
            </w:pPr>
            <w:r w:rsidRPr="00354715">
              <w:rPr>
                <w:rFonts w:ascii="方正书宋简体" w:eastAsia="方正书宋简体" w:hAnsi="PMingLiU" w:cs="宋体"/>
                <w:sz w:val="22"/>
                <w:szCs w:val="22"/>
                <w:lang w:val="en-US" w:eastAsia="zh-CN"/>
              </w:rPr>
              <w:t xml:space="preserve">计划全年外供煤气1800万m³，减少碳排放1.37万吨</w:t>
            </w:r>
          </w:p>
        </w:tc>
      </w:tr>
    </w:tbl>
    <w:p w14:paraId="166C0D49" w14:textId="77777777" w:rsidR="007E7D77" w:rsidRDefault="007E7D77" w:rsidP="007E7D77">
      <w:pPr>
        <w:pStyle w:val="p0"/>
        <w:ind w:firstLine="480"/>
        <w:rPr>
          <w:rFonts w:ascii="Arial" w:eastAsia="宋体" w:hAnsi="Arial" w:cs="Arial"/>
          <w:iCs/>
          <w:sz w:val="24"/>
          <w:szCs w:val="24"/>
        </w:rPr>
      </w:pPr>
    </w:p>
    <w:p w14:paraId="4A466F47" w14:textId="77777777" w:rsidR="007E7D77" w:rsidRDefault="007E7D77" w:rsidP="007E7D77">
      <w:pPr>
        <w:spacing w:before="0"/>
        <w:jc w:val="center"/>
        <w:rPr>
          <w:rFonts w:eastAsia="宋体" w:cs="Arial"/>
          <w:sz w:val="24"/>
          <w:lang w:eastAsia="zh-CN"/>
        </w:rPr>
      </w:pPr>
      <w:r>
        <w:rPr>
          <w:rFonts w:eastAsia="宋体" w:cs="Arial"/>
          <w:sz w:val="24"/>
          <w:lang w:eastAsia="zh-CN"/>
        </w:rPr>
        <w:t>-</w:t>
      </w:r>
      <w:r>
        <w:rPr>
          <w:rFonts w:eastAsia="宋体" w:cs="Arial"/>
          <w:sz w:val="24"/>
          <w:lang w:eastAsia="zh-CN"/>
        </w:rPr>
        <w:t>报告结束</w:t>
      </w:r>
      <w:r>
        <w:rPr>
          <w:rFonts w:eastAsia="宋体" w:cs="Arial"/>
          <w:sz w:val="24"/>
          <w:lang w:eastAsia="zh-CN"/>
        </w:rPr>
        <w:t>-</w:t>
      </w:r>
    </w:p>
    <w:p w14:paraId="75ADB185" w14:textId="77777777" w:rsidR="00875B69" w:rsidRDefault="00875B69" w:rsidP="007E7D77">
      <w:pPr>
        <w:pStyle w:val="afb"/>
        <w:spacing w:before="0" w:line="360" w:lineRule="auto"/>
        <w:ind w:left="567"/>
        <w:rPr>
          <w:lang w:eastAsia="zh-CN"/>
        </w:rPr>
      </w:pPr>
    </w:p>
    <w:sectPr w:rsidR="00875B69">
      <w:footerReference w:type="default" r:id="rId11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2AA3" w14:textId="77777777" w:rsidR="00795C3B" w:rsidRDefault="00795C3B">
      <w:pPr>
        <w:spacing w:before="0"/>
      </w:pPr>
      <w:r>
        <w:separator/>
      </w:r>
    </w:p>
  </w:endnote>
  <w:endnote w:type="continuationSeparator" w:id="0">
    <w:p w14:paraId="0AAFFB75" w14:textId="77777777" w:rsidR="00795C3B" w:rsidRDefault="00795C3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书宋简体">
    <w:altName w:val="宋体"/>
    <w:charset w:val="86"/>
    <w:family w:val="roman"/>
    <w:pitch w:val="default"/>
    <w:sig w:usb0="A00002BF" w:usb1="184F6CFA" w:usb2="00000012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03986" w14:textId="77777777" w:rsidR="0042075D" w:rsidRDefault="0042075D">
    <w:pPr>
      <w:pStyle w:val="a8"/>
      <w:jc w:val="center"/>
    </w:pPr>
  </w:p>
  <w:p w14:paraId="476BB98C" w14:textId="77777777" w:rsidR="0042075D" w:rsidRDefault="0042075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9719547"/>
    </w:sdtPr>
    <w:sdtContent>
      <w:p w14:paraId="1F2C9D07" w14:textId="77777777" w:rsidR="0042075D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0D90DAB5" w14:textId="77777777" w:rsidR="0042075D" w:rsidRDefault="004207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F402C" w14:textId="77777777" w:rsidR="00795C3B" w:rsidRDefault="00795C3B">
      <w:pPr>
        <w:spacing w:before="0"/>
      </w:pPr>
      <w:r>
        <w:separator/>
      </w:r>
    </w:p>
  </w:footnote>
  <w:footnote w:type="continuationSeparator" w:id="0">
    <w:p w14:paraId="40F5BD45" w14:textId="77777777" w:rsidR="00795C3B" w:rsidRDefault="00795C3B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388"/>
    <w:multiLevelType w:val="multilevel"/>
    <w:tmpl w:val="0B7A7388"/>
    <w:lvl w:ilvl="0">
      <w:start w:val="1"/>
      <w:numFmt w:val="chineseCountingThousand"/>
      <w:pStyle w:val="Style2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0CD0E09"/>
    <w:multiLevelType w:val="multilevel"/>
    <w:tmpl w:val="20CD0E09"/>
    <w:lvl w:ilvl="0">
      <w:start w:val="1"/>
      <w:numFmt w:val="decimal"/>
      <w:pStyle w:val="Numbered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14B6843"/>
    <w:multiLevelType w:val="multilevel"/>
    <w:tmpl w:val="214B6843"/>
    <w:lvl w:ilvl="0">
      <w:start w:val="1"/>
      <w:numFmt w:val="decimal"/>
      <w:lvlText w:val="%1"/>
      <w:lvlJc w:val="left"/>
      <w:pPr>
        <w:ind w:left="578" w:hanging="57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345147FE"/>
    <w:multiLevelType w:val="multilevel"/>
    <w:tmpl w:val="345147FE"/>
    <w:lvl w:ilvl="0">
      <w:start w:val="1"/>
      <w:numFmt w:val="none"/>
      <w:pStyle w:val="1"/>
      <w:lvlText w:val="%1第一章"/>
      <w:lvlJc w:val="left"/>
      <w:pPr>
        <w:ind w:left="425" w:hanging="425"/>
      </w:pPr>
      <w:rPr>
        <w:rFonts w:hint="eastAsia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pStyle w:val="2"/>
      <w:lvlText w:val="%2%1.1"/>
      <w:lvlJc w:val="left"/>
      <w:pPr>
        <w:ind w:left="992" w:hanging="567"/>
      </w:pPr>
      <w:rPr>
        <w:rFonts w:hint="eastAsia"/>
        <w:b w:val="0"/>
        <w:i w:val="0"/>
        <w:sz w:val="24"/>
      </w:rPr>
    </w:lvl>
    <w:lvl w:ilvl="2">
      <w:start w:val="1"/>
      <w:numFmt w:val="decimal"/>
      <w:lvlText w:val="%11.%2.%3"/>
      <w:lvlJc w:val="left"/>
      <w:pPr>
        <w:ind w:left="1418" w:hanging="567"/>
      </w:pPr>
      <w:rPr>
        <w:rFonts w:hint="eastAsia"/>
        <w:b/>
        <w:i w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F9A2779"/>
    <w:multiLevelType w:val="multilevel"/>
    <w:tmpl w:val="3F9A2779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Style3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4E8511C5"/>
    <w:multiLevelType w:val="multilevel"/>
    <w:tmpl w:val="4E8511C5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decimal"/>
      <w:suff w:val="space"/>
      <w:lvlText w:val="%3（%2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6" w15:restartNumberingAfterBreak="0">
    <w:nsid w:val="4FF23FF9"/>
    <w:multiLevelType w:val="multilevel"/>
    <w:tmpl w:val="4FF23FF9"/>
    <w:lvl w:ilvl="0">
      <w:start w:val="1"/>
      <w:numFmt w:val="bullet"/>
      <w:lvlText w:val=""/>
      <w:lvlJc w:val="left"/>
      <w:pPr>
        <w:ind w:left="1007" w:hanging="44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7" w15:restartNumberingAfterBreak="0">
    <w:nsid w:val="5ACC00FC"/>
    <w:multiLevelType w:val="multilevel"/>
    <w:tmpl w:val="5ACC00FC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4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ascii="Arial" w:eastAsia="宋体" w:hAnsi="Arial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8" w15:restartNumberingAfterBreak="0">
    <w:nsid w:val="63F20EED"/>
    <w:multiLevelType w:val="multilevel"/>
    <w:tmpl w:val="63F20EED"/>
    <w:lvl w:ilvl="0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0D15105"/>
    <w:multiLevelType w:val="multilevel"/>
    <w:tmpl w:val="70D15105"/>
    <w:lvl w:ilvl="0">
      <w:start w:val="1"/>
      <w:numFmt w:val="bullet"/>
      <w:pStyle w:val="List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30F8E"/>
    <w:multiLevelType w:val="multilevel"/>
    <w:tmpl w:val="70E30F8E"/>
    <w:lvl w:ilvl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ascii="Arial" w:eastAsia="宋体" w:hAnsi="Arial" w:hint="default"/>
        <w:b/>
        <w:i w:val="0"/>
        <w:color w:val="000000" w:themeColor="text1"/>
        <w:sz w:val="28"/>
        <w:u w:color="000000" w:themeColor="text1"/>
      </w:rPr>
    </w:lvl>
    <w:lvl w:ilvl="1">
      <w:start w:val="1"/>
      <w:numFmt w:val="chineseCountingThousand"/>
      <w:suff w:val="space"/>
      <w:lvlText w:val="%2、"/>
      <w:lvlJc w:val="left"/>
      <w:pPr>
        <w:ind w:left="0" w:firstLine="0"/>
      </w:pPr>
      <w:rPr>
        <w:rFonts w:ascii="Arial" w:eastAsia="宋体" w:hAnsi="Arial" w:hint="default"/>
        <w:b w:val="0"/>
        <w:i w:val="0"/>
        <w:color w:val="000000" w:themeColor="text1"/>
        <w:sz w:val="24"/>
      </w:rPr>
    </w:lvl>
    <w:lvl w:ilvl="2">
      <w:start w:val="1"/>
      <w:numFmt w:val="chineseCountingThousand"/>
      <w:suff w:val="space"/>
      <w:lvlText w:val="（%3）"/>
      <w:lvlJc w:val="left"/>
      <w:pPr>
        <w:ind w:left="0" w:firstLine="0"/>
      </w:pPr>
      <w:rPr>
        <w:rFonts w:ascii="Arial" w:eastAsia="宋体" w:hAnsi="Arial" w:hint="default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1198853310">
    <w:abstractNumId w:val="3"/>
  </w:num>
  <w:num w:numId="2" w16cid:durableId="179394075">
    <w:abstractNumId w:val="2"/>
  </w:num>
  <w:num w:numId="3" w16cid:durableId="897402054">
    <w:abstractNumId w:val="9"/>
  </w:num>
  <w:num w:numId="4" w16cid:durableId="566960518">
    <w:abstractNumId w:val="1"/>
  </w:num>
  <w:num w:numId="5" w16cid:durableId="1016081308">
    <w:abstractNumId w:val="0"/>
  </w:num>
  <w:num w:numId="6" w16cid:durableId="410085637">
    <w:abstractNumId w:val="4"/>
  </w:num>
  <w:num w:numId="7" w16cid:durableId="1790053814">
    <w:abstractNumId w:val="7"/>
  </w:num>
  <w:num w:numId="8" w16cid:durableId="1147553032">
    <w:abstractNumId w:val="5"/>
  </w:num>
  <w:num w:numId="9" w16cid:durableId="1329865603">
    <w:abstractNumId w:val="6"/>
  </w:num>
  <w:num w:numId="10" w16cid:durableId="1029794902">
    <w:abstractNumId w:val="5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decimal"/>
        <w:lvlText w:val="%2.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4"/>
        </w:rPr>
      </w:lvl>
    </w:lvlOverride>
    <w:lvlOverride w:ilvl="2">
      <w:lvl w:ilvl="2" w:tentative="1">
        <w:start w:val="1"/>
        <w:numFmt w:val="decimal"/>
        <w:lvlText w:val="%2.%3"/>
        <w:lvlJc w:val="left"/>
        <w:pPr>
          <w:ind w:left="0" w:firstLine="0"/>
        </w:pPr>
        <w:rPr>
          <w:rFonts w:ascii="Arial" w:eastAsia="宋体" w:hAnsi="Arial" w:hint="default"/>
          <w:b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1" w16cid:durableId="255677480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2" w16cid:durableId="233123427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3" w16cid:durableId="331875605">
    <w:abstractNumId w:val="10"/>
  </w:num>
  <w:num w:numId="14" w16cid:durableId="501702182">
    <w:abstractNumId w:val="5"/>
    <w:lvlOverride w:ilvl="0">
      <w:lvl w:ilvl="0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(%3)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5" w16cid:durableId="24336329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6" w16cid:durableId="1540623351">
    <w:abstractNumId w:val="0"/>
  </w:num>
  <w:num w:numId="17" w16cid:durableId="62410508">
    <w:abstractNumId w:val="5"/>
    <w:lvlOverride w:ilvl="0">
      <w:lvl w:ilvl="0" w:tentative="1">
        <w:start w:val="1"/>
        <w:numFmt w:val="chineseCountingThousand"/>
        <w:suff w:val="space"/>
        <w:lvlText w:val="第%1章"/>
        <w:lvlJc w:val="left"/>
        <w:pPr>
          <w:ind w:left="0" w:firstLine="0"/>
        </w:pPr>
        <w:rPr>
          <w:rFonts w:ascii="Arial" w:eastAsia="宋体" w:hAnsi="Arial" w:hint="default"/>
          <w:b/>
          <w:i w:val="0"/>
          <w:color w:val="000000" w:themeColor="text1"/>
          <w:sz w:val="28"/>
          <w:u w:color="000000" w:themeColor="text1"/>
        </w:rPr>
      </w:lvl>
    </w:lvlOverride>
    <w:lvlOverride w:ilvl="1">
      <w:lvl w:ilvl="1" w:tentative="1">
        <w:start w:val="1"/>
        <w:numFmt w:val="chineseCountingThousand"/>
        <w:suff w:val="space"/>
        <w:lvlText w:val="%2、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color w:val="000000" w:themeColor="text1"/>
          <w:sz w:val="24"/>
        </w:rPr>
      </w:lvl>
    </w:lvlOverride>
    <w:lvlOverride w:ilvl="2">
      <w:lvl w:ilvl="2">
        <w:start w:val="1"/>
        <w:numFmt w:val="chineseCountingThousand"/>
        <w:suff w:val="space"/>
        <w:lvlText w:val="（%3）"/>
        <w:lvlJc w:val="left"/>
        <w:pPr>
          <w:ind w:left="0" w:firstLine="0"/>
        </w:pPr>
        <w:rPr>
          <w:rFonts w:ascii="Arial" w:eastAsia="宋体" w:hAnsi="Arial" w:hint="default"/>
          <w:b w:val="0"/>
          <w:i w:val="0"/>
          <w:sz w:val="24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760" w:hanging="44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200" w:hanging="44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640" w:hanging="44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080" w:hanging="44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520" w:hanging="44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960" w:hanging="440"/>
        </w:pPr>
        <w:rPr>
          <w:rFonts w:hint="eastAsia"/>
        </w:rPr>
      </w:lvl>
    </w:lvlOverride>
  </w:num>
  <w:num w:numId="18" w16cid:durableId="97991917">
    <w:abstractNumId w:val="0"/>
  </w:num>
  <w:num w:numId="19" w16cid:durableId="676149915">
    <w:abstractNumId w:val="8"/>
  </w:num>
  <w:num w:numId="20" w16cid:durableId="75112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E1B"/>
    <w:rsid w:val="00002A3C"/>
    <w:rsid w:val="00014F30"/>
    <w:rsid w:val="0001524D"/>
    <w:rsid w:val="00017E9F"/>
    <w:rsid w:val="00020611"/>
    <w:rsid w:val="00021EF0"/>
    <w:rsid w:val="00022FC6"/>
    <w:rsid w:val="000246B6"/>
    <w:rsid w:val="00026E12"/>
    <w:rsid w:val="00030263"/>
    <w:rsid w:val="00033FE5"/>
    <w:rsid w:val="00034791"/>
    <w:rsid w:val="000366A0"/>
    <w:rsid w:val="00040A2A"/>
    <w:rsid w:val="00046769"/>
    <w:rsid w:val="00051572"/>
    <w:rsid w:val="00051894"/>
    <w:rsid w:val="000525F3"/>
    <w:rsid w:val="000532DA"/>
    <w:rsid w:val="000551F0"/>
    <w:rsid w:val="00057FC4"/>
    <w:rsid w:val="00062D39"/>
    <w:rsid w:val="00063C51"/>
    <w:rsid w:val="000648F0"/>
    <w:rsid w:val="0006514E"/>
    <w:rsid w:val="00066E0F"/>
    <w:rsid w:val="000678EA"/>
    <w:rsid w:val="00071486"/>
    <w:rsid w:val="000723E1"/>
    <w:rsid w:val="000732FD"/>
    <w:rsid w:val="00074831"/>
    <w:rsid w:val="00075774"/>
    <w:rsid w:val="0008322B"/>
    <w:rsid w:val="000834EF"/>
    <w:rsid w:val="00084B09"/>
    <w:rsid w:val="0008604C"/>
    <w:rsid w:val="00092624"/>
    <w:rsid w:val="000932D2"/>
    <w:rsid w:val="00095670"/>
    <w:rsid w:val="000A0E3A"/>
    <w:rsid w:val="000A52D2"/>
    <w:rsid w:val="000A5307"/>
    <w:rsid w:val="000A5D12"/>
    <w:rsid w:val="000A5FC3"/>
    <w:rsid w:val="000B0FED"/>
    <w:rsid w:val="000B1988"/>
    <w:rsid w:val="000B2D51"/>
    <w:rsid w:val="000B3FCE"/>
    <w:rsid w:val="000B50AA"/>
    <w:rsid w:val="000B5ACF"/>
    <w:rsid w:val="000B5B1E"/>
    <w:rsid w:val="000B5F22"/>
    <w:rsid w:val="000B6509"/>
    <w:rsid w:val="000C238B"/>
    <w:rsid w:val="000C5B5A"/>
    <w:rsid w:val="000C7397"/>
    <w:rsid w:val="000D088C"/>
    <w:rsid w:val="000D3448"/>
    <w:rsid w:val="000D5294"/>
    <w:rsid w:val="000E2DFD"/>
    <w:rsid w:val="000E5A7A"/>
    <w:rsid w:val="000F1478"/>
    <w:rsid w:val="000F378D"/>
    <w:rsid w:val="000F77F9"/>
    <w:rsid w:val="001000FA"/>
    <w:rsid w:val="001002FF"/>
    <w:rsid w:val="00102988"/>
    <w:rsid w:val="001029A7"/>
    <w:rsid w:val="00104606"/>
    <w:rsid w:val="00111ACD"/>
    <w:rsid w:val="0011330A"/>
    <w:rsid w:val="00114877"/>
    <w:rsid w:val="00115703"/>
    <w:rsid w:val="00116050"/>
    <w:rsid w:val="001162B9"/>
    <w:rsid w:val="001231A2"/>
    <w:rsid w:val="00124470"/>
    <w:rsid w:val="001247E7"/>
    <w:rsid w:val="00124F98"/>
    <w:rsid w:val="0012773E"/>
    <w:rsid w:val="001317FD"/>
    <w:rsid w:val="00132A20"/>
    <w:rsid w:val="00133A07"/>
    <w:rsid w:val="0013799E"/>
    <w:rsid w:val="001406CE"/>
    <w:rsid w:val="00151CB8"/>
    <w:rsid w:val="00155265"/>
    <w:rsid w:val="001612D1"/>
    <w:rsid w:val="00164FDA"/>
    <w:rsid w:val="0017011F"/>
    <w:rsid w:val="0017517B"/>
    <w:rsid w:val="00175800"/>
    <w:rsid w:val="00180209"/>
    <w:rsid w:val="001818D1"/>
    <w:rsid w:val="00182728"/>
    <w:rsid w:val="001860A7"/>
    <w:rsid w:val="00191E17"/>
    <w:rsid w:val="00193C69"/>
    <w:rsid w:val="00194877"/>
    <w:rsid w:val="00195F83"/>
    <w:rsid w:val="00197ADA"/>
    <w:rsid w:val="001A427D"/>
    <w:rsid w:val="001A5197"/>
    <w:rsid w:val="001B03D9"/>
    <w:rsid w:val="001B11C7"/>
    <w:rsid w:val="001B1257"/>
    <w:rsid w:val="001B189F"/>
    <w:rsid w:val="001B232B"/>
    <w:rsid w:val="001B6183"/>
    <w:rsid w:val="001B6633"/>
    <w:rsid w:val="001B702B"/>
    <w:rsid w:val="001C1197"/>
    <w:rsid w:val="001C1F24"/>
    <w:rsid w:val="001C36AF"/>
    <w:rsid w:val="001C685E"/>
    <w:rsid w:val="001D0B06"/>
    <w:rsid w:val="001D2212"/>
    <w:rsid w:val="001D2BDB"/>
    <w:rsid w:val="001D302D"/>
    <w:rsid w:val="001D3220"/>
    <w:rsid w:val="001D49ED"/>
    <w:rsid w:val="001D52AD"/>
    <w:rsid w:val="001D5B7C"/>
    <w:rsid w:val="001E2EEC"/>
    <w:rsid w:val="001E3D3B"/>
    <w:rsid w:val="001E6094"/>
    <w:rsid w:val="001E609A"/>
    <w:rsid w:val="001E6487"/>
    <w:rsid w:val="001E6D50"/>
    <w:rsid w:val="001F04CB"/>
    <w:rsid w:val="001F73F0"/>
    <w:rsid w:val="001F73F2"/>
    <w:rsid w:val="00205687"/>
    <w:rsid w:val="00206087"/>
    <w:rsid w:val="002063A4"/>
    <w:rsid w:val="002114DC"/>
    <w:rsid w:val="002120C2"/>
    <w:rsid w:val="00215FD4"/>
    <w:rsid w:val="00216EC5"/>
    <w:rsid w:val="002216DC"/>
    <w:rsid w:val="00222543"/>
    <w:rsid w:val="00223E52"/>
    <w:rsid w:val="00226ED0"/>
    <w:rsid w:val="0023183D"/>
    <w:rsid w:val="00233BF0"/>
    <w:rsid w:val="00235106"/>
    <w:rsid w:val="00235EA9"/>
    <w:rsid w:val="00237DAE"/>
    <w:rsid w:val="00240836"/>
    <w:rsid w:val="00240CC1"/>
    <w:rsid w:val="00241F99"/>
    <w:rsid w:val="00242237"/>
    <w:rsid w:val="00245CA7"/>
    <w:rsid w:val="002465F8"/>
    <w:rsid w:val="00253EF1"/>
    <w:rsid w:val="00254BCB"/>
    <w:rsid w:val="00254BDE"/>
    <w:rsid w:val="00256A14"/>
    <w:rsid w:val="00257D6D"/>
    <w:rsid w:val="002657DC"/>
    <w:rsid w:val="00267853"/>
    <w:rsid w:val="002717BB"/>
    <w:rsid w:val="00274058"/>
    <w:rsid w:val="00280CBF"/>
    <w:rsid w:val="002810E7"/>
    <w:rsid w:val="002814C4"/>
    <w:rsid w:val="002874F5"/>
    <w:rsid w:val="00291BE2"/>
    <w:rsid w:val="0029359D"/>
    <w:rsid w:val="00296755"/>
    <w:rsid w:val="00297188"/>
    <w:rsid w:val="002A1626"/>
    <w:rsid w:val="002A29E1"/>
    <w:rsid w:val="002A34FA"/>
    <w:rsid w:val="002A38BE"/>
    <w:rsid w:val="002A40FA"/>
    <w:rsid w:val="002A5236"/>
    <w:rsid w:val="002A595A"/>
    <w:rsid w:val="002A700B"/>
    <w:rsid w:val="002A7987"/>
    <w:rsid w:val="002B0FEA"/>
    <w:rsid w:val="002B1804"/>
    <w:rsid w:val="002B2793"/>
    <w:rsid w:val="002B4455"/>
    <w:rsid w:val="002B4A0E"/>
    <w:rsid w:val="002B54BD"/>
    <w:rsid w:val="002B6C60"/>
    <w:rsid w:val="002B7EB3"/>
    <w:rsid w:val="002C27A4"/>
    <w:rsid w:val="002C2F8E"/>
    <w:rsid w:val="002C63AA"/>
    <w:rsid w:val="002D05C9"/>
    <w:rsid w:val="002D2250"/>
    <w:rsid w:val="002D32DB"/>
    <w:rsid w:val="002D6D5B"/>
    <w:rsid w:val="002E0A86"/>
    <w:rsid w:val="002E10F6"/>
    <w:rsid w:val="002E4D3D"/>
    <w:rsid w:val="002F2F11"/>
    <w:rsid w:val="002F4770"/>
    <w:rsid w:val="002F5064"/>
    <w:rsid w:val="003002E2"/>
    <w:rsid w:val="003019B0"/>
    <w:rsid w:val="003036FD"/>
    <w:rsid w:val="003044B0"/>
    <w:rsid w:val="00305794"/>
    <w:rsid w:val="00305D71"/>
    <w:rsid w:val="00307AF3"/>
    <w:rsid w:val="003108BB"/>
    <w:rsid w:val="00311908"/>
    <w:rsid w:val="003165BA"/>
    <w:rsid w:val="00317259"/>
    <w:rsid w:val="003205EC"/>
    <w:rsid w:val="0032700C"/>
    <w:rsid w:val="003321F8"/>
    <w:rsid w:val="0033343B"/>
    <w:rsid w:val="00336659"/>
    <w:rsid w:val="0033744B"/>
    <w:rsid w:val="00337D9B"/>
    <w:rsid w:val="00342A3C"/>
    <w:rsid w:val="003432BF"/>
    <w:rsid w:val="00344820"/>
    <w:rsid w:val="00344B7A"/>
    <w:rsid w:val="00346BC0"/>
    <w:rsid w:val="00347880"/>
    <w:rsid w:val="003509DE"/>
    <w:rsid w:val="00352975"/>
    <w:rsid w:val="0035440A"/>
    <w:rsid w:val="00354715"/>
    <w:rsid w:val="00355384"/>
    <w:rsid w:val="00356A35"/>
    <w:rsid w:val="00357F80"/>
    <w:rsid w:val="003663A8"/>
    <w:rsid w:val="003673E5"/>
    <w:rsid w:val="0037259D"/>
    <w:rsid w:val="00373B8F"/>
    <w:rsid w:val="00374884"/>
    <w:rsid w:val="00374D40"/>
    <w:rsid w:val="003753B4"/>
    <w:rsid w:val="0037567C"/>
    <w:rsid w:val="003775AF"/>
    <w:rsid w:val="0038021C"/>
    <w:rsid w:val="00382188"/>
    <w:rsid w:val="00384120"/>
    <w:rsid w:val="00384577"/>
    <w:rsid w:val="00385D2D"/>
    <w:rsid w:val="00386314"/>
    <w:rsid w:val="003870CE"/>
    <w:rsid w:val="003873FD"/>
    <w:rsid w:val="0039130D"/>
    <w:rsid w:val="00394F55"/>
    <w:rsid w:val="00396417"/>
    <w:rsid w:val="003A2B5C"/>
    <w:rsid w:val="003B226C"/>
    <w:rsid w:val="003C12A5"/>
    <w:rsid w:val="003C161E"/>
    <w:rsid w:val="003C25EC"/>
    <w:rsid w:val="003C7836"/>
    <w:rsid w:val="003C7C09"/>
    <w:rsid w:val="003D34A5"/>
    <w:rsid w:val="003D383C"/>
    <w:rsid w:val="003D74E7"/>
    <w:rsid w:val="003E04FB"/>
    <w:rsid w:val="003E08B3"/>
    <w:rsid w:val="003E236B"/>
    <w:rsid w:val="003E4636"/>
    <w:rsid w:val="003E5E90"/>
    <w:rsid w:val="003E6AA5"/>
    <w:rsid w:val="003F0065"/>
    <w:rsid w:val="003F1603"/>
    <w:rsid w:val="003F3BD5"/>
    <w:rsid w:val="003F4919"/>
    <w:rsid w:val="003F5070"/>
    <w:rsid w:val="003F5CA8"/>
    <w:rsid w:val="003F6573"/>
    <w:rsid w:val="003F6CA9"/>
    <w:rsid w:val="00400F7F"/>
    <w:rsid w:val="00401936"/>
    <w:rsid w:val="004042C7"/>
    <w:rsid w:val="00407C43"/>
    <w:rsid w:val="004107E1"/>
    <w:rsid w:val="00411FEB"/>
    <w:rsid w:val="004131DE"/>
    <w:rsid w:val="00413FBD"/>
    <w:rsid w:val="004146C5"/>
    <w:rsid w:val="00415FC0"/>
    <w:rsid w:val="0042075D"/>
    <w:rsid w:val="00421BD6"/>
    <w:rsid w:val="0042369A"/>
    <w:rsid w:val="0042495D"/>
    <w:rsid w:val="004263BB"/>
    <w:rsid w:val="004264CA"/>
    <w:rsid w:val="00426941"/>
    <w:rsid w:val="004271B6"/>
    <w:rsid w:val="00431223"/>
    <w:rsid w:val="004338D9"/>
    <w:rsid w:val="0043410D"/>
    <w:rsid w:val="00437072"/>
    <w:rsid w:val="00437399"/>
    <w:rsid w:val="00443DBF"/>
    <w:rsid w:val="004449B6"/>
    <w:rsid w:val="00445ED3"/>
    <w:rsid w:val="00446FD9"/>
    <w:rsid w:val="004533E1"/>
    <w:rsid w:val="004534E3"/>
    <w:rsid w:val="00454A74"/>
    <w:rsid w:val="00454DB5"/>
    <w:rsid w:val="00455D98"/>
    <w:rsid w:val="004565D2"/>
    <w:rsid w:val="004614E0"/>
    <w:rsid w:val="004637AE"/>
    <w:rsid w:val="00463CD6"/>
    <w:rsid w:val="00465730"/>
    <w:rsid w:val="00470568"/>
    <w:rsid w:val="00470A46"/>
    <w:rsid w:val="004728C6"/>
    <w:rsid w:val="004758CA"/>
    <w:rsid w:val="00475FA8"/>
    <w:rsid w:val="00480812"/>
    <w:rsid w:val="00480FED"/>
    <w:rsid w:val="004826FB"/>
    <w:rsid w:val="00485878"/>
    <w:rsid w:val="00485DEB"/>
    <w:rsid w:val="00487218"/>
    <w:rsid w:val="0048792F"/>
    <w:rsid w:val="00491008"/>
    <w:rsid w:val="00491372"/>
    <w:rsid w:val="0049327A"/>
    <w:rsid w:val="00497932"/>
    <w:rsid w:val="00497AFF"/>
    <w:rsid w:val="004A04B8"/>
    <w:rsid w:val="004A1F8C"/>
    <w:rsid w:val="004A264B"/>
    <w:rsid w:val="004A36A7"/>
    <w:rsid w:val="004A7626"/>
    <w:rsid w:val="004B2382"/>
    <w:rsid w:val="004B339A"/>
    <w:rsid w:val="004B35A7"/>
    <w:rsid w:val="004B4C41"/>
    <w:rsid w:val="004C01E2"/>
    <w:rsid w:val="004C1038"/>
    <w:rsid w:val="004C1FAA"/>
    <w:rsid w:val="004C3310"/>
    <w:rsid w:val="004C40AF"/>
    <w:rsid w:val="004C616D"/>
    <w:rsid w:val="004D2195"/>
    <w:rsid w:val="004D356D"/>
    <w:rsid w:val="004D4292"/>
    <w:rsid w:val="004E3BCF"/>
    <w:rsid w:val="004E53B3"/>
    <w:rsid w:val="004E6274"/>
    <w:rsid w:val="004F14A2"/>
    <w:rsid w:val="004F2C1C"/>
    <w:rsid w:val="004F534D"/>
    <w:rsid w:val="00500259"/>
    <w:rsid w:val="005028B7"/>
    <w:rsid w:val="005029F0"/>
    <w:rsid w:val="00503C2F"/>
    <w:rsid w:val="00513060"/>
    <w:rsid w:val="0051750C"/>
    <w:rsid w:val="00520378"/>
    <w:rsid w:val="00521C8F"/>
    <w:rsid w:val="00522B5B"/>
    <w:rsid w:val="00523446"/>
    <w:rsid w:val="00533038"/>
    <w:rsid w:val="00533C8D"/>
    <w:rsid w:val="00534192"/>
    <w:rsid w:val="00535EAA"/>
    <w:rsid w:val="00540EB4"/>
    <w:rsid w:val="00545CAF"/>
    <w:rsid w:val="005510AB"/>
    <w:rsid w:val="00552457"/>
    <w:rsid w:val="00564ECD"/>
    <w:rsid w:val="00565849"/>
    <w:rsid w:val="005666AB"/>
    <w:rsid w:val="0056729C"/>
    <w:rsid w:val="00567FE1"/>
    <w:rsid w:val="00580ECD"/>
    <w:rsid w:val="00581E13"/>
    <w:rsid w:val="005830AA"/>
    <w:rsid w:val="005851FC"/>
    <w:rsid w:val="005857DE"/>
    <w:rsid w:val="00585E66"/>
    <w:rsid w:val="005901CC"/>
    <w:rsid w:val="0059162E"/>
    <w:rsid w:val="005958A2"/>
    <w:rsid w:val="005963D8"/>
    <w:rsid w:val="00597021"/>
    <w:rsid w:val="005978D2"/>
    <w:rsid w:val="005A07A2"/>
    <w:rsid w:val="005A1B23"/>
    <w:rsid w:val="005A2549"/>
    <w:rsid w:val="005A5F9D"/>
    <w:rsid w:val="005A60A7"/>
    <w:rsid w:val="005A614A"/>
    <w:rsid w:val="005B0BB7"/>
    <w:rsid w:val="005B222B"/>
    <w:rsid w:val="005B34D8"/>
    <w:rsid w:val="005B4EB0"/>
    <w:rsid w:val="005C105C"/>
    <w:rsid w:val="005C1674"/>
    <w:rsid w:val="005C2B43"/>
    <w:rsid w:val="005C45A2"/>
    <w:rsid w:val="005C5B5D"/>
    <w:rsid w:val="005C74B7"/>
    <w:rsid w:val="005D144D"/>
    <w:rsid w:val="005D46BD"/>
    <w:rsid w:val="005D50D1"/>
    <w:rsid w:val="005D5A24"/>
    <w:rsid w:val="005D5D9F"/>
    <w:rsid w:val="005D6255"/>
    <w:rsid w:val="005D719E"/>
    <w:rsid w:val="005E1262"/>
    <w:rsid w:val="005E29C6"/>
    <w:rsid w:val="005E5A94"/>
    <w:rsid w:val="005E625D"/>
    <w:rsid w:val="005E643A"/>
    <w:rsid w:val="005E7E15"/>
    <w:rsid w:val="005F0704"/>
    <w:rsid w:val="005F108F"/>
    <w:rsid w:val="005F2247"/>
    <w:rsid w:val="005F64C3"/>
    <w:rsid w:val="00600217"/>
    <w:rsid w:val="006015AD"/>
    <w:rsid w:val="00604FEB"/>
    <w:rsid w:val="00606E1C"/>
    <w:rsid w:val="00607EA5"/>
    <w:rsid w:val="00610745"/>
    <w:rsid w:val="006160AD"/>
    <w:rsid w:val="0061747F"/>
    <w:rsid w:val="00620793"/>
    <w:rsid w:val="006229F2"/>
    <w:rsid w:val="00623FA4"/>
    <w:rsid w:val="0062531A"/>
    <w:rsid w:val="0062762C"/>
    <w:rsid w:val="00630C1B"/>
    <w:rsid w:val="006319E2"/>
    <w:rsid w:val="00632D87"/>
    <w:rsid w:val="00634074"/>
    <w:rsid w:val="00634791"/>
    <w:rsid w:val="006375D9"/>
    <w:rsid w:val="00640074"/>
    <w:rsid w:val="00640CB6"/>
    <w:rsid w:val="00641600"/>
    <w:rsid w:val="0064307A"/>
    <w:rsid w:val="00651BC5"/>
    <w:rsid w:val="00654B64"/>
    <w:rsid w:val="00655349"/>
    <w:rsid w:val="0066042D"/>
    <w:rsid w:val="00660580"/>
    <w:rsid w:val="006618CF"/>
    <w:rsid w:val="00667B06"/>
    <w:rsid w:val="006700E4"/>
    <w:rsid w:val="00670FFC"/>
    <w:rsid w:val="00671B99"/>
    <w:rsid w:val="0067329D"/>
    <w:rsid w:val="00675BF6"/>
    <w:rsid w:val="00677767"/>
    <w:rsid w:val="00680B0C"/>
    <w:rsid w:val="006824AE"/>
    <w:rsid w:val="00684D15"/>
    <w:rsid w:val="006851CC"/>
    <w:rsid w:val="00687DAB"/>
    <w:rsid w:val="00694028"/>
    <w:rsid w:val="0069560E"/>
    <w:rsid w:val="00695707"/>
    <w:rsid w:val="006A68C2"/>
    <w:rsid w:val="006A71B8"/>
    <w:rsid w:val="006B04E6"/>
    <w:rsid w:val="006B1432"/>
    <w:rsid w:val="006B382B"/>
    <w:rsid w:val="006B5D43"/>
    <w:rsid w:val="006B7AD1"/>
    <w:rsid w:val="006D1B4A"/>
    <w:rsid w:val="006D3588"/>
    <w:rsid w:val="006D450B"/>
    <w:rsid w:val="006E1107"/>
    <w:rsid w:val="006E1B1D"/>
    <w:rsid w:val="006E20EC"/>
    <w:rsid w:val="006E5F0D"/>
    <w:rsid w:val="006E7F5A"/>
    <w:rsid w:val="006F025E"/>
    <w:rsid w:val="006F0E5A"/>
    <w:rsid w:val="006F47D3"/>
    <w:rsid w:val="006F67E1"/>
    <w:rsid w:val="00700C3D"/>
    <w:rsid w:val="00700C71"/>
    <w:rsid w:val="00706CF6"/>
    <w:rsid w:val="00711A8F"/>
    <w:rsid w:val="007150A1"/>
    <w:rsid w:val="00720178"/>
    <w:rsid w:val="0072077A"/>
    <w:rsid w:val="00720FCB"/>
    <w:rsid w:val="007222B2"/>
    <w:rsid w:val="00722DC1"/>
    <w:rsid w:val="00727447"/>
    <w:rsid w:val="00730F35"/>
    <w:rsid w:val="00732536"/>
    <w:rsid w:val="007325E2"/>
    <w:rsid w:val="0073337C"/>
    <w:rsid w:val="007360A7"/>
    <w:rsid w:val="00741728"/>
    <w:rsid w:val="00742BA6"/>
    <w:rsid w:val="00742F76"/>
    <w:rsid w:val="00746291"/>
    <w:rsid w:val="007517CA"/>
    <w:rsid w:val="00751A45"/>
    <w:rsid w:val="00753115"/>
    <w:rsid w:val="00753525"/>
    <w:rsid w:val="00755D1A"/>
    <w:rsid w:val="007608F3"/>
    <w:rsid w:val="00761864"/>
    <w:rsid w:val="00761D12"/>
    <w:rsid w:val="00762743"/>
    <w:rsid w:val="007667E4"/>
    <w:rsid w:val="007671AF"/>
    <w:rsid w:val="007700F0"/>
    <w:rsid w:val="00777D55"/>
    <w:rsid w:val="00781998"/>
    <w:rsid w:val="00781BFD"/>
    <w:rsid w:val="00784215"/>
    <w:rsid w:val="0078467B"/>
    <w:rsid w:val="00784B94"/>
    <w:rsid w:val="007869B6"/>
    <w:rsid w:val="007912C4"/>
    <w:rsid w:val="00791C79"/>
    <w:rsid w:val="00795109"/>
    <w:rsid w:val="00795C3B"/>
    <w:rsid w:val="00796062"/>
    <w:rsid w:val="00796B72"/>
    <w:rsid w:val="00796E1B"/>
    <w:rsid w:val="00797BA1"/>
    <w:rsid w:val="007A375C"/>
    <w:rsid w:val="007A413A"/>
    <w:rsid w:val="007A5782"/>
    <w:rsid w:val="007B4D30"/>
    <w:rsid w:val="007B5447"/>
    <w:rsid w:val="007B672F"/>
    <w:rsid w:val="007B6F35"/>
    <w:rsid w:val="007B7B64"/>
    <w:rsid w:val="007C06FE"/>
    <w:rsid w:val="007C729C"/>
    <w:rsid w:val="007D1688"/>
    <w:rsid w:val="007D2F2A"/>
    <w:rsid w:val="007D3801"/>
    <w:rsid w:val="007D4FB0"/>
    <w:rsid w:val="007D5879"/>
    <w:rsid w:val="007D5C5A"/>
    <w:rsid w:val="007D5F0E"/>
    <w:rsid w:val="007D73D2"/>
    <w:rsid w:val="007E2CF3"/>
    <w:rsid w:val="007E35A4"/>
    <w:rsid w:val="007E7D77"/>
    <w:rsid w:val="007F45A6"/>
    <w:rsid w:val="00800C69"/>
    <w:rsid w:val="00800D9D"/>
    <w:rsid w:val="0080564B"/>
    <w:rsid w:val="008065B8"/>
    <w:rsid w:val="008108A3"/>
    <w:rsid w:val="008120A3"/>
    <w:rsid w:val="0081228E"/>
    <w:rsid w:val="0081368A"/>
    <w:rsid w:val="008150C9"/>
    <w:rsid w:val="0081543D"/>
    <w:rsid w:val="008207F7"/>
    <w:rsid w:val="00820857"/>
    <w:rsid w:val="00820B4B"/>
    <w:rsid w:val="00820DE8"/>
    <w:rsid w:val="008235C7"/>
    <w:rsid w:val="0082528E"/>
    <w:rsid w:val="00831EF8"/>
    <w:rsid w:val="00835B5A"/>
    <w:rsid w:val="00835EF0"/>
    <w:rsid w:val="00837F04"/>
    <w:rsid w:val="00842B22"/>
    <w:rsid w:val="00842B92"/>
    <w:rsid w:val="0084307B"/>
    <w:rsid w:val="008449AA"/>
    <w:rsid w:val="008467BB"/>
    <w:rsid w:val="00847F0F"/>
    <w:rsid w:val="00847F67"/>
    <w:rsid w:val="00851F2D"/>
    <w:rsid w:val="0085391E"/>
    <w:rsid w:val="00860652"/>
    <w:rsid w:val="00861B7F"/>
    <w:rsid w:val="00866E9A"/>
    <w:rsid w:val="00871161"/>
    <w:rsid w:val="008722C9"/>
    <w:rsid w:val="00872A3E"/>
    <w:rsid w:val="00875B69"/>
    <w:rsid w:val="0087783F"/>
    <w:rsid w:val="008806BD"/>
    <w:rsid w:val="0088101E"/>
    <w:rsid w:val="008818AD"/>
    <w:rsid w:val="008822D1"/>
    <w:rsid w:val="00883640"/>
    <w:rsid w:val="008836C2"/>
    <w:rsid w:val="00883ADA"/>
    <w:rsid w:val="00886CCF"/>
    <w:rsid w:val="00886CED"/>
    <w:rsid w:val="00892A23"/>
    <w:rsid w:val="008953F3"/>
    <w:rsid w:val="0089577F"/>
    <w:rsid w:val="00896A4B"/>
    <w:rsid w:val="008A0A49"/>
    <w:rsid w:val="008A0F58"/>
    <w:rsid w:val="008A4C9E"/>
    <w:rsid w:val="008B200B"/>
    <w:rsid w:val="008B3AEE"/>
    <w:rsid w:val="008B5380"/>
    <w:rsid w:val="008B6A24"/>
    <w:rsid w:val="008C3049"/>
    <w:rsid w:val="008C6A25"/>
    <w:rsid w:val="008D0EB8"/>
    <w:rsid w:val="008D1150"/>
    <w:rsid w:val="008D1FB7"/>
    <w:rsid w:val="008D26A9"/>
    <w:rsid w:val="008D2AE6"/>
    <w:rsid w:val="008D5039"/>
    <w:rsid w:val="008E429D"/>
    <w:rsid w:val="008E5FBD"/>
    <w:rsid w:val="008E76A7"/>
    <w:rsid w:val="008F625E"/>
    <w:rsid w:val="00904E26"/>
    <w:rsid w:val="009054FC"/>
    <w:rsid w:val="00906082"/>
    <w:rsid w:val="00906F26"/>
    <w:rsid w:val="009157DF"/>
    <w:rsid w:val="009163D0"/>
    <w:rsid w:val="00917681"/>
    <w:rsid w:val="00920E49"/>
    <w:rsid w:val="00924AA9"/>
    <w:rsid w:val="009267F6"/>
    <w:rsid w:val="00931728"/>
    <w:rsid w:val="00932484"/>
    <w:rsid w:val="00934D61"/>
    <w:rsid w:val="00937293"/>
    <w:rsid w:val="0093743B"/>
    <w:rsid w:val="0094100C"/>
    <w:rsid w:val="0094131D"/>
    <w:rsid w:val="00946597"/>
    <w:rsid w:val="00946F3F"/>
    <w:rsid w:val="00947615"/>
    <w:rsid w:val="00951B4F"/>
    <w:rsid w:val="00953EC0"/>
    <w:rsid w:val="0096153F"/>
    <w:rsid w:val="00962F0C"/>
    <w:rsid w:val="0096305A"/>
    <w:rsid w:val="009638AF"/>
    <w:rsid w:val="0096462A"/>
    <w:rsid w:val="00964E92"/>
    <w:rsid w:val="0096714C"/>
    <w:rsid w:val="009726C1"/>
    <w:rsid w:val="00974B06"/>
    <w:rsid w:val="00975471"/>
    <w:rsid w:val="009757B3"/>
    <w:rsid w:val="009772B3"/>
    <w:rsid w:val="00981971"/>
    <w:rsid w:val="00986573"/>
    <w:rsid w:val="00987655"/>
    <w:rsid w:val="00987E28"/>
    <w:rsid w:val="00987EE5"/>
    <w:rsid w:val="00990A78"/>
    <w:rsid w:val="009943F9"/>
    <w:rsid w:val="0099523F"/>
    <w:rsid w:val="009969DB"/>
    <w:rsid w:val="00996EDD"/>
    <w:rsid w:val="009979CD"/>
    <w:rsid w:val="009A13F5"/>
    <w:rsid w:val="009A6D8E"/>
    <w:rsid w:val="009A75A5"/>
    <w:rsid w:val="009A7FD4"/>
    <w:rsid w:val="009B1FCF"/>
    <w:rsid w:val="009B23ED"/>
    <w:rsid w:val="009B2ACF"/>
    <w:rsid w:val="009B32DA"/>
    <w:rsid w:val="009B3C8E"/>
    <w:rsid w:val="009B4E71"/>
    <w:rsid w:val="009C49B5"/>
    <w:rsid w:val="009C5DD1"/>
    <w:rsid w:val="009C6EDF"/>
    <w:rsid w:val="009D2393"/>
    <w:rsid w:val="009D3951"/>
    <w:rsid w:val="009D3ED1"/>
    <w:rsid w:val="009D4291"/>
    <w:rsid w:val="009D7E97"/>
    <w:rsid w:val="009E077F"/>
    <w:rsid w:val="009E1EEB"/>
    <w:rsid w:val="009E32D1"/>
    <w:rsid w:val="009E51DD"/>
    <w:rsid w:val="009E5DC0"/>
    <w:rsid w:val="009E6DE7"/>
    <w:rsid w:val="009F386F"/>
    <w:rsid w:val="009F436D"/>
    <w:rsid w:val="009F4E66"/>
    <w:rsid w:val="00A02FA1"/>
    <w:rsid w:val="00A0496E"/>
    <w:rsid w:val="00A125A1"/>
    <w:rsid w:val="00A14F1A"/>
    <w:rsid w:val="00A154BE"/>
    <w:rsid w:val="00A15944"/>
    <w:rsid w:val="00A16A79"/>
    <w:rsid w:val="00A203B4"/>
    <w:rsid w:val="00A23488"/>
    <w:rsid w:val="00A252D0"/>
    <w:rsid w:val="00A25AE2"/>
    <w:rsid w:val="00A25B25"/>
    <w:rsid w:val="00A26735"/>
    <w:rsid w:val="00A34B4D"/>
    <w:rsid w:val="00A36D2F"/>
    <w:rsid w:val="00A402D9"/>
    <w:rsid w:val="00A43B7D"/>
    <w:rsid w:val="00A446D5"/>
    <w:rsid w:val="00A44BDF"/>
    <w:rsid w:val="00A51DB9"/>
    <w:rsid w:val="00A53973"/>
    <w:rsid w:val="00A56416"/>
    <w:rsid w:val="00A6076B"/>
    <w:rsid w:val="00A60A18"/>
    <w:rsid w:val="00A624F5"/>
    <w:rsid w:val="00A64DF6"/>
    <w:rsid w:val="00A6534B"/>
    <w:rsid w:val="00A6707F"/>
    <w:rsid w:val="00A70993"/>
    <w:rsid w:val="00A71656"/>
    <w:rsid w:val="00A73862"/>
    <w:rsid w:val="00A755C0"/>
    <w:rsid w:val="00A76679"/>
    <w:rsid w:val="00A76769"/>
    <w:rsid w:val="00A77D2A"/>
    <w:rsid w:val="00A82C26"/>
    <w:rsid w:val="00A83C45"/>
    <w:rsid w:val="00A846E6"/>
    <w:rsid w:val="00A915C8"/>
    <w:rsid w:val="00A93FC5"/>
    <w:rsid w:val="00A949A1"/>
    <w:rsid w:val="00A95ED5"/>
    <w:rsid w:val="00A9626B"/>
    <w:rsid w:val="00AA1DEA"/>
    <w:rsid w:val="00AA21FE"/>
    <w:rsid w:val="00AA2692"/>
    <w:rsid w:val="00AA3977"/>
    <w:rsid w:val="00AA4653"/>
    <w:rsid w:val="00AA73C4"/>
    <w:rsid w:val="00AB352E"/>
    <w:rsid w:val="00AB684D"/>
    <w:rsid w:val="00AB68B2"/>
    <w:rsid w:val="00AC5520"/>
    <w:rsid w:val="00AC659F"/>
    <w:rsid w:val="00AC6A51"/>
    <w:rsid w:val="00AD0EAC"/>
    <w:rsid w:val="00AD2034"/>
    <w:rsid w:val="00AD3C88"/>
    <w:rsid w:val="00AD470F"/>
    <w:rsid w:val="00AD51B5"/>
    <w:rsid w:val="00AD797B"/>
    <w:rsid w:val="00AD7ACC"/>
    <w:rsid w:val="00AE4149"/>
    <w:rsid w:val="00AE5B9A"/>
    <w:rsid w:val="00AE71BA"/>
    <w:rsid w:val="00AE7471"/>
    <w:rsid w:val="00AF35CF"/>
    <w:rsid w:val="00AF3DCA"/>
    <w:rsid w:val="00AF4889"/>
    <w:rsid w:val="00AF56B2"/>
    <w:rsid w:val="00AF57EB"/>
    <w:rsid w:val="00AF7CC0"/>
    <w:rsid w:val="00B00F6A"/>
    <w:rsid w:val="00B02031"/>
    <w:rsid w:val="00B03578"/>
    <w:rsid w:val="00B05D00"/>
    <w:rsid w:val="00B05D81"/>
    <w:rsid w:val="00B10CE7"/>
    <w:rsid w:val="00B12F8B"/>
    <w:rsid w:val="00B17515"/>
    <w:rsid w:val="00B201E3"/>
    <w:rsid w:val="00B208C7"/>
    <w:rsid w:val="00B27CFC"/>
    <w:rsid w:val="00B32CCB"/>
    <w:rsid w:val="00B32F85"/>
    <w:rsid w:val="00B34529"/>
    <w:rsid w:val="00B36452"/>
    <w:rsid w:val="00B37A0D"/>
    <w:rsid w:val="00B403C5"/>
    <w:rsid w:val="00B40C4D"/>
    <w:rsid w:val="00B42A50"/>
    <w:rsid w:val="00B42D79"/>
    <w:rsid w:val="00B43068"/>
    <w:rsid w:val="00B468B7"/>
    <w:rsid w:val="00B4696C"/>
    <w:rsid w:val="00B475AD"/>
    <w:rsid w:val="00B50D3D"/>
    <w:rsid w:val="00B5299B"/>
    <w:rsid w:val="00B53B60"/>
    <w:rsid w:val="00B545BE"/>
    <w:rsid w:val="00B55934"/>
    <w:rsid w:val="00B57EB5"/>
    <w:rsid w:val="00B60A2C"/>
    <w:rsid w:val="00B65A36"/>
    <w:rsid w:val="00B67B91"/>
    <w:rsid w:val="00B7221A"/>
    <w:rsid w:val="00B81FD7"/>
    <w:rsid w:val="00B843D1"/>
    <w:rsid w:val="00B865E8"/>
    <w:rsid w:val="00B9033F"/>
    <w:rsid w:val="00B903C3"/>
    <w:rsid w:val="00B908E4"/>
    <w:rsid w:val="00B921DD"/>
    <w:rsid w:val="00B93F3C"/>
    <w:rsid w:val="00B9435F"/>
    <w:rsid w:val="00B94606"/>
    <w:rsid w:val="00B957B3"/>
    <w:rsid w:val="00B967F2"/>
    <w:rsid w:val="00B97D6E"/>
    <w:rsid w:val="00BA1FDD"/>
    <w:rsid w:val="00BA4A6B"/>
    <w:rsid w:val="00BA5463"/>
    <w:rsid w:val="00BA646D"/>
    <w:rsid w:val="00BA6738"/>
    <w:rsid w:val="00BA7098"/>
    <w:rsid w:val="00BB1E04"/>
    <w:rsid w:val="00BB421C"/>
    <w:rsid w:val="00BB51E3"/>
    <w:rsid w:val="00BB5FC9"/>
    <w:rsid w:val="00BB64A6"/>
    <w:rsid w:val="00BB67C5"/>
    <w:rsid w:val="00BB70D5"/>
    <w:rsid w:val="00BC0680"/>
    <w:rsid w:val="00BC1B40"/>
    <w:rsid w:val="00BC254B"/>
    <w:rsid w:val="00BC5225"/>
    <w:rsid w:val="00BD095C"/>
    <w:rsid w:val="00BD197B"/>
    <w:rsid w:val="00BD4159"/>
    <w:rsid w:val="00BD5BF4"/>
    <w:rsid w:val="00BE1938"/>
    <w:rsid w:val="00BE21A1"/>
    <w:rsid w:val="00BE21B4"/>
    <w:rsid w:val="00BE37E4"/>
    <w:rsid w:val="00BE4707"/>
    <w:rsid w:val="00BE6716"/>
    <w:rsid w:val="00BE70A3"/>
    <w:rsid w:val="00BE72CE"/>
    <w:rsid w:val="00BF3AD4"/>
    <w:rsid w:val="00BF7B7F"/>
    <w:rsid w:val="00BF7B9D"/>
    <w:rsid w:val="00BF7FAE"/>
    <w:rsid w:val="00C02A5E"/>
    <w:rsid w:val="00C02C34"/>
    <w:rsid w:val="00C04016"/>
    <w:rsid w:val="00C101E4"/>
    <w:rsid w:val="00C174A5"/>
    <w:rsid w:val="00C17C10"/>
    <w:rsid w:val="00C20ED6"/>
    <w:rsid w:val="00C21742"/>
    <w:rsid w:val="00C25553"/>
    <w:rsid w:val="00C26065"/>
    <w:rsid w:val="00C264C6"/>
    <w:rsid w:val="00C303FA"/>
    <w:rsid w:val="00C355F3"/>
    <w:rsid w:val="00C40C12"/>
    <w:rsid w:val="00C42935"/>
    <w:rsid w:val="00C43300"/>
    <w:rsid w:val="00C45080"/>
    <w:rsid w:val="00C4672B"/>
    <w:rsid w:val="00C51D08"/>
    <w:rsid w:val="00C5451B"/>
    <w:rsid w:val="00C56264"/>
    <w:rsid w:val="00C57D61"/>
    <w:rsid w:val="00C60048"/>
    <w:rsid w:val="00C620F7"/>
    <w:rsid w:val="00C62F06"/>
    <w:rsid w:val="00C65699"/>
    <w:rsid w:val="00C67052"/>
    <w:rsid w:val="00C70420"/>
    <w:rsid w:val="00C70539"/>
    <w:rsid w:val="00C726E1"/>
    <w:rsid w:val="00C72CF6"/>
    <w:rsid w:val="00C7308E"/>
    <w:rsid w:val="00C75E31"/>
    <w:rsid w:val="00C774F1"/>
    <w:rsid w:val="00C8150C"/>
    <w:rsid w:val="00C81F8E"/>
    <w:rsid w:val="00C84E39"/>
    <w:rsid w:val="00C85300"/>
    <w:rsid w:val="00C871B5"/>
    <w:rsid w:val="00C91D6E"/>
    <w:rsid w:val="00C92057"/>
    <w:rsid w:val="00C960EB"/>
    <w:rsid w:val="00CA0B9F"/>
    <w:rsid w:val="00CB1D15"/>
    <w:rsid w:val="00CB2519"/>
    <w:rsid w:val="00CB60E2"/>
    <w:rsid w:val="00CB67F2"/>
    <w:rsid w:val="00CC00BC"/>
    <w:rsid w:val="00CC10B9"/>
    <w:rsid w:val="00CC28B5"/>
    <w:rsid w:val="00CC49B0"/>
    <w:rsid w:val="00CD066E"/>
    <w:rsid w:val="00CD1ED8"/>
    <w:rsid w:val="00CD294E"/>
    <w:rsid w:val="00CD41FB"/>
    <w:rsid w:val="00CD48CC"/>
    <w:rsid w:val="00CD7B6C"/>
    <w:rsid w:val="00CE0760"/>
    <w:rsid w:val="00CE32D3"/>
    <w:rsid w:val="00CE3750"/>
    <w:rsid w:val="00CE5C0A"/>
    <w:rsid w:val="00CE72B0"/>
    <w:rsid w:val="00CF0145"/>
    <w:rsid w:val="00CF0B09"/>
    <w:rsid w:val="00CF0D56"/>
    <w:rsid w:val="00CF1640"/>
    <w:rsid w:val="00CF16C5"/>
    <w:rsid w:val="00CF2232"/>
    <w:rsid w:val="00CF5AB3"/>
    <w:rsid w:val="00D0391F"/>
    <w:rsid w:val="00D060BC"/>
    <w:rsid w:val="00D131E8"/>
    <w:rsid w:val="00D14A10"/>
    <w:rsid w:val="00D16655"/>
    <w:rsid w:val="00D2030C"/>
    <w:rsid w:val="00D20E71"/>
    <w:rsid w:val="00D23EC3"/>
    <w:rsid w:val="00D24580"/>
    <w:rsid w:val="00D2744C"/>
    <w:rsid w:val="00D31CA7"/>
    <w:rsid w:val="00D32EB0"/>
    <w:rsid w:val="00D34CE5"/>
    <w:rsid w:val="00D36821"/>
    <w:rsid w:val="00D422F6"/>
    <w:rsid w:val="00D452E1"/>
    <w:rsid w:val="00D45530"/>
    <w:rsid w:val="00D46E54"/>
    <w:rsid w:val="00D52E2A"/>
    <w:rsid w:val="00D55BC3"/>
    <w:rsid w:val="00D64BD5"/>
    <w:rsid w:val="00D65F94"/>
    <w:rsid w:val="00D6758A"/>
    <w:rsid w:val="00D6776C"/>
    <w:rsid w:val="00D71BD4"/>
    <w:rsid w:val="00D74112"/>
    <w:rsid w:val="00D77AD8"/>
    <w:rsid w:val="00D804EC"/>
    <w:rsid w:val="00D819E8"/>
    <w:rsid w:val="00D81DCA"/>
    <w:rsid w:val="00D82401"/>
    <w:rsid w:val="00D84E87"/>
    <w:rsid w:val="00D8543B"/>
    <w:rsid w:val="00D873D3"/>
    <w:rsid w:val="00D90FF7"/>
    <w:rsid w:val="00D91035"/>
    <w:rsid w:val="00D91252"/>
    <w:rsid w:val="00D9249F"/>
    <w:rsid w:val="00D92A17"/>
    <w:rsid w:val="00D92FCA"/>
    <w:rsid w:val="00D931EA"/>
    <w:rsid w:val="00D93A91"/>
    <w:rsid w:val="00D95B84"/>
    <w:rsid w:val="00DA1990"/>
    <w:rsid w:val="00DA27F4"/>
    <w:rsid w:val="00DB00F9"/>
    <w:rsid w:val="00DB11E6"/>
    <w:rsid w:val="00DB13FF"/>
    <w:rsid w:val="00DB2C84"/>
    <w:rsid w:val="00DB343A"/>
    <w:rsid w:val="00DC553D"/>
    <w:rsid w:val="00DC7930"/>
    <w:rsid w:val="00DC7E2D"/>
    <w:rsid w:val="00DD4754"/>
    <w:rsid w:val="00DD4F81"/>
    <w:rsid w:val="00DD5F96"/>
    <w:rsid w:val="00DE0E73"/>
    <w:rsid w:val="00DE1121"/>
    <w:rsid w:val="00DE6794"/>
    <w:rsid w:val="00DE75D6"/>
    <w:rsid w:val="00DF0578"/>
    <w:rsid w:val="00DF2EB9"/>
    <w:rsid w:val="00DF4307"/>
    <w:rsid w:val="00DF55E2"/>
    <w:rsid w:val="00DF6AF2"/>
    <w:rsid w:val="00E00C8B"/>
    <w:rsid w:val="00E14A99"/>
    <w:rsid w:val="00E15618"/>
    <w:rsid w:val="00E15F28"/>
    <w:rsid w:val="00E16EAE"/>
    <w:rsid w:val="00E179E3"/>
    <w:rsid w:val="00E225A4"/>
    <w:rsid w:val="00E2612B"/>
    <w:rsid w:val="00E269F5"/>
    <w:rsid w:val="00E2772F"/>
    <w:rsid w:val="00E31058"/>
    <w:rsid w:val="00E311DD"/>
    <w:rsid w:val="00E31893"/>
    <w:rsid w:val="00E3607C"/>
    <w:rsid w:val="00E46A0C"/>
    <w:rsid w:val="00E50AF8"/>
    <w:rsid w:val="00E540BA"/>
    <w:rsid w:val="00E54B89"/>
    <w:rsid w:val="00E608B6"/>
    <w:rsid w:val="00E616C2"/>
    <w:rsid w:val="00E6288D"/>
    <w:rsid w:val="00E65166"/>
    <w:rsid w:val="00E66A54"/>
    <w:rsid w:val="00E67674"/>
    <w:rsid w:val="00E711C1"/>
    <w:rsid w:val="00E73C04"/>
    <w:rsid w:val="00E74688"/>
    <w:rsid w:val="00E7570F"/>
    <w:rsid w:val="00E77D4B"/>
    <w:rsid w:val="00E81DE6"/>
    <w:rsid w:val="00E82E31"/>
    <w:rsid w:val="00E835D4"/>
    <w:rsid w:val="00E87026"/>
    <w:rsid w:val="00E9069A"/>
    <w:rsid w:val="00E91025"/>
    <w:rsid w:val="00E91FCE"/>
    <w:rsid w:val="00E9287D"/>
    <w:rsid w:val="00E92EC3"/>
    <w:rsid w:val="00E9480B"/>
    <w:rsid w:val="00EA0A3D"/>
    <w:rsid w:val="00EA0CFA"/>
    <w:rsid w:val="00EA2651"/>
    <w:rsid w:val="00EA5799"/>
    <w:rsid w:val="00EA5B9F"/>
    <w:rsid w:val="00EB69FD"/>
    <w:rsid w:val="00EB7065"/>
    <w:rsid w:val="00EC1815"/>
    <w:rsid w:val="00EC7EED"/>
    <w:rsid w:val="00ED0730"/>
    <w:rsid w:val="00ED3B66"/>
    <w:rsid w:val="00ED5D85"/>
    <w:rsid w:val="00ED6AAB"/>
    <w:rsid w:val="00ED7181"/>
    <w:rsid w:val="00ED7A38"/>
    <w:rsid w:val="00ED7DEE"/>
    <w:rsid w:val="00EF073B"/>
    <w:rsid w:val="00EF20B3"/>
    <w:rsid w:val="00EF26D7"/>
    <w:rsid w:val="00EF2A08"/>
    <w:rsid w:val="00EF2DEA"/>
    <w:rsid w:val="00EF564C"/>
    <w:rsid w:val="00EF5925"/>
    <w:rsid w:val="00EF68ED"/>
    <w:rsid w:val="00F00A98"/>
    <w:rsid w:val="00F0250C"/>
    <w:rsid w:val="00F02730"/>
    <w:rsid w:val="00F04B2F"/>
    <w:rsid w:val="00F05DEF"/>
    <w:rsid w:val="00F12F6E"/>
    <w:rsid w:val="00F15C94"/>
    <w:rsid w:val="00F24300"/>
    <w:rsid w:val="00F255AA"/>
    <w:rsid w:val="00F25B75"/>
    <w:rsid w:val="00F2790E"/>
    <w:rsid w:val="00F30A01"/>
    <w:rsid w:val="00F315C4"/>
    <w:rsid w:val="00F332DE"/>
    <w:rsid w:val="00F35D39"/>
    <w:rsid w:val="00F41D35"/>
    <w:rsid w:val="00F43801"/>
    <w:rsid w:val="00F50CAA"/>
    <w:rsid w:val="00F51C8E"/>
    <w:rsid w:val="00F52E07"/>
    <w:rsid w:val="00F57112"/>
    <w:rsid w:val="00F6190F"/>
    <w:rsid w:val="00F62AC1"/>
    <w:rsid w:val="00F62D30"/>
    <w:rsid w:val="00F63C33"/>
    <w:rsid w:val="00F65EF1"/>
    <w:rsid w:val="00F708AA"/>
    <w:rsid w:val="00F736E4"/>
    <w:rsid w:val="00F73806"/>
    <w:rsid w:val="00F75313"/>
    <w:rsid w:val="00F756B9"/>
    <w:rsid w:val="00F75EA1"/>
    <w:rsid w:val="00F75EA8"/>
    <w:rsid w:val="00F763C7"/>
    <w:rsid w:val="00F77526"/>
    <w:rsid w:val="00F77888"/>
    <w:rsid w:val="00F86909"/>
    <w:rsid w:val="00F87B6B"/>
    <w:rsid w:val="00F93CA7"/>
    <w:rsid w:val="00F96D8A"/>
    <w:rsid w:val="00F97EAC"/>
    <w:rsid w:val="00FA11CF"/>
    <w:rsid w:val="00FA32C1"/>
    <w:rsid w:val="00FA57AA"/>
    <w:rsid w:val="00FA5983"/>
    <w:rsid w:val="00FA5B27"/>
    <w:rsid w:val="00FA6229"/>
    <w:rsid w:val="00FB37CA"/>
    <w:rsid w:val="00FB5BDA"/>
    <w:rsid w:val="00FC2961"/>
    <w:rsid w:val="00FC44C2"/>
    <w:rsid w:val="00FC71F7"/>
    <w:rsid w:val="00FD2678"/>
    <w:rsid w:val="00FD3C4A"/>
    <w:rsid w:val="00FD5E65"/>
    <w:rsid w:val="00FE26AF"/>
    <w:rsid w:val="00FE2B5E"/>
    <w:rsid w:val="00FE3D42"/>
    <w:rsid w:val="00FE581F"/>
    <w:rsid w:val="00FF04E0"/>
    <w:rsid w:val="00FF1686"/>
    <w:rsid w:val="00FF2C39"/>
    <w:rsid w:val="00FF4625"/>
    <w:rsid w:val="00FF5B3A"/>
    <w:rsid w:val="01106E54"/>
    <w:rsid w:val="021B1D6D"/>
    <w:rsid w:val="03087E9E"/>
    <w:rsid w:val="082C6BB0"/>
    <w:rsid w:val="0C2D1E06"/>
    <w:rsid w:val="10E2325E"/>
    <w:rsid w:val="1852568A"/>
    <w:rsid w:val="198120CF"/>
    <w:rsid w:val="1CE3515D"/>
    <w:rsid w:val="1D9D0B16"/>
    <w:rsid w:val="1FB7311F"/>
    <w:rsid w:val="1FF468DA"/>
    <w:rsid w:val="215B7728"/>
    <w:rsid w:val="224D06FB"/>
    <w:rsid w:val="280C5036"/>
    <w:rsid w:val="2A494CCF"/>
    <w:rsid w:val="301B7A09"/>
    <w:rsid w:val="33C543BD"/>
    <w:rsid w:val="33C8454A"/>
    <w:rsid w:val="359563AE"/>
    <w:rsid w:val="37FC2AD1"/>
    <w:rsid w:val="399E7247"/>
    <w:rsid w:val="39AC4F76"/>
    <w:rsid w:val="3B71101E"/>
    <w:rsid w:val="3C6F4250"/>
    <w:rsid w:val="3EB35247"/>
    <w:rsid w:val="406B70C9"/>
    <w:rsid w:val="40A16BB9"/>
    <w:rsid w:val="430E7DC3"/>
    <w:rsid w:val="443934F3"/>
    <w:rsid w:val="4845006F"/>
    <w:rsid w:val="4E4850F5"/>
    <w:rsid w:val="4F403B1F"/>
    <w:rsid w:val="504D702B"/>
    <w:rsid w:val="517C4C28"/>
    <w:rsid w:val="51E351F8"/>
    <w:rsid w:val="52510F3A"/>
    <w:rsid w:val="5A057419"/>
    <w:rsid w:val="5B752CD5"/>
    <w:rsid w:val="5D69022A"/>
    <w:rsid w:val="64226EA2"/>
    <w:rsid w:val="64A75CBD"/>
    <w:rsid w:val="6513538A"/>
    <w:rsid w:val="66F07067"/>
    <w:rsid w:val="691C0AB8"/>
    <w:rsid w:val="6E506248"/>
    <w:rsid w:val="6F6816AD"/>
    <w:rsid w:val="730C544D"/>
    <w:rsid w:val="79DA65FC"/>
    <w:rsid w:val="7B346502"/>
    <w:rsid w:val="7CB519DF"/>
    <w:rsid w:val="7E131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04DE31"/>
  <w15:docId w15:val="{93311337-A375-4D98-B7C6-6C0ACDC8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uiPriority="99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before="120"/>
    </w:pPr>
    <w:rPr>
      <w:rFonts w:ascii="Arial" w:eastAsiaTheme="minorEastAsia" w:hAnsi="Arial"/>
      <w:szCs w:val="24"/>
      <w:lang w:val="en-GB" w:eastAsia="fr-FR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spacing w:before="360" w:after="120"/>
      <w:outlineLvl w:val="0"/>
    </w:pPr>
    <w:rPr>
      <w:rFonts w:eastAsiaTheme="minorHAnsi" w:cs="Arial"/>
      <w:b/>
      <w:caps/>
      <w:color w:val="FF6600"/>
      <w:spacing w:val="20"/>
    </w:rPr>
  </w:style>
  <w:style w:type="paragraph" w:styleId="2">
    <w:name w:val="heading 2"/>
    <w:basedOn w:val="a"/>
    <w:next w:val="a"/>
    <w:link w:val="20"/>
    <w:uiPriority w:val="9"/>
    <w:qFormat/>
    <w:pPr>
      <w:numPr>
        <w:ilvl w:val="1"/>
        <w:numId w:val="1"/>
      </w:numPr>
      <w:spacing w:before="0"/>
      <w:contextualSpacing/>
      <w:outlineLvl w:val="1"/>
    </w:pPr>
    <w:rPr>
      <w:rFonts w:ascii="微软雅黑" w:eastAsia="宋体" w:hAnsi="微软雅黑" w:cs="微软雅黑"/>
      <w:b/>
      <w:iCs/>
      <w:color w:val="363636"/>
      <w:spacing w:val="15"/>
      <w:kern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mallCaps/>
      <w:color w:val="FF6600"/>
    </w:rPr>
  </w:style>
  <w:style w:type="paragraph" w:styleId="4">
    <w:name w:val="heading 4"/>
    <w:basedOn w:val="a"/>
    <w:next w:val="a"/>
    <w:link w:val="40"/>
    <w:uiPriority w:val="9"/>
    <w:qFormat/>
    <w:pPr>
      <w:keepNext/>
      <w:numPr>
        <w:ilvl w:val="3"/>
        <w:numId w:val="2"/>
      </w:numPr>
      <w:outlineLvl w:val="3"/>
    </w:pPr>
    <w:rPr>
      <w:rFonts w:eastAsiaTheme="majorEastAsia" w:cstheme="majorBidi"/>
      <w:bCs/>
      <w:sz w:val="18"/>
      <w:szCs w:val="28"/>
      <w:lang w:eastAsia="en-US" w:bidi="en-US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numPr>
        <w:ilvl w:val="4"/>
        <w:numId w:val="2"/>
      </w:numPr>
      <w:outlineLvl w:val="4"/>
    </w:pPr>
    <w:rPr>
      <w:sz w:val="18"/>
      <w:szCs w:val="22"/>
    </w:rPr>
  </w:style>
  <w:style w:type="paragraph" w:styleId="6">
    <w:name w:val="heading 6"/>
    <w:basedOn w:val="a"/>
    <w:next w:val="a"/>
    <w:link w:val="60"/>
    <w:uiPriority w:val="9"/>
    <w:qFormat/>
    <w:pPr>
      <w:numPr>
        <w:ilvl w:val="5"/>
        <w:numId w:val="2"/>
      </w:numPr>
      <w:spacing w:before="240" w:after="60"/>
      <w:outlineLvl w:val="5"/>
    </w:pPr>
    <w:rPr>
      <w:bCs/>
      <w:sz w:val="18"/>
    </w:rPr>
  </w:style>
  <w:style w:type="paragraph" w:styleId="7">
    <w:name w:val="heading 7"/>
    <w:basedOn w:val="a"/>
    <w:next w:val="a"/>
    <w:link w:val="70"/>
    <w:uiPriority w:val="9"/>
    <w:qFormat/>
    <w:pPr>
      <w:numPr>
        <w:ilvl w:val="6"/>
        <w:numId w:val="2"/>
      </w:numPr>
      <w:spacing w:before="240" w:after="60"/>
      <w:outlineLvl w:val="6"/>
    </w:pPr>
    <w:rPr>
      <w:sz w:val="18"/>
    </w:rPr>
  </w:style>
  <w:style w:type="paragraph" w:styleId="8">
    <w:name w:val="heading 8"/>
    <w:basedOn w:val="a"/>
    <w:next w:val="a"/>
    <w:link w:val="80"/>
    <w:uiPriority w:val="9"/>
    <w:qFormat/>
    <w:pPr>
      <w:numPr>
        <w:ilvl w:val="7"/>
        <w:numId w:val="2"/>
      </w:numPr>
      <w:spacing w:before="240" w:after="60"/>
      <w:outlineLvl w:val="7"/>
    </w:pPr>
    <w:rPr>
      <w:iCs/>
      <w:sz w:val="18"/>
    </w:rPr>
  </w:style>
  <w:style w:type="paragraph" w:styleId="9">
    <w:name w:val="heading 9"/>
    <w:basedOn w:val="a"/>
    <w:next w:val="a"/>
    <w:link w:val="90"/>
    <w:uiPriority w:val="9"/>
    <w:qFormat/>
    <w:pPr>
      <w:numPr>
        <w:ilvl w:val="8"/>
        <w:numId w:val="2"/>
      </w:numPr>
      <w:spacing w:before="240" w:after="60"/>
      <w:outlineLvl w:val="8"/>
    </w:pPr>
    <w:rPr>
      <w:sz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Cs w:val="20"/>
    </w:rPr>
  </w:style>
  <w:style w:type="paragraph" w:styleId="a4">
    <w:name w:val="annotation text"/>
    <w:basedOn w:val="a"/>
    <w:link w:val="a5"/>
    <w:semiHidden/>
    <w:unhideWhenUsed/>
    <w:qFormat/>
  </w:style>
  <w:style w:type="paragraph" w:styleId="TOC3">
    <w:name w:val="toc 3"/>
    <w:basedOn w:val="a"/>
    <w:next w:val="a"/>
    <w:autoRedefine/>
    <w:uiPriority w:val="39"/>
    <w:qFormat/>
    <w:pPr>
      <w:keepNext/>
      <w:keepLines/>
      <w:tabs>
        <w:tab w:val="left" w:pos="1418"/>
        <w:tab w:val="right" w:leader="dot" w:pos="9072"/>
      </w:tabs>
      <w:ind w:left="1418" w:hanging="567"/>
    </w:pPr>
    <w:rPr>
      <w:rFonts w:eastAsiaTheme="majorEastAsia" w:cstheme="majorBidi"/>
      <w:sz w:val="18"/>
      <w:szCs w:val="22"/>
      <w:lang w:eastAsia="en-US" w:bidi="en-US"/>
    </w:rPr>
  </w:style>
  <w:style w:type="paragraph" w:styleId="a6">
    <w:name w:val="Balloon Text"/>
    <w:basedOn w:val="a"/>
    <w:link w:val="a7"/>
    <w:semiHidden/>
    <w:qFormat/>
    <w:pPr>
      <w:spacing w:before="0"/>
    </w:pPr>
    <w:rPr>
      <w:rFonts w:cs="Tahoma"/>
      <w:sz w:val="16"/>
      <w:szCs w:val="16"/>
    </w:rPr>
  </w:style>
  <w:style w:type="paragraph" w:styleId="a8">
    <w:name w:val="footer"/>
    <w:basedOn w:val="a"/>
    <w:link w:val="a9"/>
    <w:uiPriority w:val="99"/>
    <w:qFormat/>
    <w:pPr>
      <w:tabs>
        <w:tab w:val="center" w:pos="4513"/>
        <w:tab w:val="right" w:pos="9026"/>
      </w:tabs>
    </w:pPr>
    <w:rPr>
      <w:rFonts w:eastAsiaTheme="majorEastAsia" w:cstheme="majorBidi"/>
      <w:sz w:val="16"/>
      <w:szCs w:val="20"/>
      <w:lang w:eastAsia="en-US" w:bidi="en-US"/>
    </w:rPr>
  </w:style>
  <w:style w:type="paragraph" w:styleId="aa">
    <w:name w:val="header"/>
    <w:basedOn w:val="a"/>
    <w:link w:val="ab"/>
    <w:autoRedefine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"/>
    <w:next w:val="a"/>
    <w:autoRedefine/>
    <w:uiPriority w:val="39"/>
    <w:qFormat/>
    <w:pPr>
      <w:keepNext/>
      <w:keepLines/>
      <w:shd w:val="clear" w:color="auto" w:fill="FFFFFF" w:themeFill="background1"/>
      <w:tabs>
        <w:tab w:val="left" w:pos="426"/>
        <w:tab w:val="right" w:leader="dot" w:pos="9072"/>
      </w:tabs>
      <w:spacing w:line="440" w:lineRule="exact"/>
    </w:pPr>
    <w:rPr>
      <w:rFonts w:eastAsiaTheme="majorEastAsia" w:cstheme="majorBidi"/>
      <w:caps/>
      <w:color w:val="000000" w:themeColor="text1"/>
      <w:sz w:val="24"/>
      <w:szCs w:val="20"/>
      <w:lang w:eastAsia="en-US" w:bidi="en-US"/>
    </w:rPr>
  </w:style>
  <w:style w:type="paragraph" w:styleId="ac">
    <w:name w:val="Subtitle"/>
    <w:basedOn w:val="a"/>
    <w:next w:val="a"/>
    <w:link w:val="ad"/>
    <w:uiPriority w:val="11"/>
    <w:qFormat/>
    <w:pPr>
      <w:spacing w:after="60"/>
      <w:jc w:val="center"/>
      <w:outlineLvl w:val="1"/>
    </w:pPr>
    <w:rPr>
      <w:rFonts w:eastAsiaTheme="majorEastAsia" w:cstheme="majorBidi"/>
      <w:szCs w:val="20"/>
      <w:lang w:eastAsia="en-US" w:bidi="en-US"/>
    </w:rPr>
  </w:style>
  <w:style w:type="paragraph" w:styleId="TOC2">
    <w:name w:val="toc 2"/>
    <w:basedOn w:val="a"/>
    <w:next w:val="a"/>
    <w:autoRedefine/>
    <w:uiPriority w:val="39"/>
    <w:qFormat/>
    <w:pPr>
      <w:keepNext/>
      <w:keepLines/>
      <w:tabs>
        <w:tab w:val="left" w:pos="880"/>
        <w:tab w:val="right" w:leader="dot" w:pos="9072"/>
      </w:tabs>
    </w:pPr>
    <w:rPr>
      <w:rFonts w:eastAsiaTheme="majorEastAsia" w:cstheme="majorBidi"/>
      <w:smallCaps/>
      <w:sz w:val="18"/>
      <w:szCs w:val="18"/>
      <w:lang w:eastAsia="en-US" w:bidi="en-US"/>
    </w:rPr>
  </w:style>
  <w:style w:type="paragraph" w:styleId="ae">
    <w:name w:val="Normal (Web)"/>
    <w:basedOn w:val="a"/>
    <w:uiPriority w:val="99"/>
    <w:semiHidden/>
    <w:unhideWhenUsed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styleId="af">
    <w:name w:val="Title"/>
    <w:basedOn w:val="a"/>
    <w:next w:val="a"/>
    <w:link w:val="af0"/>
    <w:uiPriority w:val="10"/>
    <w:qFormat/>
    <w:pPr>
      <w:spacing w:before="240" w:after="60"/>
      <w:jc w:val="center"/>
      <w:outlineLvl w:val="0"/>
    </w:pPr>
    <w:rPr>
      <w:rFonts w:eastAsiaTheme="majorEastAsia" w:cstheme="majorBidi"/>
      <w:b/>
      <w:bCs/>
      <w:kern w:val="28"/>
      <w:szCs w:val="32"/>
      <w:u w:val="single"/>
      <w:lang w:eastAsia="en-US" w:bidi="en-US"/>
    </w:rPr>
  </w:style>
  <w:style w:type="paragraph" w:styleId="af1">
    <w:name w:val="annotation subject"/>
    <w:basedOn w:val="a4"/>
    <w:next w:val="a4"/>
    <w:link w:val="af2"/>
    <w:semiHidden/>
    <w:unhideWhenUsed/>
    <w:qFormat/>
    <w:rPr>
      <w:b/>
      <w:bCs/>
    </w:rPr>
  </w:style>
  <w:style w:type="table" w:styleId="af3">
    <w:name w:val="Table Grid"/>
    <w:basedOn w:val="a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rPr>
        <w:color w:val="FF6600"/>
      </w:rPr>
      <w:tblPr/>
      <w:tcPr>
        <w:tcBorders>
          <w:bottom w:val="single" w:sz="12" w:space="0" w:color="363636"/>
        </w:tcBorders>
      </w:tcPr>
    </w:tblStylePr>
  </w:style>
  <w:style w:type="table" w:styleId="11">
    <w:name w:val="Table Colorful 1"/>
    <w:basedOn w:val="a1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363636"/>
      </w:tcPr>
    </w:tblStylePr>
    <w:tblStylePr w:type="firstCol">
      <w:rPr>
        <w:b/>
        <w:bCs/>
        <w:i/>
        <w:iCs/>
      </w:rPr>
      <w:tblPr/>
      <w:tcPr>
        <w:shd w:val="clear" w:color="auto" w:fill="FF6600"/>
      </w:tcPr>
    </w:tblStylePr>
    <w:tblStylePr w:type="nwCell">
      <w:tblPr/>
      <w:tcPr>
        <w:shd w:val="clear" w:color="auto" w:fill="363636"/>
      </w:tcPr>
    </w:tblStylePr>
    <w:tblStylePr w:type="swCell">
      <w:rPr>
        <w:b/>
        <w:bCs/>
        <w:i w:val="0"/>
        <w:iCs w:val="0"/>
      </w:rPr>
    </w:tblStylePr>
  </w:style>
  <w:style w:type="table" w:styleId="21">
    <w:name w:val="Table Classic 2"/>
    <w:basedOn w:val="a1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shd w:val="clear" w:color="auto" w:fill="FF66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shd w:val="clear" w:color="auto" w:fill="363636"/>
      </w:tcPr>
    </w:tblStylePr>
    <w:tblStylePr w:type="swCell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1">
    <w:name w:val="Table Classic 3"/>
    <w:basedOn w:val="a1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BCBCBC"/>
    </w:tcPr>
    <w:tblStylePr w:type="firstRow">
      <w:rPr>
        <w:b/>
        <w:bCs/>
        <w:i/>
        <w:iCs/>
        <w:color w:val="FFFFFF"/>
      </w:rPr>
      <w:tblPr/>
      <w:tcPr>
        <w:shd w:val="clear" w:color="auto" w:fill="363636"/>
      </w:tcPr>
    </w:tblStylePr>
    <w:tblStylePr w:type="lastRow">
      <w:rPr>
        <w:color w:val="FF660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81">
    <w:name w:val="Table List 8"/>
    <w:basedOn w:val="a1"/>
    <w:qFormat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cPr>
      <w:shd w:val="clear" w:color="auto" w:fill="BCBCBC"/>
    </w:tcPr>
    <w:tblStylePr w:type="firstRow">
      <w:rPr>
        <w:b/>
        <w:bCs/>
        <w:i/>
        <w:iCs/>
      </w:rPr>
      <w:tblPr/>
      <w:tcPr>
        <w:shd w:val="clear" w:color="auto" w:fill="FF6600"/>
      </w:tcPr>
    </w:tblStylePr>
    <w:tblStylePr w:type="lastRow">
      <w:rPr>
        <w:b/>
        <w:bCs/>
      </w:rPr>
      <w:tblPr/>
      <w:tcPr>
        <w:shd w:val="clear" w:color="auto" w:fill="FF6600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shd w:val="clear" w:color="auto" w:fill="BCBCBC"/>
      </w:tcPr>
    </w:tblStylePr>
    <w:tblStylePr w:type="band2Horz">
      <w:tblPr/>
      <w:tcPr>
        <w:shd w:val="clear" w:color="auto" w:fill="363636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character" w:styleId="af4">
    <w:name w:val="Strong"/>
    <w:basedOn w:val="a0"/>
    <w:uiPriority w:val="22"/>
    <w:qFormat/>
    <w:rPr>
      <w:b/>
      <w:bCs/>
    </w:rPr>
  </w:style>
  <w:style w:type="character" w:styleId="af5">
    <w:name w:val="FollowedHyperlink"/>
    <w:basedOn w:val="a0"/>
    <w:uiPriority w:val="99"/>
    <w:qFormat/>
    <w:rPr>
      <w:rFonts w:ascii="Arial" w:hAnsi="Arial"/>
      <w:i/>
      <w:color w:val="363636"/>
      <w:sz w:val="20"/>
      <w:u w:val="single"/>
    </w:rPr>
  </w:style>
  <w:style w:type="character" w:styleId="af6">
    <w:name w:val="Emphasis"/>
    <w:basedOn w:val="a0"/>
    <w:uiPriority w:val="20"/>
    <w:qFormat/>
    <w:rPr>
      <w:rFonts w:asciiTheme="minorHAnsi" w:hAnsiTheme="minorHAnsi"/>
      <w:b/>
      <w:i/>
      <w:iCs/>
    </w:rPr>
  </w:style>
  <w:style w:type="character" w:styleId="af7">
    <w:name w:val="Hyperlink"/>
    <w:basedOn w:val="a0"/>
    <w:uiPriority w:val="99"/>
    <w:qFormat/>
    <w:rPr>
      <w:rFonts w:ascii="Arial" w:hAnsi="Arial"/>
      <w:color w:val="FF6600"/>
      <w:sz w:val="20"/>
      <w:u w:val="single"/>
    </w:rPr>
  </w:style>
  <w:style w:type="character" w:styleId="HTML">
    <w:name w:val="HTML Code"/>
    <w:basedOn w:val="a0"/>
    <w:semiHidden/>
    <w:unhideWhenUsed/>
    <w:qFormat/>
    <w:rPr>
      <w:rFonts w:ascii="Courier New" w:hAnsi="Courier New"/>
      <w:sz w:val="20"/>
    </w:rPr>
  </w:style>
  <w:style w:type="character" w:styleId="af8">
    <w:name w:val="annotation reference"/>
    <w:basedOn w:val="a0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Theme="minorHAnsi" w:cs="Arial"/>
      <w:b/>
      <w:caps/>
      <w:color w:val="FF6600"/>
      <w:spacing w:val="20"/>
      <w:szCs w:val="24"/>
      <w:lang w:eastAsia="fr-FR"/>
    </w:rPr>
  </w:style>
  <w:style w:type="character" w:customStyle="1" w:styleId="20">
    <w:name w:val="标题 2 字符"/>
    <w:basedOn w:val="a0"/>
    <w:link w:val="2"/>
    <w:uiPriority w:val="9"/>
    <w:qFormat/>
    <w:rPr>
      <w:rFonts w:ascii="微软雅黑" w:eastAsia="宋体" w:hAnsi="微软雅黑" w:cs="微软雅黑"/>
      <w:b/>
      <w:iCs/>
      <w:color w:val="363636"/>
      <w:spacing w:val="15"/>
      <w:kern w:val="32"/>
      <w:szCs w:val="24"/>
      <w:lang w:eastAsia="fr-FR"/>
    </w:rPr>
  </w:style>
  <w:style w:type="character" w:customStyle="1" w:styleId="30">
    <w:name w:val="标题 3 字符"/>
    <w:basedOn w:val="a0"/>
    <w:link w:val="3"/>
    <w:uiPriority w:val="9"/>
    <w:qFormat/>
    <w:rPr>
      <w:rFonts w:cs="Arial"/>
      <w:b/>
      <w:bCs/>
      <w:smallCaps/>
      <w:color w:val="FF6600"/>
      <w:szCs w:val="24"/>
      <w:lang w:eastAsia="fr-FR"/>
    </w:rPr>
  </w:style>
  <w:style w:type="character" w:customStyle="1" w:styleId="40">
    <w:name w:val="标题 4 字符"/>
    <w:basedOn w:val="a0"/>
    <w:link w:val="4"/>
    <w:uiPriority w:val="9"/>
    <w:qFormat/>
    <w:rPr>
      <w:rFonts w:eastAsiaTheme="majorEastAsia"/>
      <w:bCs/>
      <w:sz w:val="18"/>
      <w:szCs w:val="28"/>
      <w:lang w:bidi="en-US"/>
    </w:rPr>
  </w:style>
  <w:style w:type="character" w:customStyle="1" w:styleId="50">
    <w:name w:val="标题 5 字符"/>
    <w:basedOn w:val="a0"/>
    <w:link w:val="5"/>
    <w:uiPriority w:val="9"/>
    <w:qFormat/>
    <w:rPr>
      <w:rFonts w:cs="Times New Roman"/>
      <w:sz w:val="18"/>
      <w:szCs w:val="22"/>
      <w:lang w:eastAsia="fr-FR"/>
    </w:rPr>
  </w:style>
  <w:style w:type="character" w:customStyle="1" w:styleId="60">
    <w:name w:val="标题 6 字符"/>
    <w:basedOn w:val="a0"/>
    <w:link w:val="6"/>
    <w:uiPriority w:val="9"/>
    <w:qFormat/>
    <w:rPr>
      <w:rFonts w:cs="Times New Roman"/>
      <w:bCs/>
      <w:sz w:val="18"/>
      <w:szCs w:val="24"/>
      <w:lang w:eastAsia="fr-FR"/>
    </w:rPr>
  </w:style>
  <w:style w:type="character" w:customStyle="1" w:styleId="70">
    <w:name w:val="标题 7 字符"/>
    <w:basedOn w:val="a0"/>
    <w:link w:val="7"/>
    <w:uiPriority w:val="9"/>
    <w:qFormat/>
    <w:rPr>
      <w:rFonts w:cs="Times New Roman"/>
      <w:sz w:val="18"/>
      <w:szCs w:val="24"/>
      <w:lang w:eastAsia="fr-FR"/>
    </w:rPr>
  </w:style>
  <w:style w:type="character" w:customStyle="1" w:styleId="80">
    <w:name w:val="标题 8 字符"/>
    <w:basedOn w:val="a0"/>
    <w:link w:val="8"/>
    <w:uiPriority w:val="9"/>
    <w:qFormat/>
    <w:rPr>
      <w:rFonts w:cs="Times New Roman"/>
      <w:iCs/>
      <w:sz w:val="18"/>
      <w:szCs w:val="24"/>
      <w:lang w:eastAsia="fr-FR"/>
    </w:rPr>
  </w:style>
  <w:style w:type="character" w:customStyle="1" w:styleId="90">
    <w:name w:val="标题 9 字符"/>
    <w:basedOn w:val="a0"/>
    <w:link w:val="9"/>
    <w:uiPriority w:val="9"/>
    <w:qFormat/>
    <w:rPr>
      <w:rFonts w:cs="Times New Roman"/>
      <w:sz w:val="18"/>
      <w:szCs w:val="24"/>
      <w:lang w:eastAsia="fr-FR"/>
    </w:rPr>
  </w:style>
  <w:style w:type="character" w:customStyle="1" w:styleId="a9">
    <w:name w:val="页脚 字符"/>
    <w:basedOn w:val="a0"/>
    <w:link w:val="a8"/>
    <w:uiPriority w:val="99"/>
    <w:qFormat/>
    <w:rPr>
      <w:rFonts w:eastAsiaTheme="majorEastAsia"/>
      <w:sz w:val="16"/>
      <w:lang w:bidi="en-US"/>
    </w:rPr>
  </w:style>
  <w:style w:type="character" w:customStyle="1" w:styleId="af0">
    <w:name w:val="标题 字符"/>
    <w:basedOn w:val="a0"/>
    <w:link w:val="af"/>
    <w:uiPriority w:val="10"/>
    <w:qFormat/>
    <w:rPr>
      <w:rFonts w:eastAsiaTheme="majorEastAsia"/>
      <w:b/>
      <w:bCs/>
      <w:kern w:val="28"/>
      <w:szCs w:val="32"/>
      <w:u w:val="single"/>
      <w:lang w:bidi="en-US"/>
    </w:rPr>
  </w:style>
  <w:style w:type="character" w:customStyle="1" w:styleId="ad">
    <w:name w:val="副标题 字符"/>
    <w:basedOn w:val="a0"/>
    <w:link w:val="ac"/>
    <w:uiPriority w:val="11"/>
    <w:qFormat/>
    <w:rPr>
      <w:rFonts w:eastAsiaTheme="majorEastAsia"/>
      <w:lang w:bidi="en-US"/>
    </w:rPr>
  </w:style>
  <w:style w:type="paragraph" w:styleId="af9">
    <w:name w:val="No Spacing"/>
    <w:basedOn w:val="a"/>
    <w:link w:val="afa"/>
    <w:uiPriority w:val="1"/>
    <w:qFormat/>
    <w:rPr>
      <w:rFonts w:eastAsiaTheme="majorEastAsia" w:cstheme="majorBidi"/>
      <w:szCs w:val="32"/>
      <w:lang w:eastAsia="en-US" w:bidi="en-US"/>
    </w:rPr>
  </w:style>
  <w:style w:type="character" w:customStyle="1" w:styleId="afa">
    <w:name w:val="无间隔 字符"/>
    <w:basedOn w:val="a0"/>
    <w:link w:val="af9"/>
    <w:uiPriority w:val="1"/>
    <w:qFormat/>
    <w:rPr>
      <w:rFonts w:eastAsiaTheme="majorEastAsia"/>
      <w:szCs w:val="32"/>
      <w:lang w:bidi="en-US"/>
    </w:rPr>
  </w:style>
  <w:style w:type="paragraph" w:styleId="afb">
    <w:name w:val="List Paragraph"/>
    <w:basedOn w:val="a"/>
    <w:link w:val="afc"/>
    <w:uiPriority w:val="34"/>
    <w:qFormat/>
    <w:pPr>
      <w:ind w:left="720"/>
      <w:contextualSpacing/>
    </w:pPr>
  </w:style>
  <w:style w:type="paragraph" w:styleId="afd">
    <w:name w:val="Quote"/>
    <w:basedOn w:val="a"/>
    <w:next w:val="a"/>
    <w:link w:val="afe"/>
    <w:uiPriority w:val="29"/>
    <w:qFormat/>
    <w:rPr>
      <w:rFonts w:eastAsiaTheme="majorEastAsia" w:cstheme="majorBidi"/>
      <w:i/>
      <w:szCs w:val="20"/>
      <w:lang w:eastAsia="en-US" w:bidi="en-US"/>
    </w:rPr>
  </w:style>
  <w:style w:type="character" w:customStyle="1" w:styleId="afe">
    <w:name w:val="引用 字符"/>
    <w:basedOn w:val="a0"/>
    <w:link w:val="afd"/>
    <w:uiPriority w:val="29"/>
    <w:qFormat/>
    <w:rPr>
      <w:rFonts w:eastAsiaTheme="majorEastAsia"/>
      <w:i/>
      <w:lang w:bidi="en-US"/>
    </w:rPr>
  </w:style>
  <w:style w:type="paragraph" w:styleId="aff">
    <w:name w:val="Intense Quote"/>
    <w:basedOn w:val="a"/>
    <w:next w:val="a"/>
    <w:link w:val="aff0"/>
    <w:uiPriority w:val="30"/>
    <w:qFormat/>
    <w:pPr>
      <w:ind w:left="720" w:right="720"/>
    </w:pPr>
    <w:rPr>
      <w:rFonts w:eastAsiaTheme="majorEastAsia" w:cstheme="majorBidi"/>
      <w:b/>
      <w:i/>
      <w:szCs w:val="20"/>
      <w:lang w:eastAsia="en-US" w:bidi="en-US"/>
    </w:rPr>
  </w:style>
  <w:style w:type="character" w:customStyle="1" w:styleId="aff0">
    <w:name w:val="明显引用 字符"/>
    <w:basedOn w:val="a0"/>
    <w:link w:val="aff"/>
    <w:uiPriority w:val="30"/>
    <w:qFormat/>
    <w:rPr>
      <w:rFonts w:eastAsiaTheme="majorEastAsia"/>
      <w:b/>
      <w:i/>
      <w:lang w:bidi="en-US"/>
    </w:rPr>
  </w:style>
  <w:style w:type="character" w:customStyle="1" w:styleId="12">
    <w:name w:val="不明显强调1"/>
    <w:uiPriority w:val="19"/>
    <w:qFormat/>
    <w:rPr>
      <w:i/>
      <w:color w:val="595959" w:themeColor="text1" w:themeTint="A6"/>
    </w:rPr>
  </w:style>
  <w:style w:type="character" w:customStyle="1" w:styleId="13">
    <w:name w:val="明显强调1"/>
    <w:basedOn w:val="a0"/>
    <w:uiPriority w:val="21"/>
    <w:qFormat/>
    <w:rPr>
      <w:b/>
      <w:i/>
      <w:sz w:val="24"/>
      <w:szCs w:val="24"/>
      <w:u w:val="single"/>
    </w:rPr>
  </w:style>
  <w:style w:type="character" w:customStyle="1" w:styleId="14">
    <w:name w:val="不明显参考1"/>
    <w:basedOn w:val="a0"/>
    <w:uiPriority w:val="31"/>
    <w:qFormat/>
    <w:rPr>
      <w:sz w:val="24"/>
      <w:szCs w:val="24"/>
      <w:u w:val="single"/>
    </w:rPr>
  </w:style>
  <w:style w:type="character" w:customStyle="1" w:styleId="15">
    <w:name w:val="明显参考1"/>
    <w:basedOn w:val="a0"/>
    <w:uiPriority w:val="32"/>
    <w:qFormat/>
    <w:rPr>
      <w:b/>
      <w:sz w:val="24"/>
      <w:u w:val="single"/>
    </w:rPr>
  </w:style>
  <w:style w:type="character" w:customStyle="1" w:styleId="16">
    <w:name w:val="书籍标题1"/>
    <w:basedOn w:val="a0"/>
    <w:uiPriority w:val="33"/>
    <w:qFormat/>
    <w:rPr>
      <w:rFonts w:asciiTheme="majorHAnsi" w:eastAsiaTheme="majorEastAsia" w:hAnsiTheme="majorHAnsi"/>
      <w:b/>
      <w:i/>
      <w:sz w:val="24"/>
      <w:szCs w:val="24"/>
    </w:rPr>
  </w:style>
  <w:style w:type="paragraph" w:customStyle="1" w:styleId="TOC10">
    <w:name w:val="TOC 标题1"/>
    <w:basedOn w:val="1"/>
    <w:next w:val="a"/>
    <w:uiPriority w:val="39"/>
    <w:qFormat/>
    <w:pPr>
      <w:numPr>
        <w:numId w:val="0"/>
      </w:numPr>
      <w:outlineLvl w:val="9"/>
    </w:pPr>
  </w:style>
  <w:style w:type="paragraph" w:customStyle="1" w:styleId="List1">
    <w:name w:val="List 1"/>
    <w:basedOn w:val="a"/>
    <w:link w:val="List1Char"/>
    <w:uiPriority w:val="99"/>
    <w:qFormat/>
    <w:pPr>
      <w:numPr>
        <w:numId w:val="3"/>
      </w:numPr>
      <w:spacing w:before="60"/>
    </w:pPr>
    <w:rPr>
      <w:rFonts w:eastAsiaTheme="majorEastAsia" w:cstheme="majorBidi"/>
      <w:szCs w:val="20"/>
      <w:lang w:eastAsia="en-US" w:bidi="en-US"/>
    </w:rPr>
  </w:style>
  <w:style w:type="character" w:customStyle="1" w:styleId="List1Char">
    <w:name w:val="List 1 Char"/>
    <w:basedOn w:val="a0"/>
    <w:link w:val="List1"/>
    <w:uiPriority w:val="99"/>
    <w:qFormat/>
    <w:rPr>
      <w:rFonts w:eastAsiaTheme="majorEastAsia"/>
      <w:lang w:bidi="en-US"/>
    </w:rPr>
  </w:style>
  <w:style w:type="paragraph" w:customStyle="1" w:styleId="Highlight">
    <w:name w:val="Highlight"/>
    <w:basedOn w:val="a"/>
    <w:uiPriority w:val="99"/>
    <w:qFormat/>
    <w:rPr>
      <w:color w:val="BF0000" w:themeColor="accent6" w:themeShade="BF"/>
    </w:rPr>
  </w:style>
  <w:style w:type="paragraph" w:customStyle="1" w:styleId="Numbered1">
    <w:name w:val="Numbered 1"/>
    <w:basedOn w:val="a"/>
    <w:qFormat/>
    <w:pPr>
      <w:numPr>
        <w:numId w:val="4"/>
      </w:numPr>
      <w:spacing w:before="60"/>
    </w:pPr>
  </w:style>
  <w:style w:type="paragraph" w:customStyle="1" w:styleId="List2">
    <w:name w:val="List2"/>
    <w:basedOn w:val="List1"/>
    <w:uiPriority w:val="99"/>
    <w:qFormat/>
    <w:pPr>
      <w:numPr>
        <w:numId w:val="0"/>
      </w:numPr>
      <w:spacing w:before="0"/>
    </w:pPr>
    <w:rPr>
      <w:szCs w:val="24"/>
      <w:lang w:val="fr-FR" w:eastAsia="fr-FR" w:bidi="ar-SA"/>
    </w:rPr>
  </w:style>
  <w:style w:type="paragraph" w:customStyle="1" w:styleId="StyleHeading5Firstline0cm">
    <w:name w:val="Style Heading 5 + First line:  0 cm"/>
    <w:basedOn w:val="5"/>
    <w:qFormat/>
    <w:pPr>
      <w:numPr>
        <w:ilvl w:val="0"/>
        <w:numId w:val="0"/>
      </w:numPr>
    </w:pPr>
    <w:rPr>
      <w:color w:val="363636"/>
      <w:szCs w:val="24"/>
      <w:u w:val="single"/>
    </w:rPr>
  </w:style>
  <w:style w:type="paragraph" w:customStyle="1" w:styleId="Glossary">
    <w:name w:val="Glossary"/>
    <w:basedOn w:val="a"/>
    <w:link w:val="GlossaryChar"/>
    <w:uiPriority w:val="99"/>
    <w:qFormat/>
    <w:pPr>
      <w:spacing w:before="40"/>
    </w:pPr>
    <w:rPr>
      <w:rFonts w:cstheme="majorBidi"/>
      <w:sz w:val="16"/>
      <w:szCs w:val="16"/>
      <w:lang w:eastAsia="en-GB"/>
    </w:rPr>
  </w:style>
  <w:style w:type="character" w:customStyle="1" w:styleId="GlossaryChar">
    <w:name w:val="Glossary Char"/>
    <w:basedOn w:val="a0"/>
    <w:link w:val="Glossary"/>
    <w:uiPriority w:val="99"/>
    <w:qFormat/>
    <w:rPr>
      <w:sz w:val="16"/>
      <w:szCs w:val="16"/>
      <w:lang w:eastAsia="en-GB"/>
    </w:rPr>
  </w:style>
  <w:style w:type="character" w:customStyle="1" w:styleId="ab">
    <w:name w:val="页眉 字符"/>
    <w:basedOn w:val="a0"/>
    <w:link w:val="aa"/>
    <w:uiPriority w:val="99"/>
    <w:qFormat/>
    <w:rPr>
      <w:rFonts w:cs="Times New Roman"/>
      <w:szCs w:val="24"/>
      <w:lang w:eastAsia="fr-FR"/>
    </w:rPr>
  </w:style>
  <w:style w:type="table" w:customStyle="1" w:styleId="SGSTableBasic2">
    <w:name w:val="SGS Table Basic 2"/>
    <w:basedOn w:val="a1"/>
    <w:uiPriority w:val="99"/>
    <w:qFormat/>
    <w:tblPr/>
    <w:tcPr>
      <w:shd w:val="clear" w:color="auto" w:fill="BCBCBC"/>
    </w:tcPr>
    <w:tblStylePr w:type="firstRow">
      <w:pPr>
        <w:jc w:val="left"/>
      </w:pPr>
      <w:tblPr/>
      <w:tcPr>
        <w:shd w:val="clear" w:color="auto" w:fill="363636"/>
        <w:vAlign w:val="center"/>
      </w:tcPr>
    </w:tblStylePr>
  </w:style>
  <w:style w:type="character" w:customStyle="1" w:styleId="a7">
    <w:name w:val="批注框文本 字符"/>
    <w:basedOn w:val="a0"/>
    <w:link w:val="a6"/>
    <w:semiHidden/>
    <w:qFormat/>
    <w:rPr>
      <w:rFonts w:cs="Tahoma"/>
      <w:sz w:val="16"/>
      <w:szCs w:val="16"/>
      <w:lang w:val="fr-FR" w:eastAsia="fr-FR"/>
    </w:rPr>
  </w:style>
  <w:style w:type="paragraph" w:customStyle="1" w:styleId="Style2">
    <w:name w:val="Style2"/>
    <w:basedOn w:val="1"/>
    <w:link w:val="Style2Char"/>
    <w:qFormat/>
    <w:pPr>
      <w:numPr>
        <w:numId w:val="5"/>
      </w:numPr>
      <w:spacing w:before="0"/>
    </w:pPr>
    <w:rPr>
      <w:rFonts w:eastAsia="宋体"/>
      <w:b w:val="0"/>
      <w:color w:val="auto"/>
      <w:sz w:val="24"/>
      <w:lang w:eastAsia="zh-CN"/>
    </w:rPr>
  </w:style>
  <w:style w:type="paragraph" w:customStyle="1" w:styleId="Style3">
    <w:name w:val="Style3"/>
    <w:basedOn w:val="afb"/>
    <w:link w:val="Style3Char"/>
    <w:qFormat/>
    <w:pPr>
      <w:numPr>
        <w:ilvl w:val="1"/>
        <w:numId w:val="6"/>
      </w:numPr>
      <w:spacing w:before="0"/>
    </w:pPr>
    <w:rPr>
      <w:rFonts w:eastAsia="宋体" w:cs="Arial"/>
      <w:szCs w:val="20"/>
    </w:rPr>
  </w:style>
  <w:style w:type="character" w:customStyle="1" w:styleId="afc">
    <w:name w:val="列表段落 字符"/>
    <w:basedOn w:val="a0"/>
    <w:link w:val="afb"/>
    <w:uiPriority w:val="34"/>
    <w:qFormat/>
    <w:rPr>
      <w:rFonts w:cs="Times New Roman"/>
      <w:szCs w:val="24"/>
      <w:lang w:eastAsia="fr-FR"/>
    </w:rPr>
  </w:style>
  <w:style w:type="character" w:customStyle="1" w:styleId="Style2Char">
    <w:name w:val="Style2 Char"/>
    <w:basedOn w:val="afc"/>
    <w:link w:val="Style2"/>
    <w:qFormat/>
    <w:rPr>
      <w:rFonts w:eastAsia="宋体" w:cs="Arial"/>
      <w:caps/>
      <w:spacing w:val="20"/>
      <w:sz w:val="24"/>
      <w:szCs w:val="24"/>
      <w:lang w:eastAsia="zh-CN"/>
    </w:rPr>
  </w:style>
  <w:style w:type="character" w:customStyle="1" w:styleId="Style3Char">
    <w:name w:val="Style3 Char"/>
    <w:basedOn w:val="afc"/>
    <w:link w:val="Style3"/>
    <w:qFormat/>
    <w:rPr>
      <w:rFonts w:eastAsia="宋体" w:cs="Arial"/>
      <w:szCs w:val="24"/>
      <w:lang w:eastAsia="fr-FR"/>
    </w:rPr>
  </w:style>
  <w:style w:type="character" w:customStyle="1" w:styleId="a5">
    <w:name w:val="批注文字 字符"/>
    <w:basedOn w:val="a0"/>
    <w:link w:val="a4"/>
    <w:semiHidden/>
    <w:qFormat/>
    <w:rPr>
      <w:rFonts w:cs="Times New Roman"/>
      <w:szCs w:val="24"/>
      <w:lang w:eastAsia="fr-FR"/>
    </w:rPr>
  </w:style>
  <w:style w:type="character" w:customStyle="1" w:styleId="af2">
    <w:name w:val="批注主题 字符"/>
    <w:basedOn w:val="a5"/>
    <w:link w:val="af1"/>
    <w:semiHidden/>
    <w:qFormat/>
    <w:rPr>
      <w:rFonts w:cs="Times New Roman"/>
      <w:b/>
      <w:bCs/>
      <w:szCs w:val="24"/>
      <w:lang w:eastAsia="fr-FR"/>
    </w:rPr>
  </w:style>
  <w:style w:type="paragraph" w:customStyle="1" w:styleId="p0">
    <w:name w:val="p0"/>
    <w:basedOn w:val="a"/>
    <w:qFormat/>
    <w:pPr>
      <w:spacing w:before="0" w:line="360" w:lineRule="auto"/>
      <w:ind w:firstLineChars="200" w:firstLine="560"/>
      <w:jc w:val="both"/>
    </w:pPr>
    <w:rPr>
      <w:rFonts w:ascii="Times New Roman" w:eastAsia="仿宋" w:hAnsi="Times New Roman"/>
      <w:sz w:val="28"/>
      <w:szCs w:val="28"/>
      <w:lang w:val="en-US" w:eastAsia="zh-CN"/>
    </w:rPr>
  </w:style>
  <w:style w:type="paragraph" w:customStyle="1" w:styleId="17">
    <w:name w:val="修订1"/>
    <w:hidden/>
    <w:uiPriority w:val="99"/>
    <w:semiHidden/>
    <w:qFormat/>
    <w:rPr>
      <w:rFonts w:ascii="Arial" w:eastAsiaTheme="minorEastAsia" w:hAnsi="Arial"/>
      <w:szCs w:val="24"/>
      <w:lang w:val="en-GB" w:eastAsia="fr-FR"/>
    </w:rPr>
  </w:style>
  <w:style w:type="paragraph" w:customStyle="1" w:styleId="aff1">
    <w:name w:val="二级标题"/>
    <w:basedOn w:val="2"/>
    <w:link w:val="aff2"/>
    <w:qFormat/>
    <w:pPr>
      <w:numPr>
        <w:ilvl w:val="0"/>
        <w:numId w:val="0"/>
      </w:numPr>
      <w:spacing w:line="360" w:lineRule="auto"/>
    </w:pPr>
    <w:rPr>
      <w:rFonts w:ascii="Arial" w:hAnsi="Arial" w:cs="Arial"/>
      <w:sz w:val="24"/>
      <w:lang w:eastAsia="zh-CN"/>
    </w:rPr>
  </w:style>
  <w:style w:type="character" w:customStyle="1" w:styleId="aff2">
    <w:name w:val="二级标题 字符"/>
    <w:basedOn w:val="20"/>
    <w:link w:val="aff1"/>
    <w:qFormat/>
    <w:rPr>
      <w:rFonts w:ascii="微软雅黑" w:eastAsia="宋体" w:hAnsi="微软雅黑" w:cs="Arial"/>
      <w:b/>
      <w:iCs/>
      <w:color w:val="363636"/>
      <w:spacing w:val="15"/>
      <w:kern w:val="32"/>
      <w:sz w:val="24"/>
      <w:szCs w:val="24"/>
      <w:lang w:eastAsia="zh-CN"/>
    </w:rPr>
  </w:style>
  <w:style w:type="paragraph" w:customStyle="1" w:styleId="22">
    <w:name w:val="修订2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  <w:style w:type="character" w:customStyle="1" w:styleId="font151">
    <w:name w:val="font15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  <w:vertAlign w:val="subscript"/>
    </w:rPr>
  </w:style>
  <w:style w:type="character" w:customStyle="1" w:styleId="font181">
    <w:name w:val="font18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character" w:customStyle="1" w:styleId="font161">
    <w:name w:val="font161"/>
    <w:basedOn w:val="a0"/>
    <w:qFormat/>
    <w:rPr>
      <w:rFonts w:ascii="Arial" w:hAnsi="Arial" w:cs="Arial" w:hint="default"/>
      <w:b/>
      <w:bCs/>
      <w:color w:val="000000"/>
      <w:sz w:val="13"/>
      <w:szCs w:val="13"/>
      <w:u w:val="none"/>
    </w:rPr>
  </w:style>
  <w:style w:type="character" w:customStyle="1" w:styleId="font171">
    <w:name w:val="font171"/>
    <w:basedOn w:val="a0"/>
    <w:qFormat/>
    <w:rPr>
      <w:rFonts w:ascii="宋体" w:eastAsia="宋体" w:hAnsi="宋体" w:hint="eastAsia"/>
      <w:b/>
      <w:bCs/>
      <w:color w:val="000000"/>
      <w:sz w:val="13"/>
      <w:szCs w:val="13"/>
      <w:u w:val="none"/>
    </w:rPr>
  </w:style>
  <w:style w:type="character" w:customStyle="1" w:styleId="font191">
    <w:name w:val="font191"/>
    <w:basedOn w:val="a0"/>
    <w:qFormat/>
    <w:rPr>
      <w:rFonts w:ascii="Arial" w:hAnsi="Arial" w:cs="Arial" w:hint="default"/>
      <w:b/>
      <w:bCs/>
      <w:color w:val="FFFFFF"/>
      <w:sz w:val="13"/>
      <w:szCs w:val="13"/>
      <w:u w:val="none"/>
    </w:rPr>
  </w:style>
  <w:style w:type="paragraph" w:customStyle="1" w:styleId="msonormal0">
    <w:name w:val="msonormal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5">
    <w:name w:val="font5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font6">
    <w:name w:val="font6"/>
    <w:basedOn w:val="a"/>
    <w:qFormat/>
    <w:pP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font7">
    <w:name w:val="font7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font8">
    <w:name w:val="font8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24"/>
      <w:lang w:val="en-US" w:eastAsia="zh-CN"/>
    </w:rPr>
  </w:style>
  <w:style w:type="paragraph" w:customStyle="1" w:styleId="font9">
    <w:name w:val="font9"/>
    <w:basedOn w:val="a"/>
    <w:qFormat/>
    <w:pPr>
      <w:spacing w:before="100" w:beforeAutospacing="1" w:after="100" w:afterAutospacing="1"/>
    </w:pPr>
    <w:rPr>
      <w:rFonts w:ascii="Tahoma" w:eastAsia="宋体" w:hAnsi="Tahoma" w:cs="Tahoma"/>
      <w:b/>
      <w:bCs/>
      <w:color w:val="000000"/>
      <w:sz w:val="16"/>
      <w:szCs w:val="16"/>
      <w:lang w:val="en-US" w:eastAsia="zh-CN"/>
    </w:rPr>
  </w:style>
  <w:style w:type="paragraph" w:customStyle="1" w:styleId="font10">
    <w:name w:val="font10"/>
    <w:basedOn w:val="a"/>
    <w:qFormat/>
    <w:pPr>
      <w:spacing w:before="100" w:beforeAutospacing="1" w:after="100" w:afterAutospacing="1"/>
    </w:pPr>
    <w:rPr>
      <w:rFonts w:ascii="Tahoma" w:eastAsia="宋体" w:hAnsi="Tahoma" w:cs="Tahoma"/>
      <w:color w:val="000000"/>
      <w:sz w:val="16"/>
      <w:szCs w:val="16"/>
      <w:lang w:val="en-US" w:eastAsia="zh-CN"/>
    </w:rPr>
  </w:style>
  <w:style w:type="paragraph" w:customStyle="1" w:styleId="font11">
    <w:name w:val="font11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8"/>
      <w:szCs w:val="18"/>
      <w:lang w:val="en-US" w:eastAsia="zh-CN"/>
    </w:rPr>
  </w:style>
  <w:style w:type="paragraph" w:customStyle="1" w:styleId="font12">
    <w:name w:val="font12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8"/>
      <w:szCs w:val="18"/>
      <w:lang w:val="en-US" w:eastAsia="zh-CN"/>
    </w:rPr>
  </w:style>
  <w:style w:type="paragraph" w:customStyle="1" w:styleId="font13">
    <w:name w:val="font13"/>
    <w:basedOn w:val="a"/>
    <w:qFormat/>
    <w:pPr>
      <w:spacing w:before="100" w:beforeAutospacing="1" w:after="100" w:afterAutospacing="1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font14">
    <w:name w:val="font14"/>
    <w:basedOn w:val="a"/>
    <w:qFormat/>
    <w:pPr>
      <w:spacing w:before="100" w:beforeAutospacing="1" w:after="100" w:afterAutospacing="1"/>
    </w:pPr>
    <w:rPr>
      <w:rFonts w:ascii="宋体" w:eastAsia="宋体" w:hAnsi="宋体" w:cs="宋体"/>
      <w:b/>
      <w:bCs/>
      <w:sz w:val="16"/>
      <w:szCs w:val="16"/>
      <w:lang w:val="en-US" w:eastAsia="zh-CN"/>
    </w:rPr>
  </w:style>
  <w:style w:type="paragraph" w:customStyle="1" w:styleId="font15">
    <w:name w:val="font15"/>
    <w:basedOn w:val="a"/>
    <w:qFormat/>
    <w:pP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font16">
    <w:name w:val="font16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83">
    <w:name w:val="xl8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sz w:val="24"/>
      <w:lang w:val="en-US" w:eastAsia="zh-CN"/>
    </w:rPr>
  </w:style>
  <w:style w:type="paragraph" w:customStyle="1" w:styleId="xl84">
    <w:name w:val="xl84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22"/>
      <w:szCs w:val="22"/>
      <w:lang w:val="en-US" w:eastAsia="zh-CN"/>
    </w:rPr>
  </w:style>
  <w:style w:type="paragraph" w:customStyle="1" w:styleId="xl85">
    <w:name w:val="xl85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b/>
      <w:bCs/>
      <w:sz w:val="24"/>
      <w:lang w:val="en-US" w:eastAsia="zh-CN"/>
    </w:rPr>
  </w:style>
  <w:style w:type="paragraph" w:customStyle="1" w:styleId="xl86">
    <w:name w:val="xl8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b/>
      <w:bCs/>
      <w:color w:val="FF0000"/>
      <w:sz w:val="24"/>
      <w:lang w:val="en-US" w:eastAsia="zh-CN"/>
    </w:rPr>
  </w:style>
  <w:style w:type="paragraph" w:customStyle="1" w:styleId="xl87">
    <w:name w:val="xl87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22"/>
      <w:szCs w:val="22"/>
      <w:lang w:val="en-US" w:eastAsia="zh-CN"/>
    </w:rPr>
  </w:style>
  <w:style w:type="paragraph" w:customStyle="1" w:styleId="xl88">
    <w:name w:val="xl8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89">
    <w:name w:val="xl8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xl90">
    <w:name w:val="xl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6600"/>
      <w:spacing w:before="100" w:beforeAutospacing="1" w:after="100" w:afterAutospacing="1"/>
      <w:jc w:val="center"/>
    </w:pPr>
    <w:rPr>
      <w:rFonts w:eastAsia="宋体" w:cs="Arial"/>
      <w:b/>
      <w:bCs/>
      <w:sz w:val="16"/>
      <w:szCs w:val="16"/>
      <w:lang w:val="en-US" w:eastAsia="zh-CN"/>
    </w:rPr>
  </w:style>
  <w:style w:type="paragraph" w:customStyle="1" w:styleId="xl91">
    <w:name w:val="xl9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92">
    <w:name w:val="xl9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3">
    <w:name w:val="xl9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4">
    <w:name w:val="xl9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5">
    <w:name w:val="xl9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96">
    <w:name w:val="xl9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7">
    <w:name w:val="xl9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8">
    <w:name w:val="xl9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99">
    <w:name w:val="xl9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0">
    <w:name w:val="xl10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1">
    <w:name w:val="xl10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2">
    <w:name w:val="xl10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3">
    <w:name w:val="xl10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4">
    <w:name w:val="xl10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05">
    <w:name w:val="xl10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06">
    <w:name w:val="xl10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07">
    <w:name w:val="xl10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8">
    <w:name w:val="xl10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09">
    <w:name w:val="xl10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0">
    <w:name w:val="xl11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1">
    <w:name w:val="xl11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2">
    <w:name w:val="xl11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3">
    <w:name w:val="xl11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4">
    <w:name w:val="xl11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5">
    <w:name w:val="xl11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6">
    <w:name w:val="xl11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17">
    <w:name w:val="xl11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18">
    <w:name w:val="xl11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19">
    <w:name w:val="xl11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0">
    <w:name w:val="xl12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21">
    <w:name w:val="xl12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2">
    <w:name w:val="xl12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3">
    <w:name w:val="xl123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4">
    <w:name w:val="xl12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5">
    <w:name w:val="xl125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26">
    <w:name w:val="xl126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7">
    <w:name w:val="xl127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8">
    <w:name w:val="xl128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29">
    <w:name w:val="xl129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0">
    <w:name w:val="xl130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1">
    <w:name w:val="xl13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2">
    <w:name w:val="xl13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3">
    <w:name w:val="xl13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4">
    <w:name w:val="xl13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5">
    <w:name w:val="xl13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36">
    <w:name w:val="xl13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37">
    <w:name w:val="xl13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sz w:val="16"/>
      <w:szCs w:val="16"/>
      <w:lang w:val="en-US" w:eastAsia="zh-CN"/>
    </w:rPr>
  </w:style>
  <w:style w:type="paragraph" w:customStyle="1" w:styleId="xl138">
    <w:name w:val="xl13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39">
    <w:name w:val="xl13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0">
    <w:name w:val="xl140"/>
    <w:basedOn w:val="a"/>
    <w:qFormat/>
    <w:pPr>
      <w:pBdr>
        <w:top w:val="single" w:sz="4" w:space="0" w:color="808080"/>
        <w:left w:val="single" w:sz="4" w:space="0" w:color="808080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1">
    <w:name w:val="xl141"/>
    <w:basedOn w:val="a"/>
    <w:qFormat/>
    <w:pPr>
      <w:pBdr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2">
    <w:name w:val="xl142"/>
    <w:basedOn w:val="a"/>
    <w:qFormat/>
    <w:pPr>
      <w:pBdr>
        <w:top w:val="single" w:sz="4" w:space="0" w:color="808080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3">
    <w:name w:val="xl143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4">
    <w:name w:val="xl144"/>
    <w:basedOn w:val="a"/>
    <w:qFormat/>
    <w:pPr>
      <w:pBdr>
        <w:top w:val="single" w:sz="4" w:space="0" w:color="808080"/>
        <w:left w:val="single" w:sz="4" w:space="0" w:color="808080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45">
    <w:name w:val="xl14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6">
    <w:name w:val="xl14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47">
    <w:name w:val="xl14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8">
    <w:name w:val="xl14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49">
    <w:name w:val="xl14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0">
    <w:name w:val="xl15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1">
    <w:name w:val="xl15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2">
    <w:name w:val="xl15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宋体" w:eastAsia="宋体" w:hAnsi="宋体" w:cs="宋体"/>
      <w:color w:val="FF0000"/>
      <w:sz w:val="16"/>
      <w:szCs w:val="16"/>
      <w:lang w:val="en-US" w:eastAsia="zh-CN"/>
    </w:rPr>
  </w:style>
  <w:style w:type="paragraph" w:customStyle="1" w:styleId="xl153">
    <w:name w:val="xl15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4">
    <w:name w:val="xl15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5">
    <w:name w:val="xl15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6">
    <w:name w:val="xl15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right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7">
    <w:name w:val="xl15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8">
    <w:name w:val="xl15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59">
    <w:name w:val="xl15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0">
    <w:name w:val="xl16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FF0000"/>
      <w:sz w:val="16"/>
      <w:szCs w:val="16"/>
      <w:lang w:val="en-US" w:eastAsia="zh-CN"/>
    </w:rPr>
  </w:style>
  <w:style w:type="paragraph" w:customStyle="1" w:styleId="xl161">
    <w:name w:val="xl16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2">
    <w:name w:val="xl16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sz w:val="16"/>
      <w:szCs w:val="16"/>
      <w:lang w:val="en-US" w:eastAsia="zh-CN"/>
    </w:rPr>
  </w:style>
  <w:style w:type="paragraph" w:customStyle="1" w:styleId="xl163">
    <w:name w:val="xl163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4">
    <w:name w:val="xl16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/>
    </w:pPr>
    <w:rPr>
      <w:rFonts w:eastAsia="宋体" w:cs="Arial"/>
      <w:color w:val="000000"/>
      <w:sz w:val="16"/>
      <w:szCs w:val="16"/>
      <w:lang w:val="en-US" w:eastAsia="zh-CN"/>
    </w:rPr>
  </w:style>
  <w:style w:type="paragraph" w:customStyle="1" w:styleId="xl165">
    <w:name w:val="xl16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6">
    <w:name w:val="xl166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宋体" w:eastAsia="宋体" w:hAnsi="宋体" w:cs="宋体"/>
      <w:color w:val="000000"/>
      <w:sz w:val="16"/>
      <w:szCs w:val="16"/>
      <w:lang w:val="en-US" w:eastAsia="zh-CN"/>
    </w:rPr>
  </w:style>
  <w:style w:type="paragraph" w:customStyle="1" w:styleId="xl167">
    <w:name w:val="xl167"/>
    <w:basedOn w:val="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C0C0C0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68">
    <w:name w:val="xl168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69">
    <w:name w:val="xl169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0">
    <w:name w:val="xl170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1">
    <w:name w:val="xl171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2">
    <w:name w:val="xl172"/>
    <w:basedOn w:val="a"/>
    <w:qFormat/>
    <w:pPr>
      <w:shd w:val="clear" w:color="000000" w:fill="FFFFFF"/>
      <w:spacing w:before="100" w:beforeAutospacing="1" w:after="100" w:afterAutospacing="1"/>
    </w:pPr>
    <w:rPr>
      <w:rFonts w:eastAsia="宋体" w:cs="Arial"/>
      <w:sz w:val="16"/>
      <w:szCs w:val="16"/>
      <w:lang w:val="en-US" w:eastAsia="zh-CN"/>
    </w:rPr>
  </w:style>
  <w:style w:type="paragraph" w:customStyle="1" w:styleId="xl173">
    <w:name w:val="xl173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4">
    <w:name w:val="xl174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xl175">
    <w:name w:val="xl175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6"/>
      <w:szCs w:val="16"/>
      <w:lang w:val="en-US" w:eastAsia="zh-CN"/>
    </w:rPr>
  </w:style>
  <w:style w:type="paragraph" w:customStyle="1" w:styleId="font17">
    <w:name w:val="font17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6">
    <w:name w:val="xl176"/>
    <w:basedOn w:val="a"/>
    <w:qFormat/>
    <w:pP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7">
    <w:name w:val="xl177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78">
    <w:name w:val="xl17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79646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font18">
    <w:name w:val="font18"/>
    <w:basedOn w:val="a"/>
    <w:qFormat/>
    <w:pPr>
      <w:spacing w:before="100" w:beforeAutospacing="1" w:after="100" w:afterAutospacing="1"/>
    </w:pPr>
    <w:rPr>
      <w:rFonts w:ascii="宋体" w:eastAsia="宋体" w:hAnsi="宋体" w:cs="宋体"/>
      <w:color w:val="000000"/>
      <w:sz w:val="13"/>
      <w:szCs w:val="13"/>
      <w:lang w:val="en-US" w:eastAsia="zh-CN"/>
    </w:rPr>
  </w:style>
  <w:style w:type="paragraph" w:customStyle="1" w:styleId="font19">
    <w:name w:val="font19"/>
    <w:basedOn w:val="a"/>
    <w:qFormat/>
    <w:pPr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79">
    <w:name w:val="xl17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000000"/>
      <w:sz w:val="13"/>
      <w:szCs w:val="13"/>
      <w:lang w:val="en-US" w:eastAsia="zh-CN"/>
    </w:rPr>
  </w:style>
  <w:style w:type="paragraph" w:customStyle="1" w:styleId="xl180">
    <w:name w:val="xl18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color w:val="FF0000"/>
      <w:sz w:val="13"/>
      <w:szCs w:val="13"/>
      <w:lang w:val="en-US" w:eastAsia="zh-CN"/>
    </w:rPr>
  </w:style>
  <w:style w:type="paragraph" w:customStyle="1" w:styleId="xl181">
    <w:name w:val="xl18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2">
    <w:name w:val="xl18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3">
    <w:name w:val="xl1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13"/>
      <w:szCs w:val="13"/>
      <w:lang w:val="en-US" w:eastAsia="zh-CN"/>
    </w:rPr>
  </w:style>
  <w:style w:type="paragraph" w:customStyle="1" w:styleId="xl184">
    <w:name w:val="xl18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 w:val="13"/>
      <w:szCs w:val="13"/>
      <w:lang w:val="en-US" w:eastAsia="zh-CN"/>
    </w:rPr>
  </w:style>
  <w:style w:type="paragraph" w:customStyle="1" w:styleId="xl185">
    <w:name w:val="xl18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2"/>
      <w:szCs w:val="22"/>
      <w:lang w:val="en-US" w:eastAsia="zh-CN"/>
    </w:rPr>
  </w:style>
  <w:style w:type="paragraph" w:customStyle="1" w:styleId="xl186">
    <w:name w:val="xl18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7">
    <w:name w:val="xl18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8">
    <w:name w:val="xl18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Cs w:val="20"/>
      <w:lang w:val="en-US" w:eastAsia="zh-CN"/>
    </w:rPr>
  </w:style>
  <w:style w:type="paragraph" w:customStyle="1" w:styleId="xl189">
    <w:name w:val="xl18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eastAsia="宋体" w:cs="Arial"/>
      <w:szCs w:val="20"/>
      <w:lang w:val="en-US" w:eastAsia="zh-CN"/>
    </w:rPr>
  </w:style>
  <w:style w:type="paragraph" w:customStyle="1" w:styleId="xl190">
    <w:name w:val="xl19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rFonts w:eastAsia="宋体" w:cs="Arial"/>
      <w:sz w:val="24"/>
      <w:lang w:val="en-US" w:eastAsia="zh-CN"/>
    </w:rPr>
  </w:style>
  <w:style w:type="paragraph" w:customStyle="1" w:styleId="32">
    <w:name w:val="修订3"/>
    <w:hidden/>
    <w:uiPriority w:val="99"/>
    <w:unhideWhenUsed/>
    <w:qFormat/>
    <w:rPr>
      <w:rFonts w:ascii="Arial" w:eastAsiaTheme="minorEastAsia" w:hAnsi="Arial"/>
      <w:szCs w:val="24"/>
      <w:lang w:val="en-GB" w:eastAsia="fr-FR"/>
    </w:rPr>
  </w:style>
  <w:style w:type="paragraph" w:customStyle="1" w:styleId="41">
    <w:name w:val="修订4"/>
    <w:hidden/>
    <w:uiPriority w:val="99"/>
    <w:unhideWhenUsed/>
    <w:qFormat/>
    <w:rsid w:val="007E7D77"/>
    <w:rPr>
      <w:rFonts w:ascii="Arial" w:eastAsiaTheme="minorEastAsia" w:hAnsi="Arial"/>
      <w:szCs w:val="24"/>
      <w:lang w:val="en-GB" w:eastAsia="fr-FR"/>
    </w:rPr>
  </w:style>
  <w:style w:type="character" w:customStyle="1" w:styleId="font41">
    <w:name w:val="font41"/>
    <w:basedOn w:val="a0"/>
    <w:rsid w:val="007E7D77"/>
    <w:rPr>
      <w:rFonts w:ascii="Arial" w:hAnsi="Arial" w:cs="Arial" w:hint="default"/>
      <w:color w:val="000000"/>
      <w:sz w:val="20"/>
      <w:szCs w:val="20"/>
      <w:u w:val="none"/>
    </w:rPr>
  </w:style>
  <w:style w:type="character" w:customStyle="1" w:styleId="font51">
    <w:name w:val="font5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61">
    <w:name w:val="font6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31">
    <w:name w:val="font31"/>
    <w:basedOn w:val="a0"/>
    <w:rsid w:val="007E7D77"/>
    <w:rPr>
      <w:rFonts w:ascii="宋体" w:eastAsia="宋体" w:hAnsi="宋体" w:cs="宋体" w:hint="eastAsia"/>
      <w:color w:val="000000"/>
      <w:sz w:val="20"/>
      <w:szCs w:val="20"/>
      <w:u w:val="none"/>
    </w:rPr>
  </w:style>
  <w:style w:type="paragraph" w:styleId="aff3">
    <w:name w:val="Revision"/>
    <w:hidden/>
    <w:uiPriority w:val="99"/>
    <w:unhideWhenUsed/>
    <w:rsid w:val="007E7D77"/>
    <w:rPr>
      <w:rFonts w:ascii="Arial" w:eastAsiaTheme="minorEastAsia" w:hAnsi="Arial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Default Theme">
  <a:themeElements>
    <a:clrScheme name="SGS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363636"/>
      </a:accent1>
      <a:accent2>
        <a:srgbClr val="848685"/>
      </a:accent2>
      <a:accent3>
        <a:srgbClr val="FF6600"/>
      </a:accent3>
      <a:accent4>
        <a:srgbClr val="BCBCBC"/>
      </a:accent4>
      <a:accent5>
        <a:srgbClr val="FF9900"/>
      </a:accent5>
      <a:accent6>
        <a:srgbClr val="FF0000"/>
      </a:accent6>
      <a:hlink>
        <a:srgbClr val="FF0000"/>
      </a:hlink>
      <a:folHlink>
        <a:srgbClr val="BCBCBC"/>
      </a:folHlink>
    </a:clrScheme>
    <a:fontScheme name="defaul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spDef>
    <a:lnDef>
      <a:spPr bwMode="auto">
        <a:xfrm>
          <a:off x="0" y="0"/>
          <a:ext cx="1" cy="1"/>
        </a:xfrm>
        <a:custGeom>
          <a:avLst/>
          <a:gdLst/>
          <a:ahLst/>
          <a:cxnLst/>
          <a:rect l="0" t="0" r="0" b="0"/>
          <a:pathLst/>
        </a:custGeom>
        <a:solidFill>
          <a:schemeClr val="accent1"/>
        </a:solidFill>
        <a:ln w="9525" cap="flat" cmpd="sng" algn="ctr">
          <a:solidFill>
            <a:schemeClr val="tx1"/>
          </a:solidFill>
          <a:prstDash val="solid"/>
          <a:round/>
          <a:headEnd type="none" w="med" len="med"/>
          <a:tailEnd type="none" w="med" len="med"/>
        </a:ln>
      </a:spPr>
      <a:bodyPr vert="horz" wrap="square" lIns="91440" tIns="45720" rIns="91440" bIns="45720" numCol="1" anchor="t" anchorCtr="0" compatLnSpc="1"/>
      <a:lstStyle/>
    </a:lnDef>
  </a:objectDefaults>
  <a:extraClrSchemeLst>
    <a:extraClrScheme>
      <a:clrScheme name="default 1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00CC99"/>
        </a:accent1>
        <a:accent2>
          <a:srgbClr val="3333CC"/>
        </a:accent2>
        <a:accent3>
          <a:srgbClr val="FFFFFF"/>
        </a:accent3>
        <a:accent4>
          <a:srgbClr val="000000"/>
        </a:accent4>
        <a:accent5>
          <a:srgbClr val="AAE2CA"/>
        </a:accent5>
        <a:accent6>
          <a:srgbClr val="2D2DB9"/>
        </a:accent6>
        <a:hlink>
          <a:srgbClr val="CCCCFF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2">
        <a:dk1>
          <a:srgbClr val="000000"/>
        </a:dk1>
        <a:lt1>
          <a:srgbClr val="FFFFFF"/>
        </a:lt1>
        <a:dk2>
          <a:srgbClr val="0000FF"/>
        </a:dk2>
        <a:lt2>
          <a:srgbClr val="FFFF00"/>
        </a:lt2>
        <a:accent1>
          <a:srgbClr val="FF9900"/>
        </a:accent1>
        <a:accent2>
          <a:srgbClr val="00FFFF"/>
        </a:accent2>
        <a:accent3>
          <a:srgbClr val="AAAAFF"/>
        </a:accent3>
        <a:accent4>
          <a:srgbClr val="DADADA"/>
        </a:accent4>
        <a:accent5>
          <a:srgbClr val="FFCAAA"/>
        </a:accent5>
        <a:accent6>
          <a:srgbClr val="00E7E7"/>
        </a:accent6>
        <a:hlink>
          <a:srgbClr val="FF0000"/>
        </a:hlink>
        <a:folHlink>
          <a:srgbClr val="969696"/>
        </a:folHlink>
      </a:clrScheme>
      <a:clrMap bg1="dk2" tx1="lt1" bg2="dk1" tx2="lt2" accent1="accent1" accent2="accent2" accent3="accent3" accent4="accent4" accent5="accent5" accent6="accent6" hlink="hlink" folHlink="folHlink"/>
    </a:extraClrScheme>
    <a:extraClrScheme>
      <a:clrScheme name="default 3">
        <a:dk1>
          <a:srgbClr val="000000"/>
        </a:dk1>
        <a:lt1>
          <a:srgbClr val="FFFFCC"/>
        </a:lt1>
        <a:dk2>
          <a:srgbClr val="808000"/>
        </a:dk2>
        <a:lt2>
          <a:srgbClr val="666633"/>
        </a:lt2>
        <a:accent1>
          <a:srgbClr val="339933"/>
        </a:accent1>
        <a:accent2>
          <a:srgbClr val="800000"/>
        </a:accent2>
        <a:accent3>
          <a:srgbClr val="FFFFE2"/>
        </a:accent3>
        <a:accent4>
          <a:srgbClr val="000000"/>
        </a:accent4>
        <a:accent5>
          <a:srgbClr val="ADCAAD"/>
        </a:accent5>
        <a:accent6>
          <a:srgbClr val="730000"/>
        </a:accent6>
        <a:hlink>
          <a:srgbClr val="0033CC"/>
        </a:hlink>
        <a:folHlink>
          <a:srgbClr val="FFCC66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4">
        <a:dk1>
          <a:srgbClr val="000000"/>
        </a:dk1>
        <a:lt1>
          <a:srgbClr val="FFFFFF"/>
        </a:lt1>
        <a:dk2>
          <a:srgbClr val="000000"/>
        </a:dk2>
        <a:lt2>
          <a:srgbClr val="333333"/>
        </a:lt2>
        <a:accent1>
          <a:srgbClr val="DDDDDD"/>
        </a:accent1>
        <a:accent2>
          <a:srgbClr val="808080"/>
        </a:accent2>
        <a:accent3>
          <a:srgbClr val="FFFFFF"/>
        </a:accent3>
        <a:accent4>
          <a:srgbClr val="000000"/>
        </a:accent4>
        <a:accent5>
          <a:srgbClr val="EBEBEB"/>
        </a:accent5>
        <a:accent6>
          <a:srgbClr val="737373"/>
        </a:accent6>
        <a:hlink>
          <a:srgbClr val="4D4D4D"/>
        </a:hlink>
        <a:folHlink>
          <a:srgbClr val="EAEAEA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5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FFCC66"/>
        </a:accent1>
        <a:accent2>
          <a:srgbClr val="0000FF"/>
        </a:accent2>
        <a:accent3>
          <a:srgbClr val="FFFFFF"/>
        </a:accent3>
        <a:accent4>
          <a:srgbClr val="000000"/>
        </a:accent4>
        <a:accent5>
          <a:srgbClr val="FFE2B8"/>
        </a:accent5>
        <a:accent6>
          <a:srgbClr val="0000E7"/>
        </a:accent6>
        <a:hlink>
          <a:srgbClr val="CC00CC"/>
        </a:hlink>
        <a:folHlink>
          <a:srgbClr val="C0C0C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6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C0C0C0"/>
        </a:accent1>
        <a:accent2>
          <a:srgbClr val="0066FF"/>
        </a:accent2>
        <a:accent3>
          <a:srgbClr val="FFFFFF"/>
        </a:accent3>
        <a:accent4>
          <a:srgbClr val="000000"/>
        </a:accent4>
        <a:accent5>
          <a:srgbClr val="DCDCDC"/>
        </a:accent5>
        <a:accent6>
          <a:srgbClr val="005CE7"/>
        </a:accent6>
        <a:hlink>
          <a:srgbClr val="FF0000"/>
        </a:hlink>
        <a:folHlink>
          <a:srgbClr val="009900"/>
        </a:folHlink>
      </a:clrScheme>
      <a:clrMap bg1="lt1" tx1="dk1" bg2="lt2" tx2="dk2" accent1="accent1" accent2="accent2" accent3="accent3" accent4="accent4" accent5="accent5" accent6="accent6" hlink="hlink" folHlink="folHlink"/>
    </a:extraClrScheme>
    <a:extraClrScheme>
      <a:clrScheme name="default 7">
        <a:dk1>
          <a:srgbClr val="000000"/>
        </a:dk1>
        <a:lt1>
          <a:srgbClr val="FFFFFF"/>
        </a:lt1>
        <a:dk2>
          <a:srgbClr val="000000"/>
        </a:dk2>
        <a:lt2>
          <a:srgbClr val="808080"/>
        </a:lt2>
        <a:accent1>
          <a:srgbClr val="3399FF"/>
        </a:accent1>
        <a:accent2>
          <a:srgbClr val="99FFCC"/>
        </a:accent2>
        <a:accent3>
          <a:srgbClr val="FFFFFF"/>
        </a:accent3>
        <a:accent4>
          <a:srgbClr val="000000"/>
        </a:accent4>
        <a:accent5>
          <a:srgbClr val="ADCAFF"/>
        </a:accent5>
        <a:accent6>
          <a:srgbClr val="8AE7B9"/>
        </a:accent6>
        <a:hlink>
          <a:srgbClr val="CC00CC"/>
        </a:hlink>
        <a:folHlink>
          <a:srgbClr val="B2B2B2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CEEEAA-8A7D-44EA-8DF0-0300D058D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44</Pages>
  <Words>8805</Words>
  <Characters>44469</Characters>
  <Application>Microsoft Office Word</Application>
  <DocSecurity>0</DocSecurity>
  <Lines>8893</Lines>
  <Paragraphs>2663</Paragraphs>
  <ScaleCrop>false</ScaleCrop>
  <Company/>
  <LinksUpToDate>false</LinksUpToDate>
  <CharactersWithSpaces>50611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Lv, Harry (HangZhou)</dc:creator>
  <cp:lastModifiedBy>扬 邱</cp:lastModifiedBy>
  <cp:revision>36</cp:revision>
  <cp:lastPrinted>2022-10-25T01:08:00Z</cp:lastPrinted>
  <dcterms:created xsi:type="dcterms:W3CDTF">2025-07-10T01:26:00Z</dcterms:created>
  <dcterms:modified xsi:type="dcterms:W3CDTF">2026-03-27T09:40:00Z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eyJoZGlkIjoiM2EwNzViZDg3OWEyNDJjMTYwMTY5ODIyOTA0M2VhYmQiLCJ1c2VySWQiOiI0MDczODQxNTUifQ==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AB5557D3AA1C4FD2B2BE09E542FCC7B3_13</vt:lpwstr>
  </property>
</Properties>
</file>