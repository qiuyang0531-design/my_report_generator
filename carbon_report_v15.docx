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F976" w14:textId="77777777" w:rsidR="0042075D" w:rsidRDefault="0042075D">
      <w:pPr>
        <w:jc w:val="center"/>
        <w:rPr>
          <w:rFonts w:eastAsia="宋体" w:cs="Arial"/>
          <w:b/>
          <w:lang w:eastAsia="zh-CN"/>
        </w:rPr>
      </w:pPr>
    </w:p>
    <w:p w14:paraId="4BDBDE76" w14:textId="77777777" w:rsidR="0042075D" w:rsidRDefault="00000000">
      <w:pPr>
        <w:jc w:val="center"/>
        <w:rPr>
          <w:rFonts w:eastAsia="宋体" w:cs="Arial"/>
          <w:b/>
          <w:sz w:val="52"/>
          <w:szCs w:val="52"/>
          <w:lang w:val="en-US" w:eastAsia="zh-CN"/>
        </w:rPr>
      </w:pPr>
      <w:r>
        <w:rPr>
          <w:rFonts w:eastAsia="宋体" w:cs="Arial" w:hint="eastAsia"/>
          <w:b/>
          <w:sz w:val="52"/>
          <w:szCs w:val="52"/>
          <w:lang w:val="en-US" w:eastAsia="zh-CN"/>
        </w:rPr>
        <w:t xml:space="preserve">大冶特殊钢有限公司</w:t>
      </w:r>
    </w:p>
    <w:p w14:paraId="4CF2305B" w14:textId="77777777" w:rsidR="0042075D" w:rsidRDefault="0042075D">
      <w:pPr>
        <w:jc w:val="center"/>
        <w:rPr>
          <w:rFonts w:eastAsia="宋体" w:cs="Arial"/>
          <w:b/>
          <w:sz w:val="52"/>
          <w:szCs w:val="52"/>
          <w:lang w:eastAsia="zh-CN"/>
        </w:rPr>
      </w:pPr>
    </w:p>
    <w:p w14:paraId="0235E496" w14:textId="77777777" w:rsidR="0042075D" w:rsidRDefault="00000000">
      <w:pPr>
        <w:jc w:val="center"/>
        <w:rPr>
          <w:rFonts w:eastAsia="宋体" w:cs="Arial"/>
          <w:b/>
          <w:sz w:val="52"/>
          <w:szCs w:val="52"/>
          <w:lang w:eastAsia="zh-CN"/>
        </w:rPr>
      </w:pPr>
      <w:r>
        <w:rPr>
          <w:rFonts w:eastAsia="宋体" w:cs="Arial"/>
          <w:b/>
          <w:sz w:val="52"/>
          <w:szCs w:val="52"/>
          <w:lang w:eastAsia="zh-CN"/>
        </w:rPr>
        <w:t>温室气体盘查报告书</w:t>
      </w:r>
    </w:p>
    <w:p w14:paraId="688EF394" w14:textId="77777777" w:rsidR="0042075D" w:rsidRDefault="0042075D">
      <w:pPr>
        <w:jc w:val="center"/>
        <w:rPr>
          <w:rFonts w:eastAsia="宋体" w:cs="Arial"/>
          <w:lang w:eastAsia="zh-CN"/>
        </w:rPr>
      </w:pPr>
    </w:p>
    <w:p w14:paraId="4F237199" w14:textId="77777777" w:rsidR="0042075D" w:rsidRDefault="00000000">
      <w:pPr>
        <w:jc w:val="center"/>
        <w:rPr>
          <w:rFonts w:eastAsia="宋体" w:cs="Arial"/>
          <w:lang w:eastAsia="zh-CN"/>
        </w:rPr>
      </w:pPr>
      <w:r>
        <w:rPr>
          <w:rFonts w:eastAsia="宋体" w:cs="Arial"/>
          <w:noProof/>
          <w:lang w:eastAsia="zh-CN"/>
        </w:rPr>
        <w:drawing>
          <wp:inline distT="0" distB="0" distL="0" distR="0" wp14:anchorId="0BC9EDA3" wp14:editId="5CAE4DFF">
            <wp:extent cx="5760720" cy="3241675"/>
            <wp:effectExtent l="0" t="0" r="0" b="0"/>
            <wp:docPr id="1001" name="图片 1" descr="城市的地标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3050" name="图片 1" descr="城市的地标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DC97" w14:textId="77777777" w:rsidR="0042075D" w:rsidRDefault="0042075D">
      <w:pPr>
        <w:jc w:val="center"/>
        <w:rPr>
          <w:rFonts w:eastAsia="宋体" w:cs="Arial"/>
          <w:lang w:eastAsia="zh-CN"/>
        </w:rPr>
      </w:pPr>
    </w:p>
    <w:p w14:paraId="642056CF" w14:textId="77777777" w:rsidR="0042075D" w:rsidRDefault="0042075D">
      <w:pPr>
        <w:rPr>
          <w:rFonts w:eastAsia="宋体" w:cs="Arial"/>
          <w:lang w:eastAsia="zh-CN"/>
        </w:rPr>
      </w:pPr>
    </w:p>
    <w:p w14:paraId="47AF27C1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报告期间：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2025年1月1日至2025年12月31日</w:t>
      </w:r>
    </w:p>
    <w:p w14:paraId="2594E7D0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版本版次：</w:t>
      </w:r>
      <w:r>
        <w:rPr>
          <w:rFonts w:eastAsia="宋体" w:cs="Arial"/>
          <w:sz w:val="28"/>
          <w:szCs w:val="28"/>
          <w:lang w:eastAsia="zh-CN"/>
        </w:rPr>
        <w:t>A/1</w:t>
      </w:r>
    </w:p>
    <w:p w14:paraId="5C8DE217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文件编号：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DY-GHG-2026-01</w:t>
      </w:r>
    </w:p>
    <w:p w14:paraId="4A2769CA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发行日期：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2026年07月03日</w:t>
      </w:r>
    </w:p>
    <w:p w14:paraId="651257A0" w14:textId="77777777" w:rsidR="0042075D" w:rsidRDefault="00000000">
      <w:pPr>
        <w:ind w:firstLineChars="700" w:firstLine="1960"/>
        <w:rPr>
          <w:rFonts w:eastAsia="宋体" w:cs="Arial"/>
          <w:color w:val="000000" w:themeColor="text1"/>
          <w:sz w:val="28"/>
          <w:szCs w:val="28"/>
          <w:lang w:eastAsia="zh-CN"/>
        </w:rPr>
      </w:pPr>
      <w:r>
        <w:rPr>
          <w:rFonts w:eastAsia="宋体" w:cs="Arial"/>
          <w:color w:val="000000" w:themeColor="text1"/>
          <w:sz w:val="28"/>
          <w:szCs w:val="28"/>
          <w:lang w:eastAsia="zh-CN"/>
        </w:rPr>
        <w:t>修订日期：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2026年07月03日</w:t>
      </w:r>
    </w:p>
    <w:p w14:paraId="0BB88EE3" w14:textId="77777777" w:rsidR="0042075D" w:rsidRDefault="0042075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424E544F" w14:textId="77777777" w:rsidR="0042075D" w:rsidRDefault="0042075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52053D3B" w14:textId="77777777" w:rsidR="0042075D" w:rsidRDefault="0042075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2E0AD4CE" w14:textId="0F3138BB" w:rsidR="0042075D" w:rsidRDefault="00000000">
      <w:pPr>
        <w:jc w:val="center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制作：</w:t>
      </w:r>
      <w:r w:rsidR="001C1197">
        <w:rPr>
          <w:rFonts w:eastAsia="宋体" w:cs="Arial" w:hint="eastAsia"/>
          <w:sz w:val="28"/>
          <w:szCs w:val="28"/>
          <w:lang w:val="en-US" w:eastAsia="zh-CN"/>
        </w:rPr>
        <w:t xml:space="preserve">杨春英</w:t>
      </w:r>
      <w:r>
        <w:rPr>
          <w:rFonts w:eastAsia="宋体" w:cs="Arial"/>
          <w:sz w:val="28"/>
          <w:szCs w:val="28"/>
          <w:lang w:eastAsia="zh-CN"/>
        </w:rPr>
        <w:t xml:space="preserve">      </w:t>
      </w:r>
      <w:r w:rsidR="0008322B">
        <w:rPr>
          <w:rFonts w:eastAsia="宋体" w:cs="Arial" w:hint="eastAsia"/>
          <w:sz w:val="28"/>
          <w:szCs w:val="28"/>
          <w:lang w:eastAsia="zh-CN"/>
        </w:rPr>
        <w:t xml:space="preserve">    </w:t>
      </w:r>
      <w:r>
        <w:rPr>
          <w:rFonts w:eastAsia="宋体" w:cs="Arial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>审核：</w:t>
      </w:r>
      <w:r w:rsidR="001C1197">
        <w:rPr>
          <w:rFonts w:eastAsia="宋体" w:cs="Arial" w:hint="eastAsia"/>
          <w:sz w:val="28"/>
          <w:szCs w:val="28"/>
          <w:lang w:val="en-US" w:eastAsia="zh-CN"/>
        </w:rPr>
        <w:t xml:space="preserve"/>
      </w:r>
      <w:r w:rsidR="001C1197">
        <w:rPr>
          <w:rFonts w:eastAsia="宋体" w:cs="Arial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 xml:space="preserve">  </w:t>
      </w:r>
      <w:r w:rsidR="0008322B">
        <w:rPr>
          <w:rFonts w:eastAsia="宋体" w:cs="Arial" w:hint="eastAsia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 xml:space="preserve"> </w:t>
      </w:r>
      <w:r w:rsidR="0008322B">
        <w:rPr>
          <w:rFonts w:eastAsia="宋体" w:cs="Arial" w:hint="eastAsia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 xml:space="preserve">   </w:t>
      </w:r>
      <w:r>
        <w:rPr>
          <w:rFonts w:eastAsia="宋体" w:cs="Arial"/>
          <w:sz w:val="28"/>
          <w:szCs w:val="28"/>
          <w:lang w:eastAsia="zh-CN"/>
        </w:rPr>
        <w:t>核准：</w:t>
      </w:r>
      <w:r w:rsidR="001C1197">
        <w:rPr>
          <w:rFonts w:eastAsia="宋体" w:cs="Arial" w:hint="eastAsia"/>
          <w:sz w:val="28"/>
          <w:szCs w:val="28"/>
          <w:lang w:val="en-US" w:eastAsia="zh-CN"/>
        </w:rPr>
        <w:t xml:space="preserve"/>
      </w:r>
    </w:p>
    <w:p w14:paraId="7092AA8A" w14:textId="77777777" w:rsidR="0042075D" w:rsidRDefault="0042075D">
      <w:pPr>
        <w:rPr>
          <w:rFonts w:eastAsia="宋体" w:cs="Arial"/>
          <w:lang w:eastAsia="zh-CN"/>
        </w:rPr>
      </w:pPr>
    </w:p>
    <w:sdt>
      <w:sdtPr>
        <w:rPr>
          <w:rFonts w:ascii="宋体" w:eastAsia="宋体" w:hAnsi="宋体" w:cs="宋体" w:hint="eastAsia"/>
          <w:b w:val="0"/>
          <w:caps w:val="0"/>
          <w:color w:val="auto"/>
          <w:spacing w:val="0"/>
          <w:lang w:val="zh-CN" w:eastAsia="zh-CN"/>
        </w:rPr>
        <w:id w:val="819469919"/>
        <w:docPartObj>
          <w:docPartGallery w:val="Table of Contents"/>
          <w:docPartUnique/>
        </w:docPartObj>
      </w:sdtPr>
      <w:sdtEndPr>
        <w:rPr>
          <w:rFonts w:ascii="Arial" w:eastAsiaTheme="minorEastAsia" w:hAnsi="Arial" w:cs="Times New Roman" w:hint="default"/>
          <w:bCs/>
          <w:sz w:val="19"/>
          <w:szCs w:val="19"/>
          <w:lang w:eastAsia="fr-FR"/>
        </w:rPr>
      </w:sdtEndPr>
      <w:sdtContent>
        <w:p w14:paraId="45A569D1" w14:textId="77777777" w:rsidR="0042075D" w:rsidRDefault="00000000">
          <w:pPr>
            <w:pStyle w:val="TOC10"/>
            <w:jc w:val="center"/>
            <w:rPr>
              <w:color w:val="auto"/>
              <w:sz w:val="19"/>
              <w:szCs w:val="19"/>
            </w:rPr>
          </w:pPr>
          <w:r>
            <w:rPr>
              <w:rFonts w:ascii="宋体" w:eastAsia="宋体" w:hAnsi="宋体" w:cs="宋体" w:hint="eastAsia"/>
              <w:color w:val="auto"/>
              <w:sz w:val="30"/>
              <w:szCs w:val="30"/>
              <w:lang w:val="zh-CN" w:eastAsia="zh-CN"/>
            </w:rPr>
            <w:t>目录</w:t>
          </w:r>
        </w:p>
        <w:p w14:paraId="75D9502A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eastAsia="宋体" w:cs="Arial"/>
              <w:b/>
              <w:sz w:val="20"/>
              <w:lang w:eastAsia="zh-CN"/>
            </w:rPr>
            <w:fldChar w:fldCharType="begin"/>
          </w:r>
          <w:r>
            <w:rPr>
              <w:rFonts w:eastAsia="宋体" w:cs="Arial"/>
              <w:b/>
              <w:sz w:val="20"/>
              <w:lang w:eastAsia="zh-CN"/>
            </w:rPr>
            <w:instrText xml:space="preserve"> TOC \o "1-3" \h \z \u </w:instrText>
          </w:r>
          <w:r>
            <w:rPr>
              <w:rFonts w:eastAsia="宋体" w:cs="Arial"/>
              <w:b/>
              <w:sz w:val="20"/>
              <w:lang w:eastAsia="zh-CN"/>
            </w:rPr>
            <w:fldChar w:fldCharType="separate"/>
          </w:r>
          <w:hyperlink w:anchor="_Toc202805960" w:history="1">
            <w:r w:rsidR="0042075D">
              <w:rPr>
                <w:rStyle w:val="af7"/>
                <w:rFonts w:hint="eastAsia"/>
                <w:b/>
              </w:rPr>
              <w:t>第一章</w:t>
            </w:r>
            <w:r w:rsidR="0042075D">
              <w:rPr>
                <w:rStyle w:val="af7"/>
                <w:rFonts w:hint="eastAsia"/>
                <w:b/>
              </w:rPr>
              <w:t xml:space="preserve"> </w:t>
            </w:r>
            <w:r w:rsidR="0042075D">
              <w:rPr>
                <w:rStyle w:val="af7"/>
                <w:rFonts w:hint="eastAsia"/>
                <w:b/>
              </w:rPr>
              <w:t>概述</w:t>
            </w:r>
            <w:r w:rsidR="0042075D">
              <w:rPr>
                <w:rFonts w:hint="eastAsia"/>
              </w:rPr>
              <w:tab/>
            </w:r>
            <w:r w:rsidR="0042075D">
              <w:rPr>
                <w:rFonts w:hint="eastAsia"/>
              </w:rPr>
              <w:fldChar w:fldCharType="begin"/>
            </w:r>
            <w:r w:rsidR="0042075D">
              <w:rPr>
                <w:rFonts w:hint="eastAsia"/>
              </w:rPr>
              <w:instrText xml:space="preserve"> </w:instrText>
            </w:r>
            <w:r w:rsidR="0042075D">
              <w:instrText>PAGEREF _Toc202805960 \h</w:instrText>
            </w:r>
            <w:r w:rsidR="0042075D">
              <w:rPr>
                <w:rFonts w:hint="eastAsia"/>
              </w:rPr>
              <w:instrText xml:space="preserve"> </w:instrText>
            </w:r>
            <w:r w:rsidR="0042075D">
              <w:rPr>
                <w:rFonts w:hint="eastAsia"/>
              </w:rPr>
            </w:r>
            <w:r w:rsidR="0042075D">
              <w:rPr>
                <w:rFonts w:hint="eastAsia"/>
              </w:rPr>
              <w:fldChar w:fldCharType="separate"/>
            </w:r>
            <w:r w:rsidR="0042075D">
              <w:t>1</w:t>
            </w:r>
            <w:r w:rsidR="0042075D">
              <w:rPr>
                <w:rFonts w:hint="eastAsia"/>
              </w:rPr>
              <w:fldChar w:fldCharType="end"/>
            </w:r>
          </w:hyperlink>
        </w:p>
        <w:p w14:paraId="2CE541E9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1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报告组织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721E5BC9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2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报告的预期用途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11B42D8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3" w:history="1">
            <w:r>
              <w:rPr>
                <w:rStyle w:val="af7"/>
                <w:rFonts w:hint="eastAsia"/>
              </w:rPr>
              <w:t>三、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预期的使用者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484433B1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4" w:history="1">
            <w:r>
              <w:rPr>
                <w:rStyle w:val="af7"/>
                <w:rFonts w:hint="eastAsia"/>
              </w:rPr>
              <w:t>四、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报告覆盖的盘查周期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B7FF35A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5" w:history="1">
            <w:r>
              <w:rPr>
                <w:rStyle w:val="af7"/>
                <w:rFonts w:hint="eastAsia"/>
              </w:rPr>
              <w:t>五、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报告数据结论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6A7ACAB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6" w:history="1">
            <w:r>
              <w:rPr>
                <w:rStyle w:val="af7"/>
                <w:rFonts w:hint="eastAsia"/>
              </w:rPr>
              <w:t>六、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核查声明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19980865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7" w:history="1">
            <w:r>
              <w:rPr>
                <w:rStyle w:val="af7"/>
                <w:rFonts w:hint="eastAsia"/>
              </w:rPr>
              <w:t>七、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文件控制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7886D04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8" w:history="1">
            <w:r>
              <w:rPr>
                <w:rStyle w:val="af7"/>
                <w:rFonts w:hint="eastAsia"/>
              </w:rPr>
              <w:t>八、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公开政策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66F1E9FE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9" w:history="1">
            <w:r>
              <w:rPr>
                <w:rStyle w:val="af7"/>
                <w:rFonts w:hint="eastAsia"/>
                <w:b/>
                <w:iCs/>
              </w:rPr>
              <w:t>第二章</w:t>
            </w:r>
            <w:r>
              <w:rPr>
                <w:rStyle w:val="af7"/>
                <w:rFonts w:hint="eastAsia"/>
                <w:b/>
                <w:iCs/>
              </w:rPr>
              <w:t xml:space="preserve"> </w:t>
            </w:r>
            <w:r>
              <w:rPr>
                <w:rStyle w:val="af7"/>
                <w:rFonts w:hint="eastAsia"/>
                <w:b/>
                <w:iCs/>
              </w:rPr>
              <w:t>组织边界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69AAB52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0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组织边界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54F55B82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1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合并方法学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63C47419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2" w:history="1">
            <w:r>
              <w:rPr>
                <w:rStyle w:val="af7"/>
                <w:rFonts w:hint="eastAsia"/>
                <w:b/>
                <w:iCs/>
              </w:rPr>
              <w:t>第三章</w:t>
            </w:r>
            <w:r>
              <w:rPr>
                <w:rStyle w:val="af7"/>
                <w:rFonts w:hint="eastAsia"/>
                <w:b/>
                <w:iCs/>
              </w:rPr>
              <w:t xml:space="preserve"> </w:t>
            </w:r>
            <w:r>
              <w:rPr>
                <w:rStyle w:val="af7"/>
                <w:rFonts w:hint="eastAsia"/>
                <w:b/>
                <w:iCs/>
              </w:rPr>
              <w:t>报告边界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02A6D62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3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直接温室气体排放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55732FD3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4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间接温室气体排放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3EFE835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5" w:history="1">
            <w:r>
              <w:rPr>
                <w:rStyle w:val="af7"/>
                <w:rFonts w:hint="eastAsia"/>
              </w:rPr>
              <w:t>三、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生物排放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4500F78B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6" w:history="1">
            <w:r>
              <w:rPr>
                <w:rStyle w:val="af7"/>
                <w:rFonts w:hint="eastAsia"/>
              </w:rPr>
              <w:t>四、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直接</w:t>
            </w:r>
            <w:r>
              <w:rPr>
                <w:rStyle w:val="af7"/>
                <w:rFonts w:hint="eastAsia"/>
              </w:rPr>
              <w:t>GHG</w:t>
            </w:r>
            <w:r>
              <w:rPr>
                <w:rStyle w:val="af7"/>
                <w:rFonts w:hint="eastAsia"/>
              </w:rPr>
              <w:t>移除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51257B0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7" w:history="1">
            <w:r>
              <w:rPr>
                <w:rStyle w:val="af7"/>
                <w:rFonts w:hint="eastAsia"/>
              </w:rPr>
              <w:t>五、</w:t>
            </w:r>
            <w:r>
              <w:rPr>
                <w:rStyle w:val="af7"/>
                <w:rFonts w:hint="eastAsia"/>
              </w:rPr>
              <w:t xml:space="preserve"> GHG</w:t>
            </w:r>
            <w:r>
              <w:rPr>
                <w:rStyle w:val="af7"/>
                <w:rFonts w:hint="eastAsia"/>
              </w:rPr>
              <w:t>储存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25ED3B65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8" w:history="1">
            <w:r>
              <w:rPr>
                <w:rStyle w:val="af7"/>
                <w:rFonts w:hint="eastAsia"/>
                <w:b/>
                <w:iCs/>
              </w:rPr>
              <w:t>第四章</w:t>
            </w:r>
            <w:r>
              <w:rPr>
                <w:rStyle w:val="af7"/>
                <w:rFonts w:hint="eastAsia"/>
                <w:b/>
                <w:iCs/>
              </w:rPr>
              <w:t xml:space="preserve"> </w:t>
            </w:r>
            <w:r>
              <w:rPr>
                <w:rStyle w:val="af7"/>
                <w:rFonts w:hint="eastAsia"/>
                <w:b/>
                <w:iCs/>
              </w:rPr>
              <w:t>温室气体盘查清册与量化说明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190C5D99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9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温室气体盘查清册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0A6F6A23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0" w:history="1">
            <w:r>
              <w:rPr>
                <w:rStyle w:val="af7"/>
                <w:rFonts w:hint="eastAsia"/>
              </w:rPr>
              <w:t>（一）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范围一直接排放源清册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6F4772F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1" w:history="1">
            <w:r>
              <w:rPr>
                <w:rStyle w:val="af7"/>
                <w:rFonts w:hint="eastAsia"/>
              </w:rPr>
              <w:t>（二）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范围二输入能源的间接排放清册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23134F8B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2" w:history="1">
            <w:r>
              <w:rPr>
                <w:rStyle w:val="af7"/>
                <w:rFonts w:hint="eastAsia"/>
              </w:rPr>
              <w:t>（三）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1</w:t>
            </w:r>
            <w:r>
              <w:rPr>
                <w:rStyle w:val="af7"/>
                <w:rFonts w:hint="eastAsia"/>
              </w:rPr>
              <w:t>外购商品和服务的上游排放清册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36DF563F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3" w:history="1">
            <w:r>
              <w:rPr>
                <w:rStyle w:val="af7"/>
                <w:rFonts w:hint="eastAsia"/>
              </w:rPr>
              <w:t>（四）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2</w:t>
            </w:r>
            <w:r>
              <w:rPr>
                <w:rStyle w:val="af7"/>
                <w:rFonts w:hint="eastAsia"/>
              </w:rPr>
              <w:t>资本货物的排放清册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30FC850E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4" w:history="1">
            <w:r>
              <w:rPr>
                <w:rStyle w:val="af7"/>
                <w:rFonts w:hint="eastAsia"/>
              </w:rPr>
              <w:t>（五）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3</w:t>
            </w:r>
            <w:r>
              <w:rPr>
                <w:rStyle w:val="af7"/>
                <w:rFonts w:hint="eastAsia"/>
              </w:rPr>
              <w:t>范围一、二相关燃料和能源相关的活动产生的排放清册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62893F9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5" w:history="1">
            <w:r>
              <w:rPr>
                <w:rStyle w:val="af7"/>
                <w:rFonts w:hint="eastAsia"/>
              </w:rPr>
              <w:t>（六）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4</w:t>
            </w:r>
            <w:r>
              <w:rPr>
                <w:rStyle w:val="af7"/>
                <w:rFonts w:hint="eastAsia"/>
              </w:rPr>
              <w:t>上游运输配送产生的排放清册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4658F445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6" w:history="1">
            <w:r>
              <w:rPr>
                <w:rStyle w:val="af7"/>
                <w:rFonts w:hint="eastAsia"/>
              </w:rPr>
              <w:t>（七）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5</w:t>
            </w:r>
            <w:r>
              <w:rPr>
                <w:rStyle w:val="af7"/>
                <w:rFonts w:hint="eastAsia"/>
              </w:rPr>
              <w:t>运营中产生废物所产生的排放清册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5D9FDD4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7" w:history="1">
            <w:r>
              <w:rPr>
                <w:rStyle w:val="af7"/>
                <w:rFonts w:hint="eastAsia"/>
              </w:rPr>
              <w:t>（八）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6</w:t>
            </w:r>
            <w:r>
              <w:rPr>
                <w:rStyle w:val="af7"/>
                <w:rFonts w:hint="eastAsia"/>
              </w:rPr>
              <w:t>商务旅行产生的排放清册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58F98B78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8" w:history="1">
            <w:r>
              <w:rPr>
                <w:rStyle w:val="af7"/>
                <w:rFonts w:hint="eastAsia"/>
              </w:rPr>
              <w:t>（九）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7</w:t>
            </w:r>
            <w:r>
              <w:rPr>
                <w:rStyle w:val="af7"/>
                <w:rFonts w:hint="eastAsia"/>
              </w:rPr>
              <w:t>运营中产生的废物排放清册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786852C8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9" w:history="1">
            <w:r>
              <w:rPr>
                <w:rStyle w:val="af7"/>
                <w:rFonts w:hint="eastAsia"/>
              </w:rPr>
              <w:t>（十）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9</w:t>
            </w:r>
            <w:r>
              <w:rPr>
                <w:rStyle w:val="af7"/>
                <w:rFonts w:hint="eastAsia"/>
              </w:rPr>
              <w:t>下游运输配送产生的排放清册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553CBAD7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0" w:history="1">
            <w:r>
              <w:rPr>
                <w:rStyle w:val="af7"/>
                <w:rFonts w:hint="eastAsia"/>
              </w:rPr>
              <w:t>（十一）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10</w:t>
            </w:r>
            <w:r>
              <w:rPr>
                <w:rStyle w:val="af7"/>
                <w:rFonts w:hint="eastAsia"/>
              </w:rPr>
              <w:t>外销产品加工产生的排放清册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15D8B16F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1" w:history="1">
            <w:r>
              <w:rPr>
                <w:rStyle w:val="af7"/>
                <w:rFonts w:hint="eastAsia"/>
              </w:rPr>
              <w:t>（十二）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12</w:t>
            </w:r>
            <w:r>
              <w:rPr>
                <w:rStyle w:val="af7"/>
                <w:rFonts w:hint="eastAsia"/>
              </w:rPr>
              <w:t>外销产品报废产生的排放清册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351BB54F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2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量化方法说明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0307643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3" w:history="1">
            <w:r>
              <w:rPr>
                <w:rStyle w:val="af7"/>
                <w:rFonts w:hint="eastAsia"/>
              </w:rPr>
              <w:t>（一）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排放源：热处理炉</w:t>
            </w:r>
            <w:r>
              <w:rPr>
                <w:rStyle w:val="af7"/>
                <w:rFonts w:hint="eastAsia"/>
                <w:iCs/>
              </w:rPr>
              <w:t>/</w:t>
            </w:r>
            <w:r>
              <w:rPr>
                <w:rStyle w:val="af7"/>
                <w:rFonts w:hint="eastAsia"/>
                <w:iCs/>
              </w:rPr>
              <w:t>加热炉（天然气燃烧）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4D9BE3D3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4" w:history="1">
            <w:r>
              <w:rPr>
                <w:rStyle w:val="af7"/>
                <w:rFonts w:hint="eastAsia"/>
              </w:rPr>
              <w:t>（二）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排放源：冶钢宾馆（液化石油气燃烧）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707FF3B0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5" w:history="1">
            <w:r>
              <w:rPr>
                <w:rStyle w:val="af7"/>
                <w:rFonts w:hint="eastAsia"/>
                <w:iCs/>
              </w:rPr>
              <w:t>（三）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排放源：固体燃料（无烟煤、烟煤、洗精煤、焦炭、焦屑燃烧）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77B4963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6" w:history="1">
            <w:r>
              <w:rPr>
                <w:rStyle w:val="af7"/>
                <w:rFonts w:hint="eastAsia"/>
                <w:iCs/>
              </w:rPr>
              <w:t>（四）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排放源：副产品外售（焦炉煤气、粗苯燃烧）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65F33F0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7" w:history="1">
            <w:r>
              <w:rPr>
                <w:rStyle w:val="af7"/>
                <w:rFonts w:hint="eastAsia"/>
                <w:iCs/>
              </w:rPr>
              <w:t>（五）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排放源：场内运输（</w:t>
            </w:r>
            <w:r>
              <w:rPr>
                <w:rStyle w:val="af7"/>
                <w:rFonts w:hint="eastAsia"/>
                <w:iCs/>
              </w:rPr>
              <w:t>0#</w:t>
            </w:r>
            <w:r>
              <w:rPr>
                <w:rStyle w:val="af7"/>
                <w:rFonts w:hint="eastAsia"/>
                <w:iCs/>
              </w:rPr>
              <w:t>柴油燃烧）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3FC6C0C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8" w:history="1">
            <w:r>
              <w:rPr>
                <w:rStyle w:val="af7"/>
                <w:rFonts w:hint="eastAsia"/>
                <w:iCs/>
              </w:rPr>
              <w:t>（六）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排放源：公务车（</w:t>
            </w:r>
            <w:r>
              <w:rPr>
                <w:rStyle w:val="af7"/>
                <w:rFonts w:hint="eastAsia"/>
                <w:iCs/>
              </w:rPr>
              <w:t>92#</w:t>
            </w:r>
            <w:r>
              <w:rPr>
                <w:rStyle w:val="af7"/>
                <w:rFonts w:hint="eastAsia"/>
                <w:iCs/>
              </w:rPr>
              <w:t>汽油燃烧）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46DF1B3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9" w:history="1">
            <w:r>
              <w:rPr>
                <w:rStyle w:val="af7"/>
                <w:rFonts w:hint="eastAsia"/>
                <w:iCs/>
              </w:rPr>
              <w:t>（七）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排放源：分体式空调</w:t>
            </w:r>
            <w:r>
              <w:rPr>
                <w:rStyle w:val="af7"/>
                <w:rFonts w:hint="eastAsia"/>
                <w:iCs/>
              </w:rPr>
              <w:t>/</w:t>
            </w:r>
            <w:r>
              <w:rPr>
                <w:rStyle w:val="af7"/>
                <w:rFonts w:hint="eastAsia"/>
                <w:iCs/>
              </w:rPr>
              <w:t>汽车空调（</w:t>
            </w:r>
            <w:r>
              <w:rPr>
                <w:rStyle w:val="af7"/>
                <w:rFonts w:hint="eastAsia"/>
                <w:iCs/>
              </w:rPr>
              <w:t>R32</w:t>
            </w:r>
            <w:r>
              <w:rPr>
                <w:rStyle w:val="af7"/>
                <w:rFonts w:hint="eastAsia"/>
                <w:iCs/>
              </w:rPr>
              <w:t>、</w:t>
            </w:r>
            <w:r>
              <w:rPr>
                <w:rStyle w:val="af7"/>
                <w:rFonts w:hint="eastAsia"/>
                <w:iCs/>
              </w:rPr>
              <w:t>R22</w:t>
            </w:r>
            <w:r>
              <w:rPr>
                <w:rStyle w:val="af7"/>
                <w:rFonts w:hint="eastAsia"/>
                <w:iCs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7824D7C9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0" w:history="1">
            <w:r>
              <w:rPr>
                <w:rStyle w:val="af7"/>
                <w:rFonts w:hint="eastAsia"/>
                <w:iCs/>
              </w:rPr>
              <w:t>（八）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</w:t>
            </w:r>
            <w:r>
              <w:rPr>
                <w:rStyle w:val="af7"/>
                <w:rFonts w:hint="eastAsia"/>
                <w:iCs/>
              </w:rPr>
              <w:t>CO</w:t>
            </w:r>
            <w:r>
              <w:rPr>
                <w:rStyle w:val="af7"/>
                <w:rFonts w:hint="eastAsia"/>
                <w:iCs/>
                <w:vertAlign w:val="subscript"/>
              </w:rPr>
              <w:t>2</w:t>
            </w:r>
            <w:r>
              <w:rPr>
                <w:rStyle w:val="af7"/>
                <w:rFonts w:hint="eastAsia"/>
                <w:iCs/>
              </w:rPr>
              <w:t>灭火器灭火系统逸散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3877380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1" w:history="1">
            <w:r>
              <w:rPr>
                <w:rStyle w:val="af7"/>
                <w:rFonts w:hint="eastAsia"/>
                <w:iCs/>
              </w:rPr>
              <w:t>（九）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排放源：化粪池（</w:t>
            </w:r>
            <w:r>
              <w:rPr>
                <w:rStyle w:val="af7"/>
                <w:rFonts w:hint="eastAsia"/>
                <w:iCs/>
              </w:rPr>
              <w:t>CH</w:t>
            </w:r>
            <w:r>
              <w:rPr>
                <w:rStyle w:val="af7"/>
                <w:rFonts w:hint="eastAsia"/>
                <w:iCs/>
                <w:vertAlign w:val="subscript"/>
              </w:rPr>
              <w:t>4</w:t>
            </w:r>
            <w:r>
              <w:rPr>
                <w:rStyle w:val="af7"/>
                <w:rFonts w:hint="eastAsia"/>
                <w:iCs/>
              </w:rPr>
              <w:t>逸散）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50AE1247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2" w:history="1">
            <w:r>
              <w:rPr>
                <w:rStyle w:val="af7"/>
                <w:rFonts w:hint="eastAsia"/>
                <w:iCs/>
              </w:rPr>
              <w:t>（十）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排放源：厌氧池（</w:t>
            </w:r>
            <w:r>
              <w:rPr>
                <w:rStyle w:val="af7"/>
                <w:rFonts w:hint="eastAsia"/>
                <w:iCs/>
              </w:rPr>
              <w:t>CH</w:t>
            </w:r>
            <w:r>
              <w:rPr>
                <w:rStyle w:val="af7"/>
                <w:rFonts w:hint="eastAsia"/>
                <w:iCs/>
                <w:vertAlign w:val="subscript"/>
              </w:rPr>
              <w:t>4</w:t>
            </w:r>
            <w:r>
              <w:rPr>
                <w:rStyle w:val="af7"/>
                <w:rFonts w:hint="eastAsia"/>
                <w:iCs/>
              </w:rPr>
              <w:t>逸散）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4100198A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3" w:history="1">
            <w:r>
              <w:rPr>
                <w:rStyle w:val="af7"/>
                <w:rFonts w:hint="eastAsia"/>
                <w:iCs/>
              </w:rPr>
              <w:t>（十一）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排放源：高压开关（</w:t>
            </w:r>
            <w:r>
              <w:rPr>
                <w:rStyle w:val="af7"/>
                <w:rFonts w:hint="eastAsia"/>
                <w:iCs/>
              </w:rPr>
              <w:t>SF</w:t>
            </w:r>
            <w:r>
              <w:rPr>
                <w:rStyle w:val="af7"/>
                <w:rFonts w:hint="eastAsia"/>
                <w:iCs/>
                <w:vertAlign w:val="subscript"/>
              </w:rPr>
              <w:t>6</w:t>
            </w:r>
            <w:r>
              <w:rPr>
                <w:rStyle w:val="af7"/>
                <w:rFonts w:hint="eastAsia"/>
                <w:iCs/>
              </w:rPr>
              <w:t>逸散）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3BE0A49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4" w:history="1">
            <w:r>
              <w:rPr>
                <w:rStyle w:val="af7"/>
                <w:rFonts w:hint="eastAsia"/>
                <w:iCs/>
              </w:rPr>
              <w:t>（十二）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排放源：制程排放（</w:t>
            </w:r>
            <w:r>
              <w:rPr>
                <w:rStyle w:val="af7"/>
                <w:rFonts w:hint="eastAsia"/>
                <w:iCs/>
              </w:rPr>
              <w:t>CO</w:t>
            </w:r>
            <w:r>
              <w:rPr>
                <w:rStyle w:val="af7"/>
                <w:rFonts w:hint="eastAsia"/>
                <w:iCs/>
                <w:vertAlign w:val="subscript"/>
              </w:rPr>
              <w:t>2</w:t>
            </w:r>
            <w:r>
              <w:rPr>
                <w:rStyle w:val="af7"/>
                <w:rFonts w:hint="eastAsia"/>
                <w:iCs/>
              </w:rPr>
              <w:t>排放）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341800F0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5" w:history="1">
            <w:r>
              <w:rPr>
                <w:rStyle w:val="af7"/>
                <w:rFonts w:hint="eastAsia"/>
                <w:iCs/>
              </w:rPr>
              <w:t>（十三）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排放源：外购电力（</w:t>
            </w:r>
            <w:r>
              <w:rPr>
                <w:rStyle w:val="af7"/>
                <w:rFonts w:hint="eastAsia"/>
                <w:iCs/>
              </w:rPr>
              <w:t>CO</w:t>
            </w:r>
            <w:r>
              <w:rPr>
                <w:rStyle w:val="af7"/>
                <w:rFonts w:hint="eastAsia"/>
                <w:iCs/>
                <w:vertAlign w:val="subscript"/>
              </w:rPr>
              <w:t>2</w:t>
            </w:r>
            <w:r>
              <w:rPr>
                <w:rStyle w:val="af7"/>
                <w:rFonts w:hint="eastAsia"/>
                <w:iCs/>
              </w:rPr>
              <w:t>排放）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17E8D23A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6" w:history="1">
            <w:r>
              <w:rPr>
                <w:rStyle w:val="af7"/>
                <w:rFonts w:hint="eastAsia"/>
                <w:iCs/>
              </w:rPr>
              <w:t>（十四）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外购商品和服务的排放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59D5C925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7" w:history="1">
            <w:r>
              <w:rPr>
                <w:rStyle w:val="af7"/>
                <w:rFonts w:hint="eastAsia"/>
                <w:iCs/>
              </w:rPr>
              <w:t>（十五）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资本货物排放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19</w:t>
            </w:r>
            <w:r>
              <w:rPr>
                <w:rFonts w:hint="eastAsia"/>
              </w:rPr>
              <w:fldChar w:fldCharType="end"/>
            </w:r>
          </w:hyperlink>
        </w:p>
        <w:p w14:paraId="7992749E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8" w:history="1">
            <w:r>
              <w:rPr>
                <w:rStyle w:val="af7"/>
                <w:rFonts w:hint="eastAsia"/>
                <w:iCs/>
              </w:rPr>
              <w:t>（十六）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范围一、二相关燃料和能源相关的活动产生的排放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20</w:t>
            </w:r>
            <w:r>
              <w:rPr>
                <w:rFonts w:hint="eastAsia"/>
              </w:rPr>
              <w:fldChar w:fldCharType="end"/>
            </w:r>
          </w:hyperlink>
        </w:p>
        <w:p w14:paraId="0290CBF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9" w:history="1">
            <w:r>
              <w:rPr>
                <w:rStyle w:val="af7"/>
                <w:rFonts w:hint="eastAsia"/>
                <w:iCs/>
              </w:rPr>
              <w:t>（十七）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上下游运输配送产生的排放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07EE3C52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0" w:history="1">
            <w:r>
              <w:rPr>
                <w:rStyle w:val="af7"/>
                <w:rFonts w:hint="eastAsia"/>
                <w:iCs/>
              </w:rPr>
              <w:t>（十八）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运营中产生的废物排放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598CCAF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1" w:history="1">
            <w:r>
              <w:rPr>
                <w:rStyle w:val="af7"/>
                <w:rFonts w:hint="eastAsia"/>
                <w:iCs/>
              </w:rPr>
              <w:t>（十九）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商务旅行产生的排放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09543B66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2" w:history="1">
            <w:r>
              <w:rPr>
                <w:rStyle w:val="af7"/>
                <w:rFonts w:hint="eastAsia"/>
                <w:iCs/>
              </w:rPr>
              <w:t>（二十）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员工通勤产生的排放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7F776708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3" w:history="1">
            <w:r>
              <w:rPr>
                <w:rStyle w:val="af7"/>
                <w:rFonts w:hint="eastAsia"/>
                <w:iCs/>
              </w:rPr>
              <w:t>（二十一）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外销产品加工产生的排放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22B899D7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4" w:history="1">
            <w:r>
              <w:rPr>
                <w:rStyle w:val="af7"/>
                <w:rFonts w:hint="eastAsia"/>
                <w:iCs/>
              </w:rPr>
              <w:t>（二十二）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外销产品报废产生的排放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23</w:t>
            </w:r>
            <w:r>
              <w:rPr>
                <w:rFonts w:hint="eastAsia"/>
              </w:rPr>
              <w:fldChar w:fldCharType="end"/>
            </w:r>
          </w:hyperlink>
        </w:p>
        <w:p w14:paraId="1EF2915E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5" w:history="1">
            <w:r>
              <w:rPr>
                <w:rStyle w:val="af7"/>
                <w:rFonts w:hint="eastAsia"/>
                <w:iCs/>
              </w:rPr>
              <w:t>（二十三）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全球暖化潜值（</w:t>
            </w:r>
            <w:r>
              <w:rPr>
                <w:rStyle w:val="af7"/>
                <w:rFonts w:hint="eastAsia"/>
                <w:iCs/>
              </w:rPr>
              <w:t>GWP</w:t>
            </w:r>
            <w:r>
              <w:rPr>
                <w:rStyle w:val="af7"/>
                <w:rFonts w:hint="eastAsia"/>
                <w:iCs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23</w:t>
            </w:r>
            <w:r>
              <w:rPr>
                <w:rFonts w:hint="eastAsia"/>
              </w:rPr>
              <w:fldChar w:fldCharType="end"/>
            </w:r>
          </w:hyperlink>
        </w:p>
        <w:p w14:paraId="5ABF88D5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6" w:history="1">
            <w:r>
              <w:rPr>
                <w:rStyle w:val="af7"/>
                <w:rFonts w:hint="eastAsia"/>
              </w:rPr>
              <w:t>三、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量化排除情况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23</w:t>
            </w:r>
            <w:r>
              <w:rPr>
                <w:rFonts w:hint="eastAsia"/>
              </w:rPr>
              <w:fldChar w:fldCharType="end"/>
            </w:r>
          </w:hyperlink>
        </w:p>
        <w:p w14:paraId="00F12A60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7" w:history="1">
            <w:r>
              <w:rPr>
                <w:rStyle w:val="af7"/>
                <w:rFonts w:hint="eastAsia"/>
              </w:rPr>
              <w:t>四、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不确定性评价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3EF353EE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8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一</w:t>
            </w:r>
            <w:r>
              <w:rPr>
                <w:rStyle w:val="af7"/>
                <w:rFonts w:hint="eastAsia"/>
              </w:rPr>
              <w:t xml:space="preserve">) </w:t>
            </w:r>
            <w:r>
              <w:rPr>
                <w:rStyle w:val="af7"/>
                <w:rFonts w:hint="eastAsia"/>
              </w:rPr>
              <w:t>数据分级作业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17E7AE00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9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二</w:t>
            </w:r>
            <w:r>
              <w:rPr>
                <w:rStyle w:val="af7"/>
                <w:rFonts w:hint="eastAsia"/>
              </w:rPr>
              <w:t xml:space="preserve">) </w:t>
            </w:r>
            <w:r>
              <w:rPr>
                <w:rStyle w:val="af7"/>
                <w:rFonts w:hint="eastAsia"/>
              </w:rPr>
              <w:t>不确定性计算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2E0B017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0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三</w:t>
            </w:r>
            <w:r>
              <w:rPr>
                <w:rStyle w:val="af7"/>
                <w:rFonts w:hint="eastAsia"/>
              </w:rPr>
              <w:t xml:space="preserve">) </w:t>
            </w:r>
            <w:r>
              <w:rPr>
                <w:rStyle w:val="af7"/>
                <w:rFonts w:hint="eastAsia"/>
              </w:rPr>
              <w:t>数据评分范围分布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7743959B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1" w:history="1">
            <w:r>
              <w:rPr>
                <w:rStyle w:val="af7"/>
                <w:rFonts w:hint="eastAsia"/>
              </w:rPr>
              <w:t>五、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基准年清册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76CF4CA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2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一</w:t>
            </w:r>
            <w:r>
              <w:rPr>
                <w:rStyle w:val="af7"/>
                <w:rFonts w:hint="eastAsia"/>
              </w:rPr>
              <w:t>)</w:t>
            </w:r>
            <w:r>
              <w:rPr>
                <w:rStyle w:val="af7"/>
                <w:rFonts w:hint="eastAsia"/>
                <w:lang w:val="en-US"/>
              </w:rPr>
              <w:t xml:space="preserve"> </w:t>
            </w:r>
            <w:r>
              <w:rPr>
                <w:rStyle w:val="af7"/>
                <w:rFonts w:hint="eastAsia"/>
                <w:lang w:val="en-US"/>
              </w:rPr>
              <w:t>基准年温室气体清单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09BD5BF2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3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二</w:t>
            </w:r>
            <w:r>
              <w:rPr>
                <w:rStyle w:val="af7"/>
                <w:rFonts w:hint="eastAsia"/>
              </w:rPr>
              <w:t>)</w:t>
            </w:r>
            <w:r>
              <w:rPr>
                <w:rStyle w:val="af7"/>
                <w:rFonts w:hint="eastAsia"/>
                <w:lang w:val="en-US"/>
              </w:rPr>
              <w:t xml:space="preserve"> </w:t>
            </w:r>
            <w:r>
              <w:rPr>
                <w:rStyle w:val="af7"/>
                <w:rFonts w:hint="eastAsia"/>
                <w:lang w:val="en-US"/>
              </w:rPr>
              <w:t>各排放源明细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26</w:t>
            </w:r>
            <w:r>
              <w:rPr>
                <w:rFonts w:hint="eastAsia"/>
              </w:rPr>
              <w:fldChar w:fldCharType="end"/>
            </w:r>
          </w:hyperlink>
        </w:p>
        <w:p w14:paraId="407D1753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4" w:history="1">
            <w:r>
              <w:rPr>
                <w:rStyle w:val="af7"/>
                <w:rFonts w:hint="eastAsia"/>
                <w:b/>
                <w:bCs/>
              </w:rPr>
              <w:t>第五章</w:t>
            </w:r>
            <w:r>
              <w:rPr>
                <w:rStyle w:val="af7"/>
                <w:rFonts w:hint="eastAsia"/>
                <w:b/>
                <w:bCs/>
              </w:rPr>
              <w:t xml:space="preserve"> </w:t>
            </w:r>
            <w:r>
              <w:rPr>
                <w:rStyle w:val="af7"/>
                <w:rFonts w:hint="eastAsia"/>
                <w:b/>
                <w:bCs/>
              </w:rPr>
              <w:t>减排行动和绩效追踪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34</w:t>
            </w:r>
            <w:r>
              <w:rPr>
                <w:rFonts w:hint="eastAsia"/>
              </w:rPr>
              <w:fldChar w:fldCharType="end"/>
            </w:r>
          </w:hyperlink>
        </w:p>
        <w:p w14:paraId="19F49EC6" w14:textId="77777777" w:rsidR="0042075D" w:rsidRDefault="00000000">
          <w:pPr>
            <w:spacing w:line="440" w:lineRule="exact"/>
            <w:rPr>
              <w:rFonts w:eastAsia="宋体" w:cs="Arial"/>
              <w:b/>
              <w:caps/>
              <w:sz w:val="18"/>
              <w:szCs w:val="20"/>
              <w:lang w:eastAsia="zh-CN" w:bidi="en-US"/>
            </w:rPr>
            <w:sectPr w:rsidR="0042075D">
              <w:footerReference w:type="default" r:id="rId9"/>
              <w:pgSz w:w="11906" w:h="16838"/>
              <w:pgMar w:top="1417" w:right="1417" w:bottom="1417" w:left="1417" w:header="708" w:footer="708" w:gutter="0"/>
              <w:pgNumType w:start="1"/>
              <w:cols w:space="708"/>
              <w:docGrid w:linePitch="360"/>
            </w:sectPr>
          </w:pPr>
          <w:r>
            <w:rPr>
              <w:rFonts w:eastAsia="宋体" w:cs="Arial"/>
              <w:b/>
              <w:caps/>
              <w:color w:val="000000" w:themeColor="text1"/>
              <w:szCs w:val="20"/>
              <w:lang w:eastAsia="zh-CN" w:bidi="en-US"/>
            </w:rPr>
            <w:fldChar w:fldCharType="end"/>
          </w:r>
        </w:p>
      </w:sdtContent>
    </w:sdt>
    <w:p w14:paraId="587BE0AE" w14:textId="77777777" w:rsidR="0042075D" w:rsidRDefault="00000000">
      <w:pPr>
        <w:pStyle w:val="Style2"/>
        <w:numPr>
          <w:ilvl w:val="0"/>
          <w:numId w:val="7"/>
        </w:numPr>
        <w:spacing w:line="360" w:lineRule="auto"/>
        <w:rPr>
          <w:b/>
          <w:sz w:val="28"/>
          <w:szCs w:val="28"/>
        </w:rPr>
      </w:pPr>
      <w:bookmarkStart w:id="0" w:name="_Toc198906566"/>
      <w:bookmarkStart w:id="1" w:name="_Toc202805960"/>
      <w:r>
        <w:rPr>
          <w:b/>
          <w:sz w:val="28"/>
          <w:szCs w:val="28"/>
        </w:rPr>
        <w:lastRenderedPageBreak/>
        <w:t>概述</w:t>
      </w:r>
      <w:bookmarkEnd w:id="0"/>
      <w:bookmarkEnd w:id="1"/>
    </w:p>
    <w:p w14:paraId="23674961" w14:textId="77777777" w:rsidR="0042075D" w:rsidRDefault="00000000">
      <w:pPr>
        <w:pStyle w:val="Style2"/>
        <w:numPr>
          <w:ilvl w:val="1"/>
          <w:numId w:val="8"/>
        </w:numPr>
        <w:spacing w:line="360" w:lineRule="auto"/>
        <w:rPr>
          <w:sz w:val="28"/>
          <w:szCs w:val="28"/>
        </w:rPr>
      </w:pPr>
      <w:bookmarkStart w:id="2" w:name="_Toc198906567"/>
      <w:bookmarkStart w:id="3" w:name="_Toc202805961"/>
      <w:r>
        <w:t>报告组织</w:t>
      </w:r>
      <w:bookmarkEnd w:id="2"/>
      <w:bookmarkEnd w:id="3"/>
    </w:p>
    <w:p w14:paraId="4C76E3B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公司名称：</w:t>
      </w: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</w:t>
      </w:r>
    </w:p>
    <w:p w14:paraId="080B607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统一社会信用代码：</w:t>
      </w:r>
      <w:r>
        <w:rPr>
          <w:rFonts w:eastAsia="宋体" w:cs="Arial" w:hint="eastAsia"/>
          <w:iCs/>
          <w:sz w:val="24"/>
          <w:lang w:val="en-US" w:eastAsia="zh-CN"/>
        </w:rPr>
        <w:t xml:space="preserve">91420000798750168P</w:t>
      </w:r>
    </w:p>
    <w:p w14:paraId="377F8AE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法定代表人：</w:t>
      </w:r>
      <w:r>
        <w:rPr>
          <w:rFonts w:eastAsia="宋体" w:cs="Arial" w:hint="eastAsia"/>
          <w:iCs/>
          <w:sz w:val="24"/>
          <w:lang w:val="en-US" w:eastAsia="zh-CN"/>
        </w:rPr>
        <w:t xml:space="preserve">蒋乔</w:t>
      </w:r>
    </w:p>
    <w:p w14:paraId="3301383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注册资本：</w:t>
      </w:r>
      <w:r>
        <w:rPr>
          <w:rFonts w:eastAsia="宋体" w:cs="Arial" w:hint="eastAsia"/>
          <w:iCs/>
          <w:sz w:val="24"/>
          <w:lang w:val="en-US" w:eastAsia="zh-CN"/>
        </w:rPr>
        <w:t xml:space="preserve">207218.53万元</w:t>
      </w:r>
    </w:p>
    <w:p w14:paraId="50D707A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成立日期：</w:t>
      </w:r>
      <w:r>
        <w:rPr>
          <w:rFonts w:eastAsia="宋体" w:cs="Arial" w:hint="eastAsia"/>
          <w:iCs/>
          <w:sz w:val="24"/>
          <w:lang w:val="en-US" w:eastAsia="zh-CN"/>
        </w:rPr>
        <w:t xml:space="preserve">2007年03月09日</w:t>
      </w:r>
    </w:p>
    <w:p w14:paraId="644C56F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注册地址：</w:t>
      </w:r>
      <w:r>
        <w:rPr>
          <w:rFonts w:eastAsia="宋体" w:cs="Arial" w:hint="eastAsia"/>
          <w:iCs/>
          <w:sz w:val="24"/>
          <w:lang w:val="en-US" w:eastAsia="zh-CN"/>
        </w:rPr>
        <w:t xml:space="preserve">湖北省黄石市黄石大道316号</w:t>
      </w:r>
    </w:p>
    <w:p w14:paraId="5FB0693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生产地址：</w:t>
      </w:r>
      <w:r>
        <w:rPr>
          <w:rFonts w:eastAsia="宋体" w:cs="Arial" w:hint="eastAsia"/>
          <w:iCs/>
          <w:sz w:val="24"/>
          <w:lang w:val="en-US" w:eastAsia="zh-CN"/>
        </w:rPr>
        <w:t xml:space="preserve">湖北省黄石市黄石大道316号</w:t>
      </w:r>
    </w:p>
    <w:p w14:paraId="0DC2358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经营范围：</w:t>
      </w:r>
    </w:p>
    <w:p w14:paraId="6E8B88BA" w14:textId="77777777" w:rsidR="0042075D" w:rsidRDefault="00000000">
      <w:pPr>
        <w:pStyle w:val="afb"/>
        <w:spacing w:before="0" w:line="360" w:lineRule="auto"/>
        <w:ind w:left="0" w:firstLine="227"/>
        <w:rPr>
          <w:rFonts w:eastAsia="宋体" w:cs="Arial"/>
          <w:b/>
          <w:bCs/>
          <w:iCs/>
          <w:sz w:val="24"/>
          <w:lang w:val="en-US" w:eastAsia="zh-CN"/>
        </w:rPr>
      </w:pPr>
      <w:r>
        <w:rPr>
          <w:rFonts w:eastAsia="宋体" w:cs="Arial" w:hint="eastAsia"/>
          <w:b/>
          <w:bCs/>
          <w:iCs/>
          <w:sz w:val="24"/>
          <w:lang w:val="en-US" w:eastAsia="zh-CN"/>
        </w:rPr>
        <w:t xml:space="preserve">      </w:t>
      </w: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成立于2007年03月09日，注册地位于湖北省黄石市黄石大道316号，法定代表人为蒋乔。经营范围包括黑色、有色金属冶炼、压延加工；生产、销售高温合金材料、耐蚀合金材料、铁矿石、钢坯、钢锭、钢材、金属制品、钢管及管件和相应的工业辅助材料及承接来料加工业务；钢铁和合金材料检测；再生资源回收经营；货物或技术进出口（国家限定公司经营或禁止进出口的商品和技术除外）；机械零件、汽车零部件制造和加工；机械、仪表、电器制造和修理；化工产品（不含危险品和限制类产品）制造；港口码头建设及经营；煤气、热力、自来水、工业用水生产和供应；餐饮经营与管理。（涉及许可经营项目，应取得相关部门许可后方可经营）。</w:t>
      </w:r>
    </w:p>
    <w:p w14:paraId="7A0932D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公司简介：</w:t>
      </w:r>
    </w:p>
    <w:p w14:paraId="4DF14CAF" w14:textId="77777777" w:rsidR="0042075D" w:rsidRDefault="00000000">
      <w:pPr>
        <w:pStyle w:val="afb"/>
        <w:spacing w:before="0" w:line="360" w:lineRule="auto"/>
        <w:ind w:left="0" w:firstLineChars="400" w:firstLine="22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大冶特殊钢有限公司（简称：大冶特钢）是中国近代“钢铁摇篮”，地处中国矿冶之都、先进制造业基地湖北省黄石市。隶属中信泰富特钢集团，是其沿海沿江产业链的战略布局中的重要一环。 大冶特钢是国家高新技术企业、全国首批两化融合示范企业、全国首批绿色制造示范企业、全国绿化模范单位。拥有国家认定企业技术中心、院士专家工作站、博士后科研工作站、高品质特殊钢湖北省重点实验室，先后承担国家多项冶金课题的项目攻关，主持或参与起草修订了多项国家和行业技术标准。先后荣获“全国质量奖”、“全国质量标杆”、“中国工业大奖表彰奖”，多项产品荣获国家冶金产品实物质量“金杯奖”、“国家科学技术进步一等奖、二等奖”、“冶金科学技术奖一等奖”、“国家知识产权优势企业”、“中国航天突出贡献供应商”、“中国工模具行业最具影响力钢厂品牌”等奖项。 大冶特钢是中国品种规格最齐全的高品质棒材、高端中厚壁无缝钢管、高合金锻材三大特钢生产基地，工艺技术和装备具备世界先进水平。主要产品有轴承钢、汽车用钢、能源用钢、工程机械用钢、航空航天用钢等。主要服务于航天航空、海洋、核电、风电、交通、火电、油气、工程机械、重燃、船舶、石化、汽车、高铁等关键领域。 从中国第一炉电渣钢到第一根极薄壁高温合金旋压管，从第一个飞机用高温合金涡轮盘，到第一根轧制的飞机大梁(毛坯)，从中国第一颗人造地球卫星，到神舟系列飞船的上天，到“嫦娥”奔月，再到“天宫”“北斗”发射升空，大冶特钢均提供了关键部件的用钢。工程机械用无缝钢管已连续13年产销量全国第一、13年全球第一，石油工具及装备用中厚壁无缝钢管连续10年产销量全国第一，大口径厚壁高压锅炉用管连续5年产销量全国第一。 大冶特钢秉承“诚信、创新、融合、卓越”的理念，牢记为客户创造价值，为员工创造幸福，为股东创造效益，为社会创造财富的企业使命，致力于为客户提供多规格、多品种、高品质的特殊钢产品及整体服务方案，致力于“创建全球最具竞争力的特钢企业集团”。</w:t>
      </w:r>
    </w:p>
    <w:p w14:paraId="3D17ADEA" w14:textId="77777777" w:rsidR="0042075D" w:rsidRDefault="00000000">
      <w:pPr>
        <w:keepNext/>
        <w:spacing w:before="0"/>
        <w:jc w:val="center"/>
      </w:pPr>
      <w:r>
        <w:rPr>
          <w:rFonts w:eastAsia="宋体" w:cs="Arial"/>
          <w:noProof/>
        </w:rPr>
        <w:drawing>
          <wp:inline distT="0" distB="0" distL="0" distR="0" wp14:anchorId="25F309ED" wp14:editId="77D09E37">
            <wp:extent cx="5760720" cy="2028825"/>
            <wp:effectExtent l="0" t="0" r="0" b="0"/>
            <wp:docPr id="1002" name="图片 2" descr="地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2958" name="图片 2" descr="地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C9C4" w14:textId="77777777" w:rsidR="0042075D" w:rsidRDefault="00000000">
      <w:pPr>
        <w:pStyle w:val="a3"/>
        <w:jc w:val="center"/>
        <w:rPr>
          <w:rFonts w:eastAsia="宋体" w:cs="Arial"/>
          <w:iCs/>
          <w:sz w:val="24"/>
          <w:lang w:eastAsia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生产地址示意图</w:t>
      </w:r>
    </w:p>
    <w:p w14:paraId="1E84434A" w14:textId="77777777" w:rsidR="0042075D" w:rsidRDefault="0042075D">
      <w:pPr>
        <w:pStyle w:val="afb"/>
        <w:spacing w:before="0"/>
        <w:ind w:left="567"/>
        <w:rPr>
          <w:rFonts w:eastAsia="宋体" w:cs="Arial"/>
          <w:i/>
          <w:sz w:val="24"/>
          <w:lang w:eastAsia="zh-CN"/>
        </w:rPr>
      </w:pPr>
    </w:p>
    <w:p w14:paraId="5316349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" w:name="_Toc198906568"/>
      <w:bookmarkStart w:id="5" w:name="_Toc202805962"/>
      <w:r>
        <w:t>报告的预期用途</w:t>
      </w:r>
      <w:bookmarkEnd w:id="4"/>
      <w:bookmarkEnd w:id="5"/>
    </w:p>
    <w:p w14:paraId="15ED56DC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向客户提供温室气体排放数据；</w:t>
      </w:r>
    </w:p>
    <w:p w14:paraId="4D29F802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向集团提供温室气体排放数据；</w:t>
      </w:r>
    </w:p>
    <w:p w14:paraId="5E1C4682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社会责任报告披露；</w:t>
      </w:r>
    </w:p>
    <w:p w14:paraId="7DC9C4A3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为本公司温室气体减排战略计划决策提供依据。</w:t>
      </w:r>
    </w:p>
    <w:p w14:paraId="40899222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78B7F1FF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6" w:name="_Toc202805963"/>
      <w:bookmarkStart w:id="7" w:name="_Toc198906569"/>
      <w:r>
        <w:rPr>
          <w:rFonts w:hint="eastAsia"/>
        </w:rPr>
        <w:t>预期的使用者</w:t>
      </w:r>
      <w:bookmarkEnd w:id="6"/>
      <w:bookmarkEnd w:id="7"/>
    </w:p>
    <w:p w14:paraId="43CBC71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客户、集团、社会公众、企业内部管理者</w:t>
      </w:r>
    </w:p>
    <w:p w14:paraId="7BA07B5D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6A994B9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8" w:name="_Toc202805964"/>
      <w:bookmarkStart w:id="9" w:name="_Toc198906570"/>
      <w:r>
        <w:t>报告覆盖的盘查周期</w:t>
      </w:r>
      <w:bookmarkEnd w:id="8"/>
      <w:bookmarkEnd w:id="9"/>
    </w:p>
    <w:p w14:paraId="42BB537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 xml:space="preserve">2025年1月1日至2025年12月31日</w:t>
      </w:r>
    </w:p>
    <w:p w14:paraId="277D3F3E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0AEFE68C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0" w:name="_Toc202805965"/>
      <w:bookmarkStart w:id="11" w:name="_Toc198906571"/>
      <w:r>
        <w:t>报告数据结论</w:t>
      </w:r>
      <w:bookmarkEnd w:id="10"/>
      <w:bookmarkEnd w:id="11"/>
    </w:p>
    <w:p w14:paraId="014B02C8" w14:textId="6F640BFB" w:rsidR="00411FEB" w:rsidRDefault="00411FEB" w:rsidP="00AD2034">
      <w:pPr>
        <w:pStyle w:val="Style2"/>
        <w:numPr>
          <w:ilvl w:val="2"/>
          <w:numId w:val="11"/>
        </w:numPr>
        <w:spacing w:line="360" w:lineRule="auto"/>
      </w:pPr>
      <w:r>
        <w:rPr>
          <w:rFonts w:hint="eastAsia"/>
        </w:rPr>
        <w:t>报告边界</w:t>
      </w:r>
    </w:p>
    <w:p w14:paraId="306C451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本报告所覆盖的盘查</w:t>
      </w:r>
      <w:r>
        <w:rPr>
          <w:rFonts w:eastAsia="宋体" w:cs="Arial" w:hint="eastAsia"/>
          <w:iCs/>
          <w:sz w:val="24"/>
          <w:lang w:eastAsia="zh-CN"/>
        </w:rPr>
        <w:t>范围</w:t>
      </w:r>
      <w:r>
        <w:rPr>
          <w:rFonts w:eastAsia="宋体" w:cs="Arial"/>
          <w:iCs/>
          <w:sz w:val="24"/>
          <w:lang w:eastAsia="zh-CN"/>
        </w:rPr>
        <w:t>涉及</w:t>
      </w: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、</w:t>
      </w: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和</w:t>
      </w:r>
      <w:r>
        <w:rPr>
          <w:rFonts w:eastAsia="宋体" w:cs="Arial" w:hint="eastAsia"/>
          <w:iCs/>
          <w:sz w:val="24"/>
          <w:lang w:eastAsia="zh-CN"/>
        </w:rPr>
        <w:t>范围三。</w:t>
      </w:r>
      <w:r>
        <w:rPr>
          <w:rFonts w:eastAsia="宋体" w:cs="Arial"/>
          <w:iCs/>
          <w:sz w:val="24"/>
          <w:lang w:eastAsia="zh-CN"/>
        </w:rPr>
        <w:t xml:space="preserve"> </w:t>
      </w:r>
    </w:p>
    <w:p w14:paraId="44A3D1C8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其中：</w:t>
      </w:r>
    </w:p>
    <w:p w14:paraId="5BB3CF9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直接温室气体排放量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7,174,684.97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1C30410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eastAsia="宋体" w:cs="Arial" w:hint="eastAsia"/>
          <w:iCs/>
          <w:sz w:val="24"/>
          <w:lang w:eastAsia="zh-CN"/>
        </w:rPr>
        <w:t>（基于位置）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1,043,611.05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023A9916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eastAsia="宋体" w:cs="Arial" w:hint="eastAsia"/>
          <w:iCs/>
          <w:sz w:val="24"/>
          <w:lang w:eastAsia="zh-CN"/>
        </w:rPr>
        <w:t>（基于市场）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1,186,800.27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1D0F8CAE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范围三价值链排放量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7,161,889.47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  <w:r>
        <w:rPr>
          <w:rFonts w:eastAsia="宋体" w:cs="Arial" w:hint="eastAsia"/>
          <w:iCs/>
          <w:sz w:val="24"/>
          <w:lang w:eastAsia="zh-CN"/>
        </w:rPr>
        <w:t>其中包括：</w:t>
      </w:r>
    </w:p>
    <w:p w14:paraId="78949EB7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7899C977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</w:t>
      </w:r>
      <w:r>
        <w:rPr>
          <w:rFonts w:eastAsia="宋体" w:cs="Arial" w:hint="eastAsia"/>
          <w:iCs/>
          <w:sz w:val="24"/>
          <w:lang w:eastAsia="zh-CN"/>
        </w:rPr>
        <w:t xml:space="preserve">外购商品和服务产生的排放，排放量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2,710,165.62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36E24AC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2</w:t>
      </w:r>
      <w:r>
        <w:rPr>
          <w:rFonts w:eastAsia="宋体" w:cs="Arial" w:hint="eastAsia"/>
          <w:iCs/>
          <w:sz w:val="24"/>
          <w:lang w:eastAsia="zh-CN"/>
        </w:rPr>
        <w:t xml:space="preserve">资本货物产生的排放，排放量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51,806.97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5698AFB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3</w:t>
      </w:r>
      <w:r>
        <w:rPr>
          <w:rFonts w:eastAsia="宋体" w:cs="Arial" w:hint="eastAsia"/>
          <w:iCs/>
          <w:sz w:val="24"/>
          <w:lang w:eastAsia="zh-CN"/>
        </w:rPr>
        <w:t xml:space="preserve">范围一之外和能源相关的排放，排放量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2,016,736.07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46D5438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4</w:t>
      </w:r>
      <w:r>
        <w:rPr>
          <w:rFonts w:eastAsia="宋体" w:cs="Arial" w:hint="eastAsia"/>
          <w:iCs/>
          <w:sz w:val="24"/>
          <w:lang w:eastAsia="zh-CN"/>
        </w:rPr>
        <w:t xml:space="preserve">上下游运输和分销产生的排放，排放量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38,442.78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8434E2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lastRenderedPageBreak/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5</w:t>
      </w:r>
      <w:r>
        <w:rPr>
          <w:rFonts w:eastAsia="宋体" w:cs="Arial" w:hint="eastAsia"/>
          <w:iCs/>
          <w:sz w:val="24"/>
          <w:lang w:eastAsia="zh-CN"/>
        </w:rPr>
        <w:t xml:space="preserve">运营中产生的废弃物产生的排放，排放量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147,636.03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457F98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6</w:t>
      </w:r>
      <w:r>
        <w:rPr>
          <w:rFonts w:eastAsia="宋体" w:cs="Arial" w:hint="eastAsia"/>
          <w:iCs/>
          <w:sz w:val="24"/>
          <w:lang w:eastAsia="zh-CN"/>
        </w:rPr>
        <w:t xml:space="preserve">商务差旅产生的排放，排放量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134.57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3C1D625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7</w:t>
      </w:r>
      <w:r>
        <w:rPr>
          <w:rFonts w:eastAsia="宋体" w:cs="Arial" w:hint="eastAsia"/>
          <w:iCs/>
          <w:sz w:val="24"/>
          <w:lang w:eastAsia="zh-CN"/>
        </w:rPr>
        <w:t xml:space="preserve">员工通勤产生的排放，排放量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13,322.58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38875E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9</w:t>
      </w:r>
      <w:r>
        <w:rPr>
          <w:rFonts w:eastAsia="宋体" w:cs="Arial" w:hint="eastAsia"/>
          <w:iCs/>
          <w:sz w:val="24"/>
          <w:lang w:eastAsia="zh-CN"/>
        </w:rPr>
        <w:t xml:space="preserve">下游运输和分销产生的排放，排放量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6,496.13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108FF9E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10</w:t>
      </w:r>
      <w:r>
        <w:rPr>
          <w:rFonts w:eastAsia="宋体" w:cs="Arial" w:hint="eastAsia"/>
          <w:iCs/>
          <w:sz w:val="24"/>
          <w:lang w:eastAsia="zh-CN"/>
        </w:rPr>
        <w:t xml:space="preserve">销售产品的加工产生的排放，排放量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702,772.95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03E8CF3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11</w:t>
      </w:r>
      <w:r>
        <w:rPr>
          <w:rFonts w:eastAsia="宋体" w:cs="Arial" w:hint="eastAsia"/>
          <w:iCs/>
          <w:sz w:val="24"/>
          <w:lang w:eastAsia="zh-CN"/>
        </w:rPr>
        <w:t xml:space="preserve">销售产品的使用产生的排放，排放量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2,201.77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4CD573D6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12</w:t>
      </w:r>
      <w:r>
        <w:rPr>
          <w:rFonts w:eastAsia="宋体" w:cs="Arial" w:hint="eastAsia"/>
          <w:iCs/>
          <w:sz w:val="24"/>
          <w:lang w:eastAsia="zh-CN"/>
        </w:rPr>
        <w:t xml:space="preserve">销售产品的报废处理产生的排放，排放量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3,747.35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00328511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D533975" w14:textId="3F0FE734" w:rsidR="00AD2034" w:rsidRDefault="00AD2034" w:rsidP="00AD2034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排放总量（基于位置）：</w:t>
      </w:r>
      <w:r w:rsidRPr="00AD2034">
        <w:rPr>
          <w:rFonts w:eastAsia="宋体" w:cs="Arial"/>
          <w:iCs/>
          <w:sz w:val="24"/>
          <w:lang w:eastAsia="zh-CN"/>
        </w:rPr>
        <w:t xml:space="preserve">15,380,185.49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 w:rsidRPr="00AD2034">
        <w:rPr>
          <w:rFonts w:eastAsia="宋体" w:cs="Arial"/>
          <w:iCs/>
          <w:sz w:val="24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1CD005F6" w14:textId="3170EFF8" w:rsidR="00AD2034" w:rsidRDefault="00AD2034" w:rsidP="00AD2034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排放总量（基于市场）：</w:t>
      </w:r>
      <w:r w:rsidRPr="00AD2034">
        <w:rPr>
          <w:rFonts w:eastAsia="宋体" w:cs="Arial"/>
          <w:iCs/>
          <w:sz w:val="24"/>
          <w:lang w:eastAsia="zh-CN"/>
        </w:rPr>
        <w:t xml:space="preserve">15,523,374.70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 w:rsidRPr="00AD2034">
        <w:rPr>
          <w:rFonts w:eastAsia="宋体" w:cs="Arial"/>
          <w:iCs/>
          <w:sz w:val="24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781F3C30" w14:textId="77777777" w:rsidR="00AD2034" w:rsidRDefault="00AD2034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757E911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12" w:name="_Toc204099729"/>
      <w:r>
        <w:rPr>
          <w:rFonts w:hint="eastAsia"/>
        </w:rPr>
        <w:t>主要性原则</w:t>
      </w:r>
      <w:bookmarkEnd w:id="12"/>
    </w:p>
    <w:p w14:paraId="4294F403" w14:textId="04485FB6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综合考虑技术可行性、成本可行性和目标用户的要求，本次盘查考虑了</w:t>
      </w:r>
      <w:r w:rsidR="00470568" w:rsidRPr="00470568">
        <w:rPr>
          <w:rFonts w:eastAsia="宋体" w:cs="Arial"/>
          <w:iCs/>
          <w:sz w:val="24"/>
          <w:lang w:eastAsia="zh-CN"/>
        </w:rPr>
        <w:t xml:space="preserve">范围一、范围二、范围三类别1~7、9~12</w:t>
      </w:r>
      <w:r>
        <w:rPr>
          <w:rFonts w:eastAsia="宋体" w:cs="Arial" w:hint="eastAsia"/>
          <w:iCs/>
          <w:sz w:val="24"/>
          <w:lang w:eastAsia="zh-CN"/>
        </w:rPr>
        <w:t>的排放。</w:t>
      </w:r>
    </w:p>
    <w:p w14:paraId="086B77DE" w14:textId="77777777" w:rsidR="00245CA7" w:rsidRDefault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B1F969B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13" w:name="_Toc204099730"/>
      <w:r>
        <w:rPr>
          <w:rFonts w:hint="eastAsia"/>
        </w:rPr>
        <w:t>排除门槛</w:t>
      </w:r>
      <w:bookmarkEnd w:id="13"/>
    </w:p>
    <w:p w14:paraId="35E1AF98" w14:textId="77777777" w:rsidR="00245CA7" w:rsidRDefault="00245CA7" w:rsidP="00245CA7">
      <w:pPr>
        <w:spacing w:line="360" w:lineRule="auto"/>
        <w:ind w:firstLineChars="200" w:firstLine="480"/>
        <w:rPr>
          <w:rFonts w:eastAsia="宋体" w:cs="Arial"/>
          <w:sz w:val="24"/>
        </w:rPr>
      </w:pPr>
      <w:r>
        <w:rPr>
          <w:rFonts w:eastAsia="宋体" w:cs="Arial"/>
          <w:sz w:val="24"/>
        </w:rPr>
        <w:t>单个源排除门槛为</w:t>
      </w:r>
      <w:r>
        <w:rPr>
          <w:rFonts w:eastAsia="宋体" w:cs="Arial"/>
          <w:sz w:val="24"/>
        </w:rPr>
        <w:t>0.5%</w:t>
      </w:r>
      <w:r>
        <w:rPr>
          <w:rFonts w:eastAsia="宋体" w:cs="Arial"/>
          <w:sz w:val="24"/>
        </w:rPr>
        <w:t>，总排除量不超过组织总排放量的</w:t>
      </w:r>
      <w:r>
        <w:rPr>
          <w:rFonts w:eastAsia="宋体" w:cs="Arial"/>
          <w:sz w:val="24"/>
        </w:rPr>
        <w:t>1%</w:t>
      </w:r>
      <w:r>
        <w:rPr>
          <w:rFonts w:eastAsia="宋体" w:cs="Arial"/>
          <w:sz w:val="24"/>
        </w:rPr>
        <w:t>。</w:t>
      </w:r>
    </w:p>
    <w:p w14:paraId="37665033" w14:textId="77777777" w:rsidR="00245CA7" w:rsidRPr="00245CA7" w:rsidRDefault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B85FF03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14" w:name="_Toc204099731"/>
      <w:r>
        <w:rPr>
          <w:rFonts w:hint="eastAsia"/>
        </w:rPr>
        <w:lastRenderedPageBreak/>
        <w:t>实质性偏差</w:t>
      </w:r>
      <w:bookmarkEnd w:id="14"/>
    </w:p>
    <w:p w14:paraId="09490A61" w14:textId="7E94D853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本公司实质性偏差设为：</w:t>
      </w:r>
      <w:r>
        <w:rPr>
          <w:rFonts w:eastAsia="宋体" w:cs="Arial" w:hint="eastAsia"/>
          <w:iCs/>
          <w:sz w:val="24"/>
          <w:lang w:eastAsia="zh-CN"/>
        </w:rPr>
        <w:t>5%</w:t>
      </w:r>
      <w:r>
        <w:rPr>
          <w:rFonts w:eastAsia="宋体" w:cs="Arial" w:hint="eastAsia"/>
          <w:iCs/>
          <w:sz w:val="24"/>
          <w:lang w:eastAsia="zh-CN"/>
        </w:rPr>
        <w:t>。</w:t>
      </w:r>
      <w:r>
        <w:rPr>
          <w:rFonts w:eastAsia="宋体" w:cs="Arial" w:hint="eastAsia"/>
          <w:iCs/>
          <w:sz w:val="24"/>
          <w:lang w:eastAsia="zh-CN"/>
        </w:rPr>
        <w:cr/>
      </w:r>
      <w:r>
        <w:rPr>
          <w:rFonts w:eastAsia="宋体" w:cs="Arial" w:hint="eastAsia"/>
          <w:iCs/>
          <w:sz w:val="24"/>
          <w:lang w:eastAsia="zh-CN"/>
        </w:rPr>
        <w:t>即因遗漏，错误或错误解释导致组织层次排放量偏差</w:t>
      </w:r>
      <w:r>
        <w:rPr>
          <w:rFonts w:eastAsia="宋体" w:cs="Arial" w:hint="eastAsia"/>
          <w:iCs/>
          <w:sz w:val="24"/>
          <w:lang w:eastAsia="zh-CN"/>
        </w:rPr>
        <w:t>5%</w:t>
      </w:r>
      <w:r>
        <w:rPr>
          <w:rFonts w:eastAsia="宋体" w:cs="Arial" w:hint="eastAsia"/>
          <w:iCs/>
          <w:sz w:val="24"/>
          <w:lang w:eastAsia="zh-CN"/>
        </w:rPr>
        <w:t>以内的，被认为可接受偏差范围，不对本组织的</w:t>
      </w:r>
      <w:r>
        <w:rPr>
          <w:rFonts w:eastAsia="宋体" w:cs="Arial" w:hint="eastAsia"/>
          <w:iCs/>
          <w:sz w:val="24"/>
          <w:lang w:eastAsia="zh-CN"/>
        </w:rPr>
        <w:t>GHG</w:t>
      </w:r>
      <w:r>
        <w:rPr>
          <w:rFonts w:eastAsia="宋体" w:cs="Arial" w:hint="eastAsia"/>
          <w:iCs/>
          <w:sz w:val="24"/>
          <w:lang w:eastAsia="zh-CN"/>
        </w:rPr>
        <w:t>管理和或决策产生影响。</w:t>
      </w:r>
    </w:p>
    <w:p w14:paraId="2279B814" w14:textId="77777777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98BC1AA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15" w:name="_Toc204099732"/>
      <w:r>
        <w:rPr>
          <w:rFonts w:hint="eastAsia"/>
        </w:rPr>
        <w:t>重要限度</w:t>
      </w:r>
      <w:bookmarkEnd w:id="15"/>
    </w:p>
    <w:p w14:paraId="71916EF2" w14:textId="77777777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sz w:val="24"/>
        </w:rPr>
        <w:t>考虑到</w:t>
      </w:r>
      <w:r>
        <w:rPr>
          <w:rFonts w:eastAsia="宋体" w:cs="Arial"/>
          <w:sz w:val="24"/>
        </w:rPr>
        <w:t>GHG</w:t>
      </w:r>
      <w:r>
        <w:rPr>
          <w:rFonts w:eastAsia="宋体" w:cs="Arial"/>
          <w:sz w:val="24"/>
        </w:rPr>
        <w:t>盘查的技术以及其它诸多要素可能影响基准年的数据，本公司重要限度值定为</w:t>
      </w:r>
      <w:r>
        <w:rPr>
          <w:rFonts w:eastAsia="宋体" w:cs="Arial"/>
          <w:sz w:val="24"/>
        </w:rPr>
        <w:t>5%</w:t>
      </w:r>
      <w:r>
        <w:rPr>
          <w:rFonts w:eastAsia="宋体" w:cs="Arial"/>
          <w:sz w:val="24"/>
        </w:rPr>
        <w:t>。</w:t>
      </w:r>
    </w:p>
    <w:p w14:paraId="6356F2CE" w14:textId="77777777" w:rsidR="00245CA7" w:rsidRP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D2796CC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6" w:name="_Toc202805966"/>
      <w:bookmarkStart w:id="17" w:name="_Toc198906572"/>
      <w:r>
        <w:t>核查声明</w:t>
      </w:r>
      <w:bookmarkEnd w:id="16"/>
      <w:bookmarkEnd w:id="17"/>
    </w:p>
    <w:p w14:paraId="62D0DDBC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本次盘查形成的盘查清册、盘查报告等内容，计划于</w:t>
      </w:r>
      <w:r>
        <w:rPr>
          <w:rFonts w:eastAsia="宋体" w:cs="Arial" w:hint="eastAsia"/>
          <w:iCs/>
          <w:sz w:val="24"/>
          <w:lang w:val="en-US" w:eastAsia="zh-CN"/>
        </w:rPr>
        <w:t xml:space="preserve">2026年6月底前</w:t>
      </w:r>
      <w:r>
        <w:rPr>
          <w:rFonts w:eastAsia="宋体" w:cs="Arial"/>
          <w:iCs/>
          <w:sz w:val="24"/>
          <w:lang w:eastAsia="zh-CN"/>
        </w:rPr>
        <w:t>底前通过第三方机构核查，以符合</w:t>
      </w:r>
      <w:r>
        <w:rPr>
          <w:rFonts w:eastAsia="宋体" w:cs="Arial" w:hint="eastAsia"/>
          <w:iCs/>
          <w:sz w:val="24"/>
          <w:lang w:eastAsia="zh-CN"/>
        </w:rPr>
        <w:t>GHG Protocol</w:t>
      </w:r>
      <w:r>
        <w:rPr>
          <w:rFonts w:eastAsia="宋体" w:cs="Arial"/>
          <w:iCs/>
          <w:sz w:val="24"/>
          <w:lang w:eastAsia="zh-CN"/>
        </w:rPr>
        <w:t>要求，数据符合相关性、完整性、一致性、准确性和透明性，且无重大错误或遗漏。</w:t>
      </w:r>
    </w:p>
    <w:p w14:paraId="01D7646B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F341EA9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8" w:name="_Toc198906573"/>
      <w:bookmarkStart w:id="19" w:name="_Toc202805967"/>
      <w:r>
        <w:t>文件控制</w:t>
      </w:r>
      <w:bookmarkEnd w:id="18"/>
      <w:bookmarkEnd w:id="19"/>
    </w:p>
    <w:p w14:paraId="4D88FF4E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依据</w:t>
      </w:r>
      <w:r>
        <w:rPr>
          <w:rFonts w:eastAsia="宋体" w:cs="Arial" w:hint="eastAsia"/>
          <w:iCs/>
          <w:sz w:val="24"/>
          <w:lang w:val="en-US" w:eastAsia="zh-CN"/>
        </w:rPr>
        <w:t xml:space="preserve">《大冶特殊钢温室气体盘查控制程序（DY-GHG-2023）》</w:t>
      </w:r>
      <w:r>
        <w:rPr>
          <w:rFonts w:eastAsia="宋体" w:cs="Arial"/>
          <w:iCs/>
          <w:sz w:val="24"/>
          <w:lang w:eastAsia="zh-CN"/>
        </w:rPr>
        <w:t>规定，本报告经管理者代表批准后，编号存档。</w:t>
      </w:r>
    </w:p>
    <w:p w14:paraId="1BB72FE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DB4645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20" w:name="_Toc202805968"/>
      <w:bookmarkStart w:id="21" w:name="_Toc198906574"/>
      <w:r>
        <w:t>公开政策</w:t>
      </w:r>
      <w:bookmarkEnd w:id="20"/>
      <w:bookmarkEnd w:id="21"/>
    </w:p>
    <w:p w14:paraId="6C7B2244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如果需要查阅本报告，可向</w:t>
      </w: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</w:t>
      </w:r>
      <w:r>
        <w:rPr>
          <w:rFonts w:eastAsia="宋体" w:cs="Arial"/>
          <w:iCs/>
          <w:sz w:val="24"/>
          <w:lang w:eastAsia="zh-CN"/>
        </w:rPr>
        <w:t>相关负责人提出申请，获得批准后可以调阅。</w:t>
      </w:r>
    </w:p>
    <w:p w14:paraId="4ADE8CC7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排放数据可通过集团总部官方网站、企业社会责任报告等形式对外公开。</w:t>
      </w:r>
    </w:p>
    <w:p w14:paraId="56CB94B8" w14:textId="77777777" w:rsidR="0042075D" w:rsidRDefault="00000000">
      <w:p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 xml:space="preserve">         </w:t>
      </w:r>
    </w:p>
    <w:p w14:paraId="5B153C4C" w14:textId="77777777" w:rsidR="0042075D" w:rsidRDefault="00000000">
      <w:pPr>
        <w:pStyle w:val="Style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bookmarkStart w:id="22" w:name="_Toc202805969"/>
      <w:bookmarkStart w:id="23" w:name="_Toc198906575"/>
      <w:r>
        <w:rPr>
          <w:b/>
          <w:iCs/>
          <w:sz w:val="28"/>
          <w:szCs w:val="28"/>
        </w:rPr>
        <w:t>组织边界</w:t>
      </w:r>
      <w:bookmarkEnd w:id="22"/>
      <w:bookmarkEnd w:id="23"/>
    </w:p>
    <w:p w14:paraId="58B70733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24" w:name="_Toc6523466"/>
      <w:bookmarkStart w:id="25" w:name="_Toc6523309"/>
      <w:bookmarkStart w:id="26" w:name="_Toc6523465"/>
      <w:bookmarkStart w:id="27" w:name="_Toc6523811"/>
      <w:bookmarkStart w:id="28" w:name="_Toc6523812"/>
      <w:bookmarkStart w:id="29" w:name="_Toc6523308"/>
      <w:bookmarkStart w:id="30" w:name="_Toc198906576"/>
      <w:bookmarkStart w:id="31" w:name="_Toc202805970"/>
      <w:bookmarkEnd w:id="24"/>
      <w:bookmarkEnd w:id="25"/>
      <w:bookmarkEnd w:id="26"/>
      <w:bookmarkEnd w:id="27"/>
      <w:bookmarkEnd w:id="28"/>
      <w:bookmarkEnd w:id="29"/>
      <w:r>
        <w:t>组织边界</w:t>
      </w:r>
      <w:bookmarkEnd w:id="30"/>
      <w:bookmarkEnd w:id="31"/>
    </w:p>
    <w:p w14:paraId="20C6E5EA" w14:textId="35D828EF" w:rsidR="00245CA7" w:rsidRDefault="00245CA7" w:rsidP="00245CA7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bookmarkStart w:id="32" w:name="_Toc198906577"/>
      <w:bookmarkStart w:id="33" w:name="_Toc202805971"/>
      <w:r>
        <w:rPr>
          <w:rFonts w:eastAsia="宋体" w:cs="Arial" w:hint="eastAsia"/>
          <w:iCs/>
          <w:sz w:val="24"/>
          <w:lang w:eastAsia="zh-CN"/>
        </w:rPr>
        <w:t>温</w:t>
      </w:r>
      <w:r>
        <w:rPr>
          <w:rFonts w:eastAsia="宋体" w:cs="Arial"/>
          <w:iCs/>
          <w:sz w:val="24"/>
          <w:lang w:eastAsia="zh-CN"/>
        </w:rPr>
        <w:t>室气体盘查之组织边界设定，依照</w:t>
      </w:r>
      <w:r>
        <w:rPr>
          <w:rFonts w:eastAsia="宋体" w:cs="Arial" w:hint="eastAsia"/>
          <w:iCs/>
          <w:sz w:val="24"/>
          <w:lang w:eastAsia="zh-CN"/>
        </w:rPr>
        <w:t>GHG Protocol</w:t>
      </w:r>
      <w:r>
        <w:rPr>
          <w:rFonts w:eastAsia="宋体" w:cs="Arial"/>
          <w:iCs/>
          <w:sz w:val="24"/>
          <w:lang w:eastAsia="zh-CN"/>
        </w:rPr>
        <w:t>相关准则，并参考温室气体盘查议定书，以</w:t>
      </w:r>
      <w:r>
        <w:rPr>
          <w:rFonts w:eastAsia="宋体" w:cs="Arial"/>
          <w:iCs/>
          <w:sz w:val="24"/>
          <w:lang w:eastAsia="zh-CN"/>
        </w:rPr>
        <w:t>“</w:t>
      </w:r>
      <w:r>
        <w:rPr>
          <w:rFonts w:eastAsia="宋体" w:cs="Arial"/>
          <w:iCs/>
          <w:sz w:val="24"/>
          <w:lang w:eastAsia="zh-CN"/>
        </w:rPr>
        <w:t>运营控制权</w:t>
      </w:r>
      <w:r>
        <w:rPr>
          <w:rFonts w:eastAsia="宋体" w:cs="Arial"/>
          <w:iCs/>
          <w:sz w:val="24"/>
          <w:lang w:eastAsia="zh-CN"/>
        </w:rPr>
        <w:t>”</w:t>
      </w:r>
      <w:r>
        <w:rPr>
          <w:rFonts w:eastAsia="宋体" w:cs="Arial"/>
          <w:iCs/>
          <w:sz w:val="24"/>
          <w:lang w:eastAsia="zh-CN"/>
        </w:rPr>
        <w:t>方式来进行设定；本次盘查范围为位于中国</w:t>
      </w:r>
      <w:r>
        <w:rPr>
          <w:rFonts w:eastAsia="宋体" w:cs="Arial" w:hint="eastAsia"/>
          <w:iCs/>
          <w:sz w:val="24"/>
          <w:lang w:val="en-US" w:eastAsia="zh-CN"/>
        </w:rPr>
        <w:t xml:space="preserve">湖北省黄石市黄石大道316号</w:t>
      </w:r>
      <w:r>
        <w:rPr>
          <w:rFonts w:eastAsia="宋体" w:cs="Arial"/>
          <w:iCs/>
          <w:sz w:val="24"/>
          <w:lang w:eastAsia="zh-CN"/>
        </w:rPr>
        <w:t>的</w:t>
      </w: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</w:t>
      </w:r>
      <w:r>
        <w:rPr>
          <w:rFonts w:eastAsia="宋体" w:cs="Arial"/>
          <w:iCs/>
          <w:sz w:val="24"/>
          <w:lang w:eastAsia="zh-CN"/>
        </w:rPr>
        <w:t>所有产生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排放和清除量的设施，对组织边界内的排放源及排放量给予盘查和报告</w:t>
      </w:r>
    </w:p>
    <w:p w14:paraId="7F11767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r>
        <w:lastRenderedPageBreak/>
        <w:t>合并方法学</w:t>
      </w:r>
      <w:bookmarkEnd w:id="32"/>
      <w:bookmarkEnd w:id="33"/>
    </w:p>
    <w:p w14:paraId="5BF9DCC3" w14:textId="77777777" w:rsidR="0042075D" w:rsidRDefault="00000000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本公司为单一地址公司，为了方便收集数据，合并排放量采用运营控制权的方法。</w:t>
      </w:r>
    </w:p>
    <w:p w14:paraId="1B97190E" w14:textId="77777777" w:rsidR="0042075D" w:rsidRDefault="0042075D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0EA8FD5D" w14:textId="77777777" w:rsidR="0042075D" w:rsidRDefault="00000000">
      <w:pPr>
        <w:pStyle w:val="Style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 </w:t>
      </w:r>
      <w:bookmarkStart w:id="34" w:name="_Toc202805972"/>
      <w:bookmarkStart w:id="35" w:name="_Toc198906578"/>
      <w:r>
        <w:rPr>
          <w:b/>
          <w:iCs/>
          <w:sz w:val="28"/>
          <w:szCs w:val="28"/>
        </w:rPr>
        <w:t>报告边界</w:t>
      </w:r>
      <w:bookmarkEnd w:id="34"/>
      <w:bookmarkEnd w:id="35"/>
    </w:p>
    <w:p w14:paraId="040C930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36" w:name="_Toc6523816"/>
      <w:bookmarkStart w:id="37" w:name="_Toc6523313"/>
      <w:bookmarkStart w:id="38" w:name="_Toc6523470"/>
      <w:bookmarkStart w:id="39" w:name="_Toc202805973"/>
      <w:bookmarkStart w:id="40" w:name="_Toc198906579"/>
      <w:bookmarkStart w:id="41" w:name="_Hlk6517159"/>
      <w:bookmarkEnd w:id="36"/>
      <w:bookmarkEnd w:id="37"/>
      <w:bookmarkEnd w:id="38"/>
      <w:r>
        <w:t>直接温室气体排放</w:t>
      </w:r>
      <w:bookmarkEnd w:id="39"/>
      <w:bookmarkEnd w:id="40"/>
    </w:p>
    <w:bookmarkEnd w:id="41"/>
    <w:p w14:paraId="71706C5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本次盘查识别和量化的</w:t>
      </w: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直接排放源包括如下：</w:t>
      </w:r>
    </w:p>
    <w:p w14:paraId="41705D7B" w14:textId="77777777" w:rsidR="0042075D" w:rsidRDefault="00000000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范围一直接排放源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01"/>
        <w:gridCol w:w="3392"/>
        <w:gridCol w:w="2847"/>
        <w:gridCol w:w="222"/>
      </w:tblGrid>
      <w:tr w:rsidR="0042075D" w14:paraId="3B06DB58" w14:textId="77777777" w:rsidTr="00D2030C">
        <w:trPr>
          <w:gridAfter w:val="1"/>
          <w:wAfter w:w="119" w:type="pct"/>
          <w:trHeight w:val="330"/>
        </w:trPr>
        <w:tc>
          <w:tcPr>
            <w:tcW w:w="14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EBEFE0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18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0234514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15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41DEC80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restart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天然气燃烧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热处理炉（加热炉）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液化石油气燃烧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冶钢宾馆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烟煤燃烧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无烟煤燃烧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高炉、烧结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洗精煤燃烧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焦炉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焦炭燃烧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焦炉煤气燃烧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外售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restart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移动燃烧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柴油燃烧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场内运输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汽油燃烧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公务车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restart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制冷剂逸散（R32）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分体式空调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CO2逸散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二氧化碳灭火器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CH4逸散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化粪池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CH4逸散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耗氧池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restart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白云石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废钢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高碳锰铁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锰硅合金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镍铁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高碳铬铁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硅铁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钼铁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粗钢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固碳产品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粗苯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外售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焦油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危废处置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</w:tbl>
    <w:p w14:paraId="1013C5E3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619B58D3" w14:textId="77777777" w:rsidR="0042075D" w:rsidRDefault="00000000">
      <w:pPr>
        <w:pStyle w:val="Style2"/>
        <w:numPr>
          <w:ilvl w:val="1"/>
          <w:numId w:val="8"/>
        </w:numPr>
        <w:spacing w:line="360" w:lineRule="auto"/>
        <w:rPr>
          <w:iCs/>
        </w:rPr>
      </w:pPr>
      <w:bookmarkStart w:id="42" w:name="_Toc198906580"/>
      <w:bookmarkStart w:id="43" w:name="_Toc202805974"/>
      <w:r>
        <w:t>间接温室气体排放</w:t>
      </w:r>
      <w:bookmarkEnd w:id="42"/>
      <w:bookmarkEnd w:id="43"/>
    </w:p>
    <w:p w14:paraId="1FAB7BC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依据</w:t>
      </w:r>
      <w:r>
        <w:rPr>
          <w:rFonts w:eastAsia="宋体" w:cs="Arial" w:hint="eastAsia"/>
          <w:iCs/>
          <w:sz w:val="24"/>
          <w:lang w:val="en-US" w:eastAsia="zh-CN"/>
        </w:rPr>
        <w:t xml:space="preserve">《大冶特殊钢温室气体盘查控制程序（DY-GHG-2023）》</w:t>
      </w:r>
      <w:r>
        <w:rPr>
          <w:rFonts w:eastAsia="宋体" w:cs="Arial"/>
          <w:iCs/>
          <w:sz w:val="24"/>
          <w:lang w:eastAsia="zh-CN"/>
        </w:rPr>
        <w:t>，盘查小组于</w:t>
      </w:r>
      <w:r>
        <w:rPr>
          <w:rFonts w:eastAsia="宋体" w:cs="Arial" w:hint="eastAsia"/>
          <w:iCs/>
          <w:sz w:val="24"/>
          <w:lang w:val="en-US" w:eastAsia="zh-CN"/>
        </w:rPr>
        <w:t xml:space="preserve">2026年07月03日</w:t>
      </w:r>
      <w:r>
        <w:rPr>
          <w:rFonts w:eastAsia="宋体" w:cs="Arial"/>
          <w:iCs/>
          <w:sz w:val="24"/>
          <w:lang w:eastAsia="zh-CN"/>
        </w:rPr>
        <w:t>对间接温室气体排放进行评价，评价结果如下：</w:t>
      </w:r>
    </w:p>
    <w:p w14:paraId="10B96FEC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输入能源的间接温室气体排放和</w:t>
      </w:r>
      <w:r>
        <w:rPr>
          <w:rFonts w:eastAsia="宋体" w:cs="Arial" w:hint="eastAsia"/>
          <w:iCs/>
          <w:sz w:val="24"/>
          <w:lang w:eastAsia="zh-CN"/>
        </w:rPr>
        <w:t>范围三价值链的</w:t>
      </w:r>
      <w:r>
        <w:rPr>
          <w:rFonts w:eastAsia="宋体" w:cs="Arial"/>
          <w:iCs/>
          <w:sz w:val="24"/>
          <w:lang w:eastAsia="zh-CN"/>
        </w:rPr>
        <w:t>间接温室气体排放属于重大间接排放源，予以识别和量化，见表</w:t>
      </w:r>
      <w:r>
        <w:rPr>
          <w:rFonts w:eastAsia="宋体" w:cs="Arial"/>
          <w:iCs/>
          <w:sz w:val="24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。</w:t>
      </w:r>
    </w:p>
    <w:p w14:paraId="35075B4B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76462CAD" w14:textId="77777777" w:rsidR="0042075D" w:rsidRDefault="00000000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范围二、三间接排放源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3476"/>
        <w:gridCol w:w="2918"/>
      </w:tblGrid>
      <w:tr w:rsidR="0042075D" w14:paraId="6A85FCC8" w14:textId="77777777" w:rsidTr="00D2030C">
        <w:trPr>
          <w:trHeight w:val="330"/>
        </w:trPr>
        <w:tc>
          <w:tcPr>
            <w:tcW w:w="2880" w:type="dxa"/>
            <w:vMerge w:val="restart"/>
            <w:shd w:val="clear" w:color="000000" w:fill="FF6600"/>
            <w:noWrap/>
            <w:vAlign w:val="center"/>
          </w:tcPr>
          <w:p w14:paraId="7D2CE048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2880" w:type="dxa"/>
            <w:vMerge w:val="restart"/>
            <w:shd w:val="clear" w:color="000000" w:fill="FF6600"/>
            <w:noWrap/>
            <w:vAlign w:val="center"/>
          </w:tcPr>
          <w:p w14:paraId="3DA518A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2880" w:type="dxa"/>
            <w:vMerge w:val="restart"/>
            <w:shd w:val="clear" w:color="000000" w:fill="FF6600"/>
            <w:noWrap/>
            <w:vAlign w:val="center"/>
          </w:tcPr>
          <w:p w14:paraId="01B07BB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输入能源间接温室气体排放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外购电力（基于位置）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用电设备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外购电力（基于市场）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用电设备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外购商品和服务的上游排放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铁矿石生产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生石灰生产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白云石生产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球团生产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高炉、转炉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废钢生产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锰铁生产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镍铁生产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铬铁生产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萤石生产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硅铁生产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钼铁生产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铝铁生产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铝生产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增碳剂生产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铁鳞生产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氨水生产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盐酸生产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焦化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氢氧化钠生产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焦化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碳化硅生产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所有其他纸制品加工制造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办公用品(纸张除外)制造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源水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水处理工序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资本货物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办公室、各工序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电子计算机制造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办公室、各工序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其他工业设备制造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机械动力传动设备制造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所有其他杂项制造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液化石油气生产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冶钢宾馆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洗精煤生产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焦化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柴油生产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汽油生产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车队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焦炭生产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烟煤生产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无烟煤生产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天然气生产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转炉、电炉、锻造、热处理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外购电力上游排放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上游运输配送产生的排放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船运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运营中产生的废物排放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生活垃圾和厨余垃圾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垃圾站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废油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废油水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废弃物运输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商务旅行产生的排放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航运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员工差旅住宿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员工通勤产生的排放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通勤车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电力公交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电瓶车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自驾油车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自驾电车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下游运输配送产生的排放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船运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汽运-副产品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外销产品加工产生的排放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锻材加工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棒材加工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钢管加工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钢坯加工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外销产品使用产生的排放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外售焦炉煤气燃烧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外售产品报废产生的排放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产品报废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</w:tbl>
    <w:p w14:paraId="78DF77ED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008C705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4" w:name="_Toc202805975"/>
      <w:bookmarkStart w:id="45" w:name="_Toc198906581"/>
      <w:r>
        <w:t>生物排放</w:t>
      </w:r>
      <w:bookmarkEnd w:id="44"/>
      <w:bookmarkEnd w:id="45"/>
    </w:p>
    <w:p w14:paraId="5BC7D17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本公司无生物排放。</w:t>
      </w:r>
    </w:p>
    <w:p w14:paraId="1BBBF3D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48538C6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6" w:name="_Toc202805976"/>
      <w:bookmarkStart w:id="47" w:name="_Toc198906582"/>
      <w:r>
        <w:t>直接</w:t>
      </w:r>
      <w:r>
        <w:t>GHG</w:t>
      </w:r>
      <w:r>
        <w:t>移除</w:t>
      </w:r>
      <w:bookmarkEnd w:id="46"/>
      <w:bookmarkEnd w:id="47"/>
    </w:p>
    <w:p w14:paraId="55DFBEF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本公司无直接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移除。</w:t>
      </w:r>
    </w:p>
    <w:p w14:paraId="03AE3565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D431C7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8" w:name="_Toc202805977"/>
      <w:bookmarkStart w:id="49" w:name="_Toc198906583"/>
      <w:r>
        <w:t>GHG</w:t>
      </w:r>
      <w:r>
        <w:t>储存</w:t>
      </w:r>
      <w:bookmarkEnd w:id="48"/>
      <w:bookmarkEnd w:id="49"/>
    </w:p>
    <w:p w14:paraId="22A8B51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库。</w:t>
      </w:r>
    </w:p>
    <w:p w14:paraId="3D38DAE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493185D6" w14:textId="77777777" w:rsidR="0042075D" w:rsidRDefault="00000000">
      <w:pPr>
        <w:pStyle w:val="Style2"/>
        <w:numPr>
          <w:ilvl w:val="0"/>
          <w:numId w:val="8"/>
        </w:numPr>
        <w:spacing w:line="360" w:lineRule="auto"/>
        <w:rPr>
          <w:b/>
          <w:iCs/>
          <w:sz w:val="28"/>
          <w:szCs w:val="28"/>
        </w:rPr>
      </w:pPr>
      <w:bookmarkStart w:id="50" w:name="_Toc202805978"/>
      <w:bookmarkStart w:id="51" w:name="_Toc198906584"/>
      <w:r>
        <w:rPr>
          <w:b/>
          <w:iCs/>
          <w:sz w:val="28"/>
          <w:szCs w:val="28"/>
        </w:rPr>
        <w:t>温室气体盘查清册与量化说明</w:t>
      </w:r>
      <w:bookmarkEnd w:id="50"/>
      <w:bookmarkEnd w:id="51"/>
    </w:p>
    <w:p w14:paraId="0BE84101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52" w:name="_Toc6523477"/>
      <w:bookmarkStart w:id="53" w:name="_Toc6523320"/>
      <w:bookmarkStart w:id="54" w:name="_Toc6523823"/>
      <w:bookmarkStart w:id="55" w:name="_Toc198906585"/>
      <w:bookmarkStart w:id="56" w:name="_Toc175660674"/>
      <w:bookmarkStart w:id="57" w:name="_Toc202805979"/>
      <w:bookmarkEnd w:id="52"/>
      <w:bookmarkEnd w:id="53"/>
      <w:bookmarkEnd w:id="54"/>
      <w:r>
        <w:rPr>
          <w:rFonts w:hint="eastAsia"/>
        </w:rPr>
        <w:t>温室气体盘查清册</w:t>
      </w:r>
      <w:bookmarkEnd w:id="55"/>
      <w:bookmarkEnd w:id="56"/>
      <w:bookmarkEnd w:id="57"/>
    </w:p>
    <w:p w14:paraId="68128A2B" w14:textId="77777777" w:rsidR="0042075D" w:rsidRDefault="00000000">
      <w:pPr>
        <w:pStyle w:val="Style2"/>
        <w:numPr>
          <w:ilvl w:val="2"/>
          <w:numId w:val="11"/>
        </w:numPr>
        <w:spacing w:line="360" w:lineRule="auto"/>
      </w:pPr>
      <w:bookmarkStart w:id="58" w:name="_Toc202805980"/>
      <w:bookmarkStart w:id="59" w:name="_Toc198906586"/>
      <w:bookmarkStart w:id="60" w:name="_Toc175660675"/>
      <w:r>
        <w:rPr>
          <w:rFonts w:hint="eastAsia"/>
        </w:rPr>
        <w:t>范围一直接排放源清册</w:t>
      </w:r>
      <w:bookmarkEnd w:id="58"/>
      <w:bookmarkEnd w:id="59"/>
      <w:bookmarkEnd w:id="60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75"/>
        <w:gridCol w:w="476"/>
        <w:gridCol w:w="1166"/>
        <w:gridCol w:w="947"/>
        <w:gridCol w:w="946"/>
        <w:gridCol w:w="946"/>
        <w:gridCol w:w="961"/>
        <w:gridCol w:w="959"/>
        <w:gridCol w:w="942"/>
        <w:gridCol w:w="944"/>
      </w:tblGrid>
      <w:tr w:rsidR="0042075D" w:rsidRPr="00D2030C" w14:paraId="2AED99B0" w14:textId="77777777">
        <w:trPr>
          <w:trHeight w:val="503"/>
        </w:trPr>
        <w:tc>
          <w:tcPr>
            <w:tcW w:w="427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4B866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26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E704E7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64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57F5A1D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1B0E26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9EB4BE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2CBFB1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530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66C8C3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52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D4B81A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520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4B8D60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52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1F8A56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DBEA9C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782DBCCA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范围一</w:t>
            </w: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/>
              </w:rPr>
              <w:t xml:space="preserve"> </w:t>
            </w: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直接排放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0DB09902" w14:textId="77777777" w:rsidR="0042075D" w:rsidRPr="00D2030C" w:rsidRDefault="00000000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AEA8C8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7174684.98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231D4C9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7131923.61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360F1B6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10685.97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7C9A6E1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31504.83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B7E735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570.54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D1BF51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495A84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3C65857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62CFC390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6843F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A7CC75D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固定源燃烧直接排放</w:t>
            </w:r>
          </w:p>
        </w:tc>
        <w:tc>
          <w:tcPr>
            <w:tcW w:w="64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FF8E73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7454918.93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ACB1E2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7421328.82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D5134C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2152.94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F61C7D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31437.16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53CB3B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4C72BD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57E92E4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7A0E72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31,469.16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31,438.23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15.64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15.30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29.29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29.26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749,580.33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746,259.74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211.81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3,108.78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820,622.20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816,986.90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231.88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3,403.42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1.1.5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5,189,313.30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5,165,430.01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1,523.42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22,359.87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1.1.6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669,939.56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667,212.10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173.97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2,553.49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1.1.7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-6,034.91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-6,027.42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-3.79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-3.71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1B87632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26B69F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DCDABA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移动源燃烧直接排放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64028D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4620.52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66AEEB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4544.97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F55723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7.86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C0CAD7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67.67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6741C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53A58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D01AF9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4B915D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14026107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06F2D6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1.2.1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42E52F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309EB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4,476.29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45125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4,406.50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D81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6.47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4B35DF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63.31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027D88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AA245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141A0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AAFE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14026107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06F2D6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1.2.2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42E52F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309EB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144.23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45125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138.47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D81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1.39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4B35DF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4.36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027D88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AA245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141A0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AAFE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2DAC5D5E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58B9C9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804481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逸散源直接排放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74D98E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9096.27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6EECE6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26FFC2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8525.17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298F1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E62D87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570.54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117442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49DFD0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5C0101B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1.3.1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1.3.2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1.3.3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116.31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116.31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1.3.4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8,408.86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8,408.86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88C5EE1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6C3ECA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55A06A6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制程排放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9BDFB8D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-293950.74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868239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-293950.74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E2B449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CF3D0D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09F9C8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6459BE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77A95C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4CFF23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18,406.66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18,406.66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18,334.96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18,334.96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41,425.78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41,425.78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11,407.87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11,407.87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1.4.5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265.67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265.67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1.4.6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367.90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367.90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1.4.7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13,992.43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13,992.43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1.4.8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82.66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82.66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1.4.9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130.84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130.84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1.4.10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-165,928.08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-165,928.08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1.4.11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-68,970.88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-68,970.88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1.4.12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-163,466.55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-163,466.55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3D4A64B9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A06EF79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1" w:name="_Toc198906587"/>
      <w:bookmarkStart w:id="62" w:name="_Toc202805981"/>
      <w:r>
        <w:rPr>
          <w:rFonts w:hint="eastAsia"/>
        </w:rPr>
        <w:t>范围二</w:t>
      </w:r>
      <w:r>
        <w:t>输入能源的间接排放清册</w:t>
      </w:r>
      <w:bookmarkEnd w:id="61"/>
      <w:bookmarkEnd w:id="62"/>
    </w:p>
    <w:tbl>
      <w:tblPr>
        <w:tblW w:w="5000" w:type="pct"/>
        <w:tblLook w:val="04A0" w:firstRow="1" w:lastRow="0" w:firstColumn="1" w:lastColumn="0" w:noHBand="0" w:noVBand="1"/>
      </w:tblPr>
      <w:tblGrid>
        <w:gridCol w:w="1055"/>
        <w:gridCol w:w="856"/>
        <w:gridCol w:w="1317"/>
        <w:gridCol w:w="830"/>
        <w:gridCol w:w="827"/>
        <w:gridCol w:w="830"/>
        <w:gridCol w:w="859"/>
        <w:gridCol w:w="855"/>
        <w:gridCol w:w="813"/>
        <w:gridCol w:w="820"/>
      </w:tblGrid>
      <w:tr w:rsidR="0042075D" w:rsidRPr="00D2030C" w14:paraId="57ECE324" w14:textId="77777777">
        <w:trPr>
          <w:trHeight w:val="503"/>
        </w:trPr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1DEA7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1B7EA0F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6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79B28B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675406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34A66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DE0A85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EA6F33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5CE38A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35F980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55779E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09F1621D" w14:textId="77777777">
        <w:trPr>
          <w:trHeight w:val="503"/>
        </w:trPr>
        <w:tc>
          <w:tcPr>
            <w:tcW w:w="872" w:type="pct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nil"/>
            </w:tcBorders>
            <w:shd w:val="clear" w:color="000000" w:fill="FABF8F"/>
            <w:noWrap/>
            <w:vAlign w:val="center"/>
          </w:tcPr>
          <w:p w14:paraId="35D2D3D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范围二 外购电间接排放</w:t>
            </w:r>
          </w:p>
        </w:tc>
        <w:tc>
          <w:tcPr>
            <w:tcW w:w="76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414B670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9A7EBC2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A0C6219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81C0CC8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7233B3C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9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DA439D3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04B2300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D8A9E8D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13A8285E" w14:textId="77777777">
        <w:trPr>
          <w:trHeight w:val="503"/>
        </w:trPr>
        <w:tc>
          <w:tcPr>
            <w:tcW w:w="378" w:type="pc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E00C9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2.1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FFFF00"/>
            <w:vAlign w:val="center"/>
          </w:tcPr>
          <w:p w14:paraId="1F3B5108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外购电力（基于位置）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A066D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1,043,611.05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9706A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1,043,611.05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9E6EA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BAE13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F8BA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27D126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37F4F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BDE28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13A8285E" w14:textId="77777777">
        <w:trPr>
          <w:trHeight w:val="503"/>
        </w:trPr>
        <w:tc>
          <w:tcPr>
            <w:tcW w:w="378" w:type="pc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E00C9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2.2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FFFF00"/>
            <w:vAlign w:val="center"/>
          </w:tcPr>
          <w:p w14:paraId="1F3B5108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外购电力（基于市场）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A066D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1,186,800.27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9706A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1,186,800.27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9E6EA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BAE13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F8BA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27D126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37F4F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BDE28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42B5491C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FC27F1A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3" w:name="_Toc202805982"/>
      <w:bookmarkStart w:id="64" w:name="_Toc198906588"/>
      <w:bookmarkStart w:id="65" w:name="_Toc175660677"/>
      <w:r>
        <w:rPr>
          <w:rFonts w:hint="eastAsia"/>
        </w:rPr>
        <w:t>范围三类别</w:t>
      </w:r>
      <w:r>
        <w:rPr>
          <w:rFonts w:hint="eastAsia"/>
        </w:rPr>
        <w:t>1</w:t>
      </w:r>
      <w:r>
        <w:rPr>
          <w:rFonts w:hint="eastAsia"/>
        </w:rPr>
        <w:t>外购商品和服务的上游排放</w:t>
      </w:r>
      <w:r>
        <w:t>清册</w:t>
      </w:r>
      <w:bookmarkStart w:id="66" w:name="OLE_LINK2"/>
      <w:bookmarkEnd w:id="63"/>
      <w:bookmarkEnd w:id="64"/>
      <w:bookmarkEnd w:id="65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89"/>
        <w:gridCol w:w="635"/>
        <w:gridCol w:w="954"/>
        <w:gridCol w:w="954"/>
        <w:gridCol w:w="955"/>
        <w:gridCol w:w="955"/>
        <w:gridCol w:w="955"/>
        <w:gridCol w:w="955"/>
        <w:gridCol w:w="955"/>
        <w:gridCol w:w="955"/>
      </w:tblGrid>
      <w:tr w:rsidR="0042075D" w:rsidRPr="00D2030C" w14:paraId="460C5535" w14:textId="77777777">
        <w:trPr>
          <w:trHeight w:val="503"/>
        </w:trPr>
        <w:tc>
          <w:tcPr>
            <w:tcW w:w="436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bookmarkEnd w:id="66"/>
          <w:p w14:paraId="2392F0A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35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727C35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7E883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03BD5F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8BF22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DD53C9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8838F0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A130CA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7D87DD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75F820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1F0B810" w14:textId="77777777">
        <w:trPr>
          <w:trHeight w:val="503"/>
        </w:trPr>
        <w:tc>
          <w:tcPr>
            <w:tcW w:w="436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22DA619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</w:t>
            </w:r>
          </w:p>
        </w:tc>
        <w:tc>
          <w:tcPr>
            <w:tcW w:w="351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C49F0BD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外购商品和服务的上游排放</w:t>
            </w:r>
          </w:p>
        </w:tc>
        <w:tc>
          <w:tcPr>
            <w:tcW w:w="526" w:type="pct"/>
            <w:tcBorders>
              <w:top w:val="single" w:sz="4" w:space="0" w:color="000000"/>
              <w:left w:val="single" w:sz="4" w:space="0" w:color="FFCC99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BA54C7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2,179,317.51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F7347D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2,179,317.51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49828C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C60FEB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0184A3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EE4A98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5486FB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6F1B67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479,835.37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479,835.37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236,961.26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236,961.26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5,039.79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5,039.79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71,241.08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71,241.08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83,051.97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83,051.97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60,962.02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60,962.02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123,503.69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123,503.69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87,049.73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87,049.73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204,743.82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204,743.82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88,473.44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88,473.44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149,088.59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149,088.59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58,876.63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58,876.63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13,585.60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13,585.60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165,810.57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165,810.57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14,447.77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14,447.77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29.19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29.19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26,510.82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26,510.82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2.12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2.12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3.28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3.28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26,760.68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26,760.68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256,865.11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256,865.11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5.24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5.24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72.31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72.31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26,397.41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26,397.41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31D2619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EF718F3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7" w:name="_Toc202805983"/>
      <w:bookmarkStart w:id="68" w:name="_Toc198906589"/>
      <w:r>
        <w:rPr>
          <w:rFonts w:hint="eastAsia"/>
        </w:rPr>
        <w:t>范围三类别</w:t>
      </w:r>
      <w:r>
        <w:rPr>
          <w:rFonts w:hint="eastAsia"/>
        </w:rPr>
        <w:t>2</w:t>
      </w:r>
      <w:r>
        <w:rPr>
          <w:rFonts w:hint="eastAsia"/>
        </w:rPr>
        <w:t>资本货物的排放</w:t>
      </w:r>
      <w:r>
        <w:t>清册</w:t>
      </w:r>
      <w:bookmarkEnd w:id="67"/>
      <w:bookmarkEnd w:id="68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6E7943F7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1885117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43FC17B6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39268945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166CE1F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6A25F95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4DDBE11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0757F33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5419A0F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764077A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FFFF"/>
            </w:tcBorders>
            <w:shd w:val="clear" w:color="auto" w:fill="FF6600"/>
            <w:noWrap/>
            <w:vAlign w:val="center"/>
          </w:tcPr>
          <w:p w14:paraId="223BE2D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6A5CE6C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ABF8F"/>
            <w:noWrap/>
            <w:vAlign w:val="center"/>
          </w:tcPr>
          <w:p w14:paraId="3D3144F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类别2</w:t>
            </w: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ABF8F"/>
            <w:noWrap/>
            <w:vAlign w:val="center"/>
          </w:tcPr>
          <w:p w14:paraId="26301A8A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资本货物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1E76F34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46,877.22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5460C2A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46,877.22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1F17D61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707DC36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23BEB22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65C4FA0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50B7B38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32703B7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3.2.1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120.12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120.12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3.2.2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25.84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25.84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3.2.3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518.70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518.70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3.2.4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220.30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220.30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3.2.5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1,122.12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1,122.12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3.2.6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604.20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604.20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3.2.7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140.42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140.42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3.2.8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1,091.33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1,091.33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3.2.9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43,034.20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43,034.20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723B4CF5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8044E42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83B328A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9" w:name="_Toc202805984"/>
      <w:bookmarkStart w:id="70" w:name="_Toc198906590"/>
      <w:r>
        <w:rPr>
          <w:rFonts w:hint="eastAsia"/>
        </w:rPr>
        <w:t>范围三类别</w:t>
      </w:r>
      <w:r>
        <w:rPr>
          <w:rFonts w:hint="eastAsia"/>
        </w:rPr>
        <w:t>3</w:t>
      </w:r>
      <w:r>
        <w:rPr>
          <w:rFonts w:hint="eastAsia"/>
        </w:rPr>
        <w:t>范围一、二相关燃料和能源相关的活动产生的排放</w:t>
      </w:r>
      <w:r>
        <w:t>清册</w:t>
      </w:r>
      <w:bookmarkEnd w:id="69"/>
      <w:bookmarkEnd w:id="70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3005801F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0E959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48D0024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04B59D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5C1809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6FF12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08286F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A813F0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5B9C2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481546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208F2ED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82CD52D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E10E2B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类别3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FABF8F"/>
            <w:vAlign w:val="center"/>
          </w:tcPr>
          <w:p w14:paraId="48D5EB22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范围一、二相关燃</w:t>
            </w: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lastRenderedPageBreak/>
              <w:t>料和能源相关的活动产生的排放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1AA45B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 xml:space="preserve">1,756,664.80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C41CA4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1,756,664.80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2F9301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CB62A8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38A973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6D91EA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27AEE6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1189C3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3.3.1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9.49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9.49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3.3.2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1,204,984.59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1,204,984.59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1,198.08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1,198.08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3.3.4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46.74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46.74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77,306.70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77,306.70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3.3.6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57,829.15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57,829.15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3.3.7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229,469.91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229,469.91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3.3.8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9,000.26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9,000.26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3.3.9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176,819.89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176,819.89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20297AD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25ACA98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1" w:name="_Toc198906591"/>
      <w:bookmarkStart w:id="72" w:name="_Toc202805985"/>
      <w:r>
        <w:rPr>
          <w:rFonts w:hint="eastAsia"/>
        </w:rPr>
        <w:t>范围三类别</w:t>
      </w:r>
      <w:r>
        <w:rPr>
          <w:rFonts w:hint="eastAsia"/>
        </w:rPr>
        <w:t>4</w:t>
      </w:r>
      <w:r>
        <w:rPr>
          <w:rFonts w:hint="eastAsia"/>
        </w:rPr>
        <w:t>上游运输配送产生的排放</w:t>
      </w:r>
      <w:r>
        <w:t>清册</w:t>
      </w:r>
      <w:bookmarkEnd w:id="71"/>
      <w:bookmarkEnd w:id="72"/>
    </w:p>
    <w:tbl>
      <w:tblPr>
        <w:tblW w:w="5000" w:type="pct"/>
        <w:tblLook w:val="04A0" w:firstRow="1" w:lastRow="0" w:firstColumn="1" w:lastColumn="0" w:noHBand="0" w:noVBand="1"/>
      </w:tblPr>
      <w:tblGrid>
        <w:gridCol w:w="677"/>
        <w:gridCol w:w="526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00579F5C" w14:textId="77777777">
        <w:trPr>
          <w:trHeight w:val="503"/>
        </w:trPr>
        <w:tc>
          <w:tcPr>
            <w:tcW w:w="555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01B1B6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88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AF75E17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74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EE1751F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56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A56D4C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02E41D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9A1BE7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D1576F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B82768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097F0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39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25BA1B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22FA4EFD" w14:textId="77777777">
        <w:trPr>
          <w:trHeight w:val="503"/>
        </w:trPr>
        <w:tc>
          <w:tcPr>
            <w:tcW w:w="555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C89308A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类别4</w:t>
            </w:r>
          </w:p>
        </w:tc>
        <w:tc>
          <w:tcPr>
            <w:tcW w:w="889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617E6BD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上游运输配送产生的</w:t>
            </w: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lastRenderedPageBreak/>
              <w:t>排放</w:t>
            </w:r>
          </w:p>
        </w:tc>
        <w:tc>
          <w:tcPr>
            <w:tcW w:w="1334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DFBC94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 xml:space="preserve">400,727.03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F64D8B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400,727.03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AD9F7D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705980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CA6CCE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60F1A1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C681D4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2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136EBA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5DFEA43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FE952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3.4.1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FBD06C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B7793D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250,587.64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6F08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250,587.64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AACF7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E522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7408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7813E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9FB4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BF0C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5DFEA43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FE952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3.4.2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FBD06C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B7793D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74,635.12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6F08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74,635.12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AACF7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E522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7408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7813E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9FB4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BF0C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5DFEA43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FE952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3.4.3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FBD06C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B7793D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75,504.26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6F08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75,504.26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AACF7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E522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7408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7813E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9FB4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BF0C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630C615B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CFFBD0B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3" w:name="_Toc198906592"/>
      <w:bookmarkStart w:id="74" w:name="_Toc202805986"/>
      <w:r>
        <w:rPr>
          <w:rFonts w:hint="eastAsia"/>
        </w:rPr>
        <w:t>范围三类别</w:t>
      </w:r>
      <w:r>
        <w:rPr>
          <w:rFonts w:hint="eastAsia"/>
        </w:rPr>
        <w:t>5</w:t>
      </w:r>
      <w:r>
        <w:rPr>
          <w:rFonts w:hint="eastAsia"/>
        </w:rPr>
        <w:t>运营中产生废物所产生的排放</w:t>
      </w:r>
      <w:r>
        <w:t>清册</w:t>
      </w:r>
      <w:bookmarkEnd w:id="73"/>
      <w:bookmarkEnd w:id="74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36749133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0438C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03AFDD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B7EB59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709F31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3C0B0B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4969F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573667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72E205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F9AD2C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1946F0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00F1929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0F31EB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类别5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9EDC82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运营中产生的废物排放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223E45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30,952.02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FCDB8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30,952.02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07E29F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31D193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E5C174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DF624F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6F5ACE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9F67C6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3.5.1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1,040.26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1,040.26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3.5.2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4,897.67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4,897.67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3.5.3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14,824.50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14,824.50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3.5.4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废弃物运输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10,189.59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10,189.59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021A04D5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B38007F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5" w:name="_Toc198906593"/>
      <w:bookmarkStart w:id="76" w:name="_Toc202805987"/>
      <w:r>
        <w:rPr>
          <w:rFonts w:hint="eastAsia"/>
        </w:rPr>
        <w:t>范围三类别</w:t>
      </w:r>
      <w:r>
        <w:rPr>
          <w:rFonts w:hint="eastAsia"/>
        </w:rPr>
        <w:t>6</w:t>
      </w:r>
      <w:r>
        <w:rPr>
          <w:rFonts w:hint="eastAsia"/>
        </w:rPr>
        <w:t>商务旅行产生的排放</w:t>
      </w:r>
      <w:r>
        <w:t>清册</w:t>
      </w:r>
      <w:bookmarkEnd w:id="75"/>
      <w:bookmarkEnd w:id="76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34"/>
        <w:gridCol w:w="878"/>
        <w:gridCol w:w="1058"/>
        <w:gridCol w:w="867"/>
        <w:gridCol w:w="863"/>
        <w:gridCol w:w="866"/>
        <w:gridCol w:w="897"/>
        <w:gridCol w:w="894"/>
        <w:gridCol w:w="848"/>
        <w:gridCol w:w="857"/>
      </w:tblGrid>
      <w:tr w:rsidR="0042075D" w:rsidRPr="00D2030C" w14:paraId="4770F788" w14:textId="77777777">
        <w:trPr>
          <w:trHeight w:val="503"/>
        </w:trPr>
        <w:tc>
          <w:tcPr>
            <w:tcW w:w="570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E77ECE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84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9C8C99E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58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6EB689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0178F6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E4CDF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EBE400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3AAB7A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53CE7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5258F4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CF6E9B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1A652EC" w14:textId="77777777">
        <w:trPr>
          <w:trHeight w:val="503"/>
        </w:trPr>
        <w:tc>
          <w:tcPr>
            <w:tcW w:w="570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3D5056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类别6</w:t>
            </w:r>
          </w:p>
        </w:tc>
        <w:tc>
          <w:tcPr>
            <w:tcW w:w="484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E3C4670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商务旅行产生的排放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966F54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1,804.75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DDB8BCA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1,804.75</w:t>
            </w:r>
          </w:p>
        </w:tc>
        <w:tc>
          <w:tcPr>
            <w:tcW w:w="8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A8EA1A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CDCFC6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4CCE39A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9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344440A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CF31D3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B4517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64674848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BD4EA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3.6.1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22A98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244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311.61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BE51D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311.61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7939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C57E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84073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1572F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E756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F21D9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4674848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BD4EA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3.6.2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22A98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244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725.31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BE51D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725.31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7939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C57E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84073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1572F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E756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F21D9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4674848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BD4EA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3.6.3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22A98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244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767.83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BE51D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767.83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7939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C57E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84073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1572F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E756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F21D9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2BB30A58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EA08F0A" w14:textId="4FE45443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7" w:name="_Toc202805988"/>
      <w:bookmarkStart w:id="78" w:name="_Toc198906594"/>
      <w:r>
        <w:rPr>
          <w:rFonts w:hint="eastAsia"/>
        </w:rPr>
        <w:t>范围三类别</w:t>
      </w:r>
      <w:r>
        <w:rPr>
          <w:rFonts w:hint="eastAsia"/>
        </w:rPr>
        <w:t>7</w:t>
      </w:r>
      <w:r w:rsidR="002C27A4">
        <w:rPr>
          <w:rFonts w:hint="eastAsia"/>
        </w:rPr>
        <w:t>员工通勤</w:t>
      </w:r>
      <w:r>
        <w:rPr>
          <w:rFonts w:hint="eastAsia"/>
        </w:rPr>
        <w:t>产生的废物排放</w:t>
      </w:r>
      <w:r>
        <w:t>清册</w:t>
      </w:r>
      <w:bookmarkEnd w:id="77"/>
      <w:bookmarkEnd w:id="78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9"/>
        <w:gridCol w:w="855"/>
        <w:gridCol w:w="1322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74ED57B6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09C2788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1A56F6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AF00C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EBDCE0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294AB9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C86DB2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C923C3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11CC3A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78B987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16403A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12EB2F6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04AE1D8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类别7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3C70318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员工通勤产生的排放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4CE919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5,447.47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3B396C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5,447.47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BAC637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F70291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CE52A0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E89294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F0061A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CAE2E2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3.7.1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59.92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59.92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3.7.2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2.78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2.78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3.7.3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286.30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286.30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3.7.4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4,531.27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4,531.27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3.7.5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567.20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567.20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7FFC3417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9674EB0" w14:textId="791771E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9" w:name="_Toc198906595"/>
      <w:bookmarkStart w:id="80" w:name="_Toc202805989"/>
      <w:r>
        <w:rPr>
          <w:rFonts w:hint="eastAsia"/>
        </w:rPr>
        <w:t>范围三类别</w:t>
      </w:r>
      <w:r>
        <w:rPr>
          <w:rFonts w:hint="eastAsia"/>
        </w:rPr>
        <w:t>9</w:t>
      </w:r>
      <w:r>
        <w:rPr>
          <w:rFonts w:hint="eastAsia"/>
        </w:rPr>
        <w:t>下游运输配送产生的排放</w:t>
      </w:r>
      <w:bookmarkEnd w:id="79"/>
      <w:bookmarkEnd w:id="80"/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58571600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4271CE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F14CAB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B0E6D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C95316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2943D9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C0AA9A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01B84E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AC6307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03F097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D5A32A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406C766A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1FF3EF9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类别9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C3AA3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下游运输配送产生的排放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0ABFC8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281,081.74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103419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281,081.74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4F7744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434936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00779B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9D503C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BFF8A4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56936E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</w:tr>
      <w:tr w:rsidR="0042075D" w:rsidRPr="00D2030C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50,174.49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50,174.49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3.9.2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207,696.58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207,696.58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3.9.3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16,671.61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16,671.61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3.9.4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汽运-副产品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6,539.06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6,539.06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294FD08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600175F" w14:textId="17C6F224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81" w:name="_Toc202805990"/>
      <w:bookmarkStart w:id="82" w:name="_Toc198906596"/>
      <w:bookmarkStart w:id="83" w:name="OLE_LINK3"/>
      <w:r>
        <w:rPr>
          <w:rFonts w:hint="eastAsia"/>
        </w:rPr>
        <w:t>范围三类别</w:t>
      </w:r>
      <w:r>
        <w:rPr>
          <w:rFonts w:hint="eastAsia"/>
        </w:rPr>
        <w:t>10</w:t>
      </w:r>
      <w:r>
        <w:rPr>
          <w:rFonts w:hint="eastAsia"/>
        </w:rPr>
        <w:t>外销产品加工产生的排放</w:t>
      </w:r>
      <w:bookmarkEnd w:id="81"/>
      <w:bookmarkEnd w:id="82"/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30766C75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C8D7E2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bookmarkStart w:id="84" w:name="OLE_LINK4"/>
            <w:bookmarkEnd w:id="83"/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2DE567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AC679A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3608A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F7F59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D94AD5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CAD18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ED3EEB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37AE7A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5D1602C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265502B" w14:textId="77777777">
        <w:trPr>
          <w:trHeight w:val="525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4A2B934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类别10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4BCFAC9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外销产品加工产生的排放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0EDA02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2,449,392.91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725B55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2,449,392.91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CA979E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CB77E5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675E7F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4515A0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FF6BFB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824AF4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3.10.1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135,333.27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135,333.27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3.10.2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2,075,519.73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2,075,519.73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3.10.3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61,948.70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61,948.70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3.10.4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176,591.21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176,591.21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1DDAA8F5" w14:textId="114A796B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85" w:name="_Toc198906597"/>
      <w:bookmarkStart w:id="86" w:name="_Toc202805991"/>
      <w:bookmarkEnd w:id="84"/>
      <w:r>
        <w:rPr>
          <w:rFonts w:hint="eastAsia"/>
        </w:rPr>
        <w:t>范围三类别</w:t>
      </w:r>
      <w:r>
        <w:rPr>
          <w:rFonts w:hint="eastAsia"/>
        </w:rPr>
        <w:t>1</w:t>
      </w:r>
      <w:r>
        <w:rPr>
          <w:rFonts w:hint="eastAsia"/>
          <w:lang w:val="en-US"/>
        </w:rPr>
        <w:t>1</w:t>
      </w:r>
      <w:r>
        <w:rPr>
          <w:rFonts w:hint="eastAsia"/>
        </w:rPr>
        <w:t>外销产品使用产生的排放</w:t>
      </w:r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614D84EF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8908F66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CDA3870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B3E83F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2E17E4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FB5FE8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3F326C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222E1E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F4042E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52E99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2AD8FC2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A7C9FC8" w14:textId="77777777">
        <w:trPr>
          <w:trHeight w:val="525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5F1A3D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类别11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227088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外销产品使用产生的排放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E7E2CE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6,034.91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98CA2C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6,027.42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34DB3D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3.79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6F9092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3.71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AE048E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95885F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417AD8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B69876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</w:tr>
      <w:tr w:rsidR="0042075D" w:rsidRPr="00D2030C" w14:paraId="31E25765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7CE9FC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3.11.1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CD58D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970F4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6,034.91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312B2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6,027.42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E501D6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5BE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E1A84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01504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071C59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B690E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1AD46440" w14:textId="1DC4D43F" w:rsidR="0042075D" w:rsidRDefault="00000000">
      <w:pPr>
        <w:pStyle w:val="Style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</w:t>
      </w:r>
      <w:r>
        <w:rPr>
          <w:rFonts w:hint="eastAsia"/>
        </w:rPr>
        <w:t>12</w:t>
      </w:r>
      <w:r>
        <w:rPr>
          <w:rFonts w:hint="eastAsia"/>
        </w:rPr>
        <w:t>外销产品报废产生的排放</w:t>
      </w:r>
      <w:bookmarkEnd w:id="85"/>
      <w:bookmarkEnd w:id="86"/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581BF80E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116B92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FCAC997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1A48251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283CC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5B1B3C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D4BC12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E3E9EE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3640A8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FF4661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DFE194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CD82025" w14:textId="77777777">
        <w:trPr>
          <w:trHeight w:val="525"/>
        </w:trPr>
        <w:tc>
          <w:tcPr>
            <w:tcW w:w="1084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44080D5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类别12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3F3F3A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外售产品报废产生的排放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0D6567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3,589.12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9BFA0B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3,589.12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78580F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7B27B7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5388E3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B43D4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E9FA53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D91C8F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285E021A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4BD1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3.12.1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A13C3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8EFFA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0F2EAC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24F1B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58C54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E95200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9FB697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D0AC7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18C246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54D01D9C" w14:textId="77777777" w:rsidR="00245CA7" w:rsidRDefault="00245CA7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B3DCB9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87" w:name="_Toc202805992"/>
      <w:bookmarkStart w:id="88" w:name="_Toc198906599"/>
      <w:r>
        <w:t>量化方法说明</w:t>
      </w:r>
      <w:bookmarkEnd w:id="87"/>
      <w:bookmarkEnd w:id="88"/>
      <w:r>
        <w:tab/>
      </w:r>
      <w:r>
        <w:tab/>
      </w:r>
    </w:p>
    <w:p w14:paraId="0CB7926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76B45D85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范围一：直接温室气体排放</w:t>
      </w:r>
    </w:p>
    <w:p w14:paraId="0074AB3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热处理炉/加热炉（天然气燃烧）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来源于大冶特殊钢有限公司提供《天然气发票》2025年1月1日至2025年12月31日热处理炉/加热炉（天然气）的统计。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所需的参数包括热处理炉/加热炉（天然气）低位发热量、碳氧化率；数据来源于相关核算指南 附表A.1常用化石燃料相关参数缺省值；热处理炉/加热炉（天然气）燃烧产生CO2、CH4、N2O三类温室气体热值排放系数来源于《IPCC-2006缺省值》，GWP值来源于IPCC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二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冶钢宾馆（液化石油气燃烧）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来源于大冶特殊钢有限公司提供《2025全年液化气明细表》2025年1月1日至2025年12月31日冶钢宾馆（液化石油气）的统计。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所需的参数包括冶钢宾馆（液化石油气）低位发热量、碳氧化率；数据来源于相关核算指南 附表A.1常用化石燃料相关参数缺省值；冶钢宾馆（液化石油气）燃烧产生CO2、CH4、N2O三类温室气体热值排放系数来源于《IPCC-2006缺省值》，GWP值来源于IPCC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三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固体燃料（无烟煤、洗精煤、烟煤、焦炭燃烧）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方法学来自标准ISO 14064-1:2018/ 6.2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来源于大冶特殊钢有限公司提供《冶钢2025年度碳排放报表》（来源为过磅单）2025年1月1日至2025年12月31日无烟煤、洗精煤、烟煤、焦炭的统计。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所需的参数包括无烟煤、洗精煤、烟煤、焦炭低位发热量、单位热值含碳量、碳氧化率；数据来源于相关核算指南 附表A.1常用化石燃料相关参数缺省值；固体燃料燃烧产生CO2、CH4、N2O三类温室气体热值排放系数来源于《IPCC-2006缺省值》，GWP值来源于IPCC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四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副产品外售（焦炉煤气）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方法学来自标准ISO 14064-1:2018/ 6.2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来源于大冶特殊钢有限公司提供《2025年冶钢能源介质平衡表》2025年1月1日至2025年12月31日焦炉煤气的统计。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焦炉煤气量化所需的参数包括低位发热量、碳氧化率；数据来源于None附表A.1；焦炉煤气燃烧产生CO2、CH4、N2O三类温室气体热值排放系数来源于《IPCC-2006缺省值》；GWP值来源于IPCC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五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场内运输（0#柴油燃烧）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来源于大冶特殊钢有限公司提供《收发存汇总表-发出量》2025年1月1日至2025年12月31日场内运输（0#柴油）的统计。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所需的参数包括场内运输（0#柴油）低位发热量、碳氧化率；数据来源于相关核算指南 附表A.1常用化石燃料相关参数缺省值；场内运输（0#柴油）燃烧产生CO2、CH4、N2O三类温室气体热值排放系数来源于《IPCC-2006缺省值》，GWP值来源于IPCC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六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公务车（92#汽油燃烧）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来源于大冶特殊钢有限公司提供《办公室小车队燃油表》2025年1月1日至2025年12月31日公务车（92#汽油）的统计。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所需的参数包括公务车（92#汽油）低位发热量、碳氧化率；数据来源于相关核算指南 附表A.1常用化石燃料相关参数缺省值；公务车（92#汽油）燃烧产生CO2、CH4、N2O三类温室气体热值排放系数来源于《IPCC-2006缺省值》，GWP值来源于IPCC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七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分体式空调/汽车空调（R32）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年国家温室气体清单指南》第3卷第7章公式7.13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来源于大冶特殊钢有限公司提供相关报表2025年1月1日至2025年12月31日分体式空调/汽车空调（R32）的统计。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所需的参数为设备制冷剂充装量，量化采用质量平衡法，排放因子为 1kgGHG/kg。数据来源于相关核算指南。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八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CO2灭火器灭火系统逸散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年国家温室气体清单指南》V3_7_Ch7 7.6.2.2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来源于大冶特殊钢有限公司提供相关报表2025年1月1日至2025年12月31日CO2灭火器灭火系统逸散的统计。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所需的参数为设备制冷剂充装量，量化采用质量平衡法，排放因子为 1kgGHG/kg。数据来源于相关核算指南。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九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化粪池（CH4逸散）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年国家温室气体清单指南》第5卷第6章公式6.1、6.3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来源于大冶特殊钢有限公司提供《2025年工业废水处置》2025年1月1日至2025年12月31日员工出勤总工时推算BOD排放量的统计。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EF=Bo*MCF=0.18（kgCH4/kgBOD）；所需的参数包括Bo甲烷产生最大能力、MCF甲烷修正因子和人均BOD产生量，分别来源于IPCC《2006 年国家温室气体清单指南》第5卷第6章表6.2、表6.3和表6.4。其中Bo取缺省因子0.6，MCF取0.3，因大冶特殊钢有限公司的生活废水工业废水处理同在耗氧处理厂中，管理不完善而保守选取0.3。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十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耗氧池（CH4逸散）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年国家温室气体清单指南》第5卷第6章公式6.1、6.4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来源于大冶特殊钢有限公司提供《2025年工业废水处置》2025年1月1日至2025年12月31日生产过程产生的工业废水处理量及进出口COD浓度的统计。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EF=Bo*MCF=0.075（kgCH4/kgCOD）；所需的参数包括Bo甲烷产生最大能力、MCF甲烷修正因子，分别来源于IPCC《2006 年国家温室气体清单指南》第5卷第6章公式6.1、表6.8。其中Bo取缺省因子0.25，MCF取0.3，因大冶特殊钢有限公司的生活废水工业废水处理同在耗氧处理厂中，管理不完善保守选取0.3。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十一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高压开关（SF6逸散）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该方法学来自标准ISO14064-1：2018/ 6.2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来源于大冶特殊钢有限公司提供相关报表高压开关（SF6逸散）填充SF6铭牌额定量的统计。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参考GB/T8905-2008 六氟化硫电气设备中气体管理和检测导则9.3，逸散率取值0.5%。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十二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制程排放（CO2排放）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来源于大冶特殊钢有限公司提供相关报表2025年1月1日至2025年12月31日制程（CO2）的统计。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683C299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范围二：外购电力（基于位置的间接温室气体排放）</w:t>
      </w:r>
    </w:p>
    <w:p w14:paraId="671526A1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3177C9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外购电力（CO2排放）</w:t>
      </w:r>
    </w:p>
    <w:p w14:paraId="5B8C4D5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来源于《工业其他行业企业温室气体排放核算方法与报告指南》公式14</w:t>
      </w:r>
    </w:p>
    <w:p w14:paraId="307FF46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来源于大冶特殊钢有限公司提供相关报表2025年1月1日至2025年12月31日外购电力（CO2）的统计。</w:t>
      </w:r>
    </w:p>
    <w:p w14:paraId="37D0A9B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外购电力二氧化碳排放因子；数据来源于生态环境部、国家能源局发布2023年电力二氧化碳排放因子的公告（2023年全国电力平均二氧化碳排放因子（不包括市场化交易的非化石能源电量））；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5B0B296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49660CF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范围二：基于市场的间接温室气体排放</w:t>
      </w:r>
    </w:p>
    <w:p w14:paraId="180C983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3638B74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外购电力（CO2排放）</w:t>
      </w:r>
    </w:p>
    <w:p w14:paraId="38DCAA5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来源于《工业其他行业企业温室气体排放核算方法与报告指南》公式14</w:t>
      </w:r>
    </w:p>
    <w:p w14:paraId="04807DC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来源于大冶特殊钢有限公司提供相关报表2025年1月1日至2025年12月31日外购电力（CO2）的统计。</w:t>
      </w:r>
    </w:p>
    <w:p w14:paraId="506582B9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外购电力二氧化碳排放因子；数据来源于生态环境部、国家能源局发布2023年电力二氧化碳排放因子的公告（2023年全国电力平均二氧化碳排放因子（不包括市场化交易的非化石能源电量））；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6154C7B9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>
      <w:pPr>
        <w:jc w:val="left"/>
      </w:pPr>
      <w:r>
        <w:rPr>
          <w:b/>
          <w:sz w:val="24"/>
        </w:rPr>
        <w:t>（三）范围三其他类别相关排放</w:t>
      </w:r>
    </w:p>
    <w:p w14:paraId="74C5895B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范围三：其他间接温室气体排放</w:t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（一）购买的商品和服务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来源于《Technical Guidance for Calculating Scope 3 Emissions》的Average-data method和Spend-based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来源于大冶特殊钢有限公司提供相关报表2025年1月1日至2025年12月31日外购商品和服务的统计。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（二）资本货物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3计算指南》的Spend-based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来源于大冶特殊钢有限公司提供相关报表2025年1月1日至2025年12月31日资本货物的统计。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（三）燃料和能源相关活动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3的Average-data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来源于大冶特殊钢有限公司提供相关报表2025年1月1日至2025年12月31日燃料和能源相关的活动的统计。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所需的参数包括燃料和能源相关的活动低位发热量、碳氧化率；数据来源于相关核算指南 附表A.1常用化石燃料相关参数缺省值；燃料和能源相关的活动燃烧产生CO2、CH4、N2O三类温室气体热值排放系数来源于《IPCC-2006缺省值》，GWP值来源于IPCC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（四）上游运输和配送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4的Distance-based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来源于大冶特殊钢有限公司提供相关报表2025年1月1日至2025年12月31日上游运输和配送的统计。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（五）运营中产生的废弃物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5的Waste-type-specific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来源于大冶特殊钢有限公司提供相关报表2025年1月1日至2025年12月31日运营中产生的废弃物的统计。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（六）员工商务旅行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6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来源于大冶特殊钢有限公司提供相关报表2025年1月1日至2025年12月31日员工商务差旅的统计。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（七）员工通勤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7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来源于大冶特殊钢有限公司提供相关报表2025年1月1日至2025年12月31日员工上下班通勤的统计。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（八）上游租赁资产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9: Downstream Transportation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来源于大冶特殊钢有限公司提供相关报表2025年1月1日至2025年12月31日下游运输和配送的统计。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（九）下游运输和配送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10: Processing of sold Products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来源于大冶特殊钢有限公司提供相关报表2025年1月1日至2025年12月31日已售产品的加工的统计。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（十）销售产品的加工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11: Use of Sold Products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来源于大冶特殊钢有限公司提供相关报表2025年1月1日至2025年12月31日已售产品的使用的统计。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（十一）销售产品的使用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12: End-of-Life Treatment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来源于大冶特殊钢有限公司提供相关报表2025年1月1日至2025年12月31日已售产品的报废处理的统计。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73372DF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862938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8C19B8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862938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8C19B8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862938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8C19B8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9FBCEDC" w14:textId="77777777" w:rsidR="0042075D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0D03435" w14:textId="77777777" w:rsidR="00245CA7" w:rsidRDefault="00245CA7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0747553" w14:textId="5F96B6FF" w:rsidR="00245CA7" w:rsidRP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r w:rsidRPr="007E7D77">
        <w:rPr>
          <w:rFonts w:hint="eastAsia"/>
        </w:rPr>
        <w:t>全球暖化潜值与活动数据汇总</w:t>
      </w:r>
    </w:p>
    <w:p w14:paraId="3523E0A2" w14:textId="1013A808" w:rsidR="00CD41FB" w:rsidRDefault="00CD41FB" w:rsidP="00CD41FB">
      <w:pPr>
        <w:pStyle w:val="Style2"/>
        <w:numPr>
          <w:ilvl w:val="2"/>
          <w:numId w:val="13"/>
        </w:numPr>
        <w:spacing w:line="360" w:lineRule="auto"/>
        <w:rPr>
          <w:iCs/>
        </w:rPr>
      </w:pPr>
      <w:r>
        <w:rPr>
          <w:rFonts w:hint="eastAsia"/>
          <w:iCs/>
        </w:rPr>
        <w:t>全球暖化潜值（</w:t>
      </w:r>
      <w:r>
        <w:rPr>
          <w:rFonts w:hint="eastAsia"/>
          <w:iCs/>
        </w:rPr>
        <w:t>GWP</w:t>
      </w:r>
      <w:r>
        <w:rPr>
          <w:rFonts w:hint="eastAsia"/>
          <w:iCs/>
        </w:rPr>
        <w:t>值）</w:t>
      </w:r>
    </w:p>
    <w:p w14:paraId="0E948493" w14:textId="77777777" w:rsidR="00CD41FB" w:rsidRPr="00CD41FB" w:rsidRDefault="00CD41FB" w:rsidP="00245CA7">
      <w:pPr>
        <w:pStyle w:val="afb"/>
        <w:spacing w:before="0" w:line="360" w:lineRule="auto"/>
        <w:ind w:left="709"/>
        <w:rPr>
          <w:rFonts w:eastAsia="宋体" w:cs="Arial"/>
          <w:iCs/>
          <w:sz w:val="24"/>
          <w:lang w:eastAsia="zh-CN"/>
        </w:rPr>
      </w:pPr>
    </w:p>
    <w:p w14:paraId="575C2BD2" w14:textId="086E67E5" w:rsidR="00245CA7" w:rsidRDefault="00245CA7" w:rsidP="00245CA7">
      <w:pPr>
        <w:pStyle w:val="afb"/>
        <w:spacing w:before="0" w:line="360" w:lineRule="auto"/>
        <w:ind w:left="709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lastRenderedPageBreak/>
        <w:t>全球变暖潜值（</w:t>
      </w:r>
      <w:r>
        <w:rPr>
          <w:rFonts w:eastAsia="宋体" w:cs="Arial"/>
          <w:iCs/>
          <w:sz w:val="24"/>
          <w:lang w:eastAsia="zh-CN"/>
        </w:rPr>
        <w:t>GWP</w:t>
      </w:r>
      <w:r>
        <w:rPr>
          <w:rFonts w:eastAsia="宋体" w:cs="Arial"/>
          <w:iCs/>
          <w:sz w:val="24"/>
          <w:lang w:eastAsia="zh-CN"/>
        </w:rPr>
        <w:t>）数据采用</w:t>
      </w:r>
      <w:r>
        <w:rPr>
          <w:rFonts w:eastAsia="宋体" w:cs="Arial"/>
          <w:iCs/>
          <w:sz w:val="24"/>
          <w:lang w:eastAsia="zh-CN"/>
        </w:rPr>
        <w:t>IPCC 2021</w:t>
      </w:r>
      <w:r>
        <w:rPr>
          <w:rFonts w:eastAsia="宋体" w:cs="Arial"/>
          <w:iCs/>
          <w:sz w:val="24"/>
          <w:lang w:eastAsia="zh-CN"/>
        </w:rPr>
        <w:t>年出具的《第六次评估报告</w:t>
      </w:r>
      <w:r>
        <w:rPr>
          <w:rFonts w:eastAsia="宋体" w:cs="Arial"/>
          <w:iCs/>
          <w:sz w:val="24"/>
          <w:lang w:eastAsia="zh-CN"/>
        </w:rPr>
        <w:t>AR6</w:t>
      </w:r>
      <w:r>
        <w:rPr>
          <w:rFonts w:eastAsia="宋体" w:cs="Arial"/>
          <w:iCs/>
          <w:sz w:val="24"/>
          <w:lang w:eastAsia="zh-CN"/>
        </w:rPr>
        <w:t>》中提供的温室气体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的全球暖化潜值对应数据：</w:t>
      </w:r>
    </w:p>
    <w:p w14:paraId="5ADC7AB4" w14:textId="77777777" w:rsidR="00245CA7" w:rsidRPr="00245CA7" w:rsidRDefault="00245CA7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4C62F334" w14:textId="77777777" w:rsidR="00245CA7" w:rsidRDefault="00245CA7" w:rsidP="00245CA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IPCC</w:t>
      </w:r>
      <w:r>
        <w:rPr>
          <w:rFonts w:hint="eastAsia"/>
          <w:lang w:eastAsia="zh-CN"/>
        </w:rPr>
        <w:t>《第六次评估报告</w:t>
      </w:r>
      <w:r>
        <w:rPr>
          <w:rFonts w:hint="eastAsia"/>
          <w:lang w:eastAsia="zh-CN"/>
        </w:rPr>
        <w:t>AR6</w:t>
      </w:r>
      <w:r>
        <w:rPr>
          <w:rFonts w:hint="eastAsia"/>
          <w:lang w:eastAsia="zh-CN"/>
        </w:rPr>
        <w:t>》</w:t>
      </w:r>
      <w:r>
        <w:rPr>
          <w:rFonts w:hint="eastAsia"/>
          <w:lang w:eastAsia="zh-CN"/>
        </w:rPr>
        <w:t>GWP</w:t>
      </w:r>
      <w:r>
        <w:rPr>
          <w:rFonts w:hint="eastAsia"/>
          <w:lang w:eastAsia="zh-CN"/>
        </w:rPr>
        <w:t>值</w:t>
      </w:r>
    </w:p>
    <w:p w14:paraId="794014E9" w14:textId="77777777" w:rsidR="00CD41FB" w:rsidRDefault="00CD41FB" w:rsidP="00CD41FB">
      <w:pPr>
        <w:pStyle w:val="afb"/>
        <w:spacing w:before="0" w:line="360" w:lineRule="auto"/>
        <w:ind w:left="567"/>
        <w:rPr>
          <w:iCs/>
        </w:rPr>
      </w:pPr>
      <w:bookmarkStart w:id="89" w:name="_Toc204099786"/>
    </w:p>
    <w:p w14:paraId="119D368A" w14:textId="282A4905" w:rsidR="007E7D77" w:rsidRDefault="007E7D77" w:rsidP="007E7D77">
      <w:pPr>
        <w:pStyle w:val="Style2"/>
        <w:numPr>
          <w:ilvl w:val="2"/>
          <w:numId w:val="13"/>
        </w:numPr>
        <w:spacing w:line="360" w:lineRule="auto"/>
        <w:rPr>
          <w:iCs/>
        </w:rPr>
      </w:pPr>
      <w:r>
        <w:rPr>
          <w:rFonts w:hint="eastAsia"/>
          <w:iCs/>
        </w:rPr>
        <w:t>活动数据汇总表（基于位置）</w:t>
      </w:r>
      <w:bookmarkEnd w:id="89"/>
    </w:p>
    <w:tbl>
      <w:tblPr>
        <w:tblW w:w="5000" w:type="pct"/>
        <w:tblLook w:val="04A0" w:firstRow="1" w:lastRow="0" w:firstColumn="1" w:lastColumn="0" w:noHBand="0" w:noVBand="1"/>
      </w:tblPr>
      <w:tblGrid>
        <w:gridCol w:w="664"/>
        <w:gridCol w:w="645"/>
        <w:gridCol w:w="578"/>
        <w:gridCol w:w="494"/>
        <w:gridCol w:w="534"/>
        <w:gridCol w:w="595"/>
        <w:gridCol w:w="665"/>
        <w:gridCol w:w="664"/>
        <w:gridCol w:w="665"/>
        <w:gridCol w:w="678"/>
        <w:gridCol w:w="677"/>
        <w:gridCol w:w="660"/>
        <w:gridCol w:w="661"/>
        <w:gridCol w:w="882"/>
      </w:tblGrid>
      <w:tr w:rsidR="00F0250C" w:rsidRPr="003D649A" w14:paraId="3F10FA7A" w14:textId="77777777" w:rsidTr="00CD41FB">
        <w:trPr>
          <w:trHeight w:val="330"/>
        </w:trPr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741F412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83D294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D64B731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BD4DA6C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04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4FCC3262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7B5A89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排放量</w:t>
            </w:r>
          </w:p>
        </w:tc>
      </w:tr>
      <w:tr w:rsidR="00F0250C" w:rsidRPr="003D649A" w14:paraId="315DB00E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E374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9768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44872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C2B2E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4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187E2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BD6D2D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CO2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B62CDE2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CH4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88119C9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N2O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BC7272F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HFCs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23716E1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PFCs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675A9A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SF6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0AFA4570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NF3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E467E0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总量</w:t>
            </w:r>
          </w:p>
        </w:tc>
      </w:tr>
      <w:tr w:rsidR="00F0250C" w:rsidRPr="003D649A" w14:paraId="0A0D5FF8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7D6EF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8476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8399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7187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06825EE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683E5CA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D13576B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tCO2e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31,438.23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15.64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15.30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31,469.16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29.29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746,259.74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211.81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3,108.78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749,580.33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816,986.90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231.88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3,403.42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820,622.20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5,165,430.01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1,523.42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22,359.87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5,189,313.30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667,212.10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173.97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2,553.49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669,939.56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-788.73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-6,027.42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-3.79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-3.71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-6,034.91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4,406.50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6.47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63.31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4,476.29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138.47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1.39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4.36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144.23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0.74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23.16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tBOD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116.31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116.31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4,018.57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tCOD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8,408.86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8,408.86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18,406.66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18,406.66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18,334.96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18,334.96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41,425.78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41,425.78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11,407.87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11,407.87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2,887.69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265.67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265.67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367.90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367.90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13,992.43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13,992.43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11,808.08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82.66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82.66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130.84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130.84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-4,484,542.65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-165,928.08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-165,928.08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-20,393.52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-68,970.88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-68,970.88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-60,565.60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-163,466.55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-163,466.55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输入能源间接温室气体排放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外购电力（基于位置）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范围二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4,854,324.07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479,835.37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479,835.37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199,182.36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236,961.26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236,961.26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5,039.79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5,039.79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681,993.89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71,241.08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71,241.08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83,051.97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83,051.97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60,962.02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60,962.02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123,503.69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123,503.69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87,049.73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87,049.73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204,743.82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204,743.82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418,155.97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88,473.44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88,473.44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14,695.77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149,088.59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149,088.59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58,876.63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58,876.63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2,370.13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13,585.60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13,585.60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7,438.60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165,810.57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165,810.57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8,679.77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14,447.77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14,447.77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8,286.02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29.19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4,876.14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26,510.82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26,510.82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2.24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3.28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3,676.39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26,760.68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26,760.68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9,749.98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256,865.11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256,865.11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15,287.09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5.24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5.24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272,877.67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72.31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72.31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20,647,661.31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26,397.41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26,397.41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1,112,205.76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120.12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120.12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445,501.57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25.84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25.84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2,803,779.74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518.70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518.70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2,788,670.79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220.30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220.30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5,368,992.60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1,122.12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1,122.12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2,709,414.35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604.20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604.20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2,228,829.68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140.42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140.42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8,525,989.89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1,091.33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1,091.33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236,451,624.12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43,034.20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43,034.20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1,204,984.59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1,204,984.59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1,198.08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1,198.08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46.74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46.74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77,306.70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77,306.70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57,829.15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57,829.15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229,469.91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229,469.91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9,000.26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9,000.26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176,819.89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176,819.89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4,821,908,726.53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250,587.64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250,587.64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491,140,477.41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74,635.12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74,635.12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1,555,767,247.10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75,504.26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75,504.26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2,801.40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1,040.26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1,040.26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1,719.05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4,897.67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4,897.67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5,203.30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14,824.50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14,824.50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废弃物运输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67,053,169.53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10,189.59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10,189.59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3,709,585.00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311.61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311.61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9,687,112.00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725.31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725.31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14,352.00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总间*晚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767.83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767.83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6,808,531.27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59.92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59.92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316,087.41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2.78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10,595,750.40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286.30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286.30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12,199,616.00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4,531.27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4,531.27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1,527,084.80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567.20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567.20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965,477,841.62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50,174.49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50,174.49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1,366,758,643.75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207,696.58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207,696.58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343,519,032.62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16,671.61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16,671.61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汽运-副产品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43,030,612.40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6,539.06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6,539.06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172,270.00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135,333.27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135,333.27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2,063,196.54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2,075,519.73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2,075,519.73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649,008.66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61,948.70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61,948.70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608,494.20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176,591.21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176,591.21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外销产品使用产生的排放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788.73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6,027.42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6,034.91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外售产品报废产生的排放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573,065.29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</w:tr>
      <w:tr w:rsidR="00F0250C" w:rsidRPr="003D649A" w14:paraId="56CD3C78" w14:textId="77777777" w:rsidTr="0094131D">
        <w:trPr>
          <w:trHeight w:val="360"/>
        </w:trPr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4C904F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48C592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D05C96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7C922D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009E38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C283F6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44D685B" w14:textId="21C48F0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t xml:space="preserve">15,337,416.63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68A94BCA" w14:textId="61D6D3CE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10,689.76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1CD7154" w14:textId="20DC8B05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31,508.55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01818168" w14:textId="1A562B0F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570.54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604E16BF" w14:textId="2B52F0D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2ECB7E6C" w14:textId="309D82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2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FBDBCCA" w14:textId="234C49D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79646"/>
            <w:noWrap/>
            <w:vAlign w:val="center"/>
          </w:tcPr>
          <w:p w14:paraId="3D007D21" w14:textId="6497E94B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15,380,185.49</w:t>
            </w:r>
          </w:p>
        </w:tc>
      </w:tr>
    </w:tbl>
    <w:p w14:paraId="1A95AD80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7B2DBC2C" w14:textId="77777777" w:rsidR="007E7D77" w:rsidRDefault="007E7D77" w:rsidP="007E7D77">
      <w:pPr>
        <w:pStyle w:val="Style2"/>
        <w:numPr>
          <w:ilvl w:val="2"/>
          <w:numId w:val="13"/>
        </w:numPr>
        <w:spacing w:line="360" w:lineRule="auto"/>
        <w:rPr>
          <w:iCs/>
        </w:rPr>
      </w:pPr>
      <w:bookmarkStart w:id="90" w:name="_Toc204099787"/>
      <w:r>
        <w:rPr>
          <w:rFonts w:hint="eastAsia"/>
          <w:iCs/>
        </w:rPr>
        <w:t>活动数据汇总表（基于市场）</w:t>
      </w:r>
      <w:bookmarkEnd w:id="90"/>
    </w:p>
    <w:tbl>
      <w:tblPr>
        <w:tblW w:w="5000" w:type="pct"/>
        <w:tblLook w:val="04A0" w:firstRow="1" w:lastRow="0" w:firstColumn="1" w:lastColumn="0" w:noHBand="0" w:noVBand="1"/>
      </w:tblPr>
      <w:tblGrid>
        <w:gridCol w:w="662"/>
        <w:gridCol w:w="644"/>
        <w:gridCol w:w="579"/>
        <w:gridCol w:w="497"/>
        <w:gridCol w:w="536"/>
        <w:gridCol w:w="596"/>
        <w:gridCol w:w="666"/>
        <w:gridCol w:w="664"/>
        <w:gridCol w:w="666"/>
        <w:gridCol w:w="678"/>
        <w:gridCol w:w="677"/>
        <w:gridCol w:w="660"/>
        <w:gridCol w:w="661"/>
        <w:gridCol w:w="876"/>
      </w:tblGrid>
      <w:tr w:rsidR="007700F0" w:rsidRPr="003D649A" w14:paraId="5BE43AA5" w14:textId="77777777" w:rsidTr="00CD41FB">
        <w:trPr>
          <w:trHeight w:val="330"/>
        </w:trPr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498D86D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6B38B91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FDF579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9BED47C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04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8EA755D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5A5275E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排放量</w:t>
            </w:r>
          </w:p>
        </w:tc>
      </w:tr>
      <w:tr w:rsidR="007700F0" w:rsidRPr="003D649A" w14:paraId="3A7DC771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AA6FA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4B941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3FD28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3BBD4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4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974C2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0B0E78E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CO2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DB00B74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CH4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5B424F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N2O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AFA66E0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HFCs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3498F1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PFCs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8035EF6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SF6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45EFC1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NF3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AF956A5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总量</w:t>
            </w:r>
          </w:p>
        </w:tc>
      </w:tr>
      <w:tr w:rsidR="007700F0" w:rsidRPr="003D649A" w14:paraId="64A0931A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092E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1D5FF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5886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F20F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40B5FA1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0476F7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F8BE36C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tCO2e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31,438.23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15.64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15.30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31,469.16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29.29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746,259.74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211.81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3,108.78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749,580.33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816,986.90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231.88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3,403.42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820,622.20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5,165,430.01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1,523.42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22,359.87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5,189,313.30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667,212.10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173.97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2,553.49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669,939.56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-788.73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-6,027.42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-3.79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-3.71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-6,034.91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4,406.50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6.47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63.31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4,476.29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138.47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1.39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4.36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144.23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0.74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23.16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tBOD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116.31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116.31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4,018.57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tCOD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8,408.86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8,408.86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18,406.66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18,406.66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18,334.96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18,334.96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41,425.78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41,425.78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11,407.87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11,407.87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2,887.69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265.67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265.67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367.90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367.90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13,992.43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13,992.43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11,808.08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82.66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82.66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130.84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130.84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-4,484,542.65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-165,928.08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-165,928.08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-20,393.52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-68,970.88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-68,970.88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-60,565.60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-163,466.55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-163,466.55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输入能源间接温室气体排放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外购电力（基于市场）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范围二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1,946,850.83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4,854,324.07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479,835.37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479,835.37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199,182.36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236,961.26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236,961.26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5,039.79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5,039.79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681,993.89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71,241.08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71,241.08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83,051.97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83,051.97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60,962.02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60,962.02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123,503.69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123,503.69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87,049.73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87,049.73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204,743.82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204,743.82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418,155.97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88,473.44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88,473.44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14,695.77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149,088.59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149,088.59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58,876.63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58,876.63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2,370.13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13,585.60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13,585.60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7,438.60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165,810.57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165,810.57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8,679.77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14,447.77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14,447.77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8,286.02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29.19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4,876.14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26,510.82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26,510.82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2.24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3.28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3,676.39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26,760.68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26,760.68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9,749.98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256,865.11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256,865.11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15,287.09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5.24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5.24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272,877.67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72.31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72.31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20,647,661.31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26,397.41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26,397.41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1,112,205.76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120.12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120.12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445,501.57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25.84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25.84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2,803,779.74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518.70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518.70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2,788,670.79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220.30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220.30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5,368,992.60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1,122.12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1,122.12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2,709,414.35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604.20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604.20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2,228,829.68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140.42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140.42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8,525,989.89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1,091.33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1,091.33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236,451,624.12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43,034.20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43,034.20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1,204,984.59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1,204,984.59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1,198.08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1,198.08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46.74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46.74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77,306.70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77,306.70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57,829.15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57,829.15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229,469.91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229,469.91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9,000.26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9,000.26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176,819.89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176,819.89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4,821,908,726.53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250,587.64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250,587.64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491,140,477.41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74,635.12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74,635.12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1,555,767,247.10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75,504.26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75,504.26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2,801.40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1,040.26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1,040.26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1,719.05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4,897.67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4,897.67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5,203.30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14,824.50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14,824.50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废弃物运输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67,053,169.53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10,189.59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10,189.59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3,709,585.00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311.61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311.61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9,687,112.00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725.31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725.31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14,352.00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总间*晚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767.83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767.83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6,808,531.27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59.92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59.92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316,087.41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2.78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10,595,750.40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286.30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286.30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12,199,616.00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4,531.27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4,531.27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1,527,084.80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567.20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567.20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965,477,841.62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50,174.49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50,174.49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1,366,758,643.75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207,696.58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207,696.58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343,519,032.62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16,671.61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16,671.61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汽运-副产品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43,030,612.40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6,539.06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6,539.06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172,270.00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135,333.27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135,333.27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2,063,196.54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2,075,519.73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2,075,519.73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649,008.66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61,948.70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61,948.70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608,494.20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176,591.21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176,591.21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外销产品使用产生的排放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788.73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6,027.42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6,034.91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外售产品报废产生的排放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573,065.29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</w:tr>
      <w:tr w:rsidR="007700F0" w:rsidRPr="003D649A" w14:paraId="29E7D1EE" w14:textId="77777777" w:rsidTr="007700F0">
        <w:trPr>
          <w:trHeight w:val="360"/>
        </w:trPr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5C797B7" w14:textId="1EC5B8D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51447D6" w14:textId="1C986E21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614960F" w14:textId="49D5728D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ECDBBEE" w14:textId="1827CC4D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5AF6451" w14:textId="02ABE975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4A83C83" w14:textId="2B554E5C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35263333" w14:textId="194D26D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15,480,605.85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1586FB8E" w14:textId="22232C53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10,689.76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766D29C2" w14:textId="03E60CA1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31,508.55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54E7FA00" w14:textId="1999129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626EBC06" w14:textId="03CF5E1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D300CD8" w14:textId="066BF57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7698C11" w14:textId="4ADFFB5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79646"/>
            <w:noWrap/>
            <w:vAlign w:val="center"/>
          </w:tcPr>
          <w:p w14:paraId="372F3A99" w14:textId="6C232861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15,523,374.70</w:t>
            </w:r>
          </w:p>
        </w:tc>
      </w:tr>
    </w:tbl>
    <w:p w14:paraId="3D6D62D7" w14:textId="77777777" w:rsidR="007E7D77" w:rsidRDefault="007E7D77" w:rsidP="007E7D77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2875A19B" w14:textId="77777777" w:rsidR="007E7D77" w:rsidRDefault="007E7D77" w:rsidP="007E7D77">
      <w:pPr>
        <w:pStyle w:val="Style2"/>
        <w:numPr>
          <w:ilvl w:val="2"/>
          <w:numId w:val="13"/>
        </w:numPr>
        <w:spacing w:line="360" w:lineRule="auto"/>
        <w:rPr>
          <w:iCs/>
        </w:rPr>
      </w:pPr>
      <w:bookmarkStart w:id="91" w:name="_Toc204099788"/>
      <w:r>
        <w:rPr>
          <w:rFonts w:hint="eastAsia"/>
          <w:iCs/>
        </w:rPr>
        <w:t>排放因子汇总表</w:t>
      </w:r>
      <w:bookmarkEnd w:id="91"/>
    </w:p>
    <w:p w14:paraId="43C5866F" w14:textId="6FA7D456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 w:rsidR="007E7D77">
        <w:rPr>
          <w:rFonts w:eastAsia="宋体" w:cs="Arial" w:hint="eastAsia"/>
          <w:iCs/>
          <w:sz w:val="24"/>
          <w:lang w:eastAsia="zh-CN"/>
        </w:rPr>
        <w:t>固定燃烧、移动燃烧排放因子表</w:t>
      </w:r>
    </w:p>
    <w:tbl>
      <w:tblPr>
        <w:tblW w:w="9062" w:type="dxa"/>
        <w:tblLook w:val="04A0" w:firstRow="1" w:lastRow="0" w:firstColumn="1" w:lastColumn="0" w:noHBand="0" w:noVBand="1"/>
      </w:tblPr>
      <w:tblGrid>
        <w:gridCol w:w="845"/>
        <w:gridCol w:w="772"/>
        <w:gridCol w:w="682"/>
        <w:gridCol w:w="702"/>
        <w:gridCol w:w="463"/>
        <w:gridCol w:w="631"/>
        <w:gridCol w:w="612"/>
        <w:gridCol w:w="755"/>
        <w:gridCol w:w="753"/>
        <w:gridCol w:w="755"/>
        <w:gridCol w:w="698"/>
        <w:gridCol w:w="696"/>
        <w:gridCol w:w="698"/>
      </w:tblGrid>
      <w:tr w:rsidR="00E311DD" w14:paraId="24542D8C" w14:textId="77777777" w:rsidTr="00E311DD">
        <w:trPr>
          <w:trHeight w:val="315"/>
        </w:trPr>
        <w:tc>
          <w:tcPr>
            <w:tcW w:w="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BC322F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编号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8216B5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排放类别</w:t>
            </w:r>
          </w:p>
        </w:tc>
        <w:tc>
          <w:tcPr>
            <w:tcW w:w="7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51FF45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5EDCAF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设施</w:t>
            </w:r>
          </w:p>
        </w:tc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E8FDD91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低位发热量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033BED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单位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C2E3786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氧化率</w:t>
            </w:r>
          </w:p>
        </w:tc>
        <w:tc>
          <w:tcPr>
            <w:tcW w:w="22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414C03C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基于热值排放系数，t GHG/GJ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B1F8C4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排放因子，t GHG/10000m³</w:t>
            </w:r>
          </w:p>
        </w:tc>
      </w:tr>
      <w:tr w:rsidR="00E311DD" w14:paraId="079A5EC3" w14:textId="77777777" w:rsidTr="00E311DD">
        <w:trPr>
          <w:trHeight w:val="315"/>
        </w:trPr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4137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EAF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1CFB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512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A2FB0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6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43E7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38AB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22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D53BF0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IPCC-2006缺省值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0D35CC2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计算值</w:t>
            </w:r>
          </w:p>
        </w:tc>
      </w:tr>
      <w:tr w:rsidR="00E311DD" w14:paraId="2DF268FA" w14:textId="77777777" w:rsidTr="00E311DD">
        <w:trPr>
          <w:trHeight w:val="315"/>
        </w:trPr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221F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E441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2E9F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7598F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A83ADF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企业温室气体排放核算与报告指南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 xml:space="preserve"> 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钢铁行业</w:t>
            </w:r>
          </w:p>
        </w:tc>
        <w:tc>
          <w:tcPr>
            <w:tcW w:w="6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5057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39E826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企业温室气体排放核算与报告指南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 xml:space="preserve"> 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钢铁行业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2FED9F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5FD3D3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F212D7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6D9C53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B705FA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112166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热处理炉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389.31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GJ/104Nm3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0.0561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1.0000000000000001e-07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21.62188809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0.0003854169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3.854169e-05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冶钢宾馆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50.179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0.0631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1.0000000000000001e-07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3.1029690020000005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4.917542e-05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4.917542000000001e-06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高炉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23.736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0.0983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2.309916312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2.3498640000000002e-05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3.524796e-05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高炉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25.024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0.0983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2.435260608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2.4773759999999997e-05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3.716064e-05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26.344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0.0946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2.467220976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2.608056e-05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3.912084e-05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28.435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0.107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3.01211955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2.8150649999999998e-05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4.2225975e-05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焦屑燃烧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28.435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0.107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3.01211955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2.8150649999999998e-05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4.2225975e-05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焦丁燃烧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28.435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0.107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3.01211955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2.8150649999999998e-05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4.2225975e-05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外售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173.854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GJ/104Nm3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0.0444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1.0000000000000001e-07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7.641926424000001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0.00017211546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1.7211546000000002e-05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移动燃烧排放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火车/货车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42.652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0.0741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3.097302936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0.000163015944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0.000163015944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移动燃烧排放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公务车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43.07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0.0693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2.5e-05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2.9250559799999998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0.001055215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0.00033766879999999995</w:t>
            </w:r>
          </w:p>
        </w:tc>
      </w:tr>
    </w:tbl>
    <w:p w14:paraId="1BC7A3CA" w14:textId="77777777" w:rsidR="00C70420" w:rsidRDefault="00C70420" w:rsidP="00C70420">
      <w:pPr>
        <w:pStyle w:val="afb"/>
        <w:spacing w:before="0" w:line="360" w:lineRule="auto"/>
        <w:ind w:left="440"/>
        <w:rPr>
          <w:rFonts w:eastAsia="宋体" w:cs="Arial"/>
          <w:iCs/>
          <w:sz w:val="24"/>
          <w:lang w:eastAsia="zh-CN"/>
        </w:rPr>
      </w:pPr>
    </w:p>
    <w:p w14:paraId="69491331" w14:textId="03A5B820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 w:rsidR="007E7D77">
        <w:rPr>
          <w:rFonts w:eastAsia="宋体" w:cs="Arial" w:hint="eastAsia"/>
          <w:iCs/>
          <w:sz w:val="24"/>
          <w:lang w:eastAsia="zh-CN"/>
        </w:rPr>
        <w:t>制程排放排因子表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85"/>
        <w:gridCol w:w="1417"/>
        <w:gridCol w:w="1222"/>
        <w:gridCol w:w="1266"/>
        <w:gridCol w:w="2060"/>
        <w:gridCol w:w="1112"/>
      </w:tblGrid>
      <w:tr w:rsidR="007E7D77" w14:paraId="1A0D0AAD" w14:textId="77777777" w:rsidTr="000D088C">
        <w:trPr>
          <w:trHeight w:val="413"/>
        </w:trPr>
        <w:tc>
          <w:tcPr>
            <w:tcW w:w="3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372257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9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D13A72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5FFB4F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3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DCD697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2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C5444B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CO2排放因子</w:t>
            </w:r>
          </w:p>
        </w:tc>
        <w:tc>
          <w:tcPr>
            <w:tcW w:w="3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7DBE5D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</w:tr>
      <w:tr w:rsidR="007E7D77" w14:paraId="154EFF08" w14:textId="77777777" w:rsidTr="000D088C">
        <w:trPr>
          <w:trHeight w:val="413"/>
        </w:trPr>
        <w:tc>
          <w:tcPr>
            <w:tcW w:w="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50B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9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822F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3520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919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9022C8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企业温室气体排放核算与报告指南</w:t>
            </w: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 xml:space="preserve"> 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钢铁行业</w:t>
            </w:r>
          </w:p>
        </w:tc>
        <w:tc>
          <w:tcPr>
            <w:tcW w:w="3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2C72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外售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3.382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外售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2.699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石灰石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石灰窑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0.44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高炉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0.476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3.663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0.037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0.348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0.018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9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0.007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0.275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微碳锰铁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0.004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0.092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0.037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固碳产品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0.037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</w:tbl>
    <w:p w14:paraId="5F94E881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EA8945F" w14:textId="22533A50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 w:rsidR="007E7D77">
        <w:rPr>
          <w:rFonts w:eastAsia="宋体" w:cs="Arial" w:hint="eastAsia"/>
          <w:iCs/>
          <w:sz w:val="24"/>
          <w:lang w:eastAsia="zh-CN"/>
        </w:rPr>
        <w:t>逸散排放因子表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01"/>
        <w:gridCol w:w="999"/>
        <w:gridCol w:w="873"/>
        <w:gridCol w:w="902"/>
        <w:gridCol w:w="1080"/>
        <w:gridCol w:w="801"/>
        <w:gridCol w:w="510"/>
        <w:gridCol w:w="461"/>
        <w:gridCol w:w="761"/>
        <w:gridCol w:w="801"/>
        <w:gridCol w:w="873"/>
      </w:tblGrid>
      <w:tr w:rsidR="00DB00F9" w14:paraId="70F05488" w14:textId="77777777" w:rsidTr="00DB00F9">
        <w:trPr>
          <w:trHeight w:val="315"/>
        </w:trPr>
        <w:tc>
          <w:tcPr>
            <w:tcW w:w="3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450F5D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7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0F4710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CA1FD2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3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D799D8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9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center"/>
          </w:tcPr>
          <w:p w14:paraId="6D9E29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HFCs/PFCs</w:t>
            </w:r>
          </w:p>
        </w:tc>
        <w:tc>
          <w:tcPr>
            <w:tcW w:w="2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79AABAC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MCF</w:t>
            </w:r>
          </w:p>
        </w:tc>
        <w:tc>
          <w:tcPr>
            <w:tcW w:w="2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3B8C35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Bo</w:t>
            </w:r>
          </w:p>
        </w:tc>
        <w:tc>
          <w:tcPr>
            <w:tcW w:w="5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22BDDD7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7EA622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5C3BB2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排放因子引用源</w:t>
            </w:r>
          </w:p>
        </w:tc>
      </w:tr>
      <w:tr w:rsidR="00DB00F9" w14:paraId="5CC172CF" w14:textId="77777777" w:rsidTr="00DB00F9">
        <w:trPr>
          <w:trHeight w:val="315"/>
        </w:trPr>
        <w:tc>
          <w:tcPr>
            <w:tcW w:w="3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7E59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7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0636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2E03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018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DD4D74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EF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估计值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952EDC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2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797776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E8C73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FE259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B47D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2FA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</w:tr>
      <w:tr w:rsidR="00DB00F9" w14:paraId="0B986AD4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D3296" w14:textId="26C70E9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8C0B" w14:textId="77205774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范围一 逸散排放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B5CE3" w14:textId="3766E0E6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7309B" w14:textId="74DA1827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二氧化碳灭火器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0705E" w14:textId="2E6E248C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999F" w14:textId="4DE04D1F" w:rsidR="00DB00F9" w:rsidRDefault="00DB00F9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92993" w14:textId="6C8EC65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CCAD0" w14:textId="343FCFB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624E" w14:textId="14B4ACC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34E3" w14:textId="4BF59D6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6A72F" w14:textId="4C017453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CO2逸散</w:t>
            </w:r>
          </w:p>
        </w:tc>
      </w:tr>
      <w:tr w:rsidR="00DB00F9" w14:paraId="0B986AD4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D3296" w14:textId="26C70E9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8C0B" w14:textId="77205774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范围一 逸散排放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B5CE3" w14:textId="3766E0E6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7309B" w14:textId="74DA1827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分体式空调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0705E" w14:textId="2E6E248C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999F" w14:textId="4DE04D1F" w:rsidR="00DB00F9" w:rsidRDefault="00DB00F9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kgGHG/kg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92993" w14:textId="6C8EC65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CCAD0" w14:textId="343FCFB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624E" w14:textId="14B4ACC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34E3" w14:textId="4BF59D6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kgGHG/kg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6A72F" w14:textId="4C017453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制冷剂逸散（R32）</w:t>
            </w:r>
          </w:p>
        </w:tc>
      </w:tr>
      <w:tr w:rsidR="00DB00F9" w14:paraId="0B986AD4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D3296" w14:textId="26C70E9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8C0B" w14:textId="77205774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范围一 逸散排放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B5CE3" w14:textId="3766E0E6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7309B" w14:textId="74DA1827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化粪池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0705E" w14:textId="2E6E248C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0.18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999F" w14:textId="4DE04D1F" w:rsidR="00DB00F9" w:rsidRDefault="00DB00F9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kgCH4/kgBOD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92993" w14:textId="6C8EC65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CCAD0" w14:textId="343FCFB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0.6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624E" w14:textId="14B4ACC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34E3" w14:textId="4BF59D6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kgCH4/kgBOD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6A72F" w14:textId="4C017453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</w:tr>
      <w:tr w:rsidR="00DB00F9" w14:paraId="0B986AD4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D3296" w14:textId="26C70E9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8C0B" w14:textId="77205774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范围一 逸散排放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B5CE3" w14:textId="3766E0E6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7309B" w14:textId="74DA1827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厌氧池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0705E" w14:textId="2E6E248C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0.075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999F" w14:textId="4DE04D1F" w:rsidR="00DB00F9" w:rsidRDefault="00DB00F9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kgCH4/kgCOD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92993" w14:textId="6C8EC65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CCAD0" w14:textId="343FCFB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0.25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624E" w14:textId="14B4ACC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0.075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34E3" w14:textId="4BF59D6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kgCH4/kgCOD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6A72F" w14:textId="4C017453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</w:tr>
      <w:tr w:rsidR="00DB00F9" w14:paraId="0B986AD4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D3296" w14:textId="26C70E9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8C0B" w14:textId="77205774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范围一 逸散排放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B5CE3" w14:textId="3766E0E6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7309B" w14:textId="74DA1827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厌氧池、厕所、下水道等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0705E" w14:textId="2E6E248C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40.0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999F" w14:textId="4DE04D1F" w:rsidR="00DB00F9" w:rsidRDefault="00DB00F9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gBOD/人·天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92993" w14:textId="6C8EC65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CCAD0" w14:textId="343FCFB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624E" w14:textId="14B4ACC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34E3" w14:textId="4BF59D6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gBOD/人·天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6A72F" w14:textId="4C017453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</w:tr>
    </w:tbl>
    <w:p w14:paraId="773114D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0F9520D" w14:textId="0D713669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 w:rsidR="007E7D77">
        <w:rPr>
          <w:rFonts w:eastAsia="宋体" w:cs="Arial" w:hint="eastAsia"/>
          <w:iCs/>
          <w:sz w:val="24"/>
          <w:lang w:eastAsia="zh-CN"/>
        </w:rPr>
        <w:t>外购能源间接排放因子表</w:t>
      </w:r>
    </w:p>
    <w:tbl>
      <w:tblPr>
        <w:tblW w:w="9062" w:type="dxa"/>
        <w:tblLook w:val="04A0" w:firstRow="1" w:lastRow="0" w:firstColumn="1" w:lastColumn="0" w:noHBand="0" w:noVBand="1"/>
      </w:tblPr>
      <w:tblGrid>
        <w:gridCol w:w="787"/>
        <w:gridCol w:w="1392"/>
        <w:gridCol w:w="1212"/>
        <w:gridCol w:w="1253"/>
        <w:gridCol w:w="1171"/>
        <w:gridCol w:w="1105"/>
        <w:gridCol w:w="2142"/>
      </w:tblGrid>
      <w:tr w:rsidR="007E7D77" w14:paraId="10FA4AD2" w14:textId="77777777" w:rsidTr="00445ED3">
        <w:trPr>
          <w:trHeight w:val="510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7CD7D6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51500F7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076D18A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7F58684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7DA57E4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EF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50EA47D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46D2685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 xml:space="preserve">排放因子引用源</w:t>
            </w:r>
          </w:p>
        </w:tc>
      </w:tr>
      <w:tr w:rsidR="00445ED3" w14:paraId="2002005C" w14:textId="77777777" w:rsidTr="00445ED3">
        <w:trPr>
          <w:trHeight w:val="409"/>
        </w:trPr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186869" w14:textId="7A8DED6A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6A6314" w14:textId="33BB96F7" w:rsidR="00445ED3" w:rsidRDefault="00445ED3" w:rsidP="00445ED3">
            <w:pPr>
              <w:spacing w:before="0"/>
              <w:jc w:val="center"/>
              <w:rPr>
                <w:rFonts w:ascii="宋体" w:eastAsia="宋体" w:hAnsi="宋体" w:cs="Arial" w:hint="eastAsia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范围二 外购能源间接排放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67D56C" w14:textId="79ED5E8B" w:rsidR="00445ED3" w:rsidRPr="00445ED3" w:rsidRDefault="00445ED3" w:rsidP="00445ED3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电力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73844D" w14:textId="73A0CF09" w:rsidR="00445ED3" w:rsidRPr="00445ED3" w:rsidRDefault="00445ED3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用电设备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A73F50" w14:textId="7F676527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0.53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34A286" w14:textId="1716DD57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tCO2/MWh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D4BCCF1" w14:textId="4516CB7B" w:rsidR="00445ED3" w:rsidRPr="00445ED3" w:rsidRDefault="00445ED3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生态环境部、国家能源局发布2023年电力二氧化碳排放因子的公告（2023年全国电力排放因子）</w:t>
            </w:r>
          </w:p>
        </w:tc>
      </w:tr>
      <w:tr w:rsidR="00445ED3" w14:paraId="2002005C" w14:textId="77777777" w:rsidTr="00445ED3">
        <w:trPr>
          <w:trHeight w:val="409"/>
        </w:trPr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186869" w14:textId="7A8DED6A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6A6314" w14:textId="33BB96F7" w:rsidR="00445ED3" w:rsidRDefault="00445ED3" w:rsidP="00445ED3">
            <w:pPr>
              <w:spacing w:before="0"/>
              <w:jc w:val="center"/>
              <w:rPr>
                <w:rFonts w:ascii="宋体" w:eastAsia="宋体" w:hAnsi="宋体" w:cs="Arial" w:hint="eastAsia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范围二 外购能源间接排放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67D56C" w14:textId="79ED5E8B" w:rsidR="00445ED3" w:rsidRPr="00445ED3" w:rsidRDefault="00445ED3" w:rsidP="00445ED3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电力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73844D" w14:textId="73A0CF09" w:rsidR="00445ED3" w:rsidRPr="00445ED3" w:rsidRDefault="00445ED3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用电设备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A73F50" w14:textId="7F676527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0.61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34A286" w14:textId="1716DD57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tCO2/MWh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D4BCCF1" w14:textId="4516CB7B" w:rsidR="00445ED3" w:rsidRPr="00445ED3" w:rsidRDefault="00445ED3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生态环境部、国家能源局发布2023年电力二氧化碳排放因子的公告（2023年全国电力平均二氧化碳排放因子（不包括市场化交易的非化石能源电量））</w:t>
            </w:r>
          </w:p>
        </w:tc>
      </w:tr>
    </w:tbl>
    <w:p w14:paraId="1394E8F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2B9D10D" w14:textId="0C2D3BBB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>
        <w:rPr>
          <w:rFonts w:eastAsia="宋体" w:cs="Arial" w:hint="eastAsia"/>
          <w:iCs/>
          <w:sz w:val="24"/>
          <w:lang w:eastAsia="zh-CN"/>
        </w:rPr>
        <w:t>类别</w:t>
      </w:r>
      <w:r>
        <w:rPr>
          <w:rFonts w:eastAsia="宋体" w:cs="Arial" w:hint="eastAsia"/>
          <w:iCs/>
          <w:sz w:val="24"/>
          <w:lang w:eastAsia="zh-CN"/>
        </w:rPr>
        <w:t xml:space="preserve">1 </w:t>
      </w:r>
      <w:r w:rsidR="007E7D77">
        <w:rPr>
          <w:rFonts w:eastAsia="宋体" w:cs="Arial" w:hint="eastAsia"/>
          <w:iCs/>
          <w:sz w:val="24"/>
          <w:lang w:eastAsia="zh-CN"/>
        </w:rPr>
        <w:t>外购商品和服务的上游排放因子表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5B4FD293" w14:textId="77777777" w:rsidTr="00E115D8">
        <w:trPr>
          <w:trHeight w:val="31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D95CC9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6D6BA2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6AF9F2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A79EEE9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2CF6CFD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5A94E1A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1CA0AE6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5594D88F" w14:textId="77777777" w:rsidTr="00E115D8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04E48D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64D281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908A95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C5643E8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477DD12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568C173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ED21E5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DE1AC1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 xml:space="preserve">缺省排放因子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marker for Iron ore,crude ore,63% 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0.09885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quicklime, in pieces, loose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1.18967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marker for dolomite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0.13033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iron pellet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0.10446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waste reinforcement steel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0.07418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graphite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12.17913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3.11-cut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ferromanganese,high-coal,74.5% 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2.97720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ferronickel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8.75470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ferrochromium,high-carbom.55% Cr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5.09210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fluorspar, 97% purity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0.21158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ferrosilicon production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10.14500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Ferro-Molybdenum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8.10000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USLCI+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aluminium,cast alloy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warming potential (GWP100)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5.73201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aluminium,primary,ingot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22.29056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recarburizer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1.66453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3.11-cut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iron scrap, unsorted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0.00352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ammonia, anhydrous, liquid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5.43684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hydrochloric acid, without water, in 30% solution state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0.97574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sodium hydroxide, without water, in 50% solution state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1.46457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silicon carbide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7.27907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magnesium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26.34519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All Other Converted Paper Product Manufacturing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Office Supplies (except Paper) Manufacturing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tap water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2BF356F3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15B7DC6" w14:textId="0D4B126C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>
        <w:rPr>
          <w:rFonts w:eastAsia="宋体" w:cs="Arial" w:hint="eastAsia"/>
          <w:iCs/>
          <w:sz w:val="24"/>
          <w:lang w:eastAsia="zh-CN"/>
        </w:rPr>
        <w:t>类别</w:t>
      </w:r>
      <w:r>
        <w:rPr>
          <w:rFonts w:eastAsia="宋体" w:cs="Arial" w:hint="eastAsia"/>
          <w:iCs/>
          <w:sz w:val="24"/>
          <w:lang w:eastAsia="zh-CN"/>
        </w:rPr>
        <w:t xml:space="preserve">2 </w:t>
      </w:r>
      <w:r w:rsidR="007E7D77">
        <w:rPr>
          <w:rFonts w:eastAsia="宋体" w:cs="Arial" w:hint="eastAsia"/>
          <w:iCs/>
          <w:sz w:val="24"/>
          <w:lang w:eastAsia="zh-CN"/>
        </w:rPr>
        <w:t>资本货物排放因子表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"/>
        <w:gridCol w:w="756"/>
        <w:gridCol w:w="1843"/>
        <w:gridCol w:w="1843"/>
        <w:gridCol w:w="1842"/>
        <w:gridCol w:w="1134"/>
        <w:gridCol w:w="1134"/>
      </w:tblGrid>
      <w:tr w:rsidR="007E7D77" w14:paraId="7F0BEE53" w14:textId="77777777" w:rsidTr="00C726E1">
        <w:trPr>
          <w:trHeight w:val="315"/>
        </w:trPr>
        <w:tc>
          <w:tcPr>
            <w:tcW w:w="5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DF4D2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42BDEC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20E0A6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FB2CFC9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69DA4A3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765D943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42D1058F" w14:textId="77777777" w:rsidTr="00C726E1">
        <w:trPr>
          <w:trHeight w:val="315"/>
        </w:trPr>
        <w:tc>
          <w:tcPr>
            <w:tcW w:w="5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7C2D92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912199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66BAC7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BC31996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6B93B4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B22E31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46E9ED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Warm Air Heating and Air-Conditioning Equipment and Supplies Merchant Wholesalers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Electronic Computer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Other Industrial Machinery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Instrument Manufacturing for Measuring and Testing Electricity and Electrical Signals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Mechanical Power Transmission Equipment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Measuring, Dispensing, and Other Pumping Equipment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Instruments and Related Products Manufacturing for Measuring, Displaying, and Controlling Industrial Process Variables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All Other Miscellaneous Electrical Equipment and Component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All Other Miscellaneous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</w:tbl>
    <w:p w14:paraId="5EE624CD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3E1EB96B" w14:textId="54D40988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ascii="宋体" w:eastAsia="宋体" w:hAnsi="宋体" w:cs="宋体" w:hint="eastAsia"/>
          <w:color w:val="000000"/>
          <w:sz w:val="24"/>
          <w:lang w:val="en-US" w:eastAsia="zh-CN"/>
        </w:rPr>
        <w:t xml:space="preserve">范围三 类别3 </w:t>
      </w:r>
      <w:r w:rsidR="007E7D77">
        <w:rPr>
          <w:rFonts w:ascii="宋体" w:eastAsia="宋体" w:hAnsi="宋体" w:cs="宋体" w:hint="eastAsia"/>
          <w:color w:val="000000"/>
          <w:sz w:val="24"/>
          <w:lang w:val="en-US" w:eastAsia="zh-CN"/>
        </w:rPr>
        <w:t>范围一、二之外燃料和能源相关的活动产生的排放因子表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06"/>
        <w:gridCol w:w="1301"/>
        <w:gridCol w:w="1134"/>
        <w:gridCol w:w="1101"/>
        <w:gridCol w:w="1044"/>
        <w:gridCol w:w="1101"/>
        <w:gridCol w:w="1040"/>
        <w:gridCol w:w="1135"/>
      </w:tblGrid>
      <w:tr w:rsidR="007E7D77" w14:paraId="21FDC32F" w14:textId="77777777" w:rsidTr="001F73F2">
        <w:trPr>
          <w:trHeight w:val="31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BBC1BC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A81ABC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BA8DED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87ACD1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A1B5235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2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652DAD71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463C15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F73F2" w14:paraId="4B167422" w14:textId="77777777" w:rsidTr="001F73F2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F35B6F8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AB91A3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A2F8CD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D3A09C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6965862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0C984E3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DFBD7C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191A29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liquefied petroleum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1.00623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hard coal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0.57555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diesel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0.84212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petrol, unleaded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0.98733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Metallurgical coke, at plant {RNA} 丨</w:t>
              <w:br/>
              <w:t xml:space="preserve">Metallurgical coke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0.34900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USLCI+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Bituminous coal, at mine {RNA} 丨</w:t>
              <w:br/>
              <w:t xml:space="preserve">Bituminous coal, at mine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0.17900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USLCI+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Anthracite coal, at mine {RNA} 丨</w:t>
              <w:br/>
              <w:t xml:space="preserve">Anthracite coal, at mine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0.68400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USLCI+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natural gas, high pressure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6.19000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tCO2/10000Nm³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0.08990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tCO2/MWh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2023年全国电力平均碳足迹因子、2023年全国电力平均排放因子</w:t>
            </w:r>
          </w:p>
        </w:tc>
      </w:tr>
    </w:tbl>
    <w:p w14:paraId="5DDE1F02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2D586DD7" w14:textId="02317151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4 </w:t>
      </w:r>
      <w:r w:rsidR="007E7D77">
        <w:rPr>
          <w:rFonts w:eastAsia="宋体" w:cs="Arial" w:hint="eastAsia"/>
          <w:iCs/>
          <w:sz w:val="24"/>
          <w:lang w:val="en-US" w:eastAsia="zh-CN"/>
        </w:rPr>
        <w:t>上下游运输配送产生的排放因子表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6"/>
        <w:gridCol w:w="1301"/>
        <w:gridCol w:w="1134"/>
        <w:gridCol w:w="1101"/>
        <w:gridCol w:w="1044"/>
        <w:gridCol w:w="1101"/>
        <w:gridCol w:w="1040"/>
        <w:gridCol w:w="1135"/>
      </w:tblGrid>
      <w:tr w:rsidR="00133A07" w14:paraId="3AD56AD5" w14:textId="77777777" w:rsidTr="00E115D8">
        <w:trPr>
          <w:trHeight w:val="315"/>
        </w:trPr>
        <w:tc>
          <w:tcPr>
            <w:tcW w:w="1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47A89F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C0C107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5E16EF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46BC91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1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60F11E8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8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3B2EF03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2C2161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33A07" w14:paraId="5D07542A" w14:textId="77777777" w:rsidTr="00E115D8">
        <w:trPr>
          <w:trHeight w:val="315"/>
        </w:trPr>
        <w:tc>
          <w:tcPr>
            <w:tcW w:w="1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870535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83AAC1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DE7D22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175209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5712524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0AAA475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D73CFD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EF8E21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33A07" w14:paraId="181756F0" w14:textId="77777777" w:rsidTr="00E115D8">
        <w:trPr>
          <w:trHeight w:val="7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ACC45" w14:textId="18426CE6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9B34ED" w14:textId="7D65E2C5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A5B57" w14:textId="12B7AB6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9EDA05" w14:textId="6CEB519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transport, freight, inland waterways, barge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1EBB3E" w14:textId="5155E2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023A06" w14:textId="4FF7A9DF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0.00005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78E5CD" w14:textId="10DCC6E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tCO2-Eq/tkm</w:t>
            </w: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14B959" w14:textId="091F84D3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33A07" w14:paraId="181756F0" w14:textId="77777777" w:rsidTr="00E115D8">
        <w:trPr>
          <w:trHeight w:val="7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ACC45" w14:textId="18426CE6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9B34ED" w14:textId="7D65E2C5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A5B57" w14:textId="12B7AB6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9EDA05" w14:textId="6CEB519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group for transport, freight, lorry, unspecified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1EBB3E" w14:textId="5155E2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023A06" w14:textId="4FF7A9DF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0.00015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78E5CD" w14:textId="10DCC6E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tCO2-Eq/tkm</w:t>
            </w: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14B959" w14:textId="091F84D3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33A07" w14:paraId="181756F0" w14:textId="77777777" w:rsidTr="00E115D8">
        <w:trPr>
          <w:trHeight w:val="7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ACC45" w14:textId="18426CE6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9B34ED" w14:textId="7D65E2C5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A5B57" w14:textId="12B7AB6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9EDA05" w14:textId="6CEB519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transport, freight train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1EBB3E" w14:textId="5155E2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023A06" w14:textId="4FF7A9DF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0.00005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78E5CD" w14:textId="10DCC6E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tCO2-Eq/tkm</w:t>
            </w: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14B959" w14:textId="091F84D3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614B5E9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23788652" w14:textId="11C268D4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5 </w:t>
      </w:r>
      <w:r w:rsidR="007E7D77">
        <w:rPr>
          <w:rFonts w:eastAsia="宋体" w:cs="Arial" w:hint="eastAsia"/>
          <w:iCs/>
          <w:sz w:val="24"/>
          <w:lang w:val="en-US" w:eastAsia="zh-CN"/>
        </w:rPr>
        <w:t>运营中产生的废物排放因子表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70A40B88" w14:textId="77777777" w:rsidTr="00133A07">
        <w:trPr>
          <w:trHeight w:val="315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1C5CBD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C2A891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6DB27B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08EFC2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86B72BA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3D1D234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21DE851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33A07" w14:paraId="761D52C2" w14:textId="77777777" w:rsidTr="00133A07">
        <w:trPr>
          <w:trHeight w:val="315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05B543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ABBC7D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0EE132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86120F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13AC294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6479011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26EB00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B63937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33A07" w14:paraId="5484AD7F" w14:textId="77777777" w:rsidTr="00133A07">
        <w:trPr>
          <w:trHeight w:val="96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AEED10" w14:textId="399D53E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96ED5" w14:textId="13946B74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ADAA23" w14:textId="5BEA8DD9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64C281" w14:textId="56CC6842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market for average incineration residue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694C6" w14:textId="18BBEEAF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063577" w14:textId="67FB9D4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0.37133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3DDF49" w14:textId="0AE72D6D" w:rsidR="007E7D7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ABD12E" w14:textId="12C8F364" w:rsidR="007E7D7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33A07" w14:paraId="5484AD7F" w14:textId="77777777" w:rsidTr="00133A07">
        <w:trPr>
          <w:trHeight w:val="96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AEED10" w14:textId="399D53E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96ED5" w14:textId="13946B74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ADAA23" w14:textId="5BEA8DD9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64C281" w14:textId="56CC6842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treatment of waste mineral oil, hazardous waste incineration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694C6" w14:textId="18BBEEAF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063577" w14:textId="67FB9D4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2.84906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3DDF49" w14:textId="0AE72D6D" w:rsidR="007E7D7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ABD12E" w14:textId="12C8F364" w:rsidR="007E7D7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33A07" w14:paraId="5484AD7F" w14:textId="77777777" w:rsidTr="00133A07">
        <w:trPr>
          <w:trHeight w:val="96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AEED10" w14:textId="399D53E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96ED5" w14:textId="13946B74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ADAA23" w14:textId="5BEA8DD9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64C281" w14:textId="56CC6842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treatment of waste mineral oil, hazardous waste incineration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694C6" w14:textId="18BBEEAF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063577" w14:textId="67FB9D4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2.84906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3DDF49" w14:textId="0AE72D6D" w:rsidR="007E7D7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ABD12E" w14:textId="12C8F364" w:rsidR="007E7D7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297EB98E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7DA1365A" w14:textId="5B842870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>6</w:t>
      </w:r>
      <w:r w:rsidR="007E7D77">
        <w:rPr>
          <w:rFonts w:eastAsia="宋体" w:cs="Arial" w:hint="eastAsia"/>
          <w:iCs/>
          <w:sz w:val="24"/>
          <w:lang w:val="en-US" w:eastAsia="zh-CN"/>
        </w:rPr>
        <w:t>商务旅行产生的排放因子表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0B2C65D1" w14:textId="77777777" w:rsidTr="00133A07">
        <w:trPr>
          <w:trHeight w:val="315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CAF1C9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4E9D86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A1FBCB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E967A8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DE7C85E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0FFE758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2FEF52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33A07" w14:paraId="2E7394CC" w14:textId="77777777" w:rsidTr="00133A07">
        <w:trPr>
          <w:trHeight w:val="315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14ABE4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B72318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6E23D4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055290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E14BF46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CFABB51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9F10751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EB26FB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33A07" w14:paraId="0079BD9E" w14:textId="77777777" w:rsidTr="00133A07">
        <w:trPr>
          <w:trHeight w:val="30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B8004B" w14:textId="095E69D1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F042B2" w14:textId="182AAF3C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B6D78" w14:textId="7131BFB6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E38762" w14:textId="42DAFA00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国内航空客运（中型飞机）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CD9EEF" w14:textId="78C61315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56F29E" w14:textId="2D647E18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0.08400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A66F49" w14:textId="64730FE2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kgCO2/passenger*km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084632" w14:textId="51AC7895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CPCD, China Products Carbon Footprint Factors Database</w:t>
            </w:r>
          </w:p>
        </w:tc>
      </w:tr>
      <w:tr w:rsidR="00133A07" w14:paraId="0079BD9E" w14:textId="77777777" w:rsidTr="00133A07">
        <w:trPr>
          <w:trHeight w:val="30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B8004B" w14:textId="095E69D1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F042B2" w14:textId="182AAF3C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B6D78" w14:textId="7131BFB6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E38762" w14:textId="42DAFA00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transport, passenger train, high-speed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CD9EEF" w14:textId="78C61315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56F29E" w14:textId="2D647E18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0.07487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A66F49" w14:textId="64730FE2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kgCO2/passenger*km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084632" w14:textId="51AC7895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33A07" w14:paraId="0079BD9E" w14:textId="77777777" w:rsidTr="00133A07">
        <w:trPr>
          <w:trHeight w:val="30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B8004B" w14:textId="095E69D1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F042B2" w14:textId="182AAF3C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B6D78" w14:textId="7131BFB6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E38762" w14:textId="42DAFA00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酒店住宿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CD9EEF" w14:textId="78C61315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中国大陆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56F29E" w14:textId="2D647E18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0.05350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A66F49" w14:textId="64730FE2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tCO2/间*晚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084632" w14:textId="51AC7895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CPCD, China Products Carbon Footprint Factors Database</w:t>
            </w:r>
          </w:p>
        </w:tc>
      </w:tr>
    </w:tbl>
    <w:p w14:paraId="14BADFAE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6023CCAF" w14:textId="1A6FE1AE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7 </w:t>
      </w:r>
      <w:r w:rsidR="007E7D77">
        <w:rPr>
          <w:rFonts w:eastAsia="宋体" w:cs="Arial" w:hint="eastAsia"/>
          <w:iCs/>
          <w:sz w:val="24"/>
          <w:lang w:val="en-US" w:eastAsia="zh-CN"/>
        </w:rPr>
        <w:t>员工通勤产生的排放因子表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536D0406" w14:textId="77777777" w:rsidTr="008467BB">
        <w:trPr>
          <w:trHeight w:val="315"/>
        </w:trPr>
        <w:tc>
          <w:tcPr>
            <w:tcW w:w="2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870316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lastRenderedPageBreak/>
              <w:t>编号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32563B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3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C6E342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AD36E2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C356133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10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66DEC09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0A900DC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8467BB" w14:paraId="19CFBE39" w14:textId="77777777" w:rsidTr="008467BB">
        <w:trPr>
          <w:trHeight w:val="315"/>
        </w:trPr>
        <w:tc>
          <w:tcPr>
            <w:tcW w:w="2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84042A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448FC4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F02BE7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7523F3D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950D6BC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D4AC064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7C38AD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3B2B4D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8467BB" w14:paraId="3044DE9F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0A645F" w14:textId="7E9F2431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93EAC" w14:textId="1B07FB36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5FBC4" w14:textId="3D70FB8C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948" w14:textId="10B36AD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电动公交车运输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5F926" w14:textId="12FB281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3E00D" w14:textId="4C2985C2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0.00880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6723DF" w14:textId="64DC97ED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kgCO2/passenger*km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7F0FD" w14:textId="1C63CAB4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CPCD, China Products Carbon Footprint Factors Database</w:t>
            </w:r>
          </w:p>
        </w:tc>
      </w:tr>
      <w:tr w:rsidR="008467BB" w14:paraId="3044DE9F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0A645F" w14:textId="7E9F2431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93EAC" w14:textId="1B07FB36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5FBC4" w14:textId="3D70FB8C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948" w14:textId="10B36AD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电动公交车运输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5F926" w14:textId="12FB281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3E00D" w14:textId="4C2985C2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0.00880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6723DF" w14:textId="64DC97ED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kgCO2/passenger*km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7F0FD" w14:textId="1C63CAB4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CPCD, China Products Carbon Footprint Factors Database</w:t>
            </w:r>
          </w:p>
        </w:tc>
      </w:tr>
      <w:tr w:rsidR="008467BB" w14:paraId="3044DE9F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0A645F" w14:textId="7E9F2431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93EAC" w14:textId="1B07FB36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5FBC4" w14:textId="3D70FB8C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948" w14:textId="10B36AD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transport,passenger,electic bicycle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5F926" w14:textId="12FB281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3E00D" w14:textId="4C2985C2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0.02702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6723DF" w14:textId="64DC97ED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kgCO2/passenger*km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7F0FD" w14:textId="1C63CAB4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8467BB" w14:paraId="3044DE9F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0A645F" w14:textId="7E9F2431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93EAC" w14:textId="1B07FB36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5FBC4" w14:textId="3D70FB8C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948" w14:textId="10B36AD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transport,passenger car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5F926" w14:textId="12FB281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3E00D" w14:textId="4C2985C2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0.37143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6723DF" w14:textId="64DC97ED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kgCO2/km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7F0FD" w14:textId="1C63CAB4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8467BB" w14:paraId="3044DE9F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0A645F" w14:textId="7E9F2431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93EAC" w14:textId="1B07FB36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5FBC4" w14:textId="3D70FB8C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948" w14:textId="10B36AD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transport,passenger car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5F926" w14:textId="12FB281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3E00D" w14:textId="4C2985C2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0.37143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6723DF" w14:textId="64DC97ED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kgCO2/km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7F0FD" w14:textId="1C63CAB4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0E72F7EE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45F40FCD" w14:textId="77777777" w:rsidR="00C726E1" w:rsidRDefault="00C726E1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6B9E24EC" w14:textId="7F32FA35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9 </w:t>
      </w:r>
      <w:r w:rsidR="007E7D77">
        <w:rPr>
          <w:rFonts w:eastAsia="宋体" w:cs="Arial" w:hint="eastAsia"/>
          <w:iCs/>
          <w:sz w:val="24"/>
          <w:lang w:val="en-US" w:eastAsia="zh-CN"/>
        </w:rPr>
        <w:t>外销产品加工产生的排放因子表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66"/>
        <w:gridCol w:w="1476"/>
        <w:gridCol w:w="1282"/>
        <w:gridCol w:w="1242"/>
        <w:gridCol w:w="1242"/>
        <w:gridCol w:w="1172"/>
        <w:gridCol w:w="1282"/>
      </w:tblGrid>
      <w:tr w:rsidR="007E7D77" w14:paraId="5A32E29A" w14:textId="77777777" w:rsidTr="00C70420">
        <w:trPr>
          <w:trHeight w:val="315"/>
        </w:trPr>
        <w:tc>
          <w:tcPr>
            <w:tcW w:w="3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CFB6C2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4717FF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147187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F82A97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108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42ABBCA1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1703F22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21E1DE0E" w14:textId="77777777" w:rsidTr="00C70420">
        <w:trPr>
          <w:trHeight w:val="315"/>
        </w:trPr>
        <w:tc>
          <w:tcPr>
            <w:tcW w:w="3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C135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27C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C1D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B1A9C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ACA179F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5F905A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42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BB2A9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</w:tr>
      <w:tr w:rsidR="007E7D77" w14:paraId="4998C04B" w14:textId="77777777" w:rsidTr="00C70420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5BC3D" w14:textId="49A6EE3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32A01" w14:textId="287C42BF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1F4AE5" w14:textId="28096AC4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89078F" w14:textId="14A9C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3E705" w14:textId="5BEF0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0.78559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27E23" w14:textId="6E121E1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BDDDDF4" w14:textId="63633FCA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厂商反馈《细化收资清单 锻材》</w:t>
            </w:r>
          </w:p>
        </w:tc>
      </w:tr>
      <w:tr w:rsidR="007E7D77" w14:paraId="4998C04B" w14:textId="77777777" w:rsidTr="00C70420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5BC3D" w14:textId="49A6EE3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32A01" w14:textId="287C42BF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1F4AE5" w14:textId="28096AC4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89078F" w14:textId="14A9C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3E705" w14:textId="5BEF0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1.00597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27E23" w14:textId="6E121E1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BDDDDF4" w14:textId="63633FCA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厂商反馈《细化收资清单 棒材》</w:t>
            </w:r>
          </w:p>
        </w:tc>
      </w:tr>
      <w:tr w:rsidR="007E7D77" w14:paraId="4998C04B" w14:textId="77777777" w:rsidTr="00C70420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5BC3D" w14:textId="49A6EE3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32A01" w14:textId="287C42BF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1F4AE5" w14:textId="28096AC4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89078F" w14:textId="14A9C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3E705" w14:textId="5BEF0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0.09545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27E23" w14:textId="6E121E1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BDDDDF4" w14:textId="63633FCA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厂商反馈《细化收资清单 管材》</w:t>
            </w:r>
          </w:p>
        </w:tc>
      </w:tr>
      <w:tr w:rsidR="007E7D77" w14:paraId="4998C04B" w14:textId="77777777" w:rsidTr="00C70420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5BC3D" w14:textId="49A6EE3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32A01" w14:textId="287C42BF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1F4AE5" w14:textId="28096AC4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89078F" w14:textId="14A9C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hot rolling, steel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3E705" w14:textId="5BEF0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0.29021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27E23" w14:textId="6E121E1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BDDDDF4" w14:textId="63633FCA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3601733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0E13B92F" w14:textId="77777777" w:rsidR="007D2F2A" w:rsidRDefault="007D2F2A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70ADBB00" w14:textId="6E432A56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11 </w:t>
      </w:r>
      <w:r w:rsidR="007E7D77">
        <w:rPr>
          <w:rFonts w:eastAsia="宋体" w:cs="Arial" w:hint="eastAsia"/>
          <w:iCs/>
          <w:sz w:val="24"/>
          <w:lang w:val="en-US" w:eastAsia="zh-CN"/>
        </w:rPr>
        <w:t>外销产品使用产生的排放因子表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84"/>
        <w:gridCol w:w="727"/>
        <w:gridCol w:w="651"/>
        <w:gridCol w:w="636"/>
        <w:gridCol w:w="937"/>
        <w:gridCol w:w="608"/>
        <w:gridCol w:w="937"/>
        <w:gridCol w:w="672"/>
        <w:gridCol w:w="670"/>
        <w:gridCol w:w="672"/>
        <w:gridCol w:w="623"/>
        <w:gridCol w:w="622"/>
        <w:gridCol w:w="623"/>
      </w:tblGrid>
      <w:tr w:rsidR="007D2F2A" w:rsidRPr="00443D14" w14:paraId="5A91243C" w14:textId="77777777" w:rsidTr="00C70420">
        <w:trPr>
          <w:trHeight w:val="300"/>
        </w:trPr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3EBEDC7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D0DD206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63EE4C8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5DB93C4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10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3C08823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低位发热量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C33A0EC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0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3B16177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氧化率</w:t>
            </w:r>
          </w:p>
        </w:tc>
        <w:tc>
          <w:tcPr>
            <w:tcW w:w="87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6F4E300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基于热值排放系数，t GHG/GJ</w:t>
            </w:r>
          </w:p>
        </w:tc>
        <w:tc>
          <w:tcPr>
            <w:tcW w:w="80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BB56FDC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排放因子，t GHG/10000m³</w:t>
            </w:r>
          </w:p>
        </w:tc>
      </w:tr>
      <w:tr w:rsidR="007D2F2A" w:rsidRPr="00443D14" w14:paraId="6E7108C6" w14:textId="77777777" w:rsidTr="00C70420">
        <w:trPr>
          <w:trHeight w:val="300"/>
        </w:trPr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7FF6C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7BBE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E19FD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7E351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5D30" w14:textId="77777777" w:rsidR="007E7D77" w:rsidRPr="00443D14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CE36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2A3F1" w14:textId="77777777" w:rsidR="007E7D77" w:rsidRPr="00443D14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498227B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IPCC-2006缺省值</w:t>
            </w:r>
          </w:p>
        </w:tc>
        <w:tc>
          <w:tcPr>
            <w:tcW w:w="80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B6F7890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计算值</w:t>
            </w:r>
          </w:p>
        </w:tc>
      </w:tr>
      <w:tr w:rsidR="007D2F2A" w:rsidRPr="00443D14" w14:paraId="7E1F2E04" w14:textId="77777777" w:rsidTr="00C70420">
        <w:trPr>
          <w:trHeight w:val="315"/>
        </w:trPr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A7351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6A6BE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7A955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7ECE2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D076D20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企业温室气体排放核算与报告指南</w:t>
            </w: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 xml:space="preserve"> </w:t>
            </w: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钢铁行业</w:t>
            </w: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21FE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40EDE0C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企业温室气体排放核算与报告指南</w:t>
            </w: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 xml:space="preserve"> </w:t>
            </w: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钢铁行业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96944DA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CO2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06835EE0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CH4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8DB7EA1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N2O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795DCBA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CO2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B419752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CH4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4E571721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N2O</w:t>
            </w:r>
          </w:p>
        </w:tc>
      </w:tr>
      <w:tr w:rsidR="007D2F2A" w:rsidRPr="00443D14" w14:paraId="3A62A9E7" w14:textId="77777777" w:rsidTr="00C70420">
        <w:trPr>
          <w:trHeight w:val="285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355847" w14:textId="5DB4E480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4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8842FB" w14:textId="78E62824" w:rsidR="007E7D77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类别11 外销产品使用产生的排放</w:t>
            </w: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7E70F2" w14:textId="367E4FFB" w:rsidR="007E7D77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BFE4FC" w14:textId="231ABD1A" w:rsidR="007E7D77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C04EB1" w14:textId="240D830D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173.85</w:t>
            </w: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97D084" w14:textId="50E86A9A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GJ/104Nm3</w:t>
            </w: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27273A" w14:textId="38992668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2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18BCA7" w14:textId="214E07A4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0.04</w:t>
            </w:r>
          </w:p>
        </w:tc>
        <w:tc>
          <w:tcPr>
            <w:tcW w:w="2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0A31AD" w14:textId="444EE963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209FFA" w14:textId="46FE0F1B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A60367" w14:textId="39949950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7.64193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DD4821" w14:textId="6ED4734B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0.00017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24FF4B" w14:textId="33F098C7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0.00002</w:t>
            </w:r>
          </w:p>
        </w:tc>
      </w:tr>
    </w:tbl>
    <w:p w14:paraId="761CCB98" w14:textId="77777777" w:rsidR="007E7D77" w:rsidRPr="00443D14" w:rsidRDefault="007E7D77" w:rsidP="007E7D77">
      <w:pPr>
        <w:pStyle w:val="afb"/>
        <w:spacing w:before="0" w:line="360" w:lineRule="auto"/>
        <w:ind w:left="440"/>
        <w:rPr>
          <w:rFonts w:eastAsia="宋体" w:cs="Arial"/>
          <w:iCs/>
          <w:sz w:val="24"/>
          <w:lang w:val="en-US" w:eastAsia="zh-CN"/>
        </w:rPr>
      </w:pPr>
    </w:p>
    <w:p w14:paraId="49BB8DC4" w14:textId="111291E5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12 </w:t>
      </w:r>
      <w:r w:rsidR="007E7D77">
        <w:rPr>
          <w:rFonts w:eastAsia="宋体" w:cs="Arial" w:hint="eastAsia"/>
          <w:iCs/>
          <w:sz w:val="24"/>
          <w:lang w:val="en-US" w:eastAsia="zh-CN"/>
        </w:rPr>
        <w:t>外销产品</w:t>
      </w:r>
      <w:r w:rsidR="00C726E1">
        <w:rPr>
          <w:rFonts w:eastAsia="宋体" w:cs="Arial" w:hint="eastAsia"/>
          <w:iCs/>
          <w:sz w:val="24"/>
          <w:lang w:val="en-US" w:eastAsia="zh-CN"/>
        </w:rPr>
        <w:t>报废</w:t>
      </w:r>
      <w:r w:rsidR="007E7D77">
        <w:rPr>
          <w:rFonts w:eastAsia="宋体" w:cs="Arial" w:hint="eastAsia"/>
          <w:iCs/>
          <w:sz w:val="24"/>
          <w:lang w:val="en-US" w:eastAsia="zh-CN"/>
        </w:rPr>
        <w:t>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5"/>
        <w:gridCol w:w="1296"/>
        <w:gridCol w:w="1135"/>
        <w:gridCol w:w="1102"/>
        <w:gridCol w:w="1048"/>
        <w:gridCol w:w="1102"/>
        <w:gridCol w:w="1044"/>
        <w:gridCol w:w="1135"/>
      </w:tblGrid>
      <w:tr w:rsidR="007E7D77" w14:paraId="62D77D58" w14:textId="77777777" w:rsidTr="007D2F2A">
        <w:trPr>
          <w:trHeight w:val="300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B3A624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9DA3CD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45C597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5E1433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DDD2B3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08CEBAE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7DE55AC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7760AF26" w14:textId="77777777" w:rsidTr="007D2F2A">
        <w:trPr>
          <w:trHeight w:val="300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FF09413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B6D8773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3F22C0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3C8F0B6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6B5AE4F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2ECED82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66061C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A93E90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7D2F2A" w14:paraId="21DE2E61" w14:textId="77777777" w:rsidTr="007D2F2A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B0CB96" w14:textId="2436B7A2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7F0998" w14:textId="0BF023A8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类别12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C65E" w14:textId="6E2417BF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89B5D3" w14:textId="4B59E10E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treatment of scrap steel, inert material landfill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1149E7" w14:textId="5876F315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4CEC1F" w14:textId="51C57C80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0.00626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0B4CDD" w14:textId="38ABCD7D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906778" w14:textId="793D9E21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63C39CDA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57C55D42" w14:textId="77777777" w:rsidR="007D2F2A" w:rsidRDefault="007D2F2A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2DCFAE06" w14:textId="77777777" w:rsidR="00C726E1" w:rsidRDefault="00C726E1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571FCA6C" w14:textId="77777777" w:rsidR="007D2F2A" w:rsidRDefault="007D2F2A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6265481D" w14:textId="77777777" w:rsid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bookmarkStart w:id="92" w:name="_Toc198906615"/>
      <w:bookmarkStart w:id="93" w:name="_Toc204099789"/>
      <w:r>
        <w:t>量化排除情况</w:t>
      </w:r>
      <w:bookmarkEnd w:id="92"/>
      <w:bookmarkEnd w:id="93"/>
    </w:p>
    <w:p w14:paraId="628C671C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本次盘查对已识别的排放源进行量化，不涉及免除量化。</w:t>
      </w:r>
    </w:p>
    <w:p w14:paraId="3F5C9090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D22B3A9" w14:textId="77777777" w:rsid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bookmarkStart w:id="94" w:name="_Toc198906616"/>
      <w:bookmarkStart w:id="95" w:name="_Toc204099790"/>
      <w:r>
        <w:t>不确定性评价</w:t>
      </w:r>
      <w:bookmarkEnd w:id="94"/>
      <w:bookmarkEnd w:id="95"/>
    </w:p>
    <w:p w14:paraId="175341F3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96" w:name="_Toc198906617"/>
      <w:bookmarkStart w:id="97" w:name="_Toc204099791"/>
      <w:r>
        <w:t>数据分级作业</w:t>
      </w:r>
      <w:bookmarkEnd w:id="96"/>
      <w:bookmarkEnd w:id="97"/>
    </w:p>
    <w:p w14:paraId="7015BBCD" w14:textId="77777777" w:rsidR="007E7D77" w:rsidRDefault="007E7D77" w:rsidP="007E7D7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不确定性评价数据品质等级</w:t>
      </w:r>
    </w:p>
    <w:tbl>
      <w:tblPr>
        <w:tblStyle w:val="af3"/>
        <w:tblW w:w="9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711"/>
        <w:gridCol w:w="1428"/>
        <w:gridCol w:w="1310"/>
        <w:gridCol w:w="1311"/>
        <w:gridCol w:w="1168"/>
        <w:gridCol w:w="1169"/>
      </w:tblGrid>
      <w:tr w:rsidR="007E7D77" w14:paraId="0DA1346F" w14:textId="77777777" w:rsidTr="00E11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1"/>
        </w:trPr>
        <w:tc>
          <w:tcPr>
            <w:tcW w:w="1250" w:type="dxa"/>
            <w:tcBorders>
              <w:bottom w:val="nil"/>
            </w:tcBorders>
            <w:shd w:val="clear" w:color="auto" w:fill="FF6600" w:themeFill="accent3"/>
            <w:vAlign w:val="center"/>
          </w:tcPr>
          <w:p w14:paraId="0CD28DF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数据等级</w:t>
            </w:r>
          </w:p>
          <w:p w14:paraId="049D75E2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数据种类</w:t>
            </w:r>
          </w:p>
        </w:tc>
        <w:tc>
          <w:tcPr>
            <w:tcW w:w="8097" w:type="dxa"/>
            <w:gridSpan w:val="6"/>
            <w:tcBorders>
              <w:bottom w:val="nil"/>
            </w:tcBorders>
            <w:shd w:val="clear" w:color="auto" w:fill="FF6600" w:themeFill="accent3"/>
            <w:vAlign w:val="center"/>
          </w:tcPr>
          <w:p w14:paraId="27C00C36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数据品质等级</w:t>
            </w:r>
          </w:p>
        </w:tc>
      </w:tr>
      <w:tr w:rsidR="007E7D77" w14:paraId="43F3B576" w14:textId="77777777" w:rsidTr="00E115D8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7C653E5E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活动数据</w:t>
            </w:r>
          </w:p>
        </w:tc>
        <w:tc>
          <w:tcPr>
            <w:tcW w:w="3139" w:type="dxa"/>
            <w:gridSpan w:val="2"/>
            <w:shd w:val="clear" w:color="auto" w:fill="BFBFBF" w:themeFill="background1" w:themeFillShade="BF"/>
          </w:tcPr>
          <w:p w14:paraId="53169741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X=6</w:t>
            </w:r>
          </w:p>
        </w:tc>
        <w:tc>
          <w:tcPr>
            <w:tcW w:w="2621" w:type="dxa"/>
            <w:gridSpan w:val="2"/>
            <w:shd w:val="clear" w:color="auto" w:fill="BFBFBF" w:themeFill="background1" w:themeFillShade="BF"/>
          </w:tcPr>
          <w:p w14:paraId="24B5833D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Y=3</w:t>
            </w:r>
          </w:p>
        </w:tc>
        <w:tc>
          <w:tcPr>
            <w:tcW w:w="2337" w:type="dxa"/>
            <w:gridSpan w:val="2"/>
            <w:shd w:val="clear" w:color="auto" w:fill="BFBFBF" w:themeFill="background1" w:themeFillShade="BF"/>
          </w:tcPr>
          <w:p w14:paraId="627880D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Z=1</w:t>
            </w:r>
          </w:p>
        </w:tc>
      </w:tr>
      <w:tr w:rsidR="007E7D77" w14:paraId="45221596" w14:textId="77777777" w:rsidTr="00E115D8">
        <w:trPr>
          <w:trHeight w:val="387"/>
        </w:trPr>
        <w:tc>
          <w:tcPr>
            <w:tcW w:w="1250" w:type="dxa"/>
            <w:vMerge/>
            <w:shd w:val="clear" w:color="auto" w:fill="FF6600" w:themeFill="accent3"/>
            <w:vAlign w:val="center"/>
          </w:tcPr>
          <w:p w14:paraId="77854548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</w:p>
        </w:tc>
        <w:tc>
          <w:tcPr>
            <w:tcW w:w="3139" w:type="dxa"/>
            <w:gridSpan w:val="2"/>
          </w:tcPr>
          <w:p w14:paraId="4EBFDE0E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自动连续量测</w:t>
            </w:r>
          </w:p>
        </w:tc>
        <w:tc>
          <w:tcPr>
            <w:tcW w:w="2621" w:type="dxa"/>
            <w:gridSpan w:val="2"/>
          </w:tcPr>
          <w:p w14:paraId="31B6A584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定期量测（采购单）</w:t>
            </w:r>
          </w:p>
        </w:tc>
        <w:tc>
          <w:tcPr>
            <w:tcW w:w="2337" w:type="dxa"/>
            <w:gridSpan w:val="2"/>
          </w:tcPr>
          <w:p w14:paraId="46F8780B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自行推估</w:t>
            </w:r>
          </w:p>
        </w:tc>
      </w:tr>
      <w:tr w:rsidR="007E7D77" w14:paraId="051E43F3" w14:textId="77777777" w:rsidTr="00E115D8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47A3024B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排放系数</w:t>
            </w:r>
          </w:p>
        </w:tc>
        <w:tc>
          <w:tcPr>
            <w:tcW w:w="1711" w:type="dxa"/>
            <w:shd w:val="clear" w:color="auto" w:fill="BFBFBF" w:themeFill="background1" w:themeFillShade="BF"/>
          </w:tcPr>
          <w:p w14:paraId="539BD92D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A=6</w:t>
            </w:r>
          </w:p>
        </w:tc>
        <w:tc>
          <w:tcPr>
            <w:tcW w:w="1428" w:type="dxa"/>
            <w:shd w:val="clear" w:color="auto" w:fill="BFBFBF" w:themeFill="background1" w:themeFillShade="BF"/>
          </w:tcPr>
          <w:p w14:paraId="1CE77CB3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B=5</w:t>
            </w:r>
          </w:p>
        </w:tc>
        <w:tc>
          <w:tcPr>
            <w:tcW w:w="1310" w:type="dxa"/>
            <w:shd w:val="clear" w:color="auto" w:fill="BFBFBF" w:themeFill="background1" w:themeFillShade="BF"/>
          </w:tcPr>
          <w:p w14:paraId="77A7A156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C=4</w:t>
            </w:r>
          </w:p>
        </w:tc>
        <w:tc>
          <w:tcPr>
            <w:tcW w:w="1311" w:type="dxa"/>
            <w:shd w:val="clear" w:color="auto" w:fill="BFBFBF" w:themeFill="background1" w:themeFillShade="BF"/>
          </w:tcPr>
          <w:p w14:paraId="74E556ED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D=3</w:t>
            </w:r>
          </w:p>
        </w:tc>
        <w:tc>
          <w:tcPr>
            <w:tcW w:w="1168" w:type="dxa"/>
            <w:shd w:val="clear" w:color="auto" w:fill="BFBFBF" w:themeFill="background1" w:themeFillShade="BF"/>
          </w:tcPr>
          <w:p w14:paraId="1D44B783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E=2</w:t>
            </w:r>
          </w:p>
        </w:tc>
        <w:tc>
          <w:tcPr>
            <w:tcW w:w="1169" w:type="dxa"/>
            <w:shd w:val="clear" w:color="auto" w:fill="BFBFBF" w:themeFill="background1" w:themeFillShade="BF"/>
          </w:tcPr>
          <w:p w14:paraId="7040E85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F=1</w:t>
            </w:r>
          </w:p>
        </w:tc>
      </w:tr>
      <w:tr w:rsidR="007E7D77" w14:paraId="48E3AEAB" w14:textId="77777777" w:rsidTr="00E115D8">
        <w:trPr>
          <w:trHeight w:val="753"/>
        </w:trPr>
        <w:tc>
          <w:tcPr>
            <w:tcW w:w="1250" w:type="dxa"/>
            <w:vMerge/>
            <w:shd w:val="clear" w:color="auto" w:fill="FF6600" w:themeFill="accent3"/>
            <w:vAlign w:val="center"/>
          </w:tcPr>
          <w:p w14:paraId="75217BF1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</w:p>
        </w:tc>
        <w:tc>
          <w:tcPr>
            <w:tcW w:w="1711" w:type="dxa"/>
          </w:tcPr>
          <w:p w14:paraId="209CD55F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量测</w:t>
            </w:r>
            <w:r>
              <w:rPr>
                <w:rFonts w:eastAsia="宋体" w:cs="Arial"/>
                <w:szCs w:val="20"/>
                <w:lang w:eastAsia="zh-CN"/>
              </w:rPr>
              <w:t>/</w:t>
            </w:r>
            <w:r>
              <w:rPr>
                <w:rFonts w:eastAsia="宋体" w:cs="Arial"/>
                <w:szCs w:val="20"/>
                <w:lang w:eastAsia="zh-CN"/>
              </w:rPr>
              <w:t>质量平衡所得系数</w:t>
            </w:r>
          </w:p>
        </w:tc>
        <w:tc>
          <w:tcPr>
            <w:tcW w:w="1428" w:type="dxa"/>
          </w:tcPr>
          <w:p w14:paraId="3BB26B10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同制程</w:t>
            </w:r>
            <w:r>
              <w:rPr>
                <w:rFonts w:eastAsia="宋体" w:cs="Arial"/>
                <w:szCs w:val="20"/>
                <w:lang w:eastAsia="zh-CN"/>
              </w:rPr>
              <w:t>/</w:t>
            </w:r>
            <w:r>
              <w:rPr>
                <w:rFonts w:eastAsia="宋体" w:cs="Arial"/>
                <w:szCs w:val="20"/>
                <w:lang w:eastAsia="zh-CN"/>
              </w:rPr>
              <w:t>设备经验系数</w:t>
            </w:r>
          </w:p>
        </w:tc>
        <w:tc>
          <w:tcPr>
            <w:tcW w:w="1310" w:type="dxa"/>
          </w:tcPr>
          <w:p w14:paraId="46C21E94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工厂提供系数</w:t>
            </w:r>
          </w:p>
        </w:tc>
        <w:tc>
          <w:tcPr>
            <w:tcW w:w="1311" w:type="dxa"/>
          </w:tcPr>
          <w:p w14:paraId="201BDE79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区域排放系数</w:t>
            </w:r>
          </w:p>
        </w:tc>
        <w:tc>
          <w:tcPr>
            <w:tcW w:w="1168" w:type="dxa"/>
          </w:tcPr>
          <w:p w14:paraId="68327F1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国家排放系数</w:t>
            </w:r>
          </w:p>
        </w:tc>
        <w:tc>
          <w:tcPr>
            <w:tcW w:w="1169" w:type="dxa"/>
          </w:tcPr>
          <w:p w14:paraId="7442FCA8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国际排放系数</w:t>
            </w:r>
          </w:p>
        </w:tc>
      </w:tr>
      <w:tr w:rsidR="007E7D77" w14:paraId="63ED567B" w14:textId="77777777" w:rsidTr="00E115D8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61B0B6D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校准频率</w:t>
            </w:r>
          </w:p>
        </w:tc>
        <w:tc>
          <w:tcPr>
            <w:tcW w:w="3139" w:type="dxa"/>
            <w:gridSpan w:val="2"/>
            <w:shd w:val="clear" w:color="auto" w:fill="BFBFBF" w:themeFill="background1" w:themeFillShade="BF"/>
          </w:tcPr>
          <w:p w14:paraId="5363B624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L=6</w:t>
            </w:r>
          </w:p>
        </w:tc>
        <w:tc>
          <w:tcPr>
            <w:tcW w:w="2621" w:type="dxa"/>
            <w:gridSpan w:val="2"/>
            <w:shd w:val="clear" w:color="auto" w:fill="BFBFBF" w:themeFill="background1" w:themeFillShade="BF"/>
          </w:tcPr>
          <w:p w14:paraId="334F60F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M=3</w:t>
            </w:r>
          </w:p>
        </w:tc>
        <w:tc>
          <w:tcPr>
            <w:tcW w:w="2337" w:type="dxa"/>
            <w:gridSpan w:val="2"/>
            <w:shd w:val="clear" w:color="auto" w:fill="BFBFBF" w:themeFill="background1" w:themeFillShade="BF"/>
          </w:tcPr>
          <w:p w14:paraId="0747AE10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S=1</w:t>
            </w:r>
          </w:p>
        </w:tc>
      </w:tr>
      <w:tr w:rsidR="007E7D77" w14:paraId="0FA5F54E" w14:textId="77777777" w:rsidTr="00E115D8">
        <w:trPr>
          <w:trHeight w:val="1156"/>
        </w:trPr>
        <w:tc>
          <w:tcPr>
            <w:tcW w:w="1250" w:type="dxa"/>
            <w:vMerge/>
            <w:shd w:val="clear" w:color="auto" w:fill="FF6600" w:themeFill="accent3"/>
          </w:tcPr>
          <w:p w14:paraId="231B8F24" w14:textId="77777777" w:rsidR="007E7D77" w:rsidRDefault="007E7D77" w:rsidP="00E115D8">
            <w:pPr>
              <w:spacing w:before="0"/>
              <w:rPr>
                <w:rFonts w:eastAsia="宋体" w:cs="Arial"/>
                <w:szCs w:val="20"/>
                <w:lang w:eastAsia="zh-CN"/>
              </w:rPr>
            </w:pPr>
          </w:p>
        </w:tc>
        <w:tc>
          <w:tcPr>
            <w:tcW w:w="3139" w:type="dxa"/>
            <w:gridSpan w:val="2"/>
          </w:tcPr>
          <w:p w14:paraId="734F257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依规定执行校准工作且校准结果在容许误差范围内</w:t>
            </w:r>
          </w:p>
        </w:tc>
        <w:tc>
          <w:tcPr>
            <w:tcW w:w="2621" w:type="dxa"/>
            <w:gridSpan w:val="2"/>
          </w:tcPr>
          <w:p w14:paraId="3E5DAB83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依规定执行校准工作但校准结果超出容许误差范围内</w:t>
            </w:r>
          </w:p>
          <w:p w14:paraId="2A899389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无法执行校准但数据来源可供查证</w:t>
            </w:r>
          </w:p>
        </w:tc>
        <w:tc>
          <w:tcPr>
            <w:tcW w:w="2337" w:type="dxa"/>
            <w:gridSpan w:val="2"/>
          </w:tcPr>
          <w:p w14:paraId="7AEDCB8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未依规定执行校准工作</w:t>
            </w:r>
          </w:p>
        </w:tc>
      </w:tr>
    </w:tbl>
    <w:p w14:paraId="6CC05D2B" w14:textId="77777777" w:rsidR="007E7D77" w:rsidRDefault="007E7D77" w:rsidP="007E7D77">
      <w:pPr>
        <w:rPr>
          <w:rFonts w:eastAsia="宋体" w:cs="Arial"/>
          <w:iCs/>
          <w:sz w:val="24"/>
          <w:lang w:eastAsia="zh-CN"/>
        </w:rPr>
      </w:pPr>
    </w:p>
    <w:p w14:paraId="2AC31E6D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98" w:name="_Toc198906618"/>
      <w:bookmarkStart w:id="99" w:name="_Toc204099792"/>
      <w:r>
        <w:t>不确定性计算</w:t>
      </w:r>
      <w:bookmarkEnd w:id="98"/>
      <w:bookmarkEnd w:id="99"/>
    </w:p>
    <w:p w14:paraId="1A731357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单个源</w:t>
      </w:r>
      <w:r>
        <w:rPr>
          <w:rFonts w:eastAsia="宋体" w:cs="Arial"/>
          <w:iCs/>
          <w:sz w:val="24"/>
          <w:lang w:eastAsia="zh-CN"/>
        </w:rPr>
        <w:t>/</w:t>
      </w:r>
      <w:r>
        <w:rPr>
          <w:rFonts w:eastAsia="宋体" w:cs="Arial"/>
          <w:iCs/>
          <w:sz w:val="24"/>
          <w:lang w:eastAsia="zh-CN"/>
        </w:rPr>
        <w:t>汇不确定性数据评分</w:t>
      </w:r>
      <w:r>
        <w:rPr>
          <w:rFonts w:eastAsia="宋体" w:cs="Arial"/>
          <w:iCs/>
          <w:sz w:val="24"/>
          <w:lang w:eastAsia="zh-CN"/>
        </w:rPr>
        <w:t>=</w:t>
      </w:r>
      <w:r>
        <w:rPr>
          <w:rFonts w:eastAsia="宋体" w:cs="Arial"/>
          <w:iCs/>
          <w:sz w:val="24"/>
          <w:lang w:eastAsia="zh-CN"/>
        </w:rPr>
        <w:t>（活动数据得分</w:t>
      </w:r>
      <w:r>
        <w:rPr>
          <w:rFonts w:eastAsia="宋体" w:cs="Arial"/>
          <w:iCs/>
          <w:sz w:val="24"/>
          <w:lang w:eastAsia="zh-CN"/>
        </w:rPr>
        <w:t>+</w:t>
      </w:r>
      <w:r>
        <w:rPr>
          <w:rFonts w:eastAsia="宋体" w:cs="Arial"/>
          <w:iCs/>
          <w:sz w:val="24"/>
          <w:lang w:eastAsia="zh-CN"/>
        </w:rPr>
        <w:t>排放系数得分</w:t>
      </w:r>
      <w:r>
        <w:rPr>
          <w:rFonts w:eastAsia="宋体" w:cs="Arial"/>
          <w:iCs/>
          <w:sz w:val="24"/>
          <w:lang w:eastAsia="zh-CN"/>
        </w:rPr>
        <w:t>+</w:t>
      </w:r>
      <w:r>
        <w:rPr>
          <w:rFonts w:eastAsia="宋体" w:cs="Arial"/>
          <w:iCs/>
          <w:sz w:val="24"/>
          <w:lang w:eastAsia="zh-CN"/>
        </w:rPr>
        <w:t>校准频率得分）</w:t>
      </w:r>
      <w:r>
        <w:rPr>
          <w:rFonts w:eastAsia="宋体" w:cs="Arial"/>
          <w:iCs/>
          <w:sz w:val="24"/>
          <w:lang w:eastAsia="zh-CN"/>
        </w:rPr>
        <w:t>/ 3</w:t>
      </w:r>
    </w:p>
    <w:p w14:paraId="4BB9BEFB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所有源的不确定性数据评分</w:t>
      </w:r>
      <w:r>
        <w:rPr>
          <w:rFonts w:eastAsia="宋体" w:cs="Arial"/>
          <w:iCs/>
          <w:sz w:val="24"/>
          <w:lang w:eastAsia="zh-CN"/>
        </w:rPr>
        <w:t>=Σ</w:t>
      </w:r>
      <w:r>
        <w:rPr>
          <w:rFonts w:eastAsia="宋体" w:cs="Arial"/>
          <w:iCs/>
          <w:sz w:val="24"/>
          <w:lang w:eastAsia="zh-CN"/>
        </w:rPr>
        <w:t>（单个评分</w:t>
      </w:r>
      <w:r>
        <w:rPr>
          <w:rFonts w:eastAsia="宋体" w:cs="Arial"/>
          <w:iCs/>
          <w:sz w:val="24"/>
          <w:lang w:eastAsia="zh-CN"/>
        </w:rPr>
        <w:t>*</w:t>
      </w:r>
      <w:r>
        <w:rPr>
          <w:rFonts w:eastAsia="宋体" w:cs="Arial"/>
          <w:iCs/>
          <w:sz w:val="24"/>
          <w:lang w:eastAsia="zh-CN"/>
        </w:rPr>
        <w:t>单个源排放量比重）</w:t>
      </w:r>
    </w:p>
    <w:p w14:paraId="2FE07CE0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100" w:name="_Toc198906619"/>
      <w:bookmarkStart w:id="101" w:name="_Toc204099793"/>
      <w:r>
        <w:t>数据评分范围分布</w:t>
      </w:r>
      <w:bookmarkEnd w:id="100"/>
      <w:bookmarkEnd w:id="101"/>
    </w:p>
    <w:p w14:paraId="5223611C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第一级：</w:t>
      </w:r>
      <w:r>
        <w:rPr>
          <w:rFonts w:eastAsia="宋体" w:cs="Arial"/>
          <w:iCs/>
          <w:sz w:val="24"/>
          <w:lang w:eastAsia="zh-CN"/>
        </w:rPr>
        <w:t>≥5.0</w:t>
      </w:r>
    </w:p>
    <w:p w14:paraId="325150CE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第二级：</w:t>
      </w:r>
      <w:r>
        <w:rPr>
          <w:rFonts w:eastAsia="宋体" w:cs="Arial"/>
          <w:iCs/>
          <w:sz w:val="24"/>
          <w:lang w:eastAsia="zh-CN"/>
        </w:rPr>
        <w:t>&lt;5.0, ≥4.0</w:t>
      </w:r>
    </w:p>
    <w:p w14:paraId="7495BC4F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第三级：</w:t>
      </w:r>
      <w:r>
        <w:rPr>
          <w:rFonts w:eastAsia="宋体" w:cs="Arial"/>
          <w:iCs/>
          <w:sz w:val="24"/>
          <w:lang w:eastAsia="zh-CN"/>
        </w:rPr>
        <w:t>&lt;4.0, ≥3.0</w:t>
      </w:r>
    </w:p>
    <w:p w14:paraId="2F661BDC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第四级：</w:t>
      </w:r>
      <w:r>
        <w:rPr>
          <w:rFonts w:eastAsia="宋体" w:cs="Arial"/>
          <w:iCs/>
          <w:sz w:val="24"/>
          <w:lang w:eastAsia="zh-CN"/>
        </w:rPr>
        <w:t>&lt;3.0, ≥2.0</w:t>
      </w:r>
    </w:p>
    <w:p w14:paraId="7B4795D1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第五级：</w:t>
      </w:r>
      <w:r>
        <w:rPr>
          <w:rFonts w:eastAsia="宋体" w:cs="Arial"/>
          <w:iCs/>
          <w:sz w:val="24"/>
          <w:lang w:eastAsia="zh-CN"/>
        </w:rPr>
        <w:t>&lt;2.0</w:t>
      </w:r>
    </w:p>
    <w:p w14:paraId="044B7D66" w14:textId="77777777" w:rsidR="007E7D77" w:rsidRDefault="007E7D77" w:rsidP="007E7D77">
      <w:pPr>
        <w:pStyle w:val="afb"/>
        <w:spacing w:before="0" w:line="360" w:lineRule="auto"/>
        <w:ind w:left="567"/>
      </w:pPr>
      <w:bookmarkStart w:id="102" w:name="_Toc198906620"/>
    </w:p>
    <w:p w14:paraId="5F1658F1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bookmarkStart w:id="103" w:name="_Hlk203872011"/>
      <w:r>
        <w:rPr>
          <w:rFonts w:eastAsia="宋体" w:cs="Arial"/>
          <w:iCs/>
          <w:sz w:val="24"/>
          <w:lang w:eastAsia="zh-CN"/>
        </w:rPr>
        <w:lastRenderedPageBreak/>
        <w:t>等级评分对照表将数据品质区分为五级，级别越小表示其数据品质越佳，即不确定性越小。盘查小组于</w:t>
      </w:r>
      <w:r>
        <w:rPr>
          <w:rFonts w:eastAsia="宋体" w:cs="Arial"/>
          <w:iCs/>
          <w:sz w:val="24"/>
          <w:lang w:eastAsia="zh-CN"/>
        </w:rPr>
        <w:t>202</w:t>
      </w:r>
      <w:r>
        <w:rPr>
          <w:rFonts w:eastAsia="宋体" w:cs="Arial" w:hint="eastAsia"/>
          <w:iCs/>
          <w:sz w:val="24"/>
          <w:lang w:eastAsia="zh-CN"/>
        </w:rPr>
        <w:t>5</w:t>
      </w:r>
      <w:r>
        <w:rPr>
          <w:rFonts w:eastAsia="宋体" w:cs="Arial"/>
          <w:iCs/>
          <w:sz w:val="24"/>
          <w:lang w:eastAsia="zh-CN"/>
        </w:rPr>
        <w:t>年</w:t>
      </w:r>
      <w:r>
        <w:rPr>
          <w:rFonts w:eastAsia="宋体" w:cs="Arial" w:hint="eastAsia"/>
          <w:iCs/>
          <w:sz w:val="24"/>
          <w:lang w:eastAsia="zh-CN"/>
        </w:rPr>
        <w:t>7</w:t>
      </w:r>
      <w:r>
        <w:rPr>
          <w:rFonts w:eastAsia="宋体" w:cs="Arial"/>
          <w:iCs/>
          <w:sz w:val="24"/>
          <w:lang w:eastAsia="zh-CN"/>
        </w:rPr>
        <w:t>月</w:t>
      </w:r>
      <w:r>
        <w:rPr>
          <w:rFonts w:eastAsia="宋体" w:cs="Arial" w:hint="eastAsia"/>
          <w:iCs/>
          <w:sz w:val="24"/>
          <w:lang w:eastAsia="zh-CN"/>
        </w:rPr>
        <w:t>3</w:t>
      </w:r>
      <w:r>
        <w:rPr>
          <w:rFonts w:eastAsia="宋体" w:cs="Arial"/>
          <w:iCs/>
          <w:sz w:val="24"/>
          <w:lang w:eastAsia="zh-CN"/>
        </w:rPr>
        <w:t>日进行了不确定性评价，</w:t>
      </w:r>
      <w:r>
        <w:rPr>
          <w:rFonts w:eastAsia="宋体" w:cs="Arial" w:hint="eastAsia"/>
          <w:iCs/>
          <w:sz w:val="24"/>
          <w:lang w:eastAsia="zh-CN"/>
        </w:rPr>
        <w:t>依照基于位置的评价结果，数据得分为</w:t>
      </w:r>
      <w:r>
        <w:rPr>
          <w:rFonts w:eastAsia="宋体" w:cs="Arial" w:hint="eastAsia"/>
          <w:iCs/>
          <w:sz w:val="24"/>
          <w:lang w:eastAsia="zh-CN"/>
        </w:rPr>
        <w:t>3.</w:t>
      </w:r>
      <w:r>
        <w:rPr>
          <w:rFonts w:eastAsia="宋体" w:cs="Arial" w:hint="eastAsia"/>
          <w:iCs/>
          <w:sz w:val="24"/>
          <w:lang w:val="en-US" w:eastAsia="zh-CN"/>
        </w:rPr>
        <w:t>72</w:t>
      </w:r>
      <w:r>
        <w:rPr>
          <w:rFonts w:eastAsia="宋体" w:cs="Arial" w:hint="eastAsia"/>
          <w:iCs/>
          <w:sz w:val="24"/>
          <w:lang w:eastAsia="zh-CN"/>
        </w:rPr>
        <w:t>；基于市场的</w:t>
      </w:r>
      <w:r>
        <w:rPr>
          <w:rFonts w:eastAsia="宋体" w:cs="Arial"/>
          <w:iCs/>
          <w:sz w:val="24"/>
          <w:lang w:eastAsia="zh-CN"/>
        </w:rPr>
        <w:t>评价结果</w:t>
      </w:r>
      <w:r>
        <w:rPr>
          <w:rFonts w:eastAsia="宋体" w:cs="Arial" w:hint="eastAsia"/>
          <w:iCs/>
          <w:sz w:val="24"/>
          <w:lang w:eastAsia="zh-CN"/>
        </w:rPr>
        <w:t>，</w:t>
      </w:r>
      <w:r>
        <w:rPr>
          <w:rFonts w:eastAsia="宋体" w:cs="Arial"/>
          <w:iCs/>
          <w:sz w:val="24"/>
          <w:lang w:eastAsia="zh-CN"/>
        </w:rPr>
        <w:t>数据评价</w:t>
      </w:r>
      <w:r>
        <w:rPr>
          <w:rFonts w:eastAsia="宋体" w:cs="Arial" w:hint="eastAsia"/>
          <w:iCs/>
          <w:sz w:val="24"/>
          <w:lang w:eastAsia="zh-CN"/>
        </w:rPr>
        <w:t>得分为</w:t>
      </w:r>
      <w:r>
        <w:rPr>
          <w:rFonts w:eastAsia="宋体" w:cs="Arial" w:hint="eastAsia"/>
          <w:iCs/>
          <w:sz w:val="24"/>
          <w:lang w:eastAsia="zh-CN"/>
        </w:rPr>
        <w:t>3.</w:t>
      </w:r>
      <w:r>
        <w:rPr>
          <w:rFonts w:eastAsia="宋体" w:cs="Arial" w:hint="eastAsia"/>
          <w:iCs/>
          <w:sz w:val="24"/>
          <w:lang w:val="en-US" w:eastAsia="zh-CN"/>
        </w:rPr>
        <w:t>72</w:t>
      </w:r>
      <w:r>
        <w:rPr>
          <w:rFonts w:eastAsia="宋体" w:cs="Arial"/>
          <w:iCs/>
          <w:sz w:val="24"/>
          <w:lang w:eastAsia="zh-CN"/>
        </w:rPr>
        <w:t>，对应数据品质等级</w:t>
      </w:r>
      <w:r>
        <w:rPr>
          <w:rFonts w:eastAsia="宋体" w:cs="Arial" w:hint="eastAsia"/>
          <w:iCs/>
          <w:sz w:val="24"/>
          <w:lang w:eastAsia="zh-CN"/>
        </w:rPr>
        <w:t>均为“良”</w:t>
      </w:r>
      <w:r>
        <w:rPr>
          <w:rFonts w:eastAsia="宋体" w:cs="Arial"/>
          <w:iCs/>
          <w:sz w:val="24"/>
          <w:lang w:eastAsia="zh-CN"/>
        </w:rPr>
        <w:t>，详见《温室气体盘查清册》</w:t>
      </w:r>
      <w:r>
        <w:rPr>
          <w:rFonts w:eastAsia="宋体" w:cs="Arial"/>
          <w:iCs/>
          <w:sz w:val="24"/>
          <w:lang w:eastAsia="zh-CN"/>
        </w:rPr>
        <w:t>-</w:t>
      </w:r>
      <w:r>
        <w:rPr>
          <w:rFonts w:eastAsia="宋体" w:cs="Arial"/>
          <w:iCs/>
          <w:sz w:val="24"/>
          <w:lang w:eastAsia="zh-CN"/>
        </w:rPr>
        <w:t>表</w:t>
      </w:r>
      <w:r>
        <w:rPr>
          <w:rFonts w:eastAsia="宋体" w:cs="Arial"/>
          <w:iCs/>
          <w:sz w:val="24"/>
          <w:lang w:eastAsia="zh-CN"/>
        </w:rPr>
        <w:t xml:space="preserve">2 </w:t>
      </w:r>
      <w:r>
        <w:rPr>
          <w:rFonts w:eastAsia="宋体" w:cs="Arial"/>
          <w:iCs/>
          <w:sz w:val="24"/>
          <w:lang w:eastAsia="zh-CN"/>
        </w:rPr>
        <w:t>不确定性评估。</w:t>
      </w:r>
      <w:bookmarkEnd w:id="102"/>
    </w:p>
    <w:bookmarkEnd w:id="103"/>
    <w:p w14:paraId="775EF9CD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1A22F07" w14:textId="77777777" w:rsid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bookmarkStart w:id="104" w:name="_Toc198906621"/>
      <w:bookmarkStart w:id="105" w:name="_Toc204099794"/>
      <w:r>
        <w:t>基准年清册</w:t>
      </w:r>
      <w:bookmarkEnd w:id="104"/>
      <w:bookmarkEnd w:id="105"/>
    </w:p>
    <w:p w14:paraId="15F2D545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采用固定基准年，</w:t>
      </w:r>
      <w:r>
        <w:rPr>
          <w:rFonts w:eastAsia="宋体" w:cs="Arial"/>
          <w:iCs/>
          <w:sz w:val="24"/>
          <w:lang w:eastAsia="zh-CN"/>
        </w:rPr>
        <w:t>本公司温室气体盘查周期</w:t>
      </w:r>
      <w:r>
        <w:rPr>
          <w:rFonts w:eastAsia="宋体" w:cs="Arial"/>
          <w:color w:val="000000"/>
          <w:sz w:val="24"/>
          <w:lang w:eastAsia="zh-CN"/>
        </w:rPr>
        <w:t>为</w:t>
      </w:r>
      <w:r>
        <w:rPr>
          <w:rFonts w:eastAsia="宋体" w:cs="Arial"/>
          <w:iCs/>
          <w:sz w:val="24"/>
          <w:lang w:eastAsia="zh-CN"/>
        </w:rPr>
        <w:t>202</w:t>
      </w:r>
      <w:r>
        <w:rPr>
          <w:rFonts w:eastAsia="宋体" w:cs="Arial" w:hint="eastAsia"/>
          <w:iCs/>
          <w:sz w:val="24"/>
          <w:lang w:eastAsia="zh-CN"/>
        </w:rPr>
        <w:t>4</w:t>
      </w:r>
      <w:r>
        <w:rPr>
          <w:rFonts w:eastAsia="宋体" w:cs="Arial"/>
          <w:iCs/>
          <w:sz w:val="24"/>
          <w:lang w:eastAsia="zh-CN"/>
        </w:rPr>
        <w:t>年</w:t>
      </w:r>
      <w:r>
        <w:rPr>
          <w:rFonts w:eastAsia="宋体" w:cs="Arial"/>
          <w:iCs/>
          <w:sz w:val="24"/>
          <w:lang w:eastAsia="zh-CN"/>
        </w:rPr>
        <w:t>1</w:t>
      </w:r>
      <w:r>
        <w:rPr>
          <w:rFonts w:eastAsia="宋体" w:cs="Arial"/>
          <w:iCs/>
          <w:sz w:val="24"/>
          <w:lang w:eastAsia="zh-CN"/>
        </w:rPr>
        <w:t>月</w:t>
      </w:r>
      <w:r>
        <w:rPr>
          <w:rFonts w:eastAsia="宋体" w:cs="Arial"/>
          <w:iCs/>
          <w:sz w:val="24"/>
          <w:lang w:eastAsia="zh-CN"/>
        </w:rPr>
        <w:t>1</w:t>
      </w:r>
      <w:r>
        <w:rPr>
          <w:rFonts w:eastAsia="宋体" w:cs="Arial"/>
          <w:iCs/>
          <w:sz w:val="24"/>
          <w:lang w:eastAsia="zh-CN"/>
        </w:rPr>
        <w:t>日</w:t>
      </w:r>
      <w:r>
        <w:rPr>
          <w:rFonts w:eastAsia="宋体" w:cs="Arial"/>
          <w:iCs/>
          <w:sz w:val="24"/>
          <w:lang w:eastAsia="zh-CN"/>
        </w:rPr>
        <w:t>-202</w:t>
      </w:r>
      <w:r>
        <w:rPr>
          <w:rFonts w:eastAsia="宋体" w:cs="Arial" w:hint="eastAsia"/>
          <w:iCs/>
          <w:sz w:val="24"/>
          <w:lang w:eastAsia="zh-CN"/>
        </w:rPr>
        <w:t>4</w:t>
      </w:r>
      <w:r>
        <w:rPr>
          <w:rFonts w:eastAsia="宋体" w:cs="Arial"/>
          <w:iCs/>
          <w:sz w:val="24"/>
          <w:lang w:eastAsia="zh-CN"/>
        </w:rPr>
        <w:t>年</w:t>
      </w:r>
      <w:r>
        <w:rPr>
          <w:rFonts w:eastAsia="宋体" w:cs="Arial"/>
          <w:iCs/>
          <w:sz w:val="24"/>
          <w:lang w:eastAsia="zh-CN"/>
        </w:rPr>
        <w:t>12</w:t>
      </w:r>
      <w:r>
        <w:rPr>
          <w:rFonts w:eastAsia="宋体" w:cs="Arial"/>
          <w:iCs/>
          <w:sz w:val="24"/>
          <w:lang w:eastAsia="zh-CN"/>
        </w:rPr>
        <w:t>月</w:t>
      </w:r>
      <w:r>
        <w:rPr>
          <w:rFonts w:eastAsia="宋体" w:cs="Arial"/>
          <w:iCs/>
          <w:sz w:val="24"/>
          <w:lang w:eastAsia="zh-CN"/>
        </w:rPr>
        <w:t>31</w:t>
      </w:r>
      <w:r>
        <w:rPr>
          <w:rFonts w:eastAsia="宋体" w:cs="Arial"/>
          <w:iCs/>
          <w:sz w:val="24"/>
          <w:lang w:eastAsia="zh-CN"/>
        </w:rPr>
        <w:t>日，</w:t>
      </w:r>
      <w:r>
        <w:rPr>
          <w:rFonts w:eastAsia="宋体" w:cs="Arial" w:hint="eastAsia"/>
          <w:iCs/>
          <w:sz w:val="24"/>
          <w:lang w:eastAsia="zh-CN"/>
        </w:rPr>
        <w:t>2023</w:t>
      </w:r>
      <w:r>
        <w:rPr>
          <w:rFonts w:eastAsia="宋体" w:cs="Arial" w:hint="eastAsia"/>
          <w:iCs/>
          <w:sz w:val="24"/>
          <w:lang w:eastAsia="zh-CN"/>
        </w:rPr>
        <w:t>年核查范围仅包含范围一、二和范围三类别</w:t>
      </w:r>
      <w:r>
        <w:rPr>
          <w:rFonts w:eastAsia="宋体" w:cs="Arial" w:hint="eastAsia"/>
          <w:iCs/>
          <w:sz w:val="24"/>
          <w:lang w:eastAsia="zh-CN"/>
        </w:rPr>
        <w:t>5</w:t>
      </w:r>
      <w:r>
        <w:rPr>
          <w:rFonts w:eastAsia="宋体" w:cs="Arial" w:hint="eastAsia"/>
          <w:iCs/>
          <w:sz w:val="24"/>
          <w:lang w:eastAsia="zh-CN"/>
        </w:rPr>
        <w:t>排放，</w:t>
      </w:r>
      <w:r>
        <w:rPr>
          <w:rFonts w:eastAsia="宋体" w:cs="Arial" w:hint="eastAsia"/>
          <w:iCs/>
          <w:sz w:val="24"/>
          <w:lang w:eastAsia="zh-CN"/>
        </w:rPr>
        <w:t>2024</w:t>
      </w:r>
      <w:r>
        <w:rPr>
          <w:rFonts w:eastAsia="宋体" w:cs="Arial" w:hint="eastAsia"/>
          <w:iCs/>
          <w:sz w:val="24"/>
          <w:lang w:eastAsia="zh-CN"/>
        </w:rPr>
        <w:t>年包含范围一、二和范围三类别</w:t>
      </w:r>
      <w:r>
        <w:rPr>
          <w:rFonts w:eastAsia="宋体" w:cs="Arial" w:hint="eastAsia"/>
          <w:iCs/>
          <w:sz w:val="24"/>
          <w:lang w:eastAsia="zh-CN"/>
        </w:rPr>
        <w:t>1~7</w:t>
      </w:r>
      <w:r>
        <w:rPr>
          <w:rFonts w:eastAsia="宋体" w:cs="Arial" w:hint="eastAsia"/>
          <w:iCs/>
          <w:sz w:val="24"/>
          <w:lang w:eastAsia="zh-CN"/>
        </w:rPr>
        <w:t>、</w:t>
      </w:r>
      <w:r>
        <w:rPr>
          <w:rFonts w:eastAsia="宋体" w:cs="Arial" w:hint="eastAsia"/>
          <w:iCs/>
          <w:sz w:val="24"/>
          <w:lang w:eastAsia="zh-CN"/>
        </w:rPr>
        <w:t>9~12</w:t>
      </w:r>
      <w:r>
        <w:rPr>
          <w:rFonts w:eastAsia="宋体" w:cs="Arial" w:hint="eastAsia"/>
          <w:iCs/>
          <w:sz w:val="24"/>
          <w:lang w:eastAsia="zh-CN"/>
        </w:rPr>
        <w:t>的排放。</w:t>
      </w:r>
      <w:r>
        <w:rPr>
          <w:rFonts w:eastAsia="宋体" w:cs="Arial" w:hint="eastAsia"/>
          <w:iCs/>
          <w:sz w:val="24"/>
          <w:lang w:val="en-US" w:eastAsia="zh-CN"/>
        </w:rPr>
        <w:t>因核查范围较</w:t>
      </w:r>
      <w:r>
        <w:rPr>
          <w:rFonts w:eastAsia="宋体" w:cs="Arial" w:hint="eastAsia"/>
          <w:iCs/>
          <w:sz w:val="24"/>
          <w:lang w:val="en-US" w:eastAsia="zh-CN"/>
        </w:rPr>
        <w:t>2023</w:t>
      </w:r>
      <w:r>
        <w:rPr>
          <w:rFonts w:eastAsia="宋体" w:cs="Arial" w:hint="eastAsia"/>
          <w:iCs/>
          <w:sz w:val="24"/>
          <w:lang w:val="en-US" w:eastAsia="zh-CN"/>
        </w:rPr>
        <w:t>年有较大更新，故选择</w:t>
      </w:r>
      <w:r>
        <w:rPr>
          <w:rFonts w:eastAsia="宋体" w:cs="Arial" w:hint="eastAsia"/>
          <w:iCs/>
          <w:sz w:val="24"/>
          <w:lang w:val="en-US" w:eastAsia="zh-CN"/>
        </w:rPr>
        <w:t>2024</w:t>
      </w:r>
      <w:r>
        <w:rPr>
          <w:rFonts w:eastAsia="宋体" w:cs="Arial" w:hint="eastAsia"/>
          <w:iCs/>
          <w:sz w:val="24"/>
          <w:lang w:val="en-US" w:eastAsia="zh-CN"/>
        </w:rPr>
        <w:t>年为</w:t>
      </w:r>
      <w:r>
        <w:rPr>
          <w:rFonts w:eastAsia="宋体" w:cs="Arial"/>
          <w:iCs/>
          <w:sz w:val="24"/>
          <w:lang w:eastAsia="zh-CN"/>
        </w:rPr>
        <w:t>基准年</w:t>
      </w:r>
      <w:r>
        <w:rPr>
          <w:rFonts w:eastAsia="宋体" w:cs="Arial"/>
          <w:iCs/>
          <w:sz w:val="24"/>
          <w:lang w:eastAsia="zh-CN"/>
        </w:rPr>
        <w:t xml:space="preserve"> </w:t>
      </w:r>
      <w:r>
        <w:rPr>
          <w:rFonts w:eastAsia="宋体" w:cs="Arial" w:hint="eastAsia"/>
          <w:iCs/>
          <w:sz w:val="24"/>
          <w:lang w:eastAsia="zh-CN"/>
        </w:rPr>
        <w:t>。</w:t>
      </w:r>
    </w:p>
    <w:p w14:paraId="1FEC749C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106" w:name="_Toc198906622"/>
      <w:bookmarkStart w:id="107" w:name="_Toc204099795"/>
      <w:r>
        <w:rPr>
          <w:rFonts w:hint="eastAsia"/>
          <w:lang w:val="en-US"/>
        </w:rPr>
        <w:t>基准年温室气体清单</w:t>
      </w:r>
      <w:bookmarkEnd w:id="106"/>
      <w:r>
        <w:rPr>
          <w:rFonts w:hint="eastAsia"/>
          <w:lang w:val="en-US"/>
        </w:rPr>
        <w:t>（基于位置）</w:t>
      </w:r>
      <w:bookmarkEnd w:id="107"/>
    </w:p>
    <w:tbl>
      <w:tblPr>
        <w:tblW w:w="0" w:type="auto"/>
        <w:tblLook w:val="04A0" w:firstRow="1" w:lastRow="0" w:firstColumn="1" w:lastColumn="0" w:noHBand="0" w:noVBand="1"/>
      </w:tblPr>
      <w:tblGrid>
        <w:gridCol w:w="265"/>
        <w:gridCol w:w="314"/>
        <w:gridCol w:w="1057"/>
        <w:gridCol w:w="1057"/>
        <w:gridCol w:w="1059"/>
        <w:gridCol w:w="1073"/>
        <w:gridCol w:w="1073"/>
        <w:gridCol w:w="1043"/>
        <w:gridCol w:w="1046"/>
        <w:gridCol w:w="1075"/>
      </w:tblGrid>
      <w:tr w:rsidR="00337D9B" w:rsidRPr="00337D9B" w14:paraId="63480766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35CE8E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范围一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4E60667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直接温室气体排放</w:t>
            </w:r>
          </w:p>
        </w:tc>
      </w:tr>
      <w:tr w:rsidR="00337D9B" w:rsidRPr="00337D9B" w14:paraId="2D2777AF" w14:textId="77777777" w:rsidTr="00337D9B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0ACEB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B069D8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7D6C61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57A767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61E79D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35B83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9E9519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6EC543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366AE1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530D35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02B62C04" w14:textId="77777777" w:rsidTr="00337D9B">
        <w:trPr>
          <w:trHeight w:val="5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27435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34E9D5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9F6284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7,131,923.61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37435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10,685.97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C3B76A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31,504.83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042B6F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A72B9E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E52193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E9E7EC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172F88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7,174,684.97</w:t>
            </w:r>
          </w:p>
        </w:tc>
      </w:tr>
      <w:tr w:rsidR="00337D9B" w:rsidRPr="00337D9B" w14:paraId="6314856F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C3536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范围二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5D64120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输入能源间接温室气体排放（基于位置）</w:t>
            </w:r>
          </w:p>
        </w:tc>
      </w:tr>
      <w:tr w:rsidR="00337D9B" w:rsidRPr="00337D9B" w14:paraId="767EFC92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FECEF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6415F1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EA067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107E36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6AB687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8D28D4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8352B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908C92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119265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CDFF32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3BDFEFF5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AC729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2B3CC2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6AC368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7B4EB8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2BC781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3576F8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C5E8D3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25BB15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2B06D2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558D49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</w:tr>
      <w:tr w:rsidR="00337D9B" w:rsidRPr="00337D9B" w14:paraId="1E5FF2CF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9055AB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</w:t>
            </w:r>
            <w:r w:rsidRPr="00337D9B">
              <w:rPr>
                <w:rFonts w:eastAsia="宋体" w:cs="Arial"/>
                <w:b/>
                <w:bCs/>
                <w:color w:val="FFFFFF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D7576E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外购商品和服务的上游产生的排放</w:t>
            </w:r>
          </w:p>
        </w:tc>
      </w:tr>
      <w:tr w:rsidR="00337D9B" w:rsidRPr="00337D9B" w14:paraId="6B70A064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F2B628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742F6E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F068B4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91A05B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65974E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0E58ED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1A5A34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A76889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636E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19926C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58AE9BB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C60237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4FEE2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A6FC61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2,179,317.51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D0EAF6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76CD15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4A81AC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017F6C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263B3E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5FA26F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8B5E7C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2,710,165.62</w:t>
            </w:r>
          </w:p>
        </w:tc>
      </w:tr>
      <w:tr w:rsidR="00337D9B" w:rsidRPr="00337D9B" w14:paraId="5DA1374B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D359CB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类别2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3CCB484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资本货物产生的排放</w:t>
            </w:r>
          </w:p>
        </w:tc>
      </w:tr>
      <w:tr w:rsidR="00337D9B" w:rsidRPr="00337D9B" w14:paraId="52CF2A9C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D30E1E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7D14E8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3BE11F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lastRenderedPageBreak/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DC32B4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360561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D4015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D43E43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96A64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E7620F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DBE43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1DD0F460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A27C9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925F2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5870B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46,877.22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E8323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3DBEBE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6F6016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6A0389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BA6C0F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74640C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D2F620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51,806.97</w:t>
            </w:r>
          </w:p>
        </w:tc>
      </w:tr>
      <w:tr w:rsidR="00337D9B" w:rsidRPr="00337D9B" w14:paraId="180DB171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3BB92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范围三类别3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323AE27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范围一、二之外燃料和能源相关的活动产生的排放</w:t>
            </w:r>
          </w:p>
        </w:tc>
      </w:tr>
      <w:tr w:rsidR="00337D9B" w:rsidRPr="00337D9B" w14:paraId="633F2ACB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5CEBD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7D1060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8E2043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1C9074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829F3D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C7C0AB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DB4149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087370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E56F4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8F3FD0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04FE379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59968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CEF5D6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5E00FE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1,756,664.80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FCE69E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CC0C49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42A54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CA84A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94F026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71C3B9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276B6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2,016,736.07</w:t>
            </w:r>
          </w:p>
        </w:tc>
      </w:tr>
      <w:tr w:rsidR="00337D9B" w:rsidRPr="00337D9B" w14:paraId="79EFFABF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3D6745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范围三类别4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53B2B1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上游运输配送产生的排放</w:t>
            </w:r>
          </w:p>
        </w:tc>
      </w:tr>
      <w:tr w:rsidR="00337D9B" w:rsidRPr="00337D9B" w14:paraId="43B252F3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736DFF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54F85D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6CD3C8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98CBB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2CBBA7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CBD4DA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5590B7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41A6B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4A0330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0D2026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2F2A185F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251D1B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9DA4CB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6BD828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400,727.03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F469AB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2AB28F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B50541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3B5E81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494B07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7437CD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319C8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400,727.03</w:t>
            </w:r>
          </w:p>
        </w:tc>
      </w:tr>
      <w:tr w:rsidR="00337D9B" w:rsidRPr="00337D9B" w14:paraId="317C0BCF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CF5BF2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范围三类别5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AB29E9E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运营产生的废物产生的排放</w:t>
            </w:r>
          </w:p>
        </w:tc>
      </w:tr>
      <w:tr w:rsidR="00337D9B" w:rsidRPr="00337D9B" w14:paraId="7E08D51E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DDDA2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0067E0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41DC29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BDD6F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1EDAF7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670E59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4255DC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88C49E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8FCFBB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C52580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2744558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E4DD68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0E9BD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7DAF1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30,952.02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DB30ED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4D809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D4AC79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8D7E88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00B33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BE786C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C2AD68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147,636.03</w:t>
            </w:r>
          </w:p>
        </w:tc>
      </w:tr>
      <w:tr w:rsidR="00337D9B" w:rsidRPr="00337D9B" w14:paraId="55ECEEC5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1950E3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范围三类别6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4E4F5E9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商务旅行产生的排放</w:t>
            </w:r>
          </w:p>
        </w:tc>
      </w:tr>
      <w:tr w:rsidR="00337D9B" w:rsidRPr="00337D9B" w14:paraId="29DE8411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0E30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A62F0E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C12B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DB3AB8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0C87DC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68D82C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DDE379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108C53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82FC3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12A20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6A81536C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7D496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974F9D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7A15A4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1,804.75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41190A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0E7A43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92F53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DD6442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000773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CEA289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E22DCE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1,804.75</w:t>
            </w:r>
          </w:p>
        </w:tc>
      </w:tr>
      <w:tr w:rsidR="00337D9B" w:rsidRPr="00337D9B" w14:paraId="028D724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E6A375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范围三类别7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4BD9EE0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员工通勤产生的排放</w:t>
            </w:r>
          </w:p>
        </w:tc>
      </w:tr>
      <w:tr w:rsidR="00337D9B" w:rsidRPr="00337D9B" w14:paraId="63122A85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65478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37537E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2EE2BB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60FECB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BF9DFA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C06176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0BDCA4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C05CE2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5C359A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2535C8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13B0076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F60AFB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C1010C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F609B1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5,447.47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82A209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331F27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307BE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50D31B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63A190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DDF9EB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6D9165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13,322.58</w:t>
            </w:r>
          </w:p>
        </w:tc>
      </w:tr>
      <w:tr w:rsidR="00337D9B" w:rsidRPr="00337D9B" w14:paraId="0AD466DA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F8DAE8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范围三类别8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96DF81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上游租赁资产产生的排放</w:t>
            </w:r>
          </w:p>
        </w:tc>
      </w:tr>
      <w:tr w:rsidR="00337D9B" w:rsidRPr="00337D9B" w14:paraId="03DFC0CC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7A657B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F93E09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71B266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79DA77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62F77B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60FC93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6A7563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CA352E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0B0100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D62D70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1C50C1D0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F40DD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2C34EF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B82D9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BAFDD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5A8C2E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649C85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796D8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102DAA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58B444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AC6810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58E90841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127FAF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范围三类别9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55D49F1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下游运输配送产生的排放</w:t>
            </w:r>
          </w:p>
        </w:tc>
      </w:tr>
      <w:tr w:rsidR="00337D9B" w:rsidRPr="00337D9B" w14:paraId="76B0D445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EE94F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D551B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FABF9A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39522E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B69E53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88A75B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2D3FE4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9CE8DC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4212C8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7B570B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860FD4F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CC4E1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DC4E9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EBF3A3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281,081.74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2A120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E023E2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718480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98EE0F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9587F8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32223A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FBFB3C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281,081.74</w:t>
            </w:r>
          </w:p>
        </w:tc>
      </w:tr>
      <w:tr w:rsidR="00337D9B" w:rsidRPr="00337D9B" w14:paraId="2870BDC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BE2B11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范围三类别10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02AFAC4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外销产品加工产生的排放</w:t>
            </w:r>
          </w:p>
        </w:tc>
      </w:tr>
      <w:tr w:rsidR="00337D9B" w:rsidRPr="00337D9B" w14:paraId="70CE8793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2CD4DC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AEEBF6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32D20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CB1168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BB641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FFA73C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639964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47FA8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6634F8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AEFE91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03D515F8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33F948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AEF01C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23A86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2,449,392.91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90035F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823D1C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134635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D4C1F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A22497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0695C8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50FA26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2,449,392.91</w:t>
            </w:r>
          </w:p>
        </w:tc>
      </w:tr>
      <w:tr w:rsidR="00337D9B" w:rsidRPr="00337D9B" w14:paraId="0EEF8326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0B87D7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范围三类别11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60B15AA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外销产品使用产生的排放</w:t>
            </w:r>
          </w:p>
        </w:tc>
      </w:tr>
      <w:tr w:rsidR="00337D9B" w:rsidRPr="00337D9B" w14:paraId="49D16CF3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87116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9B3C35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5A6E9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850C24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D395B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C748F8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EB40E3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C91D60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1CBBA9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C2A8C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DEE7820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4D88E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389217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D4AF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6,027.42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062EAF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DDDBF9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F0C731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BA8857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B14D19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8BA547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F4750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6,034.91</w:t>
            </w:r>
          </w:p>
        </w:tc>
      </w:tr>
      <w:tr w:rsidR="00337D9B" w:rsidRPr="00337D9B" w14:paraId="646D8D25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08352D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范围三类别12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590D0B0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外售产品报废产生的排放</w:t>
            </w:r>
          </w:p>
        </w:tc>
      </w:tr>
      <w:tr w:rsidR="00337D9B" w:rsidRPr="00337D9B" w14:paraId="524C58C9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CCB0B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CA4220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B9BC8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381A4E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F9F744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33BA8B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2C4832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7E7F64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E0322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BF1B22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3BE92A13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F6EFF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D607B2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611EE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DEC0D8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3D03DD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6E0A78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38905F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B6DFF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4BA337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655FD7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3,747.35</w:t>
            </w:r>
          </w:p>
        </w:tc>
      </w:tr>
      <w:tr w:rsidR="00337D9B" w:rsidRPr="00337D9B" w14:paraId="45C55A5E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AFFFA0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类别13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4929058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下游租赁资产产生的排放</w:t>
            </w:r>
          </w:p>
        </w:tc>
      </w:tr>
      <w:tr w:rsidR="00337D9B" w:rsidRPr="00337D9B" w14:paraId="565BBE43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8919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265B4E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2D9EF7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lastRenderedPageBreak/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DC4712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4351B7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6A7BB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419082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599C0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BC286D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0BAB91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3048284F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9EE37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288040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70F26D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B518C3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27E490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C5041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3A98B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9014AF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A6DA0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07EE2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45AED473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B3F25E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范围三类别14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209D180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特许经营产生的排放</w:t>
            </w:r>
          </w:p>
        </w:tc>
      </w:tr>
      <w:tr w:rsidR="00337D9B" w:rsidRPr="00337D9B" w14:paraId="2C570F7A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1923CE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27F827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0BD910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372C74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55334E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4203F8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32FDA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33AE6E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5B9454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FA4477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DBA9096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F9945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BBC78F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87A624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A18BB2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D1531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66E47F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FCCA78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44A29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91F4B6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9DB87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6309B8B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9499EC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范围三类别15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685D6C1E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投资产生的排放</w:t>
            </w:r>
          </w:p>
        </w:tc>
      </w:tr>
      <w:tr w:rsidR="00337D9B" w:rsidRPr="00337D9B" w14:paraId="5CE63F15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FFAA42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93369C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46E2C9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1B2991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BA8E71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9B568F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F89AED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00459E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1F99B7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FCD955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13BFE9E8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0EEFBC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00FB06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4EE2BB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010DBD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1CE62F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5B8008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F9814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4E258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A6F542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BFD695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3323B065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47D29F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BEF96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97227F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B737F1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8DEE80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A780C3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79723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20B3A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199D70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5DBFA7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0743906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32E96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B30348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35B4C4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7,131,923.61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88F1D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10,685.97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0B1AC1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31,504.83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B243EB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8876B3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2A052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D14D55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349C76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7,174,684.97</w:t>
            </w:r>
          </w:p>
        </w:tc>
      </w:tr>
      <w:tr w:rsidR="00337D9B" w:rsidRPr="00337D9B" w14:paraId="56C6971A" w14:textId="77777777" w:rsidTr="00337D9B">
        <w:trPr>
          <w:trHeight w:val="5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C7D4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B1E5B4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范围二</w:t>
            </w:r>
            <w:r w:rsidRPr="00337D9B">
              <w:rPr>
                <w:rFonts w:eastAsia="宋体" w:cs="Arial"/>
                <w:b/>
                <w:bCs/>
                <w:szCs w:val="20"/>
                <w:lang w:val="en-US" w:eastAsia="zh-CN"/>
              </w:rPr>
              <w:br/>
            </w: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（基于位置）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6A0171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6A1DF9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B0B535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C89D0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0CF3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E2BD8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28D378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9860C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</w:tr>
      <w:tr w:rsidR="00337D9B" w:rsidRPr="00337D9B" w14:paraId="1E7C429A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9F993D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4C6760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CA9CAB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7,161,881.97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8D2E42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88DC2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671BDF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91C71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78F515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031235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826AB0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8,082,455.95</w:t>
            </w:r>
          </w:p>
        </w:tc>
      </w:tr>
      <w:tr w:rsidR="00337D9B" w:rsidRPr="00337D9B" w14:paraId="04B884BA" w14:textId="77777777" w:rsidTr="00337D9B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13C89E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204117E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总计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1FDC2C" w14:textId="7ED23AFB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15,337,416.63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4E762D" w14:textId="6F244A90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10,689.76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3186F4B" w14:textId="081895B8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31,508.54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B726D03" w14:textId="6CE8937C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FCCBAA0" w14:textId="494EC81D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C2037E2" w14:textId="0534DC7A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B0CB5F0" w14:textId="200431AE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AC940C" w14:textId="13FDF0E8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16,300,751.97</w:t>
            </w:r>
          </w:p>
        </w:tc>
      </w:tr>
    </w:tbl>
    <w:p w14:paraId="2DDFA7E0" w14:textId="77777777" w:rsidR="007E7D77" w:rsidRPr="0023183D" w:rsidRDefault="007E7D77" w:rsidP="007E7D77">
      <w:pPr>
        <w:spacing w:before="0" w:line="360" w:lineRule="auto"/>
        <w:ind w:right="1200"/>
        <w:rPr>
          <w:rFonts w:eastAsia="宋体" w:cs="Arial"/>
          <w:iCs/>
          <w:sz w:val="24"/>
          <w:lang w:eastAsia="zh-CN"/>
        </w:rPr>
      </w:pPr>
    </w:p>
    <w:p w14:paraId="7837FFCF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108" w:name="_Toc204099796"/>
      <w:r>
        <w:rPr>
          <w:rFonts w:hint="eastAsia"/>
          <w:lang w:val="en-US"/>
        </w:rPr>
        <w:lastRenderedPageBreak/>
        <w:t>基准年温室气体清单（基于市场）</w:t>
      </w:r>
      <w:bookmarkEnd w:id="108"/>
    </w:p>
    <w:tbl>
      <w:tblPr>
        <w:tblW w:w="0" w:type="auto"/>
        <w:tblLook w:val="04A0" w:firstRow="1" w:lastRow="0" w:firstColumn="1" w:lastColumn="0" w:noHBand="0" w:noVBand="1"/>
      </w:tblPr>
      <w:tblGrid>
        <w:gridCol w:w="265"/>
        <w:gridCol w:w="314"/>
        <w:gridCol w:w="1057"/>
        <w:gridCol w:w="1057"/>
        <w:gridCol w:w="1059"/>
        <w:gridCol w:w="1073"/>
        <w:gridCol w:w="1073"/>
        <w:gridCol w:w="1043"/>
        <w:gridCol w:w="1046"/>
        <w:gridCol w:w="1075"/>
      </w:tblGrid>
      <w:tr w:rsidR="00337D9B" w:rsidRPr="00337D9B" w14:paraId="3B12D731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AD810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范围一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33B0A9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直接温室气体排放</w:t>
            </w:r>
          </w:p>
        </w:tc>
      </w:tr>
      <w:tr w:rsidR="00337D9B" w:rsidRPr="00337D9B" w14:paraId="6F3B7046" w14:textId="77777777" w:rsidTr="00337D9B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D6487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3A6087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3A0A3C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4B74F7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76FBFE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522B61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FAFBBC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3C2FEE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B9E6D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D8C64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25A17970" w14:textId="77777777" w:rsidTr="00337D9B">
        <w:trPr>
          <w:trHeight w:val="5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F2F8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6DE4E4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96E525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7,131,923.61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85984D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10,685.97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49C62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31,504.83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244B4A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0D2E0E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50BCCC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0BB984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7CCC4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7,174,684.97</w:t>
            </w:r>
          </w:p>
        </w:tc>
      </w:tr>
      <w:tr w:rsidR="00337D9B" w:rsidRPr="00337D9B" w14:paraId="4408334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EBC82B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范围二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60EECBA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输入能源间接温室气体排放（基于位置）</w:t>
            </w:r>
          </w:p>
        </w:tc>
      </w:tr>
      <w:tr w:rsidR="00337D9B" w:rsidRPr="00337D9B" w14:paraId="7A9AE3CB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A390DF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2F9745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6F0B8F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BF5D97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1A57BD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8D6C8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896D6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337EE8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3C580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AE5BD4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2C516815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1D9E2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4B085B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307D7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E86D9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5C130D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F7B930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2C4552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1046CD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CFAD7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73DE39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</w:tr>
      <w:tr w:rsidR="00337D9B" w:rsidRPr="00337D9B" w14:paraId="594A0472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A12BF0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</w:t>
            </w:r>
            <w:r w:rsidRPr="00337D9B">
              <w:rPr>
                <w:rFonts w:eastAsia="宋体" w:cs="Arial"/>
                <w:b/>
                <w:bCs/>
                <w:color w:val="FFFFFF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4C3646E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外购商品和服务的上游产生的排放</w:t>
            </w:r>
          </w:p>
        </w:tc>
      </w:tr>
      <w:tr w:rsidR="00337D9B" w:rsidRPr="00337D9B" w14:paraId="09A1B5A5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997A09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5EB5EF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1A736A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6E9318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B1D3DF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BDE07B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FDBB88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B43B96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02DCAB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7C69DD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6E9C8345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C2367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4AF22B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D3403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2,179,317.51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C52416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AA3458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AF790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AC3D13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53E47F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15B4A2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638DD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2,710,165.62</w:t>
            </w:r>
          </w:p>
        </w:tc>
      </w:tr>
      <w:tr w:rsidR="00337D9B" w:rsidRPr="00337D9B" w14:paraId="5C26DC3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564E27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范围三类别2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0A50E32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资本货物产生的排放</w:t>
            </w:r>
          </w:p>
        </w:tc>
      </w:tr>
      <w:tr w:rsidR="00337D9B" w:rsidRPr="00337D9B" w14:paraId="464B1F7D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DAA7F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46A3F8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B1378C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50E461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FA480E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F20AD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4979E5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7A1880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AED59E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E9DC99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95A82B4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03C76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B051E0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5D85B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46,877.22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DFF73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F1C50E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C595A4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EA43B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835AEF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E85CC2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F634F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51,806.97</w:t>
            </w:r>
          </w:p>
        </w:tc>
      </w:tr>
      <w:tr w:rsidR="00337D9B" w:rsidRPr="00337D9B" w14:paraId="306B193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0551C3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范围三类别3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C28485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范围一、二之外燃料和能源相关的活动产生的排放</w:t>
            </w:r>
          </w:p>
        </w:tc>
      </w:tr>
      <w:tr w:rsidR="00337D9B" w:rsidRPr="00337D9B" w14:paraId="35FEFEDA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B2A859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BF12A9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DFC791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9BD453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D14FFC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9A498D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87F7D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D3B285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86EDB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05A5F1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6B3EAB1E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83B09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1A379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5D3988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1,756,664.80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8FA33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E74B6C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95465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FB9359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F4A2A4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B452E8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816BC3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2,016,736.07</w:t>
            </w:r>
          </w:p>
        </w:tc>
      </w:tr>
      <w:tr w:rsidR="00337D9B" w:rsidRPr="00337D9B" w14:paraId="50AEDAC1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E379FB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类别4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16F85A5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上游运输配送产生的排放</w:t>
            </w:r>
          </w:p>
        </w:tc>
      </w:tr>
      <w:tr w:rsidR="00337D9B" w:rsidRPr="00337D9B" w14:paraId="1650D54E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0AF07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1B7AA3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E0B026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lastRenderedPageBreak/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7675F1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3B7C80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C808F4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B046FA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43B441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0B0D11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A52674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1EEEC0F3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13C1E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F02164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E1D827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400,727.03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225BC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A26DD3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000981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D7646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F347AA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B52EE4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78BF2D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400,727.03</w:t>
            </w:r>
          </w:p>
        </w:tc>
      </w:tr>
      <w:tr w:rsidR="00337D9B" w:rsidRPr="00337D9B" w14:paraId="44F322E6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86CE44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范围三类别5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147E1B8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运营产生的废物产生的排放</w:t>
            </w:r>
          </w:p>
        </w:tc>
      </w:tr>
      <w:tr w:rsidR="00337D9B" w:rsidRPr="00337D9B" w14:paraId="6BC87631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8E9A0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FB7315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1EDB98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7F3CD9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F23916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28E951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2FB017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27488E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BB4DFC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4F8E72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402143B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6B2A6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460A1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FFD939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30,952.02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14823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3D3666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0C0D4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67304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6B4879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6C347E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CAA802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147,636.03</w:t>
            </w:r>
          </w:p>
        </w:tc>
      </w:tr>
      <w:tr w:rsidR="00337D9B" w:rsidRPr="00337D9B" w14:paraId="2601E05D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ECEF5A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范围三类别6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14B2AF7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商务旅行产生的排放</w:t>
            </w:r>
          </w:p>
        </w:tc>
      </w:tr>
      <w:tr w:rsidR="00337D9B" w:rsidRPr="00337D9B" w14:paraId="187C603D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0926D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724559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7F40D8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8B8743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74F89A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161529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DAA532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A44F96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31FBB8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36A1A3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B7C02D9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84B6BC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C633B7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5EC1C5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1,804.75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E07271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3738B2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2AD286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7F5140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00EF58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8ED84A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B078B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1,804.75</w:t>
            </w:r>
          </w:p>
        </w:tc>
      </w:tr>
      <w:tr w:rsidR="00337D9B" w:rsidRPr="00337D9B" w14:paraId="0D8EB375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F86388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范围三类别7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1B32F93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员工通勤产生的排放</w:t>
            </w:r>
          </w:p>
        </w:tc>
      </w:tr>
      <w:tr w:rsidR="00337D9B" w:rsidRPr="00337D9B" w14:paraId="30C56A9A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873D2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D4132F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94C2F7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AC632C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0963BB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E7D529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D546F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911283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24154D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F60D48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905916A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97549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894D2A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061906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5,447.47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ECB8E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7F0DD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A432F0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70CAE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8240CA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073B1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273A17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13,322.58</w:t>
            </w:r>
          </w:p>
        </w:tc>
      </w:tr>
      <w:tr w:rsidR="00337D9B" w:rsidRPr="00337D9B" w14:paraId="194F4530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5A88B2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范围三类别8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0DEEB2D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上游租赁资产产生的排放</w:t>
            </w:r>
          </w:p>
        </w:tc>
      </w:tr>
      <w:tr w:rsidR="00337D9B" w:rsidRPr="00337D9B" w14:paraId="7837DEAB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1DF192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4C92B2E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8A65F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C75AD6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98A6D7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E970DE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3FC56C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29A6C5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93BCB4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5F1618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3813C86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6649C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28E9F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A3F1E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83467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C3220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A1AE10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38E01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4FA359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DE79EA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9BE459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480C649B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FFBCC2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范围三类别9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19D2D39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下游运输配送产生的排放</w:t>
            </w:r>
          </w:p>
        </w:tc>
      </w:tr>
      <w:tr w:rsidR="00337D9B" w:rsidRPr="00337D9B" w14:paraId="5848B08C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7C67D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5A8CBF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7A6B92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219B38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F09423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13F3C8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203135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B09BED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FEABD2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B668D5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26CDD57F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A9CD6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83949B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8CD1FE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281,081.74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4D025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560546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B93744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2E06E6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6F76DF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D43220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37C68D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281,081.74</w:t>
            </w:r>
          </w:p>
        </w:tc>
      </w:tr>
      <w:tr w:rsidR="00337D9B" w:rsidRPr="00337D9B" w14:paraId="64C18C82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1842C1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范围三类别10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069D89F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外销产品加工产生的排放</w:t>
            </w:r>
          </w:p>
        </w:tc>
      </w:tr>
      <w:tr w:rsidR="00337D9B" w:rsidRPr="00337D9B" w14:paraId="0720729A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384CA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AE0FB4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413D82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857834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54A02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990ABB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E188A7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E859AB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68CB53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1015C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6CA6539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D9225D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F0807E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223F2A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2,449,392.91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820B0F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317B0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A487A3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85EAF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195100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93C86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67C3A0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2,449,392.91</w:t>
            </w:r>
          </w:p>
        </w:tc>
      </w:tr>
      <w:tr w:rsidR="00337D9B" w:rsidRPr="00337D9B" w14:paraId="1D7F5749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D9A174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范围三类别11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0B7B8A8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外销产品使用产生的排放</w:t>
            </w:r>
          </w:p>
        </w:tc>
      </w:tr>
      <w:tr w:rsidR="00337D9B" w:rsidRPr="00337D9B" w14:paraId="31CF462F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43C0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9BE937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F2CBA7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FA267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A2AF2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02516D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9E958F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07046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40A2E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AB58C2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160E8F5F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C444E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F9424D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570F1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6,027.42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3EBF41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013DA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A600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B6A9B7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3DA8CC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2578DC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3E5E85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6,034.91</w:t>
            </w:r>
          </w:p>
        </w:tc>
      </w:tr>
      <w:tr w:rsidR="00337D9B" w:rsidRPr="00337D9B" w14:paraId="6F6F8E76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79EF37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范围三类别12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37EF392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外售产品报废产生的排放</w:t>
            </w:r>
          </w:p>
        </w:tc>
      </w:tr>
      <w:tr w:rsidR="00337D9B" w:rsidRPr="00337D9B" w14:paraId="7A083DBB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B93F27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EB87F6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6FD64A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20AE4F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6FD7A3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547791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FC1AC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9D08F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66D7AB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109A4E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CD142F2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352CE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807E75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242DD8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A38831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509F26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9A54C9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577D0F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09754B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89AB06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6F104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3,747.35</w:t>
            </w:r>
          </w:p>
        </w:tc>
      </w:tr>
      <w:tr w:rsidR="00337D9B" w:rsidRPr="00337D9B" w14:paraId="43AB7183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3022A3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范围三类别13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551938F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下游租赁资产产生的排放</w:t>
            </w:r>
          </w:p>
        </w:tc>
      </w:tr>
      <w:tr w:rsidR="00337D9B" w:rsidRPr="00337D9B" w14:paraId="6F653CA2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E8C4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BC74F0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2FF9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389D01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900DA5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0C45F1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88002F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1FDA36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A71932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2284ED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657BEFCA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D40B57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6C3BF1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E863E2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F0A462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83197D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9BC96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089951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92A2B3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C8A0D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8D02DD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1220D9D6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EAB124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范围三类别14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63E98F0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特许经营产生的排放</w:t>
            </w:r>
          </w:p>
        </w:tc>
      </w:tr>
      <w:tr w:rsidR="00337D9B" w:rsidRPr="00337D9B" w14:paraId="79FE3BD5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51958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1E1102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235EBB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9A141E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A6AD52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F80DC0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D864A6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3E1BC1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5F9BA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87ACC5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DAC2EA1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4A61D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598AB4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CEECC4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01ECC2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88BD03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6BF76B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A3B29A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BA6C5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CDC5E0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D10843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69E3B022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185C6B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类别15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425D18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投资产生的排放</w:t>
            </w:r>
          </w:p>
        </w:tc>
      </w:tr>
      <w:tr w:rsidR="00337D9B" w:rsidRPr="00337D9B" w14:paraId="5F5D8C26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E8F9DE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C69A9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02607C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lastRenderedPageBreak/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E05EEA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A0884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D99EEE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56DFFC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7FA97E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3A1BF7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3A6C6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4DF9AE4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D67AC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92FF5A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FEF388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7590D8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E68D68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6F9BA0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5635E7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02CAC1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CD3B20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062443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0DF05F0D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145FD6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517842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235B24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105D73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81D34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37A2A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C270A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E6799E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788A68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068C23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86E24B2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7B34BC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6A3074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75B401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7,131,923.61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2B620D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10,685.97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016052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31,504.83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7D0CCD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04E160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AF51C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6DFF25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861BBC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7,174,684.97</w:t>
            </w:r>
          </w:p>
        </w:tc>
      </w:tr>
      <w:tr w:rsidR="00337D9B" w:rsidRPr="00337D9B" w14:paraId="64EE8127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82CB9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8C8E3F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范围二</w:t>
            </w:r>
            <w:r w:rsidRPr="00337D9B">
              <w:rPr>
                <w:rFonts w:eastAsia="宋体" w:cs="Arial"/>
                <w:b/>
                <w:bCs/>
                <w:szCs w:val="20"/>
                <w:lang w:val="en-US" w:eastAsia="zh-CN"/>
              </w:rPr>
              <w:br/>
            </w: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（基于位置）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DDEC74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69010B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FDE043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35378C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44C83B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665EA3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D6CE3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B2017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</w:tr>
      <w:tr w:rsidR="00337D9B" w:rsidRPr="00337D9B" w14:paraId="2A8E208A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DD8FFC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E96FB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86FB00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7,161,881.97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FC0A94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2ACD3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E0F179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08AB3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B9D08A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26237A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CFCD54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8,082,455.95</w:t>
            </w:r>
          </w:p>
        </w:tc>
      </w:tr>
      <w:tr w:rsidR="00337D9B" w:rsidRPr="00337D9B" w14:paraId="24020BC3" w14:textId="77777777" w:rsidTr="00337D9B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8326A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76D8F7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总计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255259" w14:textId="2FD08F5A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15,337,416.63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FD4E7CF" w14:textId="57D2FD95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10,689.76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5CDFB58" w14:textId="39B00685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31,508.54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A301E48" w14:textId="1A0DC3D0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3069CA7" w14:textId="3C2B1363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FB48D1B" w14:textId="5279937E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C9627DE" w14:textId="095E515A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7842811" w14:textId="5968074D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16,443,941.18</w:t>
            </w:r>
          </w:p>
        </w:tc>
      </w:tr>
    </w:tbl>
    <w:p w14:paraId="5C2161E2" w14:textId="77777777" w:rsidR="007E7D77" w:rsidRDefault="007E7D77" w:rsidP="007E7D77">
      <w:pPr>
        <w:spacing w:before="0" w:line="360" w:lineRule="auto"/>
        <w:ind w:right="1200"/>
        <w:rPr>
          <w:rFonts w:eastAsia="宋体" w:cs="Arial"/>
          <w:iCs/>
          <w:sz w:val="24"/>
          <w:lang w:eastAsia="zh-CN"/>
        </w:rPr>
      </w:pPr>
    </w:p>
    <w:p w14:paraId="07B4F28C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109" w:name="_Toc204099797"/>
      <w:r>
        <w:rPr>
          <w:rFonts w:hint="eastAsia"/>
          <w:lang w:val="en-US"/>
        </w:rPr>
        <w:t>各排放源明细（基于位置）</w:t>
      </w:r>
      <w:bookmarkEnd w:id="109"/>
    </w:p>
    <w:tbl>
      <w:tblPr>
        <w:tblW w:w="4998" w:type="pct"/>
        <w:tblLayout w:type="fixed"/>
        <w:tblLook w:val="04A0" w:firstRow="1" w:lastRow="0" w:firstColumn="1" w:lastColumn="0" w:noHBand="0" w:noVBand="1"/>
      </w:tblPr>
      <w:tblGrid>
        <w:gridCol w:w="829"/>
        <w:gridCol w:w="2053"/>
        <w:gridCol w:w="1938"/>
        <w:gridCol w:w="1350"/>
        <w:gridCol w:w="1739"/>
        <w:gridCol w:w="828"/>
        <w:gridCol w:w="321"/>
      </w:tblGrid>
      <w:tr w:rsidR="007E7D77" w14:paraId="5E1FBED6" w14:textId="77777777" w:rsidTr="007E7D77">
        <w:trPr>
          <w:gridAfter w:val="1"/>
          <w:wAfter w:w="177" w:type="pct"/>
          <w:trHeight w:val="330"/>
        </w:trPr>
        <w:tc>
          <w:tcPr>
            <w:tcW w:w="4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3C9975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11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7C08E9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10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212B45D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142252A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41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3C9571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</w:tr>
      <w:tr w:rsidR="007E7D77" w14:paraId="058FC99A" w14:textId="77777777" w:rsidTr="007E7D77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06A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06E7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A772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7B7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41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5B53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63751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</w:tr>
      <w:tr w:rsidR="007E7D77" w14:paraId="5DFA2D8E" w14:textId="77777777" w:rsidTr="00E115D8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CF0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B86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43E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470A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34382A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FF8FAE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177" w:type="pct"/>
            <w:vAlign w:val="center"/>
          </w:tcPr>
          <w:p w14:paraId="3DBEDB91" w14:textId="77777777" w:rsidR="007E7D77" w:rsidRDefault="007E7D77" w:rsidP="00E115D8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-788.73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0.74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23.16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tBOD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4,018.57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tCOD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2,887.69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11,808.08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-4,484,542.65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-20,393.52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-60,565.60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输入能源间接温室气体排放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外购电力（基于位置）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范围二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4,854,324.07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199,182.36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681,993.89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418,155.97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14,695.77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2,370.13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7,438.60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8,679.77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8,286.02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4,876.14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2.24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3,676.39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9,749.98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15,287.09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272,877.67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20,647,661.31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1,112,205.76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445,501.57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2,803,779.74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2,788,670.79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5,368,992.60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2,709,414.35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2,228,829.68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8,525,989.89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236,451,624.12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4,821,908,726.53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491,140,477.41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1,555,767,247.10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2,801.40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1,719.05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5,203.30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废弃物运输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67,053,169.53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3,709,585.00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9,687,112.00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14,352.00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总间*晚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6,808,531.27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316,087.41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10,595,750.40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12,199,616.00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1,527,084.80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965,477,841.62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1,366,758,643.75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343,519,032.62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汽运-副产品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43,030,612.40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172,270.00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2,063,196.54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649,008.66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608,494.20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外销产品使用产生的排放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788.73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外售产品报废产生的排放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573,065.29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</w:tbl>
    <w:p w14:paraId="1FD4FC89" w14:textId="77777777" w:rsidR="007E7D77" w:rsidRDefault="007E7D77" w:rsidP="007E7D77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8E8C6A5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110" w:name="_Toc204099798"/>
      <w:r>
        <w:rPr>
          <w:rFonts w:hint="eastAsia"/>
          <w:lang w:val="en-US"/>
        </w:rPr>
        <w:t>各排放源明细（基于市场）</w:t>
      </w:r>
      <w:bookmarkEnd w:id="110"/>
    </w:p>
    <w:tbl>
      <w:tblPr>
        <w:tblW w:w="4998" w:type="pct"/>
        <w:tblLayout w:type="fixed"/>
        <w:tblLook w:val="04A0" w:firstRow="1" w:lastRow="0" w:firstColumn="1" w:lastColumn="0" w:noHBand="0" w:noVBand="1"/>
      </w:tblPr>
      <w:tblGrid>
        <w:gridCol w:w="829"/>
        <w:gridCol w:w="2053"/>
        <w:gridCol w:w="1938"/>
        <w:gridCol w:w="1350"/>
        <w:gridCol w:w="1739"/>
        <w:gridCol w:w="828"/>
        <w:gridCol w:w="321"/>
      </w:tblGrid>
      <w:tr w:rsidR="007E7D77" w14:paraId="4B86AC29" w14:textId="77777777" w:rsidTr="007E7D77">
        <w:trPr>
          <w:gridAfter w:val="1"/>
          <w:wAfter w:w="177" w:type="pct"/>
          <w:trHeight w:val="330"/>
        </w:trPr>
        <w:tc>
          <w:tcPr>
            <w:tcW w:w="4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5198E9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11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080313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10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30ECD63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08E2972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41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7CE97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</w:tr>
      <w:tr w:rsidR="007E7D77" w14:paraId="64A86EED" w14:textId="77777777" w:rsidTr="007E7D77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8F4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FEC88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20C8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758D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41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A94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26416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</w:tr>
      <w:tr w:rsidR="007E7D77" w14:paraId="06C4730C" w14:textId="77777777" w:rsidTr="00E115D8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57C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894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BCB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A59A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55D4D7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7713E6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177" w:type="pct"/>
            <w:vAlign w:val="center"/>
          </w:tcPr>
          <w:p w14:paraId="6E7482A2" w14:textId="77777777" w:rsidR="007E7D77" w:rsidRDefault="007E7D77" w:rsidP="00E115D8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-788.73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0.74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23.16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tBOD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4,018.57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tCOD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2,887.69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11,808.08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-4,484,542.65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-20,393.52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-60,565.60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输入能源间接温室气体排放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外购电力（基于市场）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范围二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1,946,850.83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4,854,324.07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199,182.36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681,993.89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418,155.97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14,695.77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2,370.13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7,438.60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8,679.77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8,286.02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4,876.14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2.24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3,676.39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9,749.98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15,287.09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272,877.67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20,647,661.31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1,112,205.76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445,501.57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2,803,779.74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2,788,670.79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5,368,992.60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2,709,414.35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2,228,829.68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8,525,989.89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236,451,624.12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4,821,908,726.53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491,140,477.41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1,555,767,247.10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2,801.40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1,719.05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5,203.30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废弃物运输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67,053,169.53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3,709,585.00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9,687,112.00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14,352.00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总间*晚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6,808,531.27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316,087.41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10,595,750.40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12,199,616.00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1,527,084.80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965,477,841.62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1,366,758,643.75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343,519,032.62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汽运-副产品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43,030,612.40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172,270.00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2,063,196.54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649,008.66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608,494.20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外销产品使用产生的排放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788.73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外售产品报废产生的排放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573,065.29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</w:tbl>
    <w:p w14:paraId="0728BE9C" w14:textId="77777777" w:rsidR="007E7D77" w:rsidRDefault="007E7D77" w:rsidP="007E7D77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1252623" w14:textId="77777777" w:rsidR="007E7D77" w:rsidRDefault="007E7D77" w:rsidP="007E7D77">
      <w:pPr>
        <w:pStyle w:val="Style2"/>
        <w:numPr>
          <w:ilvl w:val="0"/>
          <w:numId w:val="14"/>
        </w:numPr>
        <w:spacing w:line="360" w:lineRule="auto"/>
        <w:rPr>
          <w:b/>
          <w:bCs/>
          <w:sz w:val="28"/>
          <w:szCs w:val="28"/>
        </w:rPr>
      </w:pPr>
      <w:bookmarkStart w:id="111" w:name="_Toc198906626"/>
      <w:bookmarkStart w:id="112" w:name="_Toc204099799"/>
      <w:r>
        <w:rPr>
          <w:b/>
          <w:bCs/>
          <w:sz w:val="28"/>
          <w:szCs w:val="28"/>
        </w:rPr>
        <w:t>减排行动和绩效追踪</w:t>
      </w:r>
      <w:bookmarkStart w:id="113" w:name="_Toc6523328"/>
      <w:bookmarkStart w:id="114" w:name="_Toc6523831"/>
      <w:bookmarkStart w:id="115" w:name="_Toc6523485"/>
      <w:bookmarkEnd w:id="111"/>
      <w:bookmarkEnd w:id="112"/>
      <w:bookmarkEnd w:id="113"/>
      <w:bookmarkEnd w:id="114"/>
      <w:bookmarkEnd w:id="115"/>
    </w:p>
    <w:p w14:paraId="0CA05138" w14:textId="1C096752" w:rsidR="007E7D77" w:rsidRDefault="007E7D77" w:rsidP="007E7D77">
      <w:pPr>
        <w:spacing w:before="0" w:line="360" w:lineRule="auto"/>
        <w:ind w:firstLineChars="200" w:firstLine="48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本次盘查周期内，</w:t>
      </w:r>
      <w:r w:rsidR="008F625E" w:rsidRPr="008F625E">
        <w:rPr>
          <w:rFonts w:eastAsia="宋体" w:cs="Arial" w:hint="eastAsia"/>
          <w:iCs/>
          <w:sz w:val="24"/>
          <w:lang w:eastAsia="zh-CN"/>
        </w:rPr>
        <w:t xml:space="preserve">2025年1月1日至2025年12月31日</w:t>
      </w:r>
      <w:r>
        <w:rPr>
          <w:rFonts w:eastAsia="宋体" w:cs="Arial"/>
          <w:iCs/>
          <w:sz w:val="24"/>
          <w:lang w:eastAsia="zh-CN"/>
        </w:rPr>
        <w:t>大冶特殊钢实施了部分减排行动：</w:t>
      </w:r>
    </w:p>
    <w:p w14:paraId="7D588EC8" w14:textId="5377CDA6" w:rsidR="007E7D77" w:rsidRDefault="007E7D77" w:rsidP="007E7D7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</w:t>
      </w:r>
      <w:r w:rsidR="008F625E" w:rsidRPr="00BC1B40">
        <w:rPr>
          <w:rFonts w:hint="eastAsia"/>
          <w:lang w:eastAsia="zh-CN"/>
        </w:rPr>
        <w:t xml:space="preserve">2025</w:t>
      </w:r>
      <w:r w:rsidR="00BC1B40" w:rsidRPr="00BC1B40">
        <w:rPr>
          <w:rFonts w:hint="eastAsia"/>
          <w:lang w:eastAsia="zh-CN"/>
        </w:rPr>
        <w:t>年度</w:t>
      </w:r>
      <w:r>
        <w:rPr>
          <w:rFonts w:hint="eastAsia"/>
          <w:lang w:eastAsia="zh-CN"/>
        </w:rPr>
        <w:t>大冶特殊钢部分减排行动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96"/>
        <w:gridCol w:w="1127"/>
        <w:gridCol w:w="1552"/>
        <w:gridCol w:w="1178"/>
        <w:gridCol w:w="1077"/>
        <w:gridCol w:w="1532"/>
      </w:tblGrid>
      <w:tr w:rsidR="007E7D77" w14:paraId="34016434" w14:textId="77777777" w:rsidTr="00E115D8">
        <w:trPr>
          <w:trHeight w:val="5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6A8CC3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6E34B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节能实施方案名称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A6E8A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方案具体描述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F8A1D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23641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项目实施进度概况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82C8A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节能量预估</w:t>
            </w:r>
          </w:p>
        </w:tc>
      </w:tr>
      <w:tr w:rsidR="007E7D77" w14:paraId="3328A4D5" w14:textId="77777777" w:rsidTr="00E115D8">
        <w:trPr>
          <w:trHeight w:val="8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90D41BF" w14:textId="354D4CE6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C9FF3AF" w14:textId="19F93460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节电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F545C5D" w14:textId="3261D342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通过选择经济购电套餐、错峰用电、降低计费容量等方式，2024年外购电价同比去年下降0.0784元/kWh（含年度交易电价下降0.0330元/kWh），减少外购电费13263万元，全年减少外购电费15560万元。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26822D1" w14:textId="5BF2377F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600C8D42" w14:textId="2CAB2483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已完成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5C93F4F1" w14:textId="686CF63E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预计全年减少外购电3800万kWh</w:t>
            </w:r>
          </w:p>
        </w:tc>
      </w:tr>
      <w:tr w:rsidR="007E7D77" w14:paraId="3328A4D5" w14:textId="77777777" w:rsidTr="00E115D8">
        <w:trPr>
          <w:trHeight w:val="8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90D41BF" w14:textId="354D4CE6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C9FF3AF" w14:textId="19F93460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减少天然气外购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F545C5D" w14:textId="3261D342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推进焦气替代天然气项目，减少天然气外购，降低燃气成本。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26822D1" w14:textId="5BF2377F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600C8D42" w14:textId="2CAB2483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已完成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5C93F4F1" w14:textId="686CF63E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预计全年减少采购费用2000万元</w:t>
            </w:r>
          </w:p>
        </w:tc>
      </w:tr>
      <w:tr w:rsidR="007E7D77" w14:paraId="3328A4D5" w14:textId="77777777" w:rsidTr="00E115D8">
        <w:trPr>
          <w:trHeight w:val="8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90D41BF" w14:textId="354D4CE6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C9FF3AF" w14:textId="19F93460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提升回收转炉煤气量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F545C5D" w14:textId="3261D342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通过改善回收条件、风机提频、管道清灰等措施提升转炉煤气回收量。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26822D1" w14:textId="5BF2377F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600C8D42" w14:textId="2CAB2483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已完成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5C93F4F1" w14:textId="686CF63E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预计全年创效1020万元</w:t>
            </w:r>
          </w:p>
        </w:tc>
      </w:tr>
      <w:tr w:rsidR="007E7D77" w14:paraId="3328A4D5" w14:textId="77777777" w:rsidTr="00E115D8">
        <w:trPr>
          <w:trHeight w:val="8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90D41BF" w14:textId="354D4CE6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C9FF3AF" w14:textId="19F93460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管理类节能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F545C5D" w14:textId="3261D342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氩气提产降耗、提升转炉煤气回收等。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26822D1" w14:textId="5BF2377F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600C8D42" w14:textId="2CAB2483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已完成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5C93F4F1" w14:textId="686CF63E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吨钢氩气消耗量较去年下降1.3m³/t，转炉煤气回收较去年月均提高16.52m³/t</w:t>
            </w:r>
          </w:p>
        </w:tc>
      </w:tr>
    </w:tbl>
    <w:p w14:paraId="3DF7215A" w14:textId="77777777" w:rsidR="007E7D77" w:rsidRDefault="007E7D77" w:rsidP="007E7D77">
      <w:pPr>
        <w:pStyle w:val="p0"/>
        <w:ind w:firstLine="480"/>
        <w:rPr>
          <w:ins w:id="116" w:author="Jezin" w:date="2025-07-21T09:39:00Z"/>
          <w:rFonts w:ascii="Arial" w:eastAsia="宋体" w:hAnsi="Arial" w:cs="Arial"/>
          <w:iCs/>
          <w:sz w:val="24"/>
          <w:szCs w:val="24"/>
        </w:rPr>
      </w:pPr>
    </w:p>
    <w:p w14:paraId="4CC757F4" w14:textId="65FAB2F1" w:rsidR="007E7D77" w:rsidRDefault="00BC1B40" w:rsidP="007E7D77">
      <w:pPr>
        <w:pStyle w:val="p0"/>
        <w:ind w:firstLine="480"/>
        <w:rPr>
          <w:rFonts w:ascii="Arial" w:eastAsia="宋体" w:hAnsi="Arial" w:cs="Arial"/>
          <w:iCs/>
          <w:sz w:val="24"/>
          <w:szCs w:val="24"/>
        </w:rPr>
      </w:pPr>
      <w:r w:rsidRPr="00BC1B40">
        <w:rPr>
          <w:rFonts w:ascii="Arial" w:eastAsia="宋体" w:hAnsi="Arial" w:cs="Arial" w:hint="eastAsia"/>
          <w:iCs/>
          <w:sz w:val="24"/>
          <w:szCs w:val="24"/>
        </w:rPr>
        <w:t xml:space="preserve">2026</w:t>
      </w:r>
      <w:r w:rsidR="007E7D77">
        <w:rPr>
          <w:rFonts w:ascii="Arial" w:eastAsia="宋体" w:hAnsi="Arial" w:cs="Arial" w:hint="eastAsia"/>
          <w:iCs/>
          <w:sz w:val="24"/>
          <w:szCs w:val="24"/>
        </w:rPr>
        <w:t>年计划实施的减排行动如下：</w:t>
      </w:r>
    </w:p>
    <w:p w14:paraId="168618D0" w14:textId="4A6D9103" w:rsidR="007E7D77" w:rsidRDefault="007E7D77" w:rsidP="007E7D7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</w:t>
      </w:r>
      <w:r w:rsidR="00BC1B40" w:rsidRPr="00BC1B40">
        <w:rPr>
          <w:rFonts w:hint="eastAsia"/>
          <w:lang w:eastAsia="zh-CN"/>
        </w:rPr>
        <w:t xml:space="preserve">2026</w:t>
      </w:r>
      <w:r>
        <w:rPr>
          <w:rFonts w:hint="eastAsia"/>
          <w:lang w:eastAsia="zh-CN"/>
        </w:rPr>
        <w:t>年度大冶特殊钢减排行动目标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51"/>
        <w:gridCol w:w="1194"/>
        <w:gridCol w:w="1302"/>
        <w:gridCol w:w="1248"/>
        <w:gridCol w:w="1139"/>
        <w:gridCol w:w="1628"/>
      </w:tblGrid>
      <w:tr w:rsidR="007E7D77" w14:paraId="24EBDBA9" w14:textId="77777777" w:rsidTr="00E115D8">
        <w:trPr>
          <w:trHeight w:val="540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72AFFE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6613E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节能实施方案名称</w:t>
            </w:r>
          </w:p>
        </w:tc>
        <w:tc>
          <w:tcPr>
            <w:tcW w:w="17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D4352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方案具体描述</w:t>
            </w: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EC5252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6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EC9BE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项目实施进度概况</w:t>
            </w:r>
          </w:p>
        </w:tc>
        <w:tc>
          <w:tcPr>
            <w:tcW w:w="7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E291C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节能量预估</w:t>
            </w:r>
          </w:p>
        </w:tc>
      </w:tr>
      <w:tr w:rsidR="00354715" w14:paraId="025763DA" w14:textId="77777777" w:rsidTr="00E115D8">
        <w:trPr>
          <w:trHeight w:val="1200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E8D1D4D" w14:textId="77228693" w:rsid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6AA02A7" w14:textId="1B38E77E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提升绿电消耗量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334A3A6" w14:textId="17D36893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增加自建光伏发电面积，加大外购绿电消耗量</w:t>
            </w: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576EF20" w14:textId="620C3904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EC04D9B" w14:textId="0C6A019B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实施中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726E08E0" w14:textId="4386C388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实现建筑物可利用面积光伏利用率≥90%，力争外购绿电消耗占比达10%</w:t>
            </w:r>
          </w:p>
        </w:tc>
      </w:tr>
      <w:tr w:rsidR="00354715" w14:paraId="025763DA" w14:textId="77777777" w:rsidTr="00E115D8">
        <w:trPr>
          <w:trHeight w:val="1200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E8D1D4D" w14:textId="77228693" w:rsid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6AA02A7" w14:textId="1B38E77E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提升焦炉煤气外送量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334A3A6" w14:textId="17D36893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按预定计划完成外供逸洋制管能源介质项目</w:t>
            </w: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576EF20" w14:textId="620C3904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EC04D9B" w14:textId="0C6A019B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实施中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726E08E0" w14:textId="4386C388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计划全年外供煤气1800万m³，减少碳排放1.37万吨</w:t>
            </w:r>
          </w:p>
        </w:tc>
      </w:tr>
    </w:tbl>
    <w:p w14:paraId="166C0D49" w14:textId="77777777" w:rsidR="007E7D77" w:rsidRDefault="007E7D77" w:rsidP="007E7D77">
      <w:pPr>
        <w:pStyle w:val="p0"/>
        <w:ind w:firstLine="480"/>
        <w:rPr>
          <w:rFonts w:ascii="Arial" w:eastAsia="宋体" w:hAnsi="Arial" w:cs="Arial"/>
          <w:iCs/>
          <w:sz w:val="24"/>
          <w:szCs w:val="24"/>
        </w:rPr>
      </w:pPr>
    </w:p>
    <w:p w14:paraId="4A466F47" w14:textId="77777777" w:rsidR="007E7D77" w:rsidRDefault="007E7D77" w:rsidP="007E7D77">
      <w:pPr>
        <w:spacing w:before="0"/>
        <w:jc w:val="center"/>
        <w:rPr>
          <w:rFonts w:eastAsia="宋体" w:cs="Arial"/>
          <w:sz w:val="24"/>
          <w:lang w:eastAsia="zh-CN"/>
        </w:rPr>
      </w:pPr>
      <w:r>
        <w:rPr>
          <w:rFonts w:eastAsia="宋体" w:cs="Arial"/>
          <w:sz w:val="24"/>
          <w:lang w:eastAsia="zh-CN"/>
        </w:rPr>
        <w:t>-</w:t>
      </w:r>
      <w:r>
        <w:rPr>
          <w:rFonts w:eastAsia="宋体" w:cs="Arial"/>
          <w:sz w:val="24"/>
          <w:lang w:eastAsia="zh-CN"/>
        </w:rPr>
        <w:t>报告结束</w:t>
      </w:r>
      <w:r>
        <w:rPr>
          <w:rFonts w:eastAsia="宋体" w:cs="Arial"/>
          <w:sz w:val="24"/>
          <w:lang w:eastAsia="zh-CN"/>
        </w:rPr>
        <w:t>-</w:t>
      </w:r>
    </w:p>
    <w:p w14:paraId="75ADB185" w14:textId="77777777" w:rsidR="00875B69" w:rsidRDefault="00875B69" w:rsidP="007E7D77">
      <w:pPr>
        <w:pStyle w:val="afb"/>
        <w:spacing w:before="0" w:line="360" w:lineRule="auto"/>
        <w:ind w:left="567"/>
        <w:rPr>
          <w:lang w:eastAsia="zh-CN"/>
        </w:rPr>
      </w:pPr>
    </w:p>
    <w:sectPr w:rsidR="00875B69">
      <w:footerReference w:type="default" r:id="rId11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2AA3" w14:textId="77777777" w:rsidR="00795C3B" w:rsidRDefault="00795C3B">
      <w:pPr>
        <w:spacing w:before="0"/>
      </w:pPr>
      <w:r>
        <w:separator/>
      </w:r>
    </w:p>
  </w:endnote>
  <w:endnote w:type="continuationSeparator" w:id="0">
    <w:p w14:paraId="0AAFFB75" w14:textId="77777777" w:rsidR="00795C3B" w:rsidRDefault="00795C3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方正书宋简体">
    <w:altName w:val="宋体"/>
    <w:charset w:val="86"/>
    <w:family w:val="roman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3986" w14:textId="77777777" w:rsidR="0042075D" w:rsidRDefault="0042075D">
    <w:pPr>
      <w:pStyle w:val="a8"/>
      <w:jc w:val="center"/>
    </w:pPr>
  </w:p>
  <w:p w14:paraId="476BB98C" w14:textId="77777777" w:rsidR="0042075D" w:rsidRDefault="0042075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9719547"/>
    </w:sdtPr>
    <w:sdtContent>
      <w:p w14:paraId="1F2C9D07" w14:textId="77777777" w:rsidR="0042075D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D90DAB5" w14:textId="77777777" w:rsidR="0042075D" w:rsidRDefault="004207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F402C" w14:textId="77777777" w:rsidR="00795C3B" w:rsidRDefault="00795C3B">
      <w:pPr>
        <w:spacing w:before="0"/>
      </w:pPr>
      <w:r>
        <w:separator/>
      </w:r>
    </w:p>
  </w:footnote>
  <w:footnote w:type="continuationSeparator" w:id="0">
    <w:p w14:paraId="40F5BD45" w14:textId="77777777" w:rsidR="00795C3B" w:rsidRDefault="00795C3B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388"/>
    <w:multiLevelType w:val="multilevel"/>
    <w:tmpl w:val="0B7A7388"/>
    <w:lvl w:ilvl="0">
      <w:start w:val="1"/>
      <w:numFmt w:val="chineseCountingThousand"/>
      <w:pStyle w:val="Style2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0CD0E09"/>
    <w:multiLevelType w:val="multilevel"/>
    <w:tmpl w:val="20CD0E09"/>
    <w:lvl w:ilvl="0">
      <w:start w:val="1"/>
      <w:numFmt w:val="decimal"/>
      <w:pStyle w:val="Numbered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4B6843"/>
    <w:multiLevelType w:val="multilevel"/>
    <w:tmpl w:val="214B6843"/>
    <w:lvl w:ilvl="0">
      <w:start w:val="1"/>
      <w:numFmt w:val="decimal"/>
      <w:lvlText w:val="%1"/>
      <w:lvlJc w:val="left"/>
      <w:pPr>
        <w:ind w:left="578" w:hanging="57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45147FE"/>
    <w:multiLevelType w:val="multilevel"/>
    <w:tmpl w:val="345147FE"/>
    <w:lvl w:ilvl="0">
      <w:start w:val="1"/>
      <w:numFmt w:val="none"/>
      <w:pStyle w:val="1"/>
      <w:lvlText w:val="%1第一章"/>
      <w:lvlJc w:val="left"/>
      <w:pPr>
        <w:ind w:left="425" w:hanging="425"/>
      </w:pPr>
      <w:rPr>
        <w:rFonts w:hint="eastAsia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decimal"/>
      <w:pStyle w:val="2"/>
      <w:lvlText w:val="%2%1.1"/>
      <w:lvlJc w:val="left"/>
      <w:pPr>
        <w:ind w:left="992" w:hanging="567"/>
      </w:pPr>
      <w:rPr>
        <w:rFonts w:hint="eastAsia"/>
        <w:b w:val="0"/>
        <w:i w:val="0"/>
        <w:sz w:val="24"/>
      </w:rPr>
    </w:lvl>
    <w:lvl w:ilvl="2">
      <w:start w:val="1"/>
      <w:numFmt w:val="decimal"/>
      <w:lvlText w:val="%11.%2.%3"/>
      <w:lvlJc w:val="left"/>
      <w:pPr>
        <w:ind w:left="1418" w:hanging="567"/>
      </w:pPr>
      <w:rPr>
        <w:rFonts w:hint="eastAsia"/>
        <w:b/>
        <w:i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F9A2779"/>
    <w:multiLevelType w:val="multilevel"/>
    <w:tmpl w:val="3F9A27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Style3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4E8511C5"/>
    <w:multiLevelType w:val="multilevel"/>
    <w:tmpl w:val="4E8511C5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ascii="Arial" w:eastAsia="宋体" w:hAnsi="Arial" w:hint="default"/>
        <w:b w:val="0"/>
        <w:i w:val="0"/>
        <w:color w:val="000000" w:themeColor="text1"/>
        <w:sz w:val="24"/>
      </w:rPr>
    </w:lvl>
    <w:lvl w:ilvl="2">
      <w:start w:val="1"/>
      <w:numFmt w:val="decimal"/>
      <w:suff w:val="space"/>
      <w:lvlText w:val="%3（%2）"/>
      <w:lvlJc w:val="left"/>
      <w:pPr>
        <w:ind w:left="0" w:firstLine="0"/>
      </w:pPr>
      <w:rPr>
        <w:rFonts w:ascii="Arial" w:eastAsia="宋体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6" w15:restartNumberingAfterBreak="0">
    <w:nsid w:val="4FF23FF9"/>
    <w:multiLevelType w:val="multilevel"/>
    <w:tmpl w:val="4FF23FF9"/>
    <w:lvl w:ilvl="0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7" w15:restartNumberingAfterBreak="0">
    <w:nsid w:val="5ACC00FC"/>
    <w:multiLevelType w:val="multilevel"/>
    <w:tmpl w:val="5ACC00FC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"/>
      <w:lvlJc w:val="left"/>
      <w:pPr>
        <w:ind w:left="0" w:firstLine="0"/>
      </w:pPr>
      <w:rPr>
        <w:rFonts w:ascii="Arial" w:eastAsia="宋体" w:hAnsi="Arial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8" w15:restartNumberingAfterBreak="0">
    <w:nsid w:val="63F20EED"/>
    <w:multiLevelType w:val="multilevel"/>
    <w:tmpl w:val="63F20EED"/>
    <w:lvl w:ilvl="0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0D15105"/>
    <w:multiLevelType w:val="multilevel"/>
    <w:tmpl w:val="70D15105"/>
    <w:lvl w:ilvl="0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30F8E"/>
    <w:multiLevelType w:val="multilevel"/>
    <w:tmpl w:val="70E30F8E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ascii="Arial" w:eastAsia="宋体" w:hAnsi="Arial" w:hint="default"/>
        <w:b w:val="0"/>
        <w:i w:val="0"/>
        <w:color w:val="000000" w:themeColor="text1"/>
        <w:sz w:val="24"/>
      </w:rPr>
    </w:lvl>
    <w:lvl w:ilvl="2">
      <w:start w:val="1"/>
      <w:numFmt w:val="chineseCountingThousand"/>
      <w:suff w:val="space"/>
      <w:lvlText w:val="（%3）"/>
      <w:lvlJc w:val="left"/>
      <w:pPr>
        <w:ind w:left="0" w:firstLine="0"/>
      </w:pPr>
      <w:rPr>
        <w:rFonts w:ascii="Arial" w:eastAsia="宋体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 w16cid:durableId="1198853310">
    <w:abstractNumId w:val="3"/>
  </w:num>
  <w:num w:numId="2" w16cid:durableId="179394075">
    <w:abstractNumId w:val="2"/>
  </w:num>
  <w:num w:numId="3" w16cid:durableId="897402054">
    <w:abstractNumId w:val="9"/>
  </w:num>
  <w:num w:numId="4" w16cid:durableId="566960518">
    <w:abstractNumId w:val="1"/>
  </w:num>
  <w:num w:numId="5" w16cid:durableId="1016081308">
    <w:abstractNumId w:val="0"/>
  </w:num>
  <w:num w:numId="6" w16cid:durableId="410085637">
    <w:abstractNumId w:val="4"/>
  </w:num>
  <w:num w:numId="7" w16cid:durableId="1790053814">
    <w:abstractNumId w:val="7"/>
  </w:num>
  <w:num w:numId="8" w16cid:durableId="1147553032">
    <w:abstractNumId w:val="5"/>
  </w:num>
  <w:num w:numId="9" w16cid:durableId="1329865603">
    <w:abstractNumId w:val="6"/>
  </w:num>
  <w:num w:numId="10" w16cid:durableId="1029794902">
    <w:abstractNumId w:val="5"/>
    <w:lvlOverride w:ilvl="0">
      <w:lvl w:ilvl="0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4"/>
        </w:rPr>
      </w:lvl>
    </w:lvlOverride>
    <w:lvlOverride w:ilvl="2">
      <w:lvl w:ilvl="2" w:tentative="1">
        <w:start w:val="1"/>
        <w:numFmt w:val="decimal"/>
        <w:lvlText w:val="%2.%3"/>
        <w:lvlJc w:val="left"/>
        <w:pPr>
          <w:ind w:left="0" w:firstLine="0"/>
        </w:pPr>
        <w:rPr>
          <w:rFonts w:ascii="Arial" w:eastAsia="宋体" w:hAnsi="Arial" w:hint="default"/>
          <w:b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1" w16cid:durableId="255677480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2" w16cid:durableId="233123427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3" w16cid:durableId="331875605">
    <w:abstractNumId w:val="10"/>
  </w:num>
  <w:num w:numId="14" w16cid:durableId="501702182">
    <w:abstractNumId w:val="5"/>
    <w:lvlOverride w:ilvl="0">
      <w:lvl w:ilvl="0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(%3)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5" w16cid:durableId="24336329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6" w16cid:durableId="1540623351">
    <w:abstractNumId w:val="0"/>
  </w:num>
  <w:num w:numId="17" w16cid:durableId="62410508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8" w16cid:durableId="97991917">
    <w:abstractNumId w:val="0"/>
  </w:num>
  <w:num w:numId="19" w16cid:durableId="676149915">
    <w:abstractNumId w:val="8"/>
  </w:num>
  <w:num w:numId="20" w16cid:durableId="75112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E1B"/>
    <w:rsid w:val="00002A3C"/>
    <w:rsid w:val="00014F30"/>
    <w:rsid w:val="0001524D"/>
    <w:rsid w:val="00017E9F"/>
    <w:rsid w:val="00020611"/>
    <w:rsid w:val="00021EF0"/>
    <w:rsid w:val="00022FC6"/>
    <w:rsid w:val="000246B6"/>
    <w:rsid w:val="00026E12"/>
    <w:rsid w:val="00030263"/>
    <w:rsid w:val="00033FE5"/>
    <w:rsid w:val="00034791"/>
    <w:rsid w:val="000366A0"/>
    <w:rsid w:val="00040A2A"/>
    <w:rsid w:val="00046769"/>
    <w:rsid w:val="00051572"/>
    <w:rsid w:val="00051894"/>
    <w:rsid w:val="000525F3"/>
    <w:rsid w:val="000532DA"/>
    <w:rsid w:val="000551F0"/>
    <w:rsid w:val="00057FC4"/>
    <w:rsid w:val="00062D39"/>
    <w:rsid w:val="00063C51"/>
    <w:rsid w:val="000648F0"/>
    <w:rsid w:val="0006514E"/>
    <w:rsid w:val="00066E0F"/>
    <w:rsid w:val="000678EA"/>
    <w:rsid w:val="00071486"/>
    <w:rsid w:val="000723E1"/>
    <w:rsid w:val="000732FD"/>
    <w:rsid w:val="00074831"/>
    <w:rsid w:val="00075774"/>
    <w:rsid w:val="0008322B"/>
    <w:rsid w:val="000834EF"/>
    <w:rsid w:val="00084B09"/>
    <w:rsid w:val="0008604C"/>
    <w:rsid w:val="00092624"/>
    <w:rsid w:val="000932D2"/>
    <w:rsid w:val="00095670"/>
    <w:rsid w:val="000A0E3A"/>
    <w:rsid w:val="000A52D2"/>
    <w:rsid w:val="000A5307"/>
    <w:rsid w:val="000A5D12"/>
    <w:rsid w:val="000A5FC3"/>
    <w:rsid w:val="000B0FED"/>
    <w:rsid w:val="000B1988"/>
    <w:rsid w:val="000B2D51"/>
    <w:rsid w:val="000B3FCE"/>
    <w:rsid w:val="000B50AA"/>
    <w:rsid w:val="000B5ACF"/>
    <w:rsid w:val="000B5B1E"/>
    <w:rsid w:val="000B5F22"/>
    <w:rsid w:val="000B6509"/>
    <w:rsid w:val="000C238B"/>
    <w:rsid w:val="000C5B5A"/>
    <w:rsid w:val="000C7397"/>
    <w:rsid w:val="000D088C"/>
    <w:rsid w:val="000D3448"/>
    <w:rsid w:val="000D5294"/>
    <w:rsid w:val="000E2DFD"/>
    <w:rsid w:val="000E5A7A"/>
    <w:rsid w:val="000F1478"/>
    <w:rsid w:val="000F378D"/>
    <w:rsid w:val="000F77F9"/>
    <w:rsid w:val="001000FA"/>
    <w:rsid w:val="001002FF"/>
    <w:rsid w:val="00102988"/>
    <w:rsid w:val="001029A7"/>
    <w:rsid w:val="00104606"/>
    <w:rsid w:val="00111ACD"/>
    <w:rsid w:val="0011330A"/>
    <w:rsid w:val="00114877"/>
    <w:rsid w:val="00115703"/>
    <w:rsid w:val="00116050"/>
    <w:rsid w:val="001162B9"/>
    <w:rsid w:val="001231A2"/>
    <w:rsid w:val="00124470"/>
    <w:rsid w:val="001247E7"/>
    <w:rsid w:val="00124F98"/>
    <w:rsid w:val="0012773E"/>
    <w:rsid w:val="001317FD"/>
    <w:rsid w:val="00132A20"/>
    <w:rsid w:val="00133A07"/>
    <w:rsid w:val="0013799E"/>
    <w:rsid w:val="001406CE"/>
    <w:rsid w:val="00151CB8"/>
    <w:rsid w:val="00155265"/>
    <w:rsid w:val="001612D1"/>
    <w:rsid w:val="00164FDA"/>
    <w:rsid w:val="0017011F"/>
    <w:rsid w:val="0017517B"/>
    <w:rsid w:val="00175800"/>
    <w:rsid w:val="00180209"/>
    <w:rsid w:val="001818D1"/>
    <w:rsid w:val="00182728"/>
    <w:rsid w:val="001860A7"/>
    <w:rsid w:val="00191E17"/>
    <w:rsid w:val="00193C69"/>
    <w:rsid w:val="00194877"/>
    <w:rsid w:val="00195F83"/>
    <w:rsid w:val="00197ADA"/>
    <w:rsid w:val="001A427D"/>
    <w:rsid w:val="001A5197"/>
    <w:rsid w:val="001B03D9"/>
    <w:rsid w:val="001B11C7"/>
    <w:rsid w:val="001B1257"/>
    <w:rsid w:val="001B189F"/>
    <w:rsid w:val="001B232B"/>
    <w:rsid w:val="001B6183"/>
    <w:rsid w:val="001B6633"/>
    <w:rsid w:val="001B702B"/>
    <w:rsid w:val="001C1197"/>
    <w:rsid w:val="001C1F24"/>
    <w:rsid w:val="001C36AF"/>
    <w:rsid w:val="001C685E"/>
    <w:rsid w:val="001D0B06"/>
    <w:rsid w:val="001D2212"/>
    <w:rsid w:val="001D2BDB"/>
    <w:rsid w:val="001D302D"/>
    <w:rsid w:val="001D3220"/>
    <w:rsid w:val="001D49ED"/>
    <w:rsid w:val="001D52AD"/>
    <w:rsid w:val="001D5B7C"/>
    <w:rsid w:val="001E2EEC"/>
    <w:rsid w:val="001E3D3B"/>
    <w:rsid w:val="001E6094"/>
    <w:rsid w:val="001E609A"/>
    <w:rsid w:val="001E6487"/>
    <w:rsid w:val="001E6D50"/>
    <w:rsid w:val="001F04CB"/>
    <w:rsid w:val="001F73F0"/>
    <w:rsid w:val="001F73F2"/>
    <w:rsid w:val="00205687"/>
    <w:rsid w:val="00206087"/>
    <w:rsid w:val="002063A4"/>
    <w:rsid w:val="002114DC"/>
    <w:rsid w:val="002120C2"/>
    <w:rsid w:val="00215FD4"/>
    <w:rsid w:val="00216EC5"/>
    <w:rsid w:val="002216DC"/>
    <w:rsid w:val="00222543"/>
    <w:rsid w:val="00223E52"/>
    <w:rsid w:val="00226ED0"/>
    <w:rsid w:val="0023183D"/>
    <w:rsid w:val="00233BF0"/>
    <w:rsid w:val="00235106"/>
    <w:rsid w:val="00235EA9"/>
    <w:rsid w:val="00237DAE"/>
    <w:rsid w:val="00240836"/>
    <w:rsid w:val="00240CC1"/>
    <w:rsid w:val="00241F99"/>
    <w:rsid w:val="00242237"/>
    <w:rsid w:val="00245CA7"/>
    <w:rsid w:val="002465F8"/>
    <w:rsid w:val="00253EF1"/>
    <w:rsid w:val="00254BCB"/>
    <w:rsid w:val="00254BDE"/>
    <w:rsid w:val="00256A14"/>
    <w:rsid w:val="00257D6D"/>
    <w:rsid w:val="002657DC"/>
    <w:rsid w:val="00267853"/>
    <w:rsid w:val="002717BB"/>
    <w:rsid w:val="00274058"/>
    <w:rsid w:val="00280CBF"/>
    <w:rsid w:val="002810E7"/>
    <w:rsid w:val="002814C4"/>
    <w:rsid w:val="002874F5"/>
    <w:rsid w:val="00291BE2"/>
    <w:rsid w:val="0029359D"/>
    <w:rsid w:val="00296755"/>
    <w:rsid w:val="00297188"/>
    <w:rsid w:val="002A1626"/>
    <w:rsid w:val="002A29E1"/>
    <w:rsid w:val="002A34FA"/>
    <w:rsid w:val="002A38BE"/>
    <w:rsid w:val="002A40FA"/>
    <w:rsid w:val="002A5236"/>
    <w:rsid w:val="002A595A"/>
    <w:rsid w:val="002A700B"/>
    <w:rsid w:val="002A7987"/>
    <w:rsid w:val="002B0FEA"/>
    <w:rsid w:val="002B1804"/>
    <w:rsid w:val="002B2793"/>
    <w:rsid w:val="002B4455"/>
    <w:rsid w:val="002B4A0E"/>
    <w:rsid w:val="002B54BD"/>
    <w:rsid w:val="002B6C60"/>
    <w:rsid w:val="002B7EB3"/>
    <w:rsid w:val="002C27A4"/>
    <w:rsid w:val="002C2F8E"/>
    <w:rsid w:val="002C63AA"/>
    <w:rsid w:val="002D05C9"/>
    <w:rsid w:val="002D2250"/>
    <w:rsid w:val="002D32DB"/>
    <w:rsid w:val="002D6D5B"/>
    <w:rsid w:val="002E0A86"/>
    <w:rsid w:val="002E10F6"/>
    <w:rsid w:val="002E4D3D"/>
    <w:rsid w:val="002F2F11"/>
    <w:rsid w:val="002F4770"/>
    <w:rsid w:val="002F5064"/>
    <w:rsid w:val="003002E2"/>
    <w:rsid w:val="003019B0"/>
    <w:rsid w:val="003036FD"/>
    <w:rsid w:val="003044B0"/>
    <w:rsid w:val="00305794"/>
    <w:rsid w:val="00305D71"/>
    <w:rsid w:val="00307AF3"/>
    <w:rsid w:val="003108BB"/>
    <w:rsid w:val="00311908"/>
    <w:rsid w:val="003165BA"/>
    <w:rsid w:val="00317259"/>
    <w:rsid w:val="003205EC"/>
    <w:rsid w:val="0032700C"/>
    <w:rsid w:val="003321F8"/>
    <w:rsid w:val="0033343B"/>
    <w:rsid w:val="00336659"/>
    <w:rsid w:val="0033744B"/>
    <w:rsid w:val="00337D9B"/>
    <w:rsid w:val="00342A3C"/>
    <w:rsid w:val="003432BF"/>
    <w:rsid w:val="00344820"/>
    <w:rsid w:val="00344B7A"/>
    <w:rsid w:val="00346BC0"/>
    <w:rsid w:val="00347880"/>
    <w:rsid w:val="003509DE"/>
    <w:rsid w:val="00352975"/>
    <w:rsid w:val="0035440A"/>
    <w:rsid w:val="00354715"/>
    <w:rsid w:val="00355384"/>
    <w:rsid w:val="00356A35"/>
    <w:rsid w:val="00357F80"/>
    <w:rsid w:val="003663A8"/>
    <w:rsid w:val="003673E5"/>
    <w:rsid w:val="0037259D"/>
    <w:rsid w:val="00373B8F"/>
    <w:rsid w:val="00374884"/>
    <w:rsid w:val="00374D40"/>
    <w:rsid w:val="003753B4"/>
    <w:rsid w:val="0037567C"/>
    <w:rsid w:val="003775AF"/>
    <w:rsid w:val="0038021C"/>
    <w:rsid w:val="00382188"/>
    <w:rsid w:val="00384120"/>
    <w:rsid w:val="00384577"/>
    <w:rsid w:val="00385D2D"/>
    <w:rsid w:val="00386314"/>
    <w:rsid w:val="003870CE"/>
    <w:rsid w:val="003873FD"/>
    <w:rsid w:val="0039130D"/>
    <w:rsid w:val="00394F55"/>
    <w:rsid w:val="00396417"/>
    <w:rsid w:val="003A2B5C"/>
    <w:rsid w:val="003B226C"/>
    <w:rsid w:val="003C12A5"/>
    <w:rsid w:val="003C161E"/>
    <w:rsid w:val="003C25EC"/>
    <w:rsid w:val="003C7836"/>
    <w:rsid w:val="003C7C09"/>
    <w:rsid w:val="003D34A5"/>
    <w:rsid w:val="003D383C"/>
    <w:rsid w:val="003D74E7"/>
    <w:rsid w:val="003E04FB"/>
    <w:rsid w:val="003E08B3"/>
    <w:rsid w:val="003E236B"/>
    <w:rsid w:val="003E4636"/>
    <w:rsid w:val="003E5E90"/>
    <w:rsid w:val="003E6AA5"/>
    <w:rsid w:val="003F0065"/>
    <w:rsid w:val="003F1603"/>
    <w:rsid w:val="003F3BD5"/>
    <w:rsid w:val="003F4919"/>
    <w:rsid w:val="003F5070"/>
    <w:rsid w:val="003F5CA8"/>
    <w:rsid w:val="003F6573"/>
    <w:rsid w:val="003F6CA9"/>
    <w:rsid w:val="00400F7F"/>
    <w:rsid w:val="00401936"/>
    <w:rsid w:val="004042C7"/>
    <w:rsid w:val="00407C43"/>
    <w:rsid w:val="004107E1"/>
    <w:rsid w:val="00411FEB"/>
    <w:rsid w:val="004131DE"/>
    <w:rsid w:val="00413FBD"/>
    <w:rsid w:val="004146C5"/>
    <w:rsid w:val="00415FC0"/>
    <w:rsid w:val="0042075D"/>
    <w:rsid w:val="00421BD6"/>
    <w:rsid w:val="0042369A"/>
    <w:rsid w:val="0042495D"/>
    <w:rsid w:val="004263BB"/>
    <w:rsid w:val="004264CA"/>
    <w:rsid w:val="00426941"/>
    <w:rsid w:val="004271B6"/>
    <w:rsid w:val="00431223"/>
    <w:rsid w:val="004338D9"/>
    <w:rsid w:val="0043410D"/>
    <w:rsid w:val="00437072"/>
    <w:rsid w:val="00437399"/>
    <w:rsid w:val="00443DBF"/>
    <w:rsid w:val="004449B6"/>
    <w:rsid w:val="00445ED3"/>
    <w:rsid w:val="00446FD9"/>
    <w:rsid w:val="004533E1"/>
    <w:rsid w:val="004534E3"/>
    <w:rsid w:val="00454A74"/>
    <w:rsid w:val="00454DB5"/>
    <w:rsid w:val="00455D98"/>
    <w:rsid w:val="004565D2"/>
    <w:rsid w:val="004614E0"/>
    <w:rsid w:val="004637AE"/>
    <w:rsid w:val="00463CD6"/>
    <w:rsid w:val="00465730"/>
    <w:rsid w:val="00470568"/>
    <w:rsid w:val="00470A46"/>
    <w:rsid w:val="004728C6"/>
    <w:rsid w:val="004758CA"/>
    <w:rsid w:val="00475FA8"/>
    <w:rsid w:val="00480812"/>
    <w:rsid w:val="00480FED"/>
    <w:rsid w:val="004826FB"/>
    <w:rsid w:val="00485878"/>
    <w:rsid w:val="00485DEB"/>
    <w:rsid w:val="00487218"/>
    <w:rsid w:val="0048792F"/>
    <w:rsid w:val="00491008"/>
    <w:rsid w:val="00491372"/>
    <w:rsid w:val="0049327A"/>
    <w:rsid w:val="00497932"/>
    <w:rsid w:val="00497AFF"/>
    <w:rsid w:val="004A04B8"/>
    <w:rsid w:val="004A1F8C"/>
    <w:rsid w:val="004A264B"/>
    <w:rsid w:val="004A36A7"/>
    <w:rsid w:val="004A7626"/>
    <w:rsid w:val="004B2382"/>
    <w:rsid w:val="004B339A"/>
    <w:rsid w:val="004B35A7"/>
    <w:rsid w:val="004B4C41"/>
    <w:rsid w:val="004C01E2"/>
    <w:rsid w:val="004C1038"/>
    <w:rsid w:val="004C1FAA"/>
    <w:rsid w:val="004C3310"/>
    <w:rsid w:val="004C40AF"/>
    <w:rsid w:val="004C616D"/>
    <w:rsid w:val="004D2195"/>
    <w:rsid w:val="004D356D"/>
    <w:rsid w:val="004D4292"/>
    <w:rsid w:val="004E3BCF"/>
    <w:rsid w:val="004E53B3"/>
    <w:rsid w:val="004E6274"/>
    <w:rsid w:val="004F14A2"/>
    <w:rsid w:val="004F2C1C"/>
    <w:rsid w:val="004F534D"/>
    <w:rsid w:val="00500259"/>
    <w:rsid w:val="005028B7"/>
    <w:rsid w:val="005029F0"/>
    <w:rsid w:val="00503C2F"/>
    <w:rsid w:val="00513060"/>
    <w:rsid w:val="0051750C"/>
    <w:rsid w:val="00520378"/>
    <w:rsid w:val="00521C8F"/>
    <w:rsid w:val="00522B5B"/>
    <w:rsid w:val="00523446"/>
    <w:rsid w:val="00533038"/>
    <w:rsid w:val="00533C8D"/>
    <w:rsid w:val="00534192"/>
    <w:rsid w:val="00535EAA"/>
    <w:rsid w:val="00540EB4"/>
    <w:rsid w:val="00545CAF"/>
    <w:rsid w:val="005510AB"/>
    <w:rsid w:val="00552457"/>
    <w:rsid w:val="00564ECD"/>
    <w:rsid w:val="00565849"/>
    <w:rsid w:val="005666AB"/>
    <w:rsid w:val="0056729C"/>
    <w:rsid w:val="00567FE1"/>
    <w:rsid w:val="00580ECD"/>
    <w:rsid w:val="00581E13"/>
    <w:rsid w:val="005830AA"/>
    <w:rsid w:val="005851FC"/>
    <w:rsid w:val="005857DE"/>
    <w:rsid w:val="00585E66"/>
    <w:rsid w:val="005901CC"/>
    <w:rsid w:val="0059162E"/>
    <w:rsid w:val="005958A2"/>
    <w:rsid w:val="005963D8"/>
    <w:rsid w:val="00597021"/>
    <w:rsid w:val="005978D2"/>
    <w:rsid w:val="005A07A2"/>
    <w:rsid w:val="005A1B23"/>
    <w:rsid w:val="005A2549"/>
    <w:rsid w:val="005A5F9D"/>
    <w:rsid w:val="005A60A7"/>
    <w:rsid w:val="005A614A"/>
    <w:rsid w:val="005B0BB7"/>
    <w:rsid w:val="005B222B"/>
    <w:rsid w:val="005B34D8"/>
    <w:rsid w:val="005B4EB0"/>
    <w:rsid w:val="005C105C"/>
    <w:rsid w:val="005C1674"/>
    <w:rsid w:val="005C2B43"/>
    <w:rsid w:val="005C45A2"/>
    <w:rsid w:val="005C5B5D"/>
    <w:rsid w:val="005C74B7"/>
    <w:rsid w:val="005D144D"/>
    <w:rsid w:val="005D46BD"/>
    <w:rsid w:val="005D50D1"/>
    <w:rsid w:val="005D5A24"/>
    <w:rsid w:val="005D5D9F"/>
    <w:rsid w:val="005D6255"/>
    <w:rsid w:val="005D719E"/>
    <w:rsid w:val="005E1262"/>
    <w:rsid w:val="005E29C6"/>
    <w:rsid w:val="005E5A94"/>
    <w:rsid w:val="005E625D"/>
    <w:rsid w:val="005E643A"/>
    <w:rsid w:val="005E7E15"/>
    <w:rsid w:val="005F0704"/>
    <w:rsid w:val="005F108F"/>
    <w:rsid w:val="005F2247"/>
    <w:rsid w:val="005F64C3"/>
    <w:rsid w:val="00600217"/>
    <w:rsid w:val="006015AD"/>
    <w:rsid w:val="00604FEB"/>
    <w:rsid w:val="00606E1C"/>
    <w:rsid w:val="00607EA5"/>
    <w:rsid w:val="00610745"/>
    <w:rsid w:val="006160AD"/>
    <w:rsid w:val="0061747F"/>
    <w:rsid w:val="00620793"/>
    <w:rsid w:val="006229F2"/>
    <w:rsid w:val="00623FA4"/>
    <w:rsid w:val="0062531A"/>
    <w:rsid w:val="0062762C"/>
    <w:rsid w:val="00630C1B"/>
    <w:rsid w:val="006319E2"/>
    <w:rsid w:val="00632D87"/>
    <w:rsid w:val="00634074"/>
    <w:rsid w:val="00634791"/>
    <w:rsid w:val="006375D9"/>
    <w:rsid w:val="00640074"/>
    <w:rsid w:val="00640CB6"/>
    <w:rsid w:val="00641600"/>
    <w:rsid w:val="0064307A"/>
    <w:rsid w:val="00651BC5"/>
    <w:rsid w:val="00654B64"/>
    <w:rsid w:val="00655349"/>
    <w:rsid w:val="0066042D"/>
    <w:rsid w:val="00660580"/>
    <w:rsid w:val="006618CF"/>
    <w:rsid w:val="00667B06"/>
    <w:rsid w:val="006700E4"/>
    <w:rsid w:val="00670FFC"/>
    <w:rsid w:val="00671B99"/>
    <w:rsid w:val="0067329D"/>
    <w:rsid w:val="00675BF6"/>
    <w:rsid w:val="00677767"/>
    <w:rsid w:val="00680B0C"/>
    <w:rsid w:val="006824AE"/>
    <w:rsid w:val="00684D15"/>
    <w:rsid w:val="006851CC"/>
    <w:rsid w:val="00687DAB"/>
    <w:rsid w:val="00694028"/>
    <w:rsid w:val="0069560E"/>
    <w:rsid w:val="00695707"/>
    <w:rsid w:val="006A68C2"/>
    <w:rsid w:val="006A71B8"/>
    <w:rsid w:val="006B04E6"/>
    <w:rsid w:val="006B1432"/>
    <w:rsid w:val="006B382B"/>
    <w:rsid w:val="006B5D43"/>
    <w:rsid w:val="006B7AD1"/>
    <w:rsid w:val="006D1B4A"/>
    <w:rsid w:val="006D3588"/>
    <w:rsid w:val="006D450B"/>
    <w:rsid w:val="006E1107"/>
    <w:rsid w:val="006E1B1D"/>
    <w:rsid w:val="006E20EC"/>
    <w:rsid w:val="006E5F0D"/>
    <w:rsid w:val="006E7F5A"/>
    <w:rsid w:val="006F025E"/>
    <w:rsid w:val="006F0E5A"/>
    <w:rsid w:val="006F47D3"/>
    <w:rsid w:val="006F67E1"/>
    <w:rsid w:val="00700C3D"/>
    <w:rsid w:val="00700C71"/>
    <w:rsid w:val="00706CF6"/>
    <w:rsid w:val="00711A8F"/>
    <w:rsid w:val="007150A1"/>
    <w:rsid w:val="00720178"/>
    <w:rsid w:val="0072077A"/>
    <w:rsid w:val="00720FCB"/>
    <w:rsid w:val="007222B2"/>
    <w:rsid w:val="00722DC1"/>
    <w:rsid w:val="00727447"/>
    <w:rsid w:val="00730F35"/>
    <w:rsid w:val="00732536"/>
    <w:rsid w:val="007325E2"/>
    <w:rsid w:val="0073337C"/>
    <w:rsid w:val="007360A7"/>
    <w:rsid w:val="00741728"/>
    <w:rsid w:val="00742BA6"/>
    <w:rsid w:val="00742F76"/>
    <w:rsid w:val="00746291"/>
    <w:rsid w:val="007517CA"/>
    <w:rsid w:val="00751A45"/>
    <w:rsid w:val="00753115"/>
    <w:rsid w:val="00753525"/>
    <w:rsid w:val="00755D1A"/>
    <w:rsid w:val="007608F3"/>
    <w:rsid w:val="00761864"/>
    <w:rsid w:val="00761D12"/>
    <w:rsid w:val="00762743"/>
    <w:rsid w:val="007667E4"/>
    <w:rsid w:val="007671AF"/>
    <w:rsid w:val="007700F0"/>
    <w:rsid w:val="00777D55"/>
    <w:rsid w:val="00781998"/>
    <w:rsid w:val="00781BFD"/>
    <w:rsid w:val="00784215"/>
    <w:rsid w:val="0078467B"/>
    <w:rsid w:val="00784B94"/>
    <w:rsid w:val="007869B6"/>
    <w:rsid w:val="007912C4"/>
    <w:rsid w:val="00791C79"/>
    <w:rsid w:val="00795109"/>
    <w:rsid w:val="00795C3B"/>
    <w:rsid w:val="00796062"/>
    <w:rsid w:val="00796B72"/>
    <w:rsid w:val="00796E1B"/>
    <w:rsid w:val="00797BA1"/>
    <w:rsid w:val="007A375C"/>
    <w:rsid w:val="007A413A"/>
    <w:rsid w:val="007A5782"/>
    <w:rsid w:val="007B4D30"/>
    <w:rsid w:val="007B5447"/>
    <w:rsid w:val="007B672F"/>
    <w:rsid w:val="007B6F35"/>
    <w:rsid w:val="007B7B64"/>
    <w:rsid w:val="007C06FE"/>
    <w:rsid w:val="007C729C"/>
    <w:rsid w:val="007D1688"/>
    <w:rsid w:val="007D2F2A"/>
    <w:rsid w:val="007D3801"/>
    <w:rsid w:val="007D4FB0"/>
    <w:rsid w:val="007D5879"/>
    <w:rsid w:val="007D5C5A"/>
    <w:rsid w:val="007D5F0E"/>
    <w:rsid w:val="007D73D2"/>
    <w:rsid w:val="007E2CF3"/>
    <w:rsid w:val="007E35A4"/>
    <w:rsid w:val="007E7D77"/>
    <w:rsid w:val="007F45A6"/>
    <w:rsid w:val="00800C69"/>
    <w:rsid w:val="00800D9D"/>
    <w:rsid w:val="0080564B"/>
    <w:rsid w:val="008065B8"/>
    <w:rsid w:val="008108A3"/>
    <w:rsid w:val="008120A3"/>
    <w:rsid w:val="0081228E"/>
    <w:rsid w:val="0081368A"/>
    <w:rsid w:val="008150C9"/>
    <w:rsid w:val="0081543D"/>
    <w:rsid w:val="008207F7"/>
    <w:rsid w:val="00820857"/>
    <w:rsid w:val="00820B4B"/>
    <w:rsid w:val="00820DE8"/>
    <w:rsid w:val="008235C7"/>
    <w:rsid w:val="0082528E"/>
    <w:rsid w:val="00831EF8"/>
    <w:rsid w:val="00835B5A"/>
    <w:rsid w:val="00835EF0"/>
    <w:rsid w:val="00837F04"/>
    <w:rsid w:val="00842B22"/>
    <w:rsid w:val="00842B92"/>
    <w:rsid w:val="0084307B"/>
    <w:rsid w:val="008449AA"/>
    <w:rsid w:val="008467BB"/>
    <w:rsid w:val="00847F0F"/>
    <w:rsid w:val="00847F67"/>
    <w:rsid w:val="00851F2D"/>
    <w:rsid w:val="0085391E"/>
    <w:rsid w:val="00860652"/>
    <w:rsid w:val="00861B7F"/>
    <w:rsid w:val="00866E9A"/>
    <w:rsid w:val="00871161"/>
    <w:rsid w:val="008722C9"/>
    <w:rsid w:val="00872A3E"/>
    <w:rsid w:val="00875B69"/>
    <w:rsid w:val="0087783F"/>
    <w:rsid w:val="008806BD"/>
    <w:rsid w:val="0088101E"/>
    <w:rsid w:val="008818AD"/>
    <w:rsid w:val="008822D1"/>
    <w:rsid w:val="00883640"/>
    <w:rsid w:val="008836C2"/>
    <w:rsid w:val="00883ADA"/>
    <w:rsid w:val="00886CCF"/>
    <w:rsid w:val="00886CED"/>
    <w:rsid w:val="00892A23"/>
    <w:rsid w:val="008953F3"/>
    <w:rsid w:val="0089577F"/>
    <w:rsid w:val="00896A4B"/>
    <w:rsid w:val="008A0A49"/>
    <w:rsid w:val="008A0F58"/>
    <w:rsid w:val="008A4C9E"/>
    <w:rsid w:val="008B200B"/>
    <w:rsid w:val="008B3AEE"/>
    <w:rsid w:val="008B5380"/>
    <w:rsid w:val="008B6A24"/>
    <w:rsid w:val="008C3049"/>
    <w:rsid w:val="008C6A25"/>
    <w:rsid w:val="008D0EB8"/>
    <w:rsid w:val="008D1150"/>
    <w:rsid w:val="008D1FB7"/>
    <w:rsid w:val="008D26A9"/>
    <w:rsid w:val="008D2AE6"/>
    <w:rsid w:val="008D5039"/>
    <w:rsid w:val="008E429D"/>
    <w:rsid w:val="008E5FBD"/>
    <w:rsid w:val="008E76A7"/>
    <w:rsid w:val="008F625E"/>
    <w:rsid w:val="00904E26"/>
    <w:rsid w:val="009054FC"/>
    <w:rsid w:val="00906082"/>
    <w:rsid w:val="00906F26"/>
    <w:rsid w:val="009157DF"/>
    <w:rsid w:val="009163D0"/>
    <w:rsid w:val="00917681"/>
    <w:rsid w:val="00920E49"/>
    <w:rsid w:val="00924AA9"/>
    <w:rsid w:val="009267F6"/>
    <w:rsid w:val="00931728"/>
    <w:rsid w:val="00932484"/>
    <w:rsid w:val="00934D61"/>
    <w:rsid w:val="00937293"/>
    <w:rsid w:val="0093743B"/>
    <w:rsid w:val="0094100C"/>
    <w:rsid w:val="0094131D"/>
    <w:rsid w:val="00946597"/>
    <w:rsid w:val="00946F3F"/>
    <w:rsid w:val="00947615"/>
    <w:rsid w:val="00951B4F"/>
    <w:rsid w:val="00953EC0"/>
    <w:rsid w:val="0096153F"/>
    <w:rsid w:val="00962F0C"/>
    <w:rsid w:val="0096305A"/>
    <w:rsid w:val="009638AF"/>
    <w:rsid w:val="0096462A"/>
    <w:rsid w:val="00964E92"/>
    <w:rsid w:val="0096714C"/>
    <w:rsid w:val="009726C1"/>
    <w:rsid w:val="00974B06"/>
    <w:rsid w:val="00975471"/>
    <w:rsid w:val="009757B3"/>
    <w:rsid w:val="009772B3"/>
    <w:rsid w:val="00981971"/>
    <w:rsid w:val="00986573"/>
    <w:rsid w:val="00987655"/>
    <w:rsid w:val="00987E28"/>
    <w:rsid w:val="00987EE5"/>
    <w:rsid w:val="00990A78"/>
    <w:rsid w:val="009943F9"/>
    <w:rsid w:val="0099523F"/>
    <w:rsid w:val="009969DB"/>
    <w:rsid w:val="00996EDD"/>
    <w:rsid w:val="009979CD"/>
    <w:rsid w:val="009A13F5"/>
    <w:rsid w:val="009A6D8E"/>
    <w:rsid w:val="009A75A5"/>
    <w:rsid w:val="009A7FD4"/>
    <w:rsid w:val="009B1FCF"/>
    <w:rsid w:val="009B23ED"/>
    <w:rsid w:val="009B2ACF"/>
    <w:rsid w:val="009B32DA"/>
    <w:rsid w:val="009B3C8E"/>
    <w:rsid w:val="009B4E71"/>
    <w:rsid w:val="009C49B5"/>
    <w:rsid w:val="009C5DD1"/>
    <w:rsid w:val="009C6EDF"/>
    <w:rsid w:val="009D2393"/>
    <w:rsid w:val="009D3951"/>
    <w:rsid w:val="009D3ED1"/>
    <w:rsid w:val="009D4291"/>
    <w:rsid w:val="009D7E97"/>
    <w:rsid w:val="009E077F"/>
    <w:rsid w:val="009E1EEB"/>
    <w:rsid w:val="009E32D1"/>
    <w:rsid w:val="009E51DD"/>
    <w:rsid w:val="009E5DC0"/>
    <w:rsid w:val="009E6DE7"/>
    <w:rsid w:val="009F386F"/>
    <w:rsid w:val="009F436D"/>
    <w:rsid w:val="009F4E66"/>
    <w:rsid w:val="00A02FA1"/>
    <w:rsid w:val="00A0496E"/>
    <w:rsid w:val="00A125A1"/>
    <w:rsid w:val="00A14F1A"/>
    <w:rsid w:val="00A154BE"/>
    <w:rsid w:val="00A15944"/>
    <w:rsid w:val="00A16A79"/>
    <w:rsid w:val="00A203B4"/>
    <w:rsid w:val="00A23488"/>
    <w:rsid w:val="00A252D0"/>
    <w:rsid w:val="00A25AE2"/>
    <w:rsid w:val="00A25B25"/>
    <w:rsid w:val="00A26735"/>
    <w:rsid w:val="00A34B4D"/>
    <w:rsid w:val="00A36D2F"/>
    <w:rsid w:val="00A402D9"/>
    <w:rsid w:val="00A43B7D"/>
    <w:rsid w:val="00A446D5"/>
    <w:rsid w:val="00A44BDF"/>
    <w:rsid w:val="00A51DB9"/>
    <w:rsid w:val="00A53973"/>
    <w:rsid w:val="00A56416"/>
    <w:rsid w:val="00A6076B"/>
    <w:rsid w:val="00A60A18"/>
    <w:rsid w:val="00A624F5"/>
    <w:rsid w:val="00A64DF6"/>
    <w:rsid w:val="00A6534B"/>
    <w:rsid w:val="00A6707F"/>
    <w:rsid w:val="00A70993"/>
    <w:rsid w:val="00A71656"/>
    <w:rsid w:val="00A73862"/>
    <w:rsid w:val="00A755C0"/>
    <w:rsid w:val="00A76679"/>
    <w:rsid w:val="00A76769"/>
    <w:rsid w:val="00A77D2A"/>
    <w:rsid w:val="00A82C26"/>
    <w:rsid w:val="00A83C45"/>
    <w:rsid w:val="00A846E6"/>
    <w:rsid w:val="00A915C8"/>
    <w:rsid w:val="00A93FC5"/>
    <w:rsid w:val="00A949A1"/>
    <w:rsid w:val="00A95ED5"/>
    <w:rsid w:val="00A9626B"/>
    <w:rsid w:val="00AA1DEA"/>
    <w:rsid w:val="00AA21FE"/>
    <w:rsid w:val="00AA2692"/>
    <w:rsid w:val="00AA3977"/>
    <w:rsid w:val="00AA4653"/>
    <w:rsid w:val="00AA73C4"/>
    <w:rsid w:val="00AB352E"/>
    <w:rsid w:val="00AB684D"/>
    <w:rsid w:val="00AB68B2"/>
    <w:rsid w:val="00AC5520"/>
    <w:rsid w:val="00AC659F"/>
    <w:rsid w:val="00AC6A51"/>
    <w:rsid w:val="00AD0EAC"/>
    <w:rsid w:val="00AD2034"/>
    <w:rsid w:val="00AD3C88"/>
    <w:rsid w:val="00AD470F"/>
    <w:rsid w:val="00AD51B5"/>
    <w:rsid w:val="00AD797B"/>
    <w:rsid w:val="00AD7ACC"/>
    <w:rsid w:val="00AE4149"/>
    <w:rsid w:val="00AE5B9A"/>
    <w:rsid w:val="00AE71BA"/>
    <w:rsid w:val="00AE7471"/>
    <w:rsid w:val="00AF35CF"/>
    <w:rsid w:val="00AF3DCA"/>
    <w:rsid w:val="00AF4889"/>
    <w:rsid w:val="00AF56B2"/>
    <w:rsid w:val="00AF57EB"/>
    <w:rsid w:val="00AF7CC0"/>
    <w:rsid w:val="00B00F6A"/>
    <w:rsid w:val="00B02031"/>
    <w:rsid w:val="00B03578"/>
    <w:rsid w:val="00B05D00"/>
    <w:rsid w:val="00B05D81"/>
    <w:rsid w:val="00B10CE7"/>
    <w:rsid w:val="00B12F8B"/>
    <w:rsid w:val="00B17515"/>
    <w:rsid w:val="00B201E3"/>
    <w:rsid w:val="00B208C7"/>
    <w:rsid w:val="00B27CFC"/>
    <w:rsid w:val="00B32CCB"/>
    <w:rsid w:val="00B32F85"/>
    <w:rsid w:val="00B34529"/>
    <w:rsid w:val="00B36452"/>
    <w:rsid w:val="00B37A0D"/>
    <w:rsid w:val="00B403C5"/>
    <w:rsid w:val="00B40C4D"/>
    <w:rsid w:val="00B42A50"/>
    <w:rsid w:val="00B42D79"/>
    <w:rsid w:val="00B43068"/>
    <w:rsid w:val="00B468B7"/>
    <w:rsid w:val="00B4696C"/>
    <w:rsid w:val="00B475AD"/>
    <w:rsid w:val="00B50D3D"/>
    <w:rsid w:val="00B5299B"/>
    <w:rsid w:val="00B53B60"/>
    <w:rsid w:val="00B545BE"/>
    <w:rsid w:val="00B55934"/>
    <w:rsid w:val="00B57EB5"/>
    <w:rsid w:val="00B60A2C"/>
    <w:rsid w:val="00B65A36"/>
    <w:rsid w:val="00B67B91"/>
    <w:rsid w:val="00B7221A"/>
    <w:rsid w:val="00B81FD7"/>
    <w:rsid w:val="00B843D1"/>
    <w:rsid w:val="00B865E8"/>
    <w:rsid w:val="00B9033F"/>
    <w:rsid w:val="00B903C3"/>
    <w:rsid w:val="00B908E4"/>
    <w:rsid w:val="00B921DD"/>
    <w:rsid w:val="00B93F3C"/>
    <w:rsid w:val="00B9435F"/>
    <w:rsid w:val="00B94606"/>
    <w:rsid w:val="00B957B3"/>
    <w:rsid w:val="00B967F2"/>
    <w:rsid w:val="00B97D6E"/>
    <w:rsid w:val="00BA1FDD"/>
    <w:rsid w:val="00BA4A6B"/>
    <w:rsid w:val="00BA5463"/>
    <w:rsid w:val="00BA646D"/>
    <w:rsid w:val="00BA6738"/>
    <w:rsid w:val="00BA7098"/>
    <w:rsid w:val="00BB1E04"/>
    <w:rsid w:val="00BB421C"/>
    <w:rsid w:val="00BB51E3"/>
    <w:rsid w:val="00BB5FC9"/>
    <w:rsid w:val="00BB64A6"/>
    <w:rsid w:val="00BB67C5"/>
    <w:rsid w:val="00BB70D5"/>
    <w:rsid w:val="00BC0680"/>
    <w:rsid w:val="00BC1B40"/>
    <w:rsid w:val="00BC254B"/>
    <w:rsid w:val="00BC5225"/>
    <w:rsid w:val="00BD095C"/>
    <w:rsid w:val="00BD197B"/>
    <w:rsid w:val="00BD4159"/>
    <w:rsid w:val="00BD5BF4"/>
    <w:rsid w:val="00BE1938"/>
    <w:rsid w:val="00BE21A1"/>
    <w:rsid w:val="00BE21B4"/>
    <w:rsid w:val="00BE37E4"/>
    <w:rsid w:val="00BE4707"/>
    <w:rsid w:val="00BE6716"/>
    <w:rsid w:val="00BE70A3"/>
    <w:rsid w:val="00BE72CE"/>
    <w:rsid w:val="00BF3AD4"/>
    <w:rsid w:val="00BF7B7F"/>
    <w:rsid w:val="00BF7B9D"/>
    <w:rsid w:val="00BF7FAE"/>
    <w:rsid w:val="00C02A5E"/>
    <w:rsid w:val="00C02C34"/>
    <w:rsid w:val="00C04016"/>
    <w:rsid w:val="00C101E4"/>
    <w:rsid w:val="00C174A5"/>
    <w:rsid w:val="00C17C10"/>
    <w:rsid w:val="00C20ED6"/>
    <w:rsid w:val="00C21742"/>
    <w:rsid w:val="00C25553"/>
    <w:rsid w:val="00C26065"/>
    <w:rsid w:val="00C264C6"/>
    <w:rsid w:val="00C303FA"/>
    <w:rsid w:val="00C355F3"/>
    <w:rsid w:val="00C40C12"/>
    <w:rsid w:val="00C42935"/>
    <w:rsid w:val="00C43300"/>
    <w:rsid w:val="00C45080"/>
    <w:rsid w:val="00C4672B"/>
    <w:rsid w:val="00C51D08"/>
    <w:rsid w:val="00C5451B"/>
    <w:rsid w:val="00C56264"/>
    <w:rsid w:val="00C57D61"/>
    <w:rsid w:val="00C60048"/>
    <w:rsid w:val="00C620F7"/>
    <w:rsid w:val="00C62F06"/>
    <w:rsid w:val="00C65699"/>
    <w:rsid w:val="00C67052"/>
    <w:rsid w:val="00C70420"/>
    <w:rsid w:val="00C70539"/>
    <w:rsid w:val="00C726E1"/>
    <w:rsid w:val="00C72CF6"/>
    <w:rsid w:val="00C7308E"/>
    <w:rsid w:val="00C75E31"/>
    <w:rsid w:val="00C774F1"/>
    <w:rsid w:val="00C8150C"/>
    <w:rsid w:val="00C81F8E"/>
    <w:rsid w:val="00C84E39"/>
    <w:rsid w:val="00C85300"/>
    <w:rsid w:val="00C871B5"/>
    <w:rsid w:val="00C91D6E"/>
    <w:rsid w:val="00C92057"/>
    <w:rsid w:val="00C960EB"/>
    <w:rsid w:val="00CA0B9F"/>
    <w:rsid w:val="00CB1D15"/>
    <w:rsid w:val="00CB2519"/>
    <w:rsid w:val="00CB60E2"/>
    <w:rsid w:val="00CB67F2"/>
    <w:rsid w:val="00CC00BC"/>
    <w:rsid w:val="00CC10B9"/>
    <w:rsid w:val="00CC28B5"/>
    <w:rsid w:val="00CC49B0"/>
    <w:rsid w:val="00CD066E"/>
    <w:rsid w:val="00CD1ED8"/>
    <w:rsid w:val="00CD294E"/>
    <w:rsid w:val="00CD41FB"/>
    <w:rsid w:val="00CD48CC"/>
    <w:rsid w:val="00CD7B6C"/>
    <w:rsid w:val="00CE0760"/>
    <w:rsid w:val="00CE32D3"/>
    <w:rsid w:val="00CE3750"/>
    <w:rsid w:val="00CE5C0A"/>
    <w:rsid w:val="00CE72B0"/>
    <w:rsid w:val="00CF0145"/>
    <w:rsid w:val="00CF0B09"/>
    <w:rsid w:val="00CF0D56"/>
    <w:rsid w:val="00CF1640"/>
    <w:rsid w:val="00CF16C5"/>
    <w:rsid w:val="00CF2232"/>
    <w:rsid w:val="00CF5AB3"/>
    <w:rsid w:val="00D0391F"/>
    <w:rsid w:val="00D060BC"/>
    <w:rsid w:val="00D131E8"/>
    <w:rsid w:val="00D14A10"/>
    <w:rsid w:val="00D16655"/>
    <w:rsid w:val="00D2030C"/>
    <w:rsid w:val="00D20E71"/>
    <w:rsid w:val="00D23EC3"/>
    <w:rsid w:val="00D24580"/>
    <w:rsid w:val="00D2744C"/>
    <w:rsid w:val="00D31CA7"/>
    <w:rsid w:val="00D32EB0"/>
    <w:rsid w:val="00D34CE5"/>
    <w:rsid w:val="00D36821"/>
    <w:rsid w:val="00D422F6"/>
    <w:rsid w:val="00D452E1"/>
    <w:rsid w:val="00D45530"/>
    <w:rsid w:val="00D46E54"/>
    <w:rsid w:val="00D52E2A"/>
    <w:rsid w:val="00D55BC3"/>
    <w:rsid w:val="00D64BD5"/>
    <w:rsid w:val="00D65F94"/>
    <w:rsid w:val="00D6758A"/>
    <w:rsid w:val="00D6776C"/>
    <w:rsid w:val="00D71BD4"/>
    <w:rsid w:val="00D74112"/>
    <w:rsid w:val="00D77AD8"/>
    <w:rsid w:val="00D804EC"/>
    <w:rsid w:val="00D819E8"/>
    <w:rsid w:val="00D81DCA"/>
    <w:rsid w:val="00D82401"/>
    <w:rsid w:val="00D84E87"/>
    <w:rsid w:val="00D8543B"/>
    <w:rsid w:val="00D873D3"/>
    <w:rsid w:val="00D90FF7"/>
    <w:rsid w:val="00D91035"/>
    <w:rsid w:val="00D91252"/>
    <w:rsid w:val="00D9249F"/>
    <w:rsid w:val="00D92A17"/>
    <w:rsid w:val="00D92FCA"/>
    <w:rsid w:val="00D931EA"/>
    <w:rsid w:val="00D93A91"/>
    <w:rsid w:val="00D95B84"/>
    <w:rsid w:val="00DA1990"/>
    <w:rsid w:val="00DA27F4"/>
    <w:rsid w:val="00DB00F9"/>
    <w:rsid w:val="00DB11E6"/>
    <w:rsid w:val="00DB13FF"/>
    <w:rsid w:val="00DB2C84"/>
    <w:rsid w:val="00DB343A"/>
    <w:rsid w:val="00DC553D"/>
    <w:rsid w:val="00DC7930"/>
    <w:rsid w:val="00DC7E2D"/>
    <w:rsid w:val="00DD4754"/>
    <w:rsid w:val="00DD4F81"/>
    <w:rsid w:val="00DD5F96"/>
    <w:rsid w:val="00DE0E73"/>
    <w:rsid w:val="00DE1121"/>
    <w:rsid w:val="00DE6794"/>
    <w:rsid w:val="00DE75D6"/>
    <w:rsid w:val="00DF0578"/>
    <w:rsid w:val="00DF2EB9"/>
    <w:rsid w:val="00DF4307"/>
    <w:rsid w:val="00DF55E2"/>
    <w:rsid w:val="00DF6AF2"/>
    <w:rsid w:val="00E00C8B"/>
    <w:rsid w:val="00E14A99"/>
    <w:rsid w:val="00E15618"/>
    <w:rsid w:val="00E15F28"/>
    <w:rsid w:val="00E16EAE"/>
    <w:rsid w:val="00E179E3"/>
    <w:rsid w:val="00E225A4"/>
    <w:rsid w:val="00E2612B"/>
    <w:rsid w:val="00E269F5"/>
    <w:rsid w:val="00E2772F"/>
    <w:rsid w:val="00E31058"/>
    <w:rsid w:val="00E311DD"/>
    <w:rsid w:val="00E31893"/>
    <w:rsid w:val="00E3607C"/>
    <w:rsid w:val="00E46A0C"/>
    <w:rsid w:val="00E50AF8"/>
    <w:rsid w:val="00E540BA"/>
    <w:rsid w:val="00E54B89"/>
    <w:rsid w:val="00E608B6"/>
    <w:rsid w:val="00E616C2"/>
    <w:rsid w:val="00E6288D"/>
    <w:rsid w:val="00E65166"/>
    <w:rsid w:val="00E66A54"/>
    <w:rsid w:val="00E67674"/>
    <w:rsid w:val="00E711C1"/>
    <w:rsid w:val="00E73C04"/>
    <w:rsid w:val="00E74688"/>
    <w:rsid w:val="00E7570F"/>
    <w:rsid w:val="00E77D4B"/>
    <w:rsid w:val="00E81DE6"/>
    <w:rsid w:val="00E82E31"/>
    <w:rsid w:val="00E835D4"/>
    <w:rsid w:val="00E87026"/>
    <w:rsid w:val="00E9069A"/>
    <w:rsid w:val="00E91025"/>
    <w:rsid w:val="00E91FCE"/>
    <w:rsid w:val="00E9287D"/>
    <w:rsid w:val="00E92EC3"/>
    <w:rsid w:val="00E9480B"/>
    <w:rsid w:val="00EA0A3D"/>
    <w:rsid w:val="00EA0CFA"/>
    <w:rsid w:val="00EA2651"/>
    <w:rsid w:val="00EA5799"/>
    <w:rsid w:val="00EA5B9F"/>
    <w:rsid w:val="00EB69FD"/>
    <w:rsid w:val="00EB7065"/>
    <w:rsid w:val="00EC1815"/>
    <w:rsid w:val="00EC7EED"/>
    <w:rsid w:val="00ED0730"/>
    <w:rsid w:val="00ED3B66"/>
    <w:rsid w:val="00ED5D85"/>
    <w:rsid w:val="00ED6AAB"/>
    <w:rsid w:val="00ED7181"/>
    <w:rsid w:val="00ED7A38"/>
    <w:rsid w:val="00ED7DEE"/>
    <w:rsid w:val="00EF073B"/>
    <w:rsid w:val="00EF20B3"/>
    <w:rsid w:val="00EF26D7"/>
    <w:rsid w:val="00EF2A08"/>
    <w:rsid w:val="00EF2DEA"/>
    <w:rsid w:val="00EF564C"/>
    <w:rsid w:val="00EF5925"/>
    <w:rsid w:val="00EF68ED"/>
    <w:rsid w:val="00F00A98"/>
    <w:rsid w:val="00F0250C"/>
    <w:rsid w:val="00F02730"/>
    <w:rsid w:val="00F04B2F"/>
    <w:rsid w:val="00F05DEF"/>
    <w:rsid w:val="00F12F6E"/>
    <w:rsid w:val="00F15C94"/>
    <w:rsid w:val="00F24300"/>
    <w:rsid w:val="00F255AA"/>
    <w:rsid w:val="00F25B75"/>
    <w:rsid w:val="00F2790E"/>
    <w:rsid w:val="00F30A01"/>
    <w:rsid w:val="00F315C4"/>
    <w:rsid w:val="00F332DE"/>
    <w:rsid w:val="00F35D39"/>
    <w:rsid w:val="00F41D35"/>
    <w:rsid w:val="00F43801"/>
    <w:rsid w:val="00F50CAA"/>
    <w:rsid w:val="00F51C8E"/>
    <w:rsid w:val="00F52E07"/>
    <w:rsid w:val="00F57112"/>
    <w:rsid w:val="00F6190F"/>
    <w:rsid w:val="00F62AC1"/>
    <w:rsid w:val="00F62D30"/>
    <w:rsid w:val="00F63C33"/>
    <w:rsid w:val="00F65EF1"/>
    <w:rsid w:val="00F708AA"/>
    <w:rsid w:val="00F736E4"/>
    <w:rsid w:val="00F73806"/>
    <w:rsid w:val="00F75313"/>
    <w:rsid w:val="00F756B9"/>
    <w:rsid w:val="00F75EA1"/>
    <w:rsid w:val="00F75EA8"/>
    <w:rsid w:val="00F763C7"/>
    <w:rsid w:val="00F77526"/>
    <w:rsid w:val="00F77888"/>
    <w:rsid w:val="00F86909"/>
    <w:rsid w:val="00F87B6B"/>
    <w:rsid w:val="00F93CA7"/>
    <w:rsid w:val="00F96D8A"/>
    <w:rsid w:val="00F97EAC"/>
    <w:rsid w:val="00FA11CF"/>
    <w:rsid w:val="00FA32C1"/>
    <w:rsid w:val="00FA57AA"/>
    <w:rsid w:val="00FA5983"/>
    <w:rsid w:val="00FA5B27"/>
    <w:rsid w:val="00FA6229"/>
    <w:rsid w:val="00FB37CA"/>
    <w:rsid w:val="00FB5BDA"/>
    <w:rsid w:val="00FC2961"/>
    <w:rsid w:val="00FC44C2"/>
    <w:rsid w:val="00FC71F7"/>
    <w:rsid w:val="00FD2678"/>
    <w:rsid w:val="00FD3C4A"/>
    <w:rsid w:val="00FD5E65"/>
    <w:rsid w:val="00FE26AF"/>
    <w:rsid w:val="00FE2B5E"/>
    <w:rsid w:val="00FE3D42"/>
    <w:rsid w:val="00FE581F"/>
    <w:rsid w:val="00FF04E0"/>
    <w:rsid w:val="00FF1686"/>
    <w:rsid w:val="00FF2C39"/>
    <w:rsid w:val="00FF4625"/>
    <w:rsid w:val="00FF5B3A"/>
    <w:rsid w:val="01106E54"/>
    <w:rsid w:val="021B1D6D"/>
    <w:rsid w:val="03087E9E"/>
    <w:rsid w:val="082C6BB0"/>
    <w:rsid w:val="0C2D1E06"/>
    <w:rsid w:val="10E2325E"/>
    <w:rsid w:val="1852568A"/>
    <w:rsid w:val="198120CF"/>
    <w:rsid w:val="1CE3515D"/>
    <w:rsid w:val="1D9D0B16"/>
    <w:rsid w:val="1FB7311F"/>
    <w:rsid w:val="1FF468DA"/>
    <w:rsid w:val="215B7728"/>
    <w:rsid w:val="224D06FB"/>
    <w:rsid w:val="280C5036"/>
    <w:rsid w:val="2A494CCF"/>
    <w:rsid w:val="301B7A09"/>
    <w:rsid w:val="33C543BD"/>
    <w:rsid w:val="33C8454A"/>
    <w:rsid w:val="359563AE"/>
    <w:rsid w:val="37FC2AD1"/>
    <w:rsid w:val="399E7247"/>
    <w:rsid w:val="39AC4F76"/>
    <w:rsid w:val="3B71101E"/>
    <w:rsid w:val="3C6F4250"/>
    <w:rsid w:val="3EB35247"/>
    <w:rsid w:val="406B70C9"/>
    <w:rsid w:val="40A16BB9"/>
    <w:rsid w:val="430E7DC3"/>
    <w:rsid w:val="443934F3"/>
    <w:rsid w:val="4845006F"/>
    <w:rsid w:val="4E4850F5"/>
    <w:rsid w:val="4F403B1F"/>
    <w:rsid w:val="504D702B"/>
    <w:rsid w:val="517C4C28"/>
    <w:rsid w:val="51E351F8"/>
    <w:rsid w:val="52510F3A"/>
    <w:rsid w:val="5A057419"/>
    <w:rsid w:val="5B752CD5"/>
    <w:rsid w:val="5D69022A"/>
    <w:rsid w:val="64226EA2"/>
    <w:rsid w:val="64A75CBD"/>
    <w:rsid w:val="6513538A"/>
    <w:rsid w:val="66F07067"/>
    <w:rsid w:val="691C0AB8"/>
    <w:rsid w:val="6E506248"/>
    <w:rsid w:val="6F6816AD"/>
    <w:rsid w:val="730C544D"/>
    <w:rsid w:val="79DA65FC"/>
    <w:rsid w:val="7B346502"/>
    <w:rsid w:val="7CB519DF"/>
    <w:rsid w:val="7E13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4DE31"/>
  <w15:docId w15:val="{93311337-A375-4D98-B7C6-6C0ACDC8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iPriority="99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120"/>
    </w:pPr>
    <w:rPr>
      <w:rFonts w:ascii="Arial" w:eastAsiaTheme="minorEastAsia" w:hAnsi="Arial"/>
      <w:szCs w:val="24"/>
      <w:lang w:val="en-GB" w:eastAsia="fr-FR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360" w:after="120"/>
      <w:outlineLvl w:val="0"/>
    </w:pPr>
    <w:rPr>
      <w:rFonts w:eastAsiaTheme="minorHAnsi" w:cs="Arial"/>
      <w:b/>
      <w:caps/>
      <w:color w:val="FF6600"/>
      <w:spacing w:val="20"/>
    </w:rPr>
  </w:style>
  <w:style w:type="paragraph" w:styleId="2">
    <w:name w:val="heading 2"/>
    <w:basedOn w:val="a"/>
    <w:next w:val="a"/>
    <w:link w:val="20"/>
    <w:uiPriority w:val="9"/>
    <w:qFormat/>
    <w:pPr>
      <w:numPr>
        <w:ilvl w:val="1"/>
        <w:numId w:val="1"/>
      </w:numPr>
      <w:spacing w:before="0"/>
      <w:contextualSpacing/>
      <w:outlineLvl w:val="1"/>
    </w:pPr>
    <w:rPr>
      <w:rFonts w:ascii="微软雅黑" w:eastAsia="宋体" w:hAnsi="微软雅黑" w:cs="微软雅黑"/>
      <w:b/>
      <w:iCs/>
      <w:color w:val="363636"/>
      <w:spacing w:val="15"/>
      <w:kern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mallCaps/>
      <w:color w:val="FF6600"/>
    </w:rPr>
  </w:style>
  <w:style w:type="paragraph" w:styleId="4">
    <w:name w:val="heading 4"/>
    <w:basedOn w:val="a"/>
    <w:next w:val="a"/>
    <w:link w:val="40"/>
    <w:uiPriority w:val="9"/>
    <w:qFormat/>
    <w:pPr>
      <w:keepNext/>
      <w:numPr>
        <w:ilvl w:val="3"/>
        <w:numId w:val="2"/>
      </w:numPr>
      <w:outlineLvl w:val="3"/>
    </w:pPr>
    <w:rPr>
      <w:rFonts w:eastAsiaTheme="majorEastAsia" w:cstheme="majorBidi"/>
      <w:bCs/>
      <w:sz w:val="18"/>
      <w:szCs w:val="28"/>
      <w:lang w:eastAsia="en-US" w:bidi="en-US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2"/>
      </w:numPr>
      <w:outlineLvl w:val="4"/>
    </w:pPr>
    <w:rPr>
      <w:sz w:val="18"/>
      <w:szCs w:val="22"/>
    </w:rPr>
  </w:style>
  <w:style w:type="paragraph" w:styleId="6">
    <w:name w:val="heading 6"/>
    <w:basedOn w:val="a"/>
    <w:next w:val="a"/>
    <w:link w:val="60"/>
    <w:uiPriority w:val="9"/>
    <w:qFormat/>
    <w:pPr>
      <w:numPr>
        <w:ilvl w:val="5"/>
        <w:numId w:val="2"/>
      </w:numPr>
      <w:spacing w:before="240" w:after="60"/>
      <w:outlineLvl w:val="5"/>
    </w:pPr>
    <w:rPr>
      <w:bCs/>
      <w:sz w:val="18"/>
    </w:rPr>
  </w:style>
  <w:style w:type="paragraph" w:styleId="7">
    <w:name w:val="heading 7"/>
    <w:basedOn w:val="a"/>
    <w:next w:val="a"/>
    <w:link w:val="70"/>
    <w:uiPriority w:val="9"/>
    <w:qFormat/>
    <w:pPr>
      <w:numPr>
        <w:ilvl w:val="6"/>
        <w:numId w:val="2"/>
      </w:numPr>
      <w:spacing w:before="240" w:after="60"/>
      <w:outlineLvl w:val="6"/>
    </w:pPr>
    <w:rPr>
      <w:sz w:val="18"/>
    </w:rPr>
  </w:style>
  <w:style w:type="paragraph" w:styleId="8">
    <w:name w:val="heading 8"/>
    <w:basedOn w:val="a"/>
    <w:next w:val="a"/>
    <w:link w:val="80"/>
    <w:uiPriority w:val="9"/>
    <w:qFormat/>
    <w:pPr>
      <w:numPr>
        <w:ilvl w:val="7"/>
        <w:numId w:val="2"/>
      </w:numPr>
      <w:spacing w:before="240" w:after="60"/>
      <w:outlineLvl w:val="7"/>
    </w:pPr>
    <w:rPr>
      <w:iCs/>
      <w:sz w:val="18"/>
    </w:rPr>
  </w:style>
  <w:style w:type="paragraph" w:styleId="9">
    <w:name w:val="heading 9"/>
    <w:basedOn w:val="a"/>
    <w:next w:val="a"/>
    <w:link w:val="90"/>
    <w:uiPriority w:val="9"/>
    <w:qFormat/>
    <w:pPr>
      <w:numPr>
        <w:ilvl w:val="8"/>
        <w:numId w:val="2"/>
      </w:numPr>
      <w:spacing w:before="240" w:after="60"/>
      <w:outlineLvl w:val="8"/>
    </w:pPr>
    <w:rPr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Theme="majorHAnsi" w:eastAsia="黑体" w:hAnsiTheme="majorHAnsi" w:cstheme="majorBidi"/>
      <w:szCs w:val="20"/>
    </w:rPr>
  </w:style>
  <w:style w:type="paragraph" w:styleId="a4">
    <w:name w:val="annotation text"/>
    <w:basedOn w:val="a"/>
    <w:link w:val="a5"/>
    <w:semiHidden/>
    <w:unhideWhenUsed/>
    <w:qFormat/>
  </w:style>
  <w:style w:type="paragraph" w:styleId="TOC3">
    <w:name w:val="toc 3"/>
    <w:basedOn w:val="a"/>
    <w:next w:val="a"/>
    <w:autoRedefine/>
    <w:uiPriority w:val="39"/>
    <w:qFormat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Theme="majorEastAsia" w:cstheme="majorBidi"/>
      <w:sz w:val="18"/>
      <w:szCs w:val="22"/>
      <w:lang w:eastAsia="en-US" w:bidi="en-US"/>
    </w:rPr>
  </w:style>
  <w:style w:type="paragraph" w:styleId="a6">
    <w:name w:val="Balloon Text"/>
    <w:basedOn w:val="a"/>
    <w:link w:val="a7"/>
    <w:semiHidden/>
    <w:qFormat/>
    <w:pPr>
      <w:spacing w:before="0"/>
    </w:pPr>
    <w:rPr>
      <w:rFonts w:cs="Tahoma"/>
      <w:sz w:val="16"/>
      <w:szCs w:val="16"/>
    </w:rPr>
  </w:style>
  <w:style w:type="paragraph" w:styleId="a8">
    <w:name w:val="footer"/>
    <w:basedOn w:val="a"/>
    <w:link w:val="a9"/>
    <w:uiPriority w:val="99"/>
    <w:qFormat/>
    <w:pPr>
      <w:tabs>
        <w:tab w:val="center" w:pos="4513"/>
        <w:tab w:val="right" w:pos="9026"/>
      </w:tabs>
    </w:pPr>
    <w:rPr>
      <w:rFonts w:eastAsiaTheme="majorEastAsia" w:cstheme="majorBidi"/>
      <w:sz w:val="16"/>
      <w:szCs w:val="20"/>
      <w:lang w:eastAsia="en-US" w:bidi="en-US"/>
    </w:rPr>
  </w:style>
  <w:style w:type="paragraph" w:styleId="aa">
    <w:name w:val="header"/>
    <w:basedOn w:val="a"/>
    <w:link w:val="ab"/>
    <w:autoRedefine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"/>
    <w:next w:val="a"/>
    <w:autoRedefine/>
    <w:uiPriority w:val="39"/>
    <w:qFormat/>
    <w:pPr>
      <w:keepNext/>
      <w:keepLines/>
      <w:shd w:val="clear" w:color="auto" w:fill="FFFFFF" w:themeFill="background1"/>
      <w:tabs>
        <w:tab w:val="left" w:pos="426"/>
        <w:tab w:val="right" w:leader="dot" w:pos="9072"/>
      </w:tabs>
      <w:spacing w:line="440" w:lineRule="exact"/>
    </w:pPr>
    <w:rPr>
      <w:rFonts w:eastAsiaTheme="majorEastAsia" w:cstheme="majorBidi"/>
      <w:caps/>
      <w:color w:val="000000" w:themeColor="text1"/>
      <w:sz w:val="24"/>
      <w:szCs w:val="20"/>
      <w:lang w:eastAsia="en-US" w:bidi="en-US"/>
    </w:rPr>
  </w:style>
  <w:style w:type="paragraph" w:styleId="ac">
    <w:name w:val="Subtitle"/>
    <w:basedOn w:val="a"/>
    <w:next w:val="a"/>
    <w:link w:val="ad"/>
    <w:uiPriority w:val="11"/>
    <w:qFormat/>
    <w:pPr>
      <w:spacing w:after="60"/>
      <w:jc w:val="center"/>
      <w:outlineLvl w:val="1"/>
    </w:pPr>
    <w:rPr>
      <w:rFonts w:eastAsiaTheme="majorEastAsia" w:cstheme="majorBidi"/>
      <w:szCs w:val="20"/>
      <w:lang w:eastAsia="en-US" w:bidi="en-US"/>
    </w:rPr>
  </w:style>
  <w:style w:type="paragraph" w:styleId="TOC2">
    <w:name w:val="toc 2"/>
    <w:basedOn w:val="a"/>
    <w:next w:val="a"/>
    <w:autoRedefine/>
    <w:uiPriority w:val="39"/>
    <w:qFormat/>
    <w:pPr>
      <w:keepNext/>
      <w:keepLines/>
      <w:tabs>
        <w:tab w:val="left" w:pos="880"/>
        <w:tab w:val="right" w:leader="dot" w:pos="9072"/>
      </w:tabs>
    </w:pPr>
    <w:rPr>
      <w:rFonts w:eastAsiaTheme="majorEastAsia" w:cstheme="majorBidi"/>
      <w:smallCaps/>
      <w:sz w:val="18"/>
      <w:szCs w:val="18"/>
      <w:lang w:eastAsia="en-US" w:bidi="en-US"/>
    </w:rPr>
  </w:style>
  <w:style w:type="paragraph" w:styleId="ae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styleId="af">
    <w:name w:val="Title"/>
    <w:basedOn w:val="a"/>
    <w:next w:val="a"/>
    <w:link w:val="af0"/>
    <w:uiPriority w:val="10"/>
    <w:qFormat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  <w:u w:val="single"/>
      <w:lang w:eastAsia="en-US" w:bidi="en-US"/>
    </w:rPr>
  </w:style>
  <w:style w:type="paragraph" w:styleId="af1">
    <w:name w:val="annotation subject"/>
    <w:basedOn w:val="a4"/>
    <w:next w:val="a4"/>
    <w:link w:val="af2"/>
    <w:semiHidden/>
    <w:unhideWhenUsed/>
    <w:qFormat/>
    <w:rPr>
      <w:b/>
      <w:bCs/>
    </w:rPr>
  </w:style>
  <w:style w:type="table" w:styleId="af3">
    <w:name w:val="Table Grid"/>
    <w:basedOn w:val="a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rPr>
        <w:color w:val="FF6600"/>
      </w:rPr>
      <w:tblPr/>
      <w:tcPr>
        <w:tcBorders>
          <w:bottom w:val="single" w:sz="12" w:space="0" w:color="363636"/>
        </w:tcBorders>
      </w:tcPr>
    </w:tblStylePr>
  </w:style>
  <w:style w:type="table" w:styleId="11">
    <w:name w:val="Table Colorful 1"/>
    <w:basedOn w:val="a1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363636"/>
      </w:tcPr>
    </w:tblStylePr>
    <w:tblStylePr w:type="firstCol">
      <w:rPr>
        <w:b/>
        <w:bCs/>
        <w:i/>
        <w:iCs/>
      </w:rPr>
      <w:tblPr/>
      <w:tcPr>
        <w:shd w:val="clear" w:color="auto" w:fill="FF6600"/>
      </w:tcPr>
    </w:tblStylePr>
    <w:tblStylePr w:type="nwCell">
      <w:tblPr/>
      <w:tcPr>
        <w:shd w:val="clear" w:color="auto" w:fill="363636"/>
      </w:tcPr>
    </w:tblStylePr>
    <w:tblStylePr w:type="swCell">
      <w:rPr>
        <w:b/>
        <w:bCs/>
        <w:i w:val="0"/>
        <w:iCs w:val="0"/>
      </w:rPr>
    </w:tblStylePr>
  </w:style>
  <w:style w:type="table" w:styleId="21">
    <w:name w:val="Table Classic 2"/>
    <w:basedOn w:val="a1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shd w:val="clear" w:color="auto" w:fill="FF66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shd w:val="clear" w:color="auto" w:fill="363636"/>
      </w:tcPr>
    </w:tblStylePr>
    <w:tblStylePr w:type="swCell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1">
    <w:name w:val="Table Classic 3"/>
    <w:basedOn w:val="a1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BCBCBC"/>
    </w:tcPr>
    <w:tblStylePr w:type="firstRow">
      <w:rPr>
        <w:b/>
        <w:bCs/>
        <w:i/>
        <w:iCs/>
        <w:color w:val="FFFFFF"/>
      </w:rPr>
      <w:tblPr/>
      <w:tcPr>
        <w:shd w:val="clear" w:color="auto" w:fill="363636"/>
      </w:tcPr>
    </w:tblStylePr>
    <w:tblStylePr w:type="lastRow">
      <w:rPr>
        <w:color w:val="FF660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81">
    <w:name w:val="Table List 8"/>
    <w:basedOn w:val="a1"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FF6600"/>
      </w:tcPr>
    </w:tblStylePr>
    <w:tblStylePr w:type="lastRow">
      <w:rPr>
        <w:b/>
        <w:bCs/>
      </w:rPr>
      <w:tblPr/>
      <w:tcPr>
        <w:shd w:val="clear" w:color="auto" w:fill="FF6600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shd w:val="clear" w:color="auto" w:fill="BCBCBC"/>
      </w:tcPr>
    </w:tblStylePr>
    <w:tblStylePr w:type="band2Horz">
      <w:tblPr/>
      <w:tcPr>
        <w:shd w:val="clear" w:color="auto" w:fill="363636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character" w:styleId="af4">
    <w:name w:val="Strong"/>
    <w:basedOn w:val="a0"/>
    <w:uiPriority w:val="22"/>
    <w:qFormat/>
    <w:rPr>
      <w:b/>
      <w:bCs/>
    </w:rPr>
  </w:style>
  <w:style w:type="character" w:styleId="af5">
    <w:name w:val="FollowedHyperlink"/>
    <w:basedOn w:val="a0"/>
    <w:uiPriority w:val="99"/>
    <w:qFormat/>
    <w:rPr>
      <w:rFonts w:ascii="Arial" w:hAnsi="Arial"/>
      <w:i/>
      <w:color w:val="363636"/>
      <w:sz w:val="20"/>
      <w:u w:val="single"/>
    </w:rPr>
  </w:style>
  <w:style w:type="character" w:styleId="af6">
    <w:name w:val="Emphasis"/>
    <w:basedOn w:val="a0"/>
    <w:uiPriority w:val="20"/>
    <w:qFormat/>
    <w:rPr>
      <w:rFonts w:asciiTheme="minorHAnsi" w:hAnsiTheme="minorHAnsi"/>
      <w:b/>
      <w:i/>
      <w:iCs/>
    </w:rPr>
  </w:style>
  <w:style w:type="character" w:styleId="af7">
    <w:name w:val="Hyperlink"/>
    <w:basedOn w:val="a0"/>
    <w:uiPriority w:val="99"/>
    <w:qFormat/>
    <w:rPr>
      <w:rFonts w:ascii="Arial" w:hAnsi="Arial"/>
      <w:color w:val="FF6600"/>
      <w:sz w:val="20"/>
      <w:u w:val="single"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character" w:styleId="af8">
    <w:name w:val="annotation reference"/>
    <w:basedOn w:val="a0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eastAsiaTheme="minorHAnsi" w:cs="Arial"/>
      <w:b/>
      <w:caps/>
      <w:color w:val="FF6600"/>
      <w:spacing w:val="20"/>
      <w:szCs w:val="24"/>
      <w:lang w:eastAsia="fr-FR"/>
    </w:rPr>
  </w:style>
  <w:style w:type="character" w:customStyle="1" w:styleId="20">
    <w:name w:val="标题 2 字符"/>
    <w:basedOn w:val="a0"/>
    <w:link w:val="2"/>
    <w:uiPriority w:val="9"/>
    <w:qFormat/>
    <w:rPr>
      <w:rFonts w:ascii="微软雅黑" w:eastAsia="宋体" w:hAnsi="微软雅黑" w:cs="微软雅黑"/>
      <w:b/>
      <w:iCs/>
      <w:color w:val="363636"/>
      <w:spacing w:val="15"/>
      <w:kern w:val="32"/>
      <w:szCs w:val="24"/>
      <w:lang w:eastAsia="fr-FR"/>
    </w:rPr>
  </w:style>
  <w:style w:type="character" w:customStyle="1" w:styleId="30">
    <w:name w:val="标题 3 字符"/>
    <w:basedOn w:val="a0"/>
    <w:link w:val="3"/>
    <w:uiPriority w:val="9"/>
    <w:qFormat/>
    <w:rPr>
      <w:rFonts w:cs="Arial"/>
      <w:b/>
      <w:bCs/>
      <w:smallCaps/>
      <w:color w:val="FF6600"/>
      <w:szCs w:val="24"/>
      <w:lang w:eastAsia="fr-FR"/>
    </w:rPr>
  </w:style>
  <w:style w:type="character" w:customStyle="1" w:styleId="40">
    <w:name w:val="标题 4 字符"/>
    <w:basedOn w:val="a0"/>
    <w:link w:val="4"/>
    <w:uiPriority w:val="9"/>
    <w:qFormat/>
    <w:rPr>
      <w:rFonts w:eastAsiaTheme="majorEastAsia"/>
      <w:bCs/>
      <w:sz w:val="18"/>
      <w:szCs w:val="28"/>
      <w:lang w:bidi="en-US"/>
    </w:rPr>
  </w:style>
  <w:style w:type="character" w:customStyle="1" w:styleId="50">
    <w:name w:val="标题 5 字符"/>
    <w:basedOn w:val="a0"/>
    <w:link w:val="5"/>
    <w:uiPriority w:val="9"/>
    <w:qFormat/>
    <w:rPr>
      <w:rFonts w:cs="Times New Roman"/>
      <w:sz w:val="18"/>
      <w:szCs w:val="22"/>
      <w:lang w:eastAsia="fr-FR"/>
    </w:rPr>
  </w:style>
  <w:style w:type="character" w:customStyle="1" w:styleId="60">
    <w:name w:val="标题 6 字符"/>
    <w:basedOn w:val="a0"/>
    <w:link w:val="6"/>
    <w:uiPriority w:val="9"/>
    <w:qFormat/>
    <w:rPr>
      <w:rFonts w:cs="Times New Roman"/>
      <w:bCs/>
      <w:sz w:val="18"/>
      <w:szCs w:val="24"/>
      <w:lang w:eastAsia="fr-FR"/>
    </w:rPr>
  </w:style>
  <w:style w:type="character" w:customStyle="1" w:styleId="70">
    <w:name w:val="标题 7 字符"/>
    <w:basedOn w:val="a0"/>
    <w:link w:val="7"/>
    <w:uiPriority w:val="9"/>
    <w:qFormat/>
    <w:rPr>
      <w:rFonts w:cs="Times New Roman"/>
      <w:sz w:val="18"/>
      <w:szCs w:val="24"/>
      <w:lang w:eastAsia="fr-FR"/>
    </w:rPr>
  </w:style>
  <w:style w:type="character" w:customStyle="1" w:styleId="80">
    <w:name w:val="标题 8 字符"/>
    <w:basedOn w:val="a0"/>
    <w:link w:val="8"/>
    <w:uiPriority w:val="9"/>
    <w:qFormat/>
    <w:rPr>
      <w:rFonts w:cs="Times New Roman"/>
      <w:iCs/>
      <w:sz w:val="18"/>
      <w:szCs w:val="24"/>
      <w:lang w:eastAsia="fr-FR"/>
    </w:rPr>
  </w:style>
  <w:style w:type="character" w:customStyle="1" w:styleId="90">
    <w:name w:val="标题 9 字符"/>
    <w:basedOn w:val="a0"/>
    <w:link w:val="9"/>
    <w:uiPriority w:val="9"/>
    <w:qFormat/>
    <w:rPr>
      <w:rFonts w:cs="Times New Roman"/>
      <w:sz w:val="18"/>
      <w:szCs w:val="24"/>
      <w:lang w:eastAsia="fr-FR"/>
    </w:rPr>
  </w:style>
  <w:style w:type="character" w:customStyle="1" w:styleId="a9">
    <w:name w:val="页脚 字符"/>
    <w:basedOn w:val="a0"/>
    <w:link w:val="a8"/>
    <w:uiPriority w:val="99"/>
    <w:qFormat/>
    <w:rPr>
      <w:rFonts w:eastAsiaTheme="majorEastAsia"/>
      <w:sz w:val="16"/>
      <w:lang w:bidi="en-US"/>
    </w:rPr>
  </w:style>
  <w:style w:type="character" w:customStyle="1" w:styleId="af0">
    <w:name w:val="标题 字符"/>
    <w:basedOn w:val="a0"/>
    <w:link w:val="af"/>
    <w:uiPriority w:val="10"/>
    <w:qFormat/>
    <w:rPr>
      <w:rFonts w:eastAsiaTheme="majorEastAsia"/>
      <w:b/>
      <w:bCs/>
      <w:kern w:val="28"/>
      <w:szCs w:val="32"/>
      <w:u w:val="single"/>
      <w:lang w:bidi="en-US"/>
    </w:rPr>
  </w:style>
  <w:style w:type="character" w:customStyle="1" w:styleId="ad">
    <w:name w:val="副标题 字符"/>
    <w:basedOn w:val="a0"/>
    <w:link w:val="ac"/>
    <w:uiPriority w:val="11"/>
    <w:qFormat/>
    <w:rPr>
      <w:rFonts w:eastAsiaTheme="majorEastAsia"/>
      <w:lang w:bidi="en-US"/>
    </w:rPr>
  </w:style>
  <w:style w:type="paragraph" w:styleId="af9">
    <w:name w:val="No Spacing"/>
    <w:basedOn w:val="a"/>
    <w:link w:val="afa"/>
    <w:uiPriority w:val="1"/>
    <w:qFormat/>
    <w:rPr>
      <w:rFonts w:eastAsiaTheme="majorEastAsia" w:cstheme="majorBidi"/>
      <w:szCs w:val="32"/>
      <w:lang w:eastAsia="en-US" w:bidi="en-US"/>
    </w:rPr>
  </w:style>
  <w:style w:type="character" w:customStyle="1" w:styleId="afa">
    <w:name w:val="无间隔 字符"/>
    <w:basedOn w:val="a0"/>
    <w:link w:val="af9"/>
    <w:uiPriority w:val="1"/>
    <w:qFormat/>
    <w:rPr>
      <w:rFonts w:eastAsiaTheme="majorEastAsia"/>
      <w:szCs w:val="32"/>
      <w:lang w:bidi="en-US"/>
    </w:rPr>
  </w:style>
  <w:style w:type="paragraph" w:styleId="afb">
    <w:name w:val="List Paragraph"/>
    <w:basedOn w:val="a"/>
    <w:link w:val="afc"/>
    <w:uiPriority w:val="34"/>
    <w:qFormat/>
    <w:pPr>
      <w:ind w:left="720"/>
      <w:contextualSpacing/>
    </w:pPr>
  </w:style>
  <w:style w:type="paragraph" w:styleId="afd">
    <w:name w:val="Quote"/>
    <w:basedOn w:val="a"/>
    <w:next w:val="a"/>
    <w:link w:val="afe"/>
    <w:uiPriority w:val="29"/>
    <w:qFormat/>
    <w:rPr>
      <w:rFonts w:eastAsiaTheme="majorEastAsia" w:cstheme="majorBidi"/>
      <w:i/>
      <w:szCs w:val="20"/>
      <w:lang w:eastAsia="en-US" w:bidi="en-US"/>
    </w:rPr>
  </w:style>
  <w:style w:type="character" w:customStyle="1" w:styleId="afe">
    <w:name w:val="引用 字符"/>
    <w:basedOn w:val="a0"/>
    <w:link w:val="afd"/>
    <w:uiPriority w:val="29"/>
    <w:qFormat/>
    <w:rPr>
      <w:rFonts w:eastAsiaTheme="majorEastAsia"/>
      <w:i/>
      <w:lang w:bidi="en-US"/>
    </w:rPr>
  </w:style>
  <w:style w:type="paragraph" w:styleId="aff">
    <w:name w:val="Intense Quote"/>
    <w:basedOn w:val="a"/>
    <w:next w:val="a"/>
    <w:link w:val="aff0"/>
    <w:uiPriority w:val="30"/>
    <w:qFormat/>
    <w:pPr>
      <w:ind w:left="720" w:right="720"/>
    </w:pPr>
    <w:rPr>
      <w:rFonts w:eastAsiaTheme="majorEastAsia" w:cstheme="majorBidi"/>
      <w:b/>
      <w:i/>
      <w:szCs w:val="20"/>
      <w:lang w:eastAsia="en-US" w:bidi="en-US"/>
    </w:rPr>
  </w:style>
  <w:style w:type="character" w:customStyle="1" w:styleId="aff0">
    <w:name w:val="明显引用 字符"/>
    <w:basedOn w:val="a0"/>
    <w:link w:val="aff"/>
    <w:uiPriority w:val="30"/>
    <w:qFormat/>
    <w:rPr>
      <w:rFonts w:eastAsiaTheme="majorEastAsia"/>
      <w:b/>
      <w:i/>
      <w:lang w:bidi="en-US"/>
    </w:rPr>
  </w:style>
  <w:style w:type="character" w:customStyle="1" w:styleId="12">
    <w:name w:val="不明显强调1"/>
    <w:uiPriority w:val="19"/>
    <w:qFormat/>
    <w:rPr>
      <w:i/>
      <w:color w:val="595959" w:themeColor="text1" w:themeTint="A6"/>
    </w:rPr>
  </w:style>
  <w:style w:type="character" w:customStyle="1" w:styleId="13">
    <w:name w:val="明显强调1"/>
    <w:basedOn w:val="a0"/>
    <w:uiPriority w:val="21"/>
    <w:qFormat/>
    <w:rPr>
      <w:b/>
      <w:i/>
      <w:sz w:val="24"/>
      <w:szCs w:val="24"/>
      <w:u w:val="single"/>
    </w:rPr>
  </w:style>
  <w:style w:type="character" w:customStyle="1" w:styleId="14">
    <w:name w:val="不明显参考1"/>
    <w:basedOn w:val="a0"/>
    <w:uiPriority w:val="31"/>
    <w:qFormat/>
    <w:rPr>
      <w:sz w:val="24"/>
      <w:szCs w:val="24"/>
      <w:u w:val="single"/>
    </w:rPr>
  </w:style>
  <w:style w:type="character" w:customStyle="1" w:styleId="15">
    <w:name w:val="明显参考1"/>
    <w:basedOn w:val="a0"/>
    <w:uiPriority w:val="32"/>
    <w:qFormat/>
    <w:rPr>
      <w:b/>
      <w:sz w:val="24"/>
      <w:u w:val="single"/>
    </w:rPr>
  </w:style>
  <w:style w:type="character" w:customStyle="1" w:styleId="16">
    <w:name w:val="书籍标题1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10">
    <w:name w:val="TOC 标题1"/>
    <w:basedOn w:val="1"/>
    <w:next w:val="a"/>
    <w:uiPriority w:val="39"/>
    <w:qFormat/>
    <w:pPr>
      <w:numPr>
        <w:numId w:val="0"/>
      </w:numPr>
      <w:outlineLvl w:val="9"/>
    </w:pPr>
  </w:style>
  <w:style w:type="paragraph" w:customStyle="1" w:styleId="List1">
    <w:name w:val="List 1"/>
    <w:basedOn w:val="a"/>
    <w:link w:val="List1Char"/>
    <w:uiPriority w:val="99"/>
    <w:qFormat/>
    <w:pPr>
      <w:numPr>
        <w:numId w:val="3"/>
      </w:numPr>
      <w:spacing w:before="60"/>
    </w:pPr>
    <w:rPr>
      <w:rFonts w:eastAsiaTheme="majorEastAsia" w:cstheme="majorBidi"/>
      <w:szCs w:val="20"/>
      <w:lang w:eastAsia="en-US" w:bidi="en-US"/>
    </w:rPr>
  </w:style>
  <w:style w:type="character" w:customStyle="1" w:styleId="List1Char">
    <w:name w:val="List 1 Char"/>
    <w:basedOn w:val="a0"/>
    <w:link w:val="List1"/>
    <w:uiPriority w:val="99"/>
    <w:qFormat/>
    <w:rPr>
      <w:rFonts w:eastAsiaTheme="majorEastAsia"/>
      <w:lang w:bidi="en-US"/>
    </w:rPr>
  </w:style>
  <w:style w:type="paragraph" w:customStyle="1" w:styleId="Highlight">
    <w:name w:val="Highlight"/>
    <w:basedOn w:val="a"/>
    <w:uiPriority w:val="99"/>
    <w:qFormat/>
    <w:rPr>
      <w:color w:val="BF0000" w:themeColor="accent6" w:themeShade="BF"/>
    </w:rPr>
  </w:style>
  <w:style w:type="paragraph" w:customStyle="1" w:styleId="Numbered1">
    <w:name w:val="Numbered 1"/>
    <w:basedOn w:val="a"/>
    <w:qFormat/>
    <w:pPr>
      <w:numPr>
        <w:numId w:val="4"/>
      </w:numPr>
      <w:spacing w:before="60"/>
    </w:pPr>
  </w:style>
  <w:style w:type="paragraph" w:customStyle="1" w:styleId="List2">
    <w:name w:val="List2"/>
    <w:basedOn w:val="List1"/>
    <w:uiPriority w:val="99"/>
    <w:qFormat/>
    <w:pPr>
      <w:numPr>
        <w:numId w:val="0"/>
      </w:numPr>
      <w:spacing w:before="0"/>
    </w:pPr>
    <w:rPr>
      <w:szCs w:val="24"/>
      <w:lang w:val="fr-FR" w:eastAsia="fr-FR" w:bidi="ar-SA"/>
    </w:rPr>
  </w:style>
  <w:style w:type="paragraph" w:customStyle="1" w:styleId="StyleHeading5Firstline0cm">
    <w:name w:val="Style Heading 5 + First line:  0 cm"/>
    <w:basedOn w:val="5"/>
    <w:qFormat/>
    <w:pPr>
      <w:numPr>
        <w:ilvl w:val="0"/>
        <w:numId w:val="0"/>
      </w:numPr>
    </w:pPr>
    <w:rPr>
      <w:color w:val="363636"/>
      <w:szCs w:val="24"/>
      <w:u w:val="single"/>
    </w:rPr>
  </w:style>
  <w:style w:type="paragraph" w:customStyle="1" w:styleId="Glossary">
    <w:name w:val="Glossary"/>
    <w:basedOn w:val="a"/>
    <w:link w:val="GlossaryChar"/>
    <w:uiPriority w:val="99"/>
    <w:qFormat/>
    <w:pPr>
      <w:spacing w:before="40"/>
    </w:pPr>
    <w:rPr>
      <w:rFonts w:cstheme="majorBidi"/>
      <w:sz w:val="16"/>
      <w:szCs w:val="16"/>
      <w:lang w:eastAsia="en-GB"/>
    </w:rPr>
  </w:style>
  <w:style w:type="character" w:customStyle="1" w:styleId="GlossaryChar">
    <w:name w:val="Glossary Char"/>
    <w:basedOn w:val="a0"/>
    <w:link w:val="Glossary"/>
    <w:uiPriority w:val="99"/>
    <w:qFormat/>
    <w:rPr>
      <w:sz w:val="16"/>
      <w:szCs w:val="16"/>
      <w:lang w:eastAsia="en-GB"/>
    </w:rPr>
  </w:style>
  <w:style w:type="character" w:customStyle="1" w:styleId="ab">
    <w:name w:val="页眉 字符"/>
    <w:basedOn w:val="a0"/>
    <w:link w:val="aa"/>
    <w:uiPriority w:val="99"/>
    <w:qFormat/>
    <w:rPr>
      <w:rFonts w:cs="Times New Roman"/>
      <w:szCs w:val="24"/>
      <w:lang w:eastAsia="fr-FR"/>
    </w:rPr>
  </w:style>
  <w:style w:type="table" w:customStyle="1" w:styleId="SGSTableBasic2">
    <w:name w:val="SGS Table Basic 2"/>
    <w:basedOn w:val="a1"/>
    <w:uiPriority w:val="99"/>
    <w:qFormat/>
    <w:tblPr/>
    <w:tcPr>
      <w:shd w:val="clear" w:color="auto" w:fill="BCBCBC"/>
    </w:tcPr>
    <w:tblStylePr w:type="firstRow">
      <w:pPr>
        <w:jc w:val="left"/>
      </w:pPr>
      <w:tblPr/>
      <w:tcPr>
        <w:shd w:val="clear" w:color="auto" w:fill="363636"/>
        <w:vAlign w:val="center"/>
      </w:tcPr>
    </w:tblStylePr>
  </w:style>
  <w:style w:type="character" w:customStyle="1" w:styleId="a7">
    <w:name w:val="批注框文本 字符"/>
    <w:basedOn w:val="a0"/>
    <w:link w:val="a6"/>
    <w:semiHidden/>
    <w:qFormat/>
    <w:rPr>
      <w:rFonts w:cs="Tahoma"/>
      <w:sz w:val="16"/>
      <w:szCs w:val="16"/>
      <w:lang w:val="fr-FR" w:eastAsia="fr-FR"/>
    </w:rPr>
  </w:style>
  <w:style w:type="paragraph" w:customStyle="1" w:styleId="Style2">
    <w:name w:val="Style2"/>
    <w:basedOn w:val="1"/>
    <w:link w:val="Style2Char"/>
    <w:qFormat/>
    <w:pPr>
      <w:numPr>
        <w:numId w:val="5"/>
      </w:numPr>
      <w:spacing w:before="0"/>
    </w:pPr>
    <w:rPr>
      <w:rFonts w:eastAsia="宋体"/>
      <w:b w:val="0"/>
      <w:color w:val="auto"/>
      <w:sz w:val="24"/>
      <w:lang w:eastAsia="zh-CN"/>
    </w:rPr>
  </w:style>
  <w:style w:type="paragraph" w:customStyle="1" w:styleId="Style3">
    <w:name w:val="Style3"/>
    <w:basedOn w:val="afb"/>
    <w:link w:val="Style3Char"/>
    <w:qFormat/>
    <w:pPr>
      <w:numPr>
        <w:ilvl w:val="1"/>
        <w:numId w:val="6"/>
      </w:numPr>
      <w:spacing w:before="0"/>
    </w:pPr>
    <w:rPr>
      <w:rFonts w:eastAsia="宋体" w:cs="Arial"/>
      <w:szCs w:val="20"/>
    </w:rPr>
  </w:style>
  <w:style w:type="character" w:customStyle="1" w:styleId="afc">
    <w:name w:val="列表段落 字符"/>
    <w:basedOn w:val="a0"/>
    <w:link w:val="afb"/>
    <w:uiPriority w:val="34"/>
    <w:qFormat/>
    <w:rPr>
      <w:rFonts w:cs="Times New Roman"/>
      <w:szCs w:val="24"/>
      <w:lang w:eastAsia="fr-FR"/>
    </w:rPr>
  </w:style>
  <w:style w:type="character" w:customStyle="1" w:styleId="Style2Char">
    <w:name w:val="Style2 Char"/>
    <w:basedOn w:val="afc"/>
    <w:link w:val="Style2"/>
    <w:qFormat/>
    <w:rPr>
      <w:rFonts w:eastAsia="宋体" w:cs="Arial"/>
      <w:caps/>
      <w:spacing w:val="20"/>
      <w:sz w:val="24"/>
      <w:szCs w:val="24"/>
      <w:lang w:eastAsia="zh-CN"/>
    </w:rPr>
  </w:style>
  <w:style w:type="character" w:customStyle="1" w:styleId="Style3Char">
    <w:name w:val="Style3 Char"/>
    <w:basedOn w:val="afc"/>
    <w:link w:val="Style3"/>
    <w:qFormat/>
    <w:rPr>
      <w:rFonts w:eastAsia="宋体" w:cs="Arial"/>
      <w:szCs w:val="24"/>
      <w:lang w:eastAsia="fr-FR"/>
    </w:rPr>
  </w:style>
  <w:style w:type="character" w:customStyle="1" w:styleId="a5">
    <w:name w:val="批注文字 字符"/>
    <w:basedOn w:val="a0"/>
    <w:link w:val="a4"/>
    <w:semiHidden/>
    <w:qFormat/>
    <w:rPr>
      <w:rFonts w:cs="Times New Roman"/>
      <w:szCs w:val="24"/>
      <w:lang w:eastAsia="fr-FR"/>
    </w:rPr>
  </w:style>
  <w:style w:type="character" w:customStyle="1" w:styleId="af2">
    <w:name w:val="批注主题 字符"/>
    <w:basedOn w:val="a5"/>
    <w:link w:val="af1"/>
    <w:semiHidden/>
    <w:qFormat/>
    <w:rPr>
      <w:rFonts w:cs="Times New Roman"/>
      <w:b/>
      <w:bCs/>
      <w:szCs w:val="24"/>
      <w:lang w:eastAsia="fr-FR"/>
    </w:rPr>
  </w:style>
  <w:style w:type="paragraph" w:customStyle="1" w:styleId="p0">
    <w:name w:val="p0"/>
    <w:basedOn w:val="a"/>
    <w:qFormat/>
    <w:pPr>
      <w:spacing w:before="0" w:line="360" w:lineRule="auto"/>
      <w:ind w:firstLineChars="200" w:firstLine="560"/>
      <w:jc w:val="both"/>
    </w:pPr>
    <w:rPr>
      <w:rFonts w:ascii="Times New Roman" w:eastAsia="仿宋" w:hAnsi="Times New Roman"/>
      <w:sz w:val="28"/>
      <w:szCs w:val="28"/>
      <w:lang w:val="en-US" w:eastAsia="zh-CN"/>
    </w:rPr>
  </w:style>
  <w:style w:type="paragraph" w:customStyle="1" w:styleId="17">
    <w:name w:val="修订1"/>
    <w:hidden/>
    <w:uiPriority w:val="99"/>
    <w:semiHidden/>
    <w:qFormat/>
    <w:rPr>
      <w:rFonts w:ascii="Arial" w:eastAsiaTheme="minorEastAsia" w:hAnsi="Arial"/>
      <w:szCs w:val="24"/>
      <w:lang w:val="en-GB" w:eastAsia="fr-FR"/>
    </w:rPr>
  </w:style>
  <w:style w:type="paragraph" w:customStyle="1" w:styleId="aff1">
    <w:name w:val="二级标题"/>
    <w:basedOn w:val="2"/>
    <w:link w:val="aff2"/>
    <w:qFormat/>
    <w:pPr>
      <w:numPr>
        <w:ilvl w:val="0"/>
        <w:numId w:val="0"/>
      </w:numPr>
      <w:spacing w:line="360" w:lineRule="auto"/>
    </w:pPr>
    <w:rPr>
      <w:rFonts w:ascii="Arial" w:hAnsi="Arial" w:cs="Arial"/>
      <w:sz w:val="24"/>
      <w:lang w:eastAsia="zh-CN"/>
    </w:rPr>
  </w:style>
  <w:style w:type="character" w:customStyle="1" w:styleId="aff2">
    <w:name w:val="二级标题 字符"/>
    <w:basedOn w:val="20"/>
    <w:link w:val="aff1"/>
    <w:qFormat/>
    <w:rPr>
      <w:rFonts w:ascii="微软雅黑" w:eastAsia="宋体" w:hAnsi="微软雅黑" w:cs="Arial"/>
      <w:b/>
      <w:iCs/>
      <w:color w:val="363636"/>
      <w:spacing w:val="15"/>
      <w:kern w:val="32"/>
      <w:sz w:val="24"/>
      <w:szCs w:val="24"/>
      <w:lang w:eastAsia="zh-CN"/>
    </w:rPr>
  </w:style>
  <w:style w:type="paragraph" w:customStyle="1" w:styleId="22">
    <w:name w:val="修订2"/>
    <w:hidden/>
    <w:uiPriority w:val="99"/>
    <w:unhideWhenUsed/>
    <w:qFormat/>
    <w:rPr>
      <w:rFonts w:ascii="Arial" w:eastAsiaTheme="minorEastAsia" w:hAnsi="Arial"/>
      <w:szCs w:val="24"/>
      <w:lang w:val="en-GB" w:eastAsia="fr-FR"/>
    </w:rPr>
  </w:style>
  <w:style w:type="character" w:customStyle="1" w:styleId="font151">
    <w:name w:val="font15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  <w:vertAlign w:val="subscript"/>
    </w:rPr>
  </w:style>
  <w:style w:type="character" w:customStyle="1" w:styleId="font181">
    <w:name w:val="font18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</w:rPr>
  </w:style>
  <w:style w:type="character" w:customStyle="1" w:styleId="font161">
    <w:name w:val="font161"/>
    <w:basedOn w:val="a0"/>
    <w:qFormat/>
    <w:rPr>
      <w:rFonts w:ascii="Arial" w:hAnsi="Arial" w:cs="Arial" w:hint="default"/>
      <w:b/>
      <w:bCs/>
      <w:color w:val="000000"/>
      <w:sz w:val="13"/>
      <w:szCs w:val="13"/>
      <w:u w:val="none"/>
    </w:rPr>
  </w:style>
  <w:style w:type="character" w:customStyle="1" w:styleId="font171">
    <w:name w:val="font171"/>
    <w:basedOn w:val="a0"/>
    <w:qFormat/>
    <w:rPr>
      <w:rFonts w:ascii="宋体" w:eastAsia="宋体" w:hAnsi="宋体" w:hint="eastAsia"/>
      <w:b/>
      <w:bCs/>
      <w:color w:val="000000"/>
      <w:sz w:val="13"/>
      <w:szCs w:val="13"/>
      <w:u w:val="none"/>
    </w:rPr>
  </w:style>
  <w:style w:type="character" w:customStyle="1" w:styleId="font191">
    <w:name w:val="font19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customStyle="1" w:styleId="font5">
    <w:name w:val="font5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font6">
    <w:name w:val="font6"/>
    <w:basedOn w:val="a"/>
    <w:qFormat/>
    <w:pP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font7">
    <w:name w:val="font7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24"/>
      <w:lang w:val="en-US" w:eastAsia="zh-CN"/>
    </w:rPr>
  </w:style>
  <w:style w:type="paragraph" w:customStyle="1" w:styleId="font8">
    <w:name w:val="font8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customStyle="1" w:styleId="font9">
    <w:name w:val="font9"/>
    <w:basedOn w:val="a"/>
    <w:qFormat/>
    <w:pPr>
      <w:spacing w:before="100" w:beforeAutospacing="1" w:after="100" w:afterAutospacing="1"/>
    </w:pPr>
    <w:rPr>
      <w:rFonts w:ascii="Tahoma" w:eastAsia="宋体" w:hAnsi="Tahoma" w:cs="Tahoma"/>
      <w:b/>
      <w:bCs/>
      <w:color w:val="000000"/>
      <w:sz w:val="16"/>
      <w:szCs w:val="16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/>
    </w:pPr>
    <w:rPr>
      <w:rFonts w:ascii="Tahoma" w:eastAsia="宋体" w:hAnsi="Tahoma" w:cs="Tahoma"/>
      <w:color w:val="000000"/>
      <w:sz w:val="16"/>
      <w:szCs w:val="16"/>
      <w:lang w:val="en-US" w:eastAsia="zh-CN"/>
    </w:rPr>
  </w:style>
  <w:style w:type="paragraph" w:customStyle="1" w:styleId="font11">
    <w:name w:val="font11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18"/>
      <w:szCs w:val="18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font14">
    <w:name w:val="font14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16"/>
      <w:szCs w:val="16"/>
      <w:lang w:val="en-US" w:eastAsia="zh-CN"/>
    </w:rPr>
  </w:style>
  <w:style w:type="paragraph" w:customStyle="1" w:styleId="font15">
    <w:name w:val="font15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font16">
    <w:name w:val="font16"/>
    <w:basedOn w:val="a"/>
    <w:qFormat/>
    <w:pP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83">
    <w:name w:val="xl83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sz w:val="24"/>
      <w:lang w:val="en-US" w:eastAsia="zh-CN"/>
    </w:rPr>
  </w:style>
  <w:style w:type="paragraph" w:customStyle="1" w:styleId="xl84">
    <w:name w:val="xl84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22"/>
      <w:szCs w:val="22"/>
      <w:lang w:val="en-US" w:eastAsia="zh-CN"/>
    </w:rPr>
  </w:style>
  <w:style w:type="paragraph" w:customStyle="1" w:styleId="xl85">
    <w:name w:val="xl85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4"/>
      <w:lang w:val="en-US" w:eastAsia="zh-CN"/>
    </w:rPr>
  </w:style>
  <w:style w:type="paragraph" w:customStyle="1" w:styleId="xl86">
    <w:name w:val="xl86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color w:val="FF0000"/>
      <w:sz w:val="24"/>
      <w:lang w:val="en-US" w:eastAsia="zh-CN"/>
    </w:rPr>
  </w:style>
  <w:style w:type="paragraph" w:customStyle="1" w:styleId="xl87">
    <w:name w:val="xl87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22"/>
      <w:szCs w:val="22"/>
      <w:lang w:val="en-US" w:eastAsia="zh-CN"/>
    </w:rPr>
  </w:style>
  <w:style w:type="paragraph" w:customStyle="1" w:styleId="xl88">
    <w:name w:val="xl88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xl89">
    <w:name w:val="xl89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xl90">
    <w:name w:val="xl9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jc w:val="center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xl91">
    <w:name w:val="xl9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92">
    <w:name w:val="xl9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3">
    <w:name w:val="xl9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4">
    <w:name w:val="xl9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95">
    <w:name w:val="xl9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96">
    <w:name w:val="xl9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7">
    <w:name w:val="xl9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8">
    <w:name w:val="xl9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9">
    <w:name w:val="xl9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0">
    <w:name w:val="xl10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01">
    <w:name w:val="xl10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2">
    <w:name w:val="xl10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3">
    <w:name w:val="xl10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4">
    <w:name w:val="xl10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05">
    <w:name w:val="xl10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6">
    <w:name w:val="xl106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07">
    <w:name w:val="xl10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08">
    <w:name w:val="xl10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09">
    <w:name w:val="xl10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0">
    <w:name w:val="xl11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1">
    <w:name w:val="xl11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2">
    <w:name w:val="xl11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3">
    <w:name w:val="xl11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4">
    <w:name w:val="xl11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5">
    <w:name w:val="xl11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6">
    <w:name w:val="xl11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7">
    <w:name w:val="xl11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18">
    <w:name w:val="xl118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19">
    <w:name w:val="xl11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20">
    <w:name w:val="xl120"/>
    <w:basedOn w:val="a"/>
    <w:qFormat/>
    <w:pPr>
      <w:pBdr>
        <w:top w:val="single" w:sz="4" w:space="0" w:color="808080"/>
        <w:left w:val="single" w:sz="4" w:space="0" w:color="808080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21">
    <w:name w:val="xl121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2">
    <w:name w:val="xl122"/>
    <w:basedOn w:val="a"/>
    <w:qFormat/>
    <w:pPr>
      <w:pBdr>
        <w:top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3">
    <w:name w:val="xl123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4">
    <w:name w:val="xl124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5">
    <w:name w:val="xl125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6">
    <w:name w:val="xl126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7">
    <w:name w:val="xl127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8">
    <w:name w:val="xl128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9">
    <w:name w:val="xl129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30">
    <w:name w:val="xl130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31">
    <w:name w:val="xl13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2">
    <w:name w:val="xl13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3">
    <w:name w:val="xl13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4">
    <w:name w:val="xl13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5">
    <w:name w:val="xl13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6">
    <w:name w:val="xl13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37">
    <w:name w:val="xl13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sz w:val="16"/>
      <w:szCs w:val="16"/>
      <w:lang w:val="en-US" w:eastAsia="zh-CN"/>
    </w:rPr>
  </w:style>
  <w:style w:type="paragraph" w:customStyle="1" w:styleId="xl138">
    <w:name w:val="xl13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39">
    <w:name w:val="xl13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0">
    <w:name w:val="xl140"/>
    <w:basedOn w:val="a"/>
    <w:qFormat/>
    <w:pPr>
      <w:pBdr>
        <w:top w:val="single" w:sz="4" w:space="0" w:color="808080"/>
        <w:left w:val="single" w:sz="4" w:space="0" w:color="808080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1">
    <w:name w:val="xl141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2">
    <w:name w:val="xl142"/>
    <w:basedOn w:val="a"/>
    <w:qFormat/>
    <w:pPr>
      <w:pBdr>
        <w:top w:val="single" w:sz="4" w:space="0" w:color="808080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3">
    <w:name w:val="xl143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44">
    <w:name w:val="xl144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45">
    <w:name w:val="xl14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6">
    <w:name w:val="xl14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7">
    <w:name w:val="xl14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8">
    <w:name w:val="xl14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9">
    <w:name w:val="xl14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0">
    <w:name w:val="xl15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1">
    <w:name w:val="xl15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2">
    <w:name w:val="xl15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3">
    <w:name w:val="xl15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4">
    <w:name w:val="xl15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5">
    <w:name w:val="xl15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6">
    <w:name w:val="xl15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7">
    <w:name w:val="xl15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8">
    <w:name w:val="xl15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9">
    <w:name w:val="xl15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60">
    <w:name w:val="xl16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61">
    <w:name w:val="xl16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62">
    <w:name w:val="xl16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63">
    <w:name w:val="xl163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4">
    <w:name w:val="xl16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65">
    <w:name w:val="xl165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6">
    <w:name w:val="xl166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7">
    <w:name w:val="xl167"/>
    <w:basedOn w:val="a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68">
    <w:name w:val="xl168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69">
    <w:name w:val="xl169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0">
    <w:name w:val="xl170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1">
    <w:name w:val="xl171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2">
    <w:name w:val="xl172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3">
    <w:name w:val="xl173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4">
    <w:name w:val="xl174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5">
    <w:name w:val="xl175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font17">
    <w:name w:val="font17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76">
    <w:name w:val="xl176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77">
    <w:name w:val="xl177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78">
    <w:name w:val="xl17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font18">
    <w:name w:val="font18"/>
    <w:basedOn w:val="a"/>
    <w:qFormat/>
    <w:pPr>
      <w:spacing w:before="100" w:beforeAutospacing="1" w:after="100" w:afterAutospacing="1"/>
    </w:pPr>
    <w:rPr>
      <w:rFonts w:ascii="宋体" w:eastAsia="宋体" w:hAnsi="宋体" w:cs="宋体"/>
      <w:color w:val="000000"/>
      <w:sz w:val="13"/>
      <w:szCs w:val="13"/>
      <w:lang w:val="en-US" w:eastAsia="zh-CN"/>
    </w:rPr>
  </w:style>
  <w:style w:type="paragraph" w:customStyle="1" w:styleId="font19">
    <w:name w:val="font19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79">
    <w:name w:val="xl17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80">
    <w:name w:val="xl18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3"/>
      <w:szCs w:val="13"/>
      <w:lang w:val="en-US" w:eastAsia="zh-CN"/>
    </w:rPr>
  </w:style>
  <w:style w:type="paragraph" w:customStyle="1" w:styleId="xl181">
    <w:name w:val="xl18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2">
    <w:name w:val="xl18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3">
    <w:name w:val="xl1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4">
    <w:name w:val="xl18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85">
    <w:name w:val="xl18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xl186">
    <w:name w:val="xl18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7">
    <w:name w:val="xl18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8">
    <w:name w:val="xl18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9">
    <w:name w:val="xl18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Cs w:val="20"/>
      <w:lang w:val="en-US" w:eastAsia="zh-CN"/>
    </w:rPr>
  </w:style>
  <w:style w:type="paragraph" w:customStyle="1" w:styleId="xl190">
    <w:name w:val="xl19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32">
    <w:name w:val="修订3"/>
    <w:hidden/>
    <w:uiPriority w:val="99"/>
    <w:unhideWhenUsed/>
    <w:qFormat/>
    <w:rPr>
      <w:rFonts w:ascii="Arial" w:eastAsiaTheme="minorEastAsia" w:hAnsi="Arial"/>
      <w:szCs w:val="24"/>
      <w:lang w:val="en-GB" w:eastAsia="fr-FR"/>
    </w:rPr>
  </w:style>
  <w:style w:type="paragraph" w:customStyle="1" w:styleId="41">
    <w:name w:val="修订4"/>
    <w:hidden/>
    <w:uiPriority w:val="99"/>
    <w:unhideWhenUsed/>
    <w:qFormat/>
    <w:rsid w:val="007E7D77"/>
    <w:rPr>
      <w:rFonts w:ascii="Arial" w:eastAsiaTheme="minorEastAsia" w:hAnsi="Arial"/>
      <w:szCs w:val="24"/>
      <w:lang w:val="en-GB" w:eastAsia="fr-FR"/>
    </w:rPr>
  </w:style>
  <w:style w:type="character" w:customStyle="1" w:styleId="font41">
    <w:name w:val="font41"/>
    <w:basedOn w:val="a0"/>
    <w:rsid w:val="007E7D77"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51">
    <w:name w:val="font51"/>
    <w:basedOn w:val="a0"/>
    <w:rsid w:val="007E7D77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61">
    <w:name w:val="font61"/>
    <w:basedOn w:val="a0"/>
    <w:rsid w:val="007E7D77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31">
    <w:name w:val="font31"/>
    <w:basedOn w:val="a0"/>
    <w:rsid w:val="007E7D77"/>
    <w:rPr>
      <w:rFonts w:ascii="宋体" w:eastAsia="宋体" w:hAnsi="宋体" w:cs="宋体" w:hint="eastAsia"/>
      <w:color w:val="000000"/>
      <w:sz w:val="20"/>
      <w:szCs w:val="20"/>
      <w:u w:val="none"/>
    </w:rPr>
  </w:style>
  <w:style w:type="paragraph" w:styleId="aff3">
    <w:name w:val="Revision"/>
    <w:hidden/>
    <w:uiPriority w:val="99"/>
    <w:unhideWhenUsed/>
    <w:rsid w:val="007E7D77"/>
    <w:rPr>
      <w:rFonts w:ascii="Arial" w:eastAsiaTheme="minorEastAsia" w:hAnsi="Arial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SGS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363636"/>
      </a:accent1>
      <a:accent2>
        <a:srgbClr val="848685"/>
      </a:accent2>
      <a:accent3>
        <a:srgbClr val="FF6600"/>
      </a:accent3>
      <a:accent4>
        <a:srgbClr val="BCBCBC"/>
      </a:accent4>
      <a:accent5>
        <a:srgbClr val="FF9900"/>
      </a:accent5>
      <a:accent6>
        <a:srgbClr val="FF0000"/>
      </a:accent6>
      <a:hlink>
        <a:srgbClr val="FF0000"/>
      </a:hlink>
      <a:folHlink>
        <a:srgbClr val="BCBCBC"/>
      </a:folHlink>
    </a:clrScheme>
    <a:fontScheme name="defau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ln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EEEAA-8A7D-44EA-8DF0-0300D058D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44</Pages>
  <Words>8805</Words>
  <Characters>44469</Characters>
  <Application>Microsoft Office Word</Application>
  <DocSecurity>0</DocSecurity>
  <Lines>8893</Lines>
  <Paragraphs>2663</Paragraphs>
  <ScaleCrop>false</ScaleCrop>
  <Company/>
  <LinksUpToDate>false</LinksUpToDate>
  <CharactersWithSpaces>50611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Lv, Harry (HangZhou)</dc:creator>
  <cp:lastModifiedBy>扬 邱</cp:lastModifiedBy>
  <cp:revision>36</cp:revision>
  <cp:lastPrinted>2022-10-25T01:08:00Z</cp:lastPrinted>
  <dcterms:created xsi:type="dcterms:W3CDTF">2025-07-10T01:26:00Z</dcterms:created>
  <dcterms:modified xsi:type="dcterms:W3CDTF">2026-03-27T09:40:00Z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eyJoZGlkIjoiM2EwNzViZDg3OWEyNDJjMTYwMTY5ODIyOTA0M2VhYmQiLCJ1c2VySWQiOiI0MDczODQxNTUifQ==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AB5557D3AA1C4FD2B2BE09E542FCC7B3_13</vt:lpwstr>
  </property>
</Properties>
</file>