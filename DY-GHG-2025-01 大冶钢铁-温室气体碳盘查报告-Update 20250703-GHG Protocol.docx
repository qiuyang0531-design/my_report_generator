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DC2C" w14:textId="77777777" w:rsidR="0076773F" w:rsidRDefault="0076773F">
      <w:pPr>
        <w:jc w:val="center"/>
        <w:rPr>
          <w:rFonts w:eastAsia="宋体" w:cs="Arial"/>
          <w:b/>
          <w:lang w:eastAsia="zh-CN"/>
        </w:rPr>
      </w:pPr>
    </w:p>
    <w:p w14:paraId="669D6F34" w14:textId="77777777" w:rsidR="0076773F" w:rsidRDefault="0076773F">
      <w:pPr>
        <w:jc w:val="center"/>
        <w:rPr>
          <w:rFonts w:eastAsia="宋体" w:cs="Arial"/>
          <w:b/>
          <w:lang w:eastAsia="zh-CN"/>
        </w:rPr>
      </w:pPr>
    </w:p>
    <w:p w14:paraId="40C01B52" w14:textId="77777777" w:rsidR="0076773F" w:rsidRDefault="00000000">
      <w:pPr>
        <w:jc w:val="center"/>
        <w:rPr>
          <w:rFonts w:eastAsia="宋体" w:cs="Arial"/>
          <w:b/>
          <w:sz w:val="52"/>
          <w:szCs w:val="52"/>
          <w:lang w:eastAsia="zh-CN"/>
        </w:rPr>
      </w:pPr>
      <w:r>
        <w:rPr>
          <w:rFonts w:eastAsia="宋体" w:cs="Arial" w:hint="eastAsia"/>
          <w:b/>
          <w:sz w:val="52"/>
          <w:szCs w:val="52"/>
          <w:lang w:val="en-US" w:eastAsia="zh-CN"/>
        </w:rPr>
        <w:t>2024</w:t>
      </w:r>
      <w:r>
        <w:rPr>
          <w:rFonts w:eastAsia="宋体" w:cs="Arial" w:hint="eastAsia"/>
          <w:b/>
          <w:sz w:val="52"/>
          <w:szCs w:val="52"/>
          <w:lang w:val="en-US" w:eastAsia="zh-CN"/>
        </w:rPr>
        <w:t>年度</w:t>
      </w:r>
      <w:r>
        <w:rPr>
          <w:rFonts w:eastAsia="宋体" w:cs="Arial"/>
          <w:b/>
          <w:sz w:val="52"/>
          <w:szCs w:val="52"/>
          <w:lang w:eastAsia="zh-CN"/>
        </w:rPr>
        <w:t>大冶特殊钢有限公司</w:t>
      </w:r>
    </w:p>
    <w:p w14:paraId="24E4F52D" w14:textId="77777777" w:rsidR="0076773F" w:rsidRDefault="0076773F">
      <w:pPr>
        <w:jc w:val="center"/>
        <w:rPr>
          <w:rFonts w:eastAsia="宋体" w:cs="Arial"/>
          <w:b/>
          <w:sz w:val="52"/>
          <w:szCs w:val="52"/>
          <w:lang w:eastAsia="zh-CN"/>
        </w:rPr>
      </w:pPr>
    </w:p>
    <w:p w14:paraId="7E9E97C2" w14:textId="77777777" w:rsidR="0076773F" w:rsidRDefault="00000000">
      <w:pPr>
        <w:jc w:val="center"/>
        <w:rPr>
          <w:rFonts w:eastAsia="宋体" w:cs="Arial"/>
          <w:b/>
          <w:sz w:val="52"/>
          <w:szCs w:val="52"/>
          <w:lang w:eastAsia="zh-CN"/>
        </w:rPr>
      </w:pPr>
      <w:r>
        <w:rPr>
          <w:rFonts w:eastAsia="宋体" w:cs="Arial"/>
          <w:b/>
          <w:sz w:val="52"/>
          <w:szCs w:val="52"/>
          <w:lang w:eastAsia="zh-CN"/>
        </w:rPr>
        <w:t>温室气体盘查报告</w:t>
      </w:r>
    </w:p>
    <w:p w14:paraId="2530FA92" w14:textId="77777777" w:rsidR="0076773F" w:rsidRDefault="0076773F">
      <w:pPr>
        <w:jc w:val="center"/>
        <w:rPr>
          <w:rFonts w:eastAsia="宋体" w:cs="Arial"/>
          <w:lang w:eastAsia="zh-CN"/>
        </w:rPr>
      </w:pPr>
    </w:p>
    <w:p w14:paraId="630967B6" w14:textId="77777777" w:rsidR="0076773F" w:rsidRDefault="00000000">
      <w:pPr>
        <w:jc w:val="center"/>
        <w:rPr>
          <w:rFonts w:eastAsia="宋体" w:cs="Arial"/>
          <w:lang w:eastAsia="zh-CN"/>
        </w:rPr>
      </w:pPr>
      <w:r>
        <w:rPr>
          <w:rFonts w:eastAsia="宋体" w:cs="Arial"/>
          <w:noProof/>
          <w:lang w:eastAsia="zh-CN"/>
        </w:rPr>
        <w:drawing>
          <wp:inline distT="0" distB="0" distL="0" distR="0" wp14:anchorId="412E806B" wp14:editId="300155C0">
            <wp:extent cx="5760720" cy="3241675"/>
            <wp:effectExtent l="0" t="0" r="0" b="0"/>
            <wp:docPr id="759053050"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7ADCA58D" w14:textId="77777777" w:rsidR="0076773F" w:rsidRDefault="0076773F">
      <w:pPr>
        <w:jc w:val="center"/>
        <w:rPr>
          <w:rFonts w:eastAsia="宋体" w:cs="Arial"/>
          <w:lang w:eastAsia="zh-CN"/>
        </w:rPr>
      </w:pPr>
    </w:p>
    <w:p w14:paraId="7DC81CC3" w14:textId="77777777" w:rsidR="0076773F" w:rsidRDefault="0076773F">
      <w:pPr>
        <w:rPr>
          <w:rFonts w:eastAsia="宋体" w:cs="Arial"/>
          <w:lang w:eastAsia="zh-CN"/>
        </w:rPr>
      </w:pPr>
    </w:p>
    <w:p w14:paraId="01045F80" w14:textId="77777777" w:rsidR="0076773F" w:rsidRDefault="00000000">
      <w:pPr>
        <w:ind w:firstLineChars="700" w:firstLine="1960"/>
        <w:rPr>
          <w:rFonts w:eastAsia="宋体" w:cs="Arial"/>
          <w:sz w:val="28"/>
          <w:szCs w:val="28"/>
          <w:lang w:eastAsia="zh-CN"/>
        </w:rPr>
      </w:pPr>
      <w:r>
        <w:rPr>
          <w:rFonts w:eastAsia="宋体" w:cs="Arial"/>
          <w:sz w:val="28"/>
          <w:szCs w:val="28"/>
          <w:lang w:eastAsia="zh-CN"/>
        </w:rPr>
        <w:t>报告期间：</w:t>
      </w:r>
      <w:r>
        <w:rPr>
          <w:rFonts w:eastAsia="宋体" w:cs="Arial"/>
          <w:sz w:val="28"/>
          <w:szCs w:val="28"/>
          <w:lang w:eastAsia="zh-CN"/>
        </w:rPr>
        <w:t>202</w:t>
      </w:r>
      <w:r>
        <w:rPr>
          <w:rFonts w:eastAsia="宋体" w:cs="Arial" w:hint="eastAsia"/>
          <w:sz w:val="28"/>
          <w:szCs w:val="28"/>
          <w:lang w:eastAsia="zh-CN"/>
        </w:rPr>
        <w:t>4</w:t>
      </w:r>
      <w:r>
        <w:rPr>
          <w:rFonts w:eastAsia="宋体" w:cs="Arial"/>
          <w:sz w:val="28"/>
          <w:szCs w:val="28"/>
          <w:lang w:eastAsia="zh-CN"/>
        </w:rPr>
        <w:t>年</w:t>
      </w:r>
      <w:r>
        <w:rPr>
          <w:rFonts w:eastAsia="宋体" w:cs="Arial"/>
          <w:sz w:val="28"/>
          <w:szCs w:val="28"/>
          <w:lang w:eastAsia="zh-CN"/>
        </w:rPr>
        <w:t>1</w:t>
      </w:r>
      <w:r>
        <w:rPr>
          <w:rFonts w:eastAsia="宋体" w:cs="Arial"/>
          <w:sz w:val="28"/>
          <w:szCs w:val="28"/>
          <w:lang w:eastAsia="zh-CN"/>
        </w:rPr>
        <w:t>月</w:t>
      </w:r>
      <w:r>
        <w:rPr>
          <w:rFonts w:eastAsia="宋体" w:cs="Arial"/>
          <w:sz w:val="28"/>
          <w:szCs w:val="28"/>
          <w:lang w:eastAsia="zh-CN"/>
        </w:rPr>
        <w:t>1</w:t>
      </w:r>
      <w:r>
        <w:rPr>
          <w:rFonts w:eastAsia="宋体" w:cs="Arial"/>
          <w:sz w:val="28"/>
          <w:szCs w:val="28"/>
          <w:lang w:eastAsia="zh-CN"/>
        </w:rPr>
        <w:t>日</w:t>
      </w:r>
      <w:r>
        <w:rPr>
          <w:rFonts w:eastAsia="宋体" w:cs="Arial"/>
          <w:sz w:val="28"/>
          <w:szCs w:val="28"/>
          <w:lang w:eastAsia="zh-CN"/>
        </w:rPr>
        <w:t>~ 202</w:t>
      </w:r>
      <w:r>
        <w:rPr>
          <w:rFonts w:eastAsia="宋体" w:cs="Arial" w:hint="eastAsia"/>
          <w:sz w:val="28"/>
          <w:szCs w:val="28"/>
          <w:lang w:eastAsia="zh-CN"/>
        </w:rPr>
        <w:t>4</w:t>
      </w:r>
      <w:r>
        <w:rPr>
          <w:rFonts w:eastAsia="宋体" w:cs="Arial"/>
          <w:sz w:val="28"/>
          <w:szCs w:val="28"/>
          <w:lang w:eastAsia="zh-CN"/>
        </w:rPr>
        <w:t>年</w:t>
      </w:r>
      <w:r>
        <w:rPr>
          <w:rFonts w:eastAsia="宋体" w:cs="Arial"/>
          <w:sz w:val="28"/>
          <w:szCs w:val="28"/>
          <w:lang w:eastAsia="zh-CN"/>
        </w:rPr>
        <w:t>12</w:t>
      </w:r>
      <w:r>
        <w:rPr>
          <w:rFonts w:eastAsia="宋体" w:cs="Arial"/>
          <w:sz w:val="28"/>
          <w:szCs w:val="28"/>
          <w:lang w:eastAsia="zh-CN"/>
        </w:rPr>
        <w:t>月</w:t>
      </w:r>
      <w:r>
        <w:rPr>
          <w:rFonts w:eastAsia="宋体" w:cs="Arial"/>
          <w:sz w:val="28"/>
          <w:szCs w:val="28"/>
          <w:lang w:eastAsia="zh-CN"/>
        </w:rPr>
        <w:t>31</w:t>
      </w:r>
      <w:r>
        <w:rPr>
          <w:rFonts w:eastAsia="宋体" w:cs="Arial"/>
          <w:sz w:val="28"/>
          <w:szCs w:val="28"/>
          <w:lang w:eastAsia="zh-CN"/>
        </w:rPr>
        <w:t>日</w:t>
      </w:r>
    </w:p>
    <w:p w14:paraId="1FD07251" w14:textId="77777777" w:rsidR="0076773F" w:rsidRDefault="00000000">
      <w:pPr>
        <w:ind w:firstLineChars="700" w:firstLine="1960"/>
        <w:rPr>
          <w:rFonts w:eastAsia="宋体" w:cs="Arial"/>
          <w:sz w:val="28"/>
          <w:szCs w:val="28"/>
          <w:lang w:eastAsia="zh-CN"/>
        </w:rPr>
      </w:pPr>
      <w:r>
        <w:rPr>
          <w:rFonts w:eastAsia="宋体" w:cs="Arial"/>
          <w:sz w:val="28"/>
          <w:szCs w:val="28"/>
          <w:lang w:eastAsia="zh-CN"/>
        </w:rPr>
        <w:t>版本版次：</w:t>
      </w:r>
      <w:r>
        <w:rPr>
          <w:rFonts w:eastAsia="宋体" w:cs="Arial"/>
          <w:sz w:val="28"/>
          <w:szCs w:val="28"/>
          <w:lang w:eastAsia="zh-CN"/>
        </w:rPr>
        <w:t>A/1</w:t>
      </w:r>
    </w:p>
    <w:p w14:paraId="1ABE457A" w14:textId="77777777" w:rsidR="0076773F" w:rsidRDefault="00000000">
      <w:pPr>
        <w:ind w:firstLineChars="700" w:firstLine="1960"/>
        <w:rPr>
          <w:rFonts w:eastAsia="宋体" w:cs="Arial"/>
          <w:sz w:val="28"/>
          <w:szCs w:val="28"/>
          <w:lang w:eastAsia="zh-CN"/>
        </w:rPr>
      </w:pPr>
      <w:r>
        <w:rPr>
          <w:rFonts w:eastAsia="宋体" w:cs="Arial"/>
          <w:sz w:val="28"/>
          <w:szCs w:val="28"/>
          <w:lang w:eastAsia="zh-CN"/>
        </w:rPr>
        <w:t>文件编号：</w:t>
      </w:r>
      <w:r>
        <w:rPr>
          <w:rFonts w:eastAsia="宋体" w:cs="Arial"/>
          <w:sz w:val="28"/>
          <w:szCs w:val="28"/>
          <w:lang w:eastAsia="zh-CN"/>
        </w:rPr>
        <w:t>DY-GHG-202</w:t>
      </w:r>
      <w:r>
        <w:rPr>
          <w:rFonts w:eastAsia="宋体" w:cs="Arial" w:hint="eastAsia"/>
          <w:sz w:val="28"/>
          <w:szCs w:val="28"/>
          <w:lang w:eastAsia="zh-CN"/>
        </w:rPr>
        <w:t>5</w:t>
      </w:r>
      <w:r>
        <w:rPr>
          <w:rFonts w:eastAsia="宋体" w:cs="Arial"/>
          <w:sz w:val="28"/>
          <w:szCs w:val="28"/>
          <w:lang w:eastAsia="zh-CN"/>
        </w:rPr>
        <w:t>-0</w:t>
      </w:r>
      <w:r>
        <w:rPr>
          <w:rFonts w:eastAsia="宋体" w:cs="Arial" w:hint="eastAsia"/>
          <w:sz w:val="28"/>
          <w:szCs w:val="28"/>
          <w:lang w:eastAsia="zh-CN"/>
        </w:rPr>
        <w:t>1</w:t>
      </w:r>
    </w:p>
    <w:p w14:paraId="107C1335" w14:textId="77777777" w:rsidR="0076773F" w:rsidRDefault="00000000">
      <w:pPr>
        <w:ind w:firstLineChars="700" w:firstLine="1960"/>
        <w:rPr>
          <w:rFonts w:eastAsia="宋体" w:cs="Arial"/>
          <w:sz w:val="28"/>
          <w:szCs w:val="28"/>
          <w:lang w:eastAsia="zh-CN"/>
        </w:rPr>
      </w:pPr>
      <w:r>
        <w:rPr>
          <w:rFonts w:eastAsia="宋体" w:cs="Arial"/>
          <w:sz w:val="28"/>
          <w:szCs w:val="28"/>
          <w:lang w:eastAsia="zh-CN"/>
        </w:rPr>
        <w:t>发行日期：</w:t>
      </w:r>
      <w:r>
        <w:rPr>
          <w:rFonts w:eastAsia="宋体" w:cs="Arial"/>
          <w:sz w:val="28"/>
          <w:szCs w:val="28"/>
          <w:lang w:eastAsia="zh-CN"/>
        </w:rPr>
        <w:t>202</w:t>
      </w:r>
      <w:r>
        <w:rPr>
          <w:rFonts w:eastAsia="宋体" w:cs="Arial" w:hint="eastAsia"/>
          <w:sz w:val="28"/>
          <w:szCs w:val="28"/>
          <w:lang w:eastAsia="zh-CN"/>
        </w:rPr>
        <w:t>5</w:t>
      </w:r>
      <w:r>
        <w:rPr>
          <w:rFonts w:eastAsia="宋体" w:cs="Arial"/>
          <w:sz w:val="28"/>
          <w:szCs w:val="28"/>
          <w:lang w:eastAsia="zh-CN"/>
        </w:rPr>
        <w:t>年</w:t>
      </w:r>
      <w:r>
        <w:rPr>
          <w:rFonts w:eastAsia="宋体" w:cs="Arial" w:hint="eastAsia"/>
          <w:sz w:val="28"/>
          <w:szCs w:val="28"/>
          <w:lang w:eastAsia="zh-CN"/>
        </w:rPr>
        <w:t>7</w:t>
      </w:r>
      <w:r>
        <w:rPr>
          <w:rFonts w:eastAsia="宋体" w:cs="Arial"/>
          <w:sz w:val="28"/>
          <w:szCs w:val="28"/>
          <w:lang w:eastAsia="zh-CN"/>
        </w:rPr>
        <w:t>月</w:t>
      </w:r>
      <w:r>
        <w:rPr>
          <w:rFonts w:eastAsia="宋体" w:cs="Arial" w:hint="eastAsia"/>
          <w:sz w:val="28"/>
          <w:szCs w:val="28"/>
          <w:lang w:eastAsia="zh-CN"/>
        </w:rPr>
        <w:t>3</w:t>
      </w:r>
      <w:r>
        <w:rPr>
          <w:rFonts w:eastAsia="宋体" w:cs="Arial"/>
          <w:sz w:val="28"/>
          <w:szCs w:val="28"/>
          <w:lang w:eastAsia="zh-CN"/>
        </w:rPr>
        <w:t>日</w:t>
      </w:r>
    </w:p>
    <w:p w14:paraId="02F984BA" w14:textId="77777777" w:rsidR="0076773F" w:rsidRDefault="00000000">
      <w:pPr>
        <w:ind w:firstLineChars="700" w:firstLine="1960"/>
        <w:rPr>
          <w:rFonts w:eastAsia="宋体" w:cs="Arial"/>
          <w:color w:val="000000" w:themeColor="text1"/>
          <w:sz w:val="28"/>
          <w:szCs w:val="28"/>
          <w:lang w:eastAsia="zh-CN"/>
        </w:rPr>
      </w:pPr>
      <w:r>
        <w:rPr>
          <w:rFonts w:eastAsia="宋体" w:cs="Arial"/>
          <w:color w:val="000000" w:themeColor="text1"/>
          <w:sz w:val="28"/>
          <w:szCs w:val="28"/>
          <w:lang w:eastAsia="zh-CN"/>
        </w:rPr>
        <w:t>修订日期：</w:t>
      </w:r>
      <w:r>
        <w:rPr>
          <w:rFonts w:eastAsia="宋体" w:cs="Arial"/>
          <w:color w:val="000000" w:themeColor="text1"/>
          <w:sz w:val="28"/>
          <w:szCs w:val="28"/>
          <w:lang w:eastAsia="zh-CN"/>
        </w:rPr>
        <w:t>202</w:t>
      </w:r>
      <w:r>
        <w:rPr>
          <w:rFonts w:eastAsia="宋体" w:cs="Arial" w:hint="eastAsia"/>
          <w:color w:val="000000" w:themeColor="text1"/>
          <w:sz w:val="28"/>
          <w:szCs w:val="28"/>
          <w:lang w:eastAsia="zh-CN"/>
        </w:rPr>
        <w:t>5</w:t>
      </w:r>
      <w:r>
        <w:rPr>
          <w:rFonts w:eastAsia="宋体" w:cs="Arial"/>
          <w:color w:val="000000" w:themeColor="text1"/>
          <w:sz w:val="28"/>
          <w:szCs w:val="28"/>
          <w:lang w:eastAsia="zh-CN"/>
        </w:rPr>
        <w:t>年</w:t>
      </w:r>
      <w:r>
        <w:rPr>
          <w:rFonts w:eastAsia="宋体" w:cs="Arial" w:hint="eastAsia"/>
          <w:color w:val="000000" w:themeColor="text1"/>
          <w:sz w:val="28"/>
          <w:szCs w:val="28"/>
          <w:lang w:eastAsia="zh-CN"/>
        </w:rPr>
        <w:t>7</w:t>
      </w:r>
      <w:r>
        <w:rPr>
          <w:rFonts w:eastAsia="宋体" w:cs="Arial"/>
          <w:color w:val="000000" w:themeColor="text1"/>
          <w:sz w:val="28"/>
          <w:szCs w:val="28"/>
          <w:lang w:eastAsia="zh-CN"/>
        </w:rPr>
        <w:t>月</w:t>
      </w:r>
      <w:r>
        <w:rPr>
          <w:rFonts w:eastAsia="宋体" w:cs="Arial" w:hint="eastAsia"/>
          <w:color w:val="000000" w:themeColor="text1"/>
          <w:sz w:val="28"/>
          <w:szCs w:val="28"/>
          <w:lang w:val="en-US" w:eastAsia="zh-CN"/>
        </w:rPr>
        <w:t>3</w:t>
      </w:r>
      <w:r>
        <w:rPr>
          <w:rFonts w:eastAsia="宋体" w:cs="Arial"/>
          <w:color w:val="000000" w:themeColor="text1"/>
          <w:sz w:val="28"/>
          <w:szCs w:val="28"/>
          <w:lang w:eastAsia="zh-CN"/>
        </w:rPr>
        <w:t>日</w:t>
      </w:r>
    </w:p>
    <w:p w14:paraId="396592B3" w14:textId="77777777" w:rsidR="0076773F" w:rsidRDefault="0076773F">
      <w:pPr>
        <w:jc w:val="center"/>
        <w:rPr>
          <w:rFonts w:eastAsia="宋体" w:cs="Arial"/>
          <w:sz w:val="28"/>
          <w:szCs w:val="28"/>
          <w:lang w:eastAsia="zh-CN"/>
        </w:rPr>
      </w:pPr>
    </w:p>
    <w:p w14:paraId="08B9A4ED" w14:textId="77777777" w:rsidR="0076773F" w:rsidRDefault="0076773F">
      <w:pPr>
        <w:jc w:val="center"/>
        <w:rPr>
          <w:rFonts w:eastAsia="宋体" w:cs="Arial"/>
          <w:sz w:val="28"/>
          <w:szCs w:val="28"/>
          <w:lang w:eastAsia="zh-CN"/>
        </w:rPr>
      </w:pPr>
    </w:p>
    <w:p w14:paraId="54F8DA42" w14:textId="77777777" w:rsidR="0076773F" w:rsidRDefault="0076773F">
      <w:pPr>
        <w:jc w:val="center"/>
        <w:rPr>
          <w:rFonts w:eastAsia="宋体" w:cs="Arial"/>
          <w:sz w:val="28"/>
          <w:szCs w:val="28"/>
          <w:lang w:eastAsia="zh-CN"/>
        </w:rPr>
      </w:pPr>
    </w:p>
    <w:p w14:paraId="69D9FEB9" w14:textId="77777777" w:rsidR="0076773F" w:rsidRDefault="00000000">
      <w:pPr>
        <w:jc w:val="center"/>
        <w:rPr>
          <w:rFonts w:eastAsia="宋体" w:cs="Arial"/>
          <w:sz w:val="28"/>
          <w:szCs w:val="28"/>
          <w:lang w:eastAsia="zh-CN"/>
        </w:rPr>
      </w:pPr>
      <w:r>
        <w:rPr>
          <w:rFonts w:eastAsia="宋体" w:cs="Arial"/>
          <w:sz w:val="28"/>
          <w:szCs w:val="28"/>
          <w:lang w:eastAsia="zh-CN"/>
        </w:rPr>
        <w:t>制作：杨春英</w:t>
      </w:r>
      <w:r>
        <w:rPr>
          <w:rFonts w:eastAsia="宋体" w:cs="Arial"/>
          <w:sz w:val="28"/>
          <w:szCs w:val="28"/>
          <w:lang w:eastAsia="zh-CN"/>
        </w:rPr>
        <w:t xml:space="preserve">                      </w:t>
      </w:r>
      <w:r>
        <w:rPr>
          <w:rFonts w:eastAsia="宋体" w:cs="Arial"/>
          <w:sz w:val="28"/>
          <w:szCs w:val="28"/>
          <w:lang w:eastAsia="zh-CN"/>
        </w:rPr>
        <w:t>审核：</w:t>
      </w:r>
      <w:r>
        <w:rPr>
          <w:rFonts w:eastAsia="宋体" w:cs="Arial"/>
          <w:sz w:val="28"/>
          <w:szCs w:val="28"/>
          <w:lang w:eastAsia="zh-CN"/>
        </w:rPr>
        <w:t xml:space="preserve">                     </w:t>
      </w:r>
      <w:r>
        <w:rPr>
          <w:rFonts w:eastAsia="宋体" w:cs="Arial"/>
          <w:sz w:val="28"/>
          <w:szCs w:val="28"/>
          <w:lang w:eastAsia="zh-CN"/>
        </w:rPr>
        <w:t>核准：</w:t>
      </w:r>
    </w:p>
    <w:p w14:paraId="6B0DFCDC" w14:textId="77777777" w:rsidR="0076773F" w:rsidRDefault="0076773F">
      <w:pPr>
        <w:rPr>
          <w:rFonts w:eastAsia="宋体" w:cs="Arial"/>
          <w:lang w:eastAsia="zh-CN"/>
        </w:rPr>
      </w:pPr>
    </w:p>
    <w:sdt>
      <w:sdtPr>
        <w:rPr>
          <w:rFonts w:ascii="宋体" w:eastAsia="宋体" w:hAnsi="宋体" w:cs="宋体" w:hint="eastAsia"/>
          <w:b w:val="0"/>
          <w:caps w:val="0"/>
          <w:color w:val="auto"/>
          <w:spacing w:val="0"/>
          <w:lang w:val="zh-CN" w:eastAsia="zh-CN"/>
        </w:rPr>
        <w:id w:val="819469919"/>
        <w:docPartObj>
          <w:docPartGallery w:val="Table of Contents"/>
          <w:docPartUnique/>
        </w:docPartObj>
      </w:sdtPr>
      <w:sdtEndPr>
        <w:rPr>
          <w:rFonts w:ascii="Arial" w:eastAsiaTheme="minorEastAsia" w:hAnsi="Arial" w:cs="Times New Roman" w:hint="default"/>
          <w:bCs/>
          <w:sz w:val="19"/>
          <w:szCs w:val="19"/>
          <w:lang w:eastAsia="fr-FR"/>
        </w:rPr>
      </w:sdtEndPr>
      <w:sdtContent>
        <w:p w14:paraId="12AA7537" w14:textId="77777777" w:rsidR="0076773F" w:rsidRDefault="00000000" w:rsidP="00022010">
          <w:pPr>
            <w:pStyle w:val="TOC10"/>
            <w:spacing w:line="400" w:lineRule="exact"/>
            <w:jc w:val="center"/>
            <w:rPr>
              <w:color w:val="auto"/>
              <w:sz w:val="19"/>
              <w:szCs w:val="19"/>
            </w:rPr>
          </w:pPr>
          <w:r>
            <w:rPr>
              <w:rFonts w:ascii="宋体" w:eastAsia="宋体" w:hAnsi="宋体" w:cs="宋体" w:hint="eastAsia"/>
              <w:color w:val="auto"/>
              <w:sz w:val="30"/>
              <w:szCs w:val="30"/>
              <w:lang w:val="zh-CN" w:eastAsia="zh-CN"/>
            </w:rPr>
            <w:t>目录</w:t>
          </w:r>
        </w:p>
        <w:p w14:paraId="177891E4" w14:textId="7BC154D5" w:rsidR="00022010" w:rsidRDefault="0000000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r>
            <w:rPr>
              <w:rFonts w:eastAsia="宋体" w:cs="Arial"/>
              <w:b/>
              <w:sz w:val="20"/>
              <w:lang w:eastAsia="zh-CN"/>
            </w:rPr>
            <w:fldChar w:fldCharType="begin"/>
          </w:r>
          <w:r>
            <w:rPr>
              <w:rFonts w:eastAsia="宋体" w:cs="Arial"/>
              <w:b/>
              <w:sz w:val="20"/>
              <w:lang w:eastAsia="zh-CN"/>
            </w:rPr>
            <w:instrText xml:space="preserve"> TOC \o "1-3" \h \z \u </w:instrText>
          </w:r>
          <w:r>
            <w:rPr>
              <w:rFonts w:eastAsia="宋体" w:cs="Arial"/>
              <w:b/>
              <w:sz w:val="20"/>
              <w:lang w:eastAsia="zh-CN"/>
            </w:rPr>
            <w:fldChar w:fldCharType="separate"/>
          </w:r>
          <w:hyperlink w:anchor="_Toc204099722" w:history="1">
            <w:r w:rsidR="00022010" w:rsidRPr="00BF0E58">
              <w:rPr>
                <w:rStyle w:val="af7"/>
                <w:rFonts w:hint="eastAsia"/>
                <w:b/>
                <w:noProof/>
              </w:rPr>
              <w:t>第一章</w:t>
            </w:r>
            <w:r w:rsidR="00022010" w:rsidRPr="00BF0E58">
              <w:rPr>
                <w:rStyle w:val="af7"/>
                <w:rFonts w:hint="eastAsia"/>
                <w:b/>
                <w:noProof/>
              </w:rPr>
              <w:t xml:space="preserve"> </w:t>
            </w:r>
            <w:r w:rsidR="00022010" w:rsidRPr="00BF0E58">
              <w:rPr>
                <w:rStyle w:val="af7"/>
                <w:rFonts w:hint="eastAsia"/>
                <w:b/>
                <w:noProof/>
              </w:rPr>
              <w:t>概述</w:t>
            </w:r>
            <w:r w:rsidR="00022010">
              <w:rPr>
                <w:rFonts w:hint="eastAsia"/>
                <w:noProof/>
                <w:webHidden/>
              </w:rPr>
              <w:tab/>
            </w:r>
            <w:r w:rsidR="00022010">
              <w:rPr>
                <w:rFonts w:hint="eastAsia"/>
                <w:noProof/>
                <w:webHidden/>
              </w:rPr>
              <w:fldChar w:fldCharType="begin"/>
            </w:r>
            <w:r w:rsidR="00022010">
              <w:rPr>
                <w:rFonts w:hint="eastAsia"/>
                <w:noProof/>
                <w:webHidden/>
              </w:rPr>
              <w:instrText xml:space="preserve"> </w:instrText>
            </w:r>
            <w:r w:rsidR="00022010">
              <w:rPr>
                <w:noProof/>
                <w:webHidden/>
              </w:rPr>
              <w:instrText>PAGEREF _Toc204099722 \h</w:instrText>
            </w:r>
            <w:r w:rsidR="00022010">
              <w:rPr>
                <w:rFonts w:hint="eastAsia"/>
                <w:noProof/>
                <w:webHidden/>
              </w:rPr>
              <w:instrText xml:space="preserve"> </w:instrText>
            </w:r>
            <w:r w:rsidR="00022010">
              <w:rPr>
                <w:rFonts w:hint="eastAsia"/>
                <w:noProof/>
                <w:webHidden/>
              </w:rPr>
            </w:r>
            <w:r w:rsidR="00022010">
              <w:rPr>
                <w:rFonts w:hint="eastAsia"/>
                <w:noProof/>
                <w:webHidden/>
              </w:rPr>
              <w:fldChar w:fldCharType="separate"/>
            </w:r>
            <w:r w:rsidR="00022010">
              <w:rPr>
                <w:noProof/>
                <w:webHidden/>
              </w:rPr>
              <w:t>1</w:t>
            </w:r>
            <w:r w:rsidR="00022010">
              <w:rPr>
                <w:rFonts w:hint="eastAsia"/>
                <w:noProof/>
                <w:webHidden/>
              </w:rPr>
              <w:fldChar w:fldCharType="end"/>
            </w:r>
          </w:hyperlink>
        </w:p>
        <w:p w14:paraId="0781A709" w14:textId="383F2C34"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3"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报告组织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3F1A82A" w14:textId="2107EF4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4"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报告的预期用途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8CD06F6" w14:textId="0321222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5" w:history="1">
            <w:r w:rsidRPr="00BF0E58">
              <w:rPr>
                <w:rStyle w:val="af7"/>
                <w:rFonts w:hint="eastAsia"/>
                <w:noProof/>
              </w:rPr>
              <w:t>三、</w:t>
            </w:r>
            <w:r w:rsidRPr="00BF0E58">
              <w:rPr>
                <w:rStyle w:val="af7"/>
                <w:rFonts w:hint="eastAsia"/>
                <w:noProof/>
              </w:rPr>
              <w:t xml:space="preserve"> </w:t>
            </w:r>
            <w:r w:rsidRPr="00BF0E58">
              <w:rPr>
                <w:rStyle w:val="af7"/>
                <w:rFonts w:hint="eastAsia"/>
                <w:noProof/>
              </w:rPr>
              <w:t>预期的使用者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C90CB95" w14:textId="775D423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6" w:history="1">
            <w:r w:rsidRPr="00BF0E58">
              <w:rPr>
                <w:rStyle w:val="af7"/>
                <w:rFonts w:hint="eastAsia"/>
                <w:noProof/>
              </w:rPr>
              <w:t>四、</w:t>
            </w:r>
            <w:r w:rsidRPr="00BF0E58">
              <w:rPr>
                <w:rStyle w:val="af7"/>
                <w:rFonts w:hint="eastAsia"/>
                <w:noProof/>
              </w:rPr>
              <w:t xml:space="preserve"> </w:t>
            </w:r>
            <w:r w:rsidRPr="00BF0E58">
              <w:rPr>
                <w:rStyle w:val="af7"/>
                <w:rFonts w:hint="eastAsia"/>
                <w:noProof/>
              </w:rPr>
              <w:t>报告覆盖的盘查周期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DEE028" w14:textId="160FED31"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7" w:history="1">
            <w:r w:rsidRPr="00BF0E58">
              <w:rPr>
                <w:rStyle w:val="af7"/>
                <w:rFonts w:hint="eastAsia"/>
                <w:noProof/>
              </w:rPr>
              <w:t>五、</w:t>
            </w:r>
            <w:r w:rsidRPr="00BF0E58">
              <w:rPr>
                <w:rStyle w:val="af7"/>
                <w:rFonts w:hint="eastAsia"/>
                <w:noProof/>
              </w:rPr>
              <w:t xml:space="preserve"> </w:t>
            </w:r>
            <w:r w:rsidRPr="00BF0E58">
              <w:rPr>
                <w:rStyle w:val="af7"/>
                <w:rFonts w:hint="eastAsia"/>
                <w:noProof/>
              </w:rPr>
              <w:t>报告数据结论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64A2DE2" w14:textId="55A3452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8"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报告边界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CEF84A" w14:textId="500851D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29"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主要性原则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1809C6" w14:textId="0D242F64"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0" w:history="1">
            <w:r w:rsidRPr="00BF0E58">
              <w:rPr>
                <w:rStyle w:val="af7"/>
                <w:rFonts w:hint="eastAsia"/>
                <w:noProof/>
              </w:rPr>
              <w:t>（三）</w:t>
            </w:r>
            <w:r w:rsidRPr="00BF0E58">
              <w:rPr>
                <w:rStyle w:val="af7"/>
                <w:rFonts w:hint="eastAsia"/>
                <w:noProof/>
              </w:rPr>
              <w:t xml:space="preserve"> </w:t>
            </w:r>
            <w:r w:rsidRPr="00BF0E58">
              <w:rPr>
                <w:rStyle w:val="af7"/>
                <w:rFonts w:hint="eastAsia"/>
                <w:noProof/>
              </w:rPr>
              <w:t>排除门槛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3BB112" w14:textId="2CBFC2F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1" w:history="1">
            <w:r w:rsidRPr="00BF0E58">
              <w:rPr>
                <w:rStyle w:val="af7"/>
                <w:rFonts w:hint="eastAsia"/>
                <w:noProof/>
              </w:rPr>
              <w:t>（四）</w:t>
            </w:r>
            <w:r w:rsidRPr="00BF0E58">
              <w:rPr>
                <w:rStyle w:val="af7"/>
                <w:rFonts w:hint="eastAsia"/>
                <w:noProof/>
              </w:rPr>
              <w:t xml:space="preserve"> </w:t>
            </w:r>
            <w:r w:rsidRPr="00BF0E58">
              <w:rPr>
                <w:rStyle w:val="af7"/>
                <w:rFonts w:hint="eastAsia"/>
                <w:noProof/>
              </w:rPr>
              <w:t>实质性偏差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304C599" w14:textId="2885D7AC"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2" w:history="1">
            <w:r w:rsidRPr="00BF0E58">
              <w:rPr>
                <w:rStyle w:val="af7"/>
                <w:rFonts w:hint="eastAsia"/>
                <w:noProof/>
              </w:rPr>
              <w:t>（五）</w:t>
            </w:r>
            <w:r w:rsidRPr="00BF0E58">
              <w:rPr>
                <w:rStyle w:val="af7"/>
                <w:rFonts w:hint="eastAsia"/>
                <w:noProof/>
              </w:rPr>
              <w:t xml:space="preserve"> </w:t>
            </w:r>
            <w:r w:rsidRPr="00BF0E58">
              <w:rPr>
                <w:rStyle w:val="af7"/>
                <w:rFonts w:hint="eastAsia"/>
                <w:noProof/>
              </w:rPr>
              <w:t>重要限度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1D520E" w14:textId="3B118F1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3" w:history="1">
            <w:r w:rsidRPr="00BF0E58">
              <w:rPr>
                <w:rStyle w:val="af7"/>
                <w:rFonts w:hint="eastAsia"/>
                <w:noProof/>
              </w:rPr>
              <w:t>六、</w:t>
            </w:r>
            <w:r w:rsidRPr="00BF0E58">
              <w:rPr>
                <w:rStyle w:val="af7"/>
                <w:rFonts w:hint="eastAsia"/>
                <w:noProof/>
              </w:rPr>
              <w:t xml:space="preserve"> </w:t>
            </w:r>
            <w:r w:rsidRPr="00BF0E58">
              <w:rPr>
                <w:rStyle w:val="af7"/>
                <w:rFonts w:hint="eastAsia"/>
                <w:noProof/>
              </w:rPr>
              <w:t>核查声明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E1A3E6" w14:textId="5E9C6CC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4" w:history="1">
            <w:r w:rsidRPr="00BF0E58">
              <w:rPr>
                <w:rStyle w:val="af7"/>
                <w:rFonts w:hint="eastAsia"/>
                <w:noProof/>
              </w:rPr>
              <w:t>七、</w:t>
            </w:r>
            <w:r w:rsidRPr="00BF0E58">
              <w:rPr>
                <w:rStyle w:val="af7"/>
                <w:rFonts w:hint="eastAsia"/>
                <w:noProof/>
              </w:rPr>
              <w:t xml:space="preserve"> </w:t>
            </w:r>
            <w:r w:rsidRPr="00BF0E58">
              <w:rPr>
                <w:rStyle w:val="af7"/>
                <w:rFonts w:hint="eastAsia"/>
                <w:noProof/>
              </w:rPr>
              <w:t>文件控制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F598CF7" w14:textId="228E2CBD"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5" w:history="1">
            <w:r w:rsidRPr="00BF0E58">
              <w:rPr>
                <w:rStyle w:val="af7"/>
                <w:rFonts w:hint="eastAsia"/>
                <w:noProof/>
              </w:rPr>
              <w:t>八、</w:t>
            </w:r>
            <w:r w:rsidRPr="00BF0E58">
              <w:rPr>
                <w:rStyle w:val="af7"/>
                <w:rFonts w:hint="eastAsia"/>
                <w:noProof/>
              </w:rPr>
              <w:t xml:space="preserve"> </w:t>
            </w:r>
            <w:r w:rsidRPr="00BF0E58">
              <w:rPr>
                <w:rStyle w:val="af7"/>
                <w:rFonts w:hint="eastAsia"/>
                <w:noProof/>
              </w:rPr>
              <w:t>公开政策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81B479" w14:textId="0055183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6" w:history="1">
            <w:r w:rsidRPr="00BF0E58">
              <w:rPr>
                <w:rStyle w:val="af7"/>
                <w:rFonts w:hint="eastAsia"/>
                <w:b/>
                <w:iCs/>
                <w:noProof/>
              </w:rPr>
              <w:t>第二章</w:t>
            </w:r>
            <w:r w:rsidRPr="00BF0E58">
              <w:rPr>
                <w:rStyle w:val="af7"/>
                <w:rFonts w:hint="eastAsia"/>
                <w:b/>
                <w:iCs/>
                <w:noProof/>
              </w:rPr>
              <w:t xml:space="preserve"> </w:t>
            </w:r>
            <w:r w:rsidRPr="00BF0E58">
              <w:rPr>
                <w:rStyle w:val="af7"/>
                <w:rFonts w:hint="eastAsia"/>
                <w:b/>
                <w:iCs/>
                <w:noProof/>
              </w:rPr>
              <w:t>组织边界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FF57082" w14:textId="070E2CF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7"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组织边界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E9E9F1" w14:textId="2E69F247"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8"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合并方法学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C09DAB" w14:textId="233A646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39" w:history="1">
            <w:r w:rsidRPr="00BF0E58">
              <w:rPr>
                <w:rStyle w:val="af7"/>
                <w:rFonts w:hint="eastAsia"/>
                <w:b/>
                <w:iCs/>
                <w:noProof/>
              </w:rPr>
              <w:t>第三章</w:t>
            </w:r>
            <w:r w:rsidRPr="00BF0E58">
              <w:rPr>
                <w:rStyle w:val="af7"/>
                <w:rFonts w:hint="eastAsia"/>
                <w:b/>
                <w:iCs/>
                <w:noProof/>
              </w:rPr>
              <w:t xml:space="preserve"> </w:t>
            </w:r>
            <w:r w:rsidRPr="00BF0E58">
              <w:rPr>
                <w:rStyle w:val="af7"/>
                <w:rFonts w:hint="eastAsia"/>
                <w:b/>
                <w:iCs/>
                <w:noProof/>
              </w:rPr>
              <w:t>报告边界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D6D57CD" w14:textId="5B743E43"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0"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直接温室气体排放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6CE3388" w14:textId="39FC7BB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1"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间接温室气体排放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F9BBD00" w14:textId="52E6193A"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2" w:history="1">
            <w:r w:rsidRPr="00BF0E58">
              <w:rPr>
                <w:rStyle w:val="af7"/>
                <w:rFonts w:hint="eastAsia"/>
                <w:noProof/>
              </w:rPr>
              <w:t>三、</w:t>
            </w:r>
            <w:r w:rsidRPr="00BF0E58">
              <w:rPr>
                <w:rStyle w:val="af7"/>
                <w:rFonts w:hint="eastAsia"/>
                <w:noProof/>
              </w:rPr>
              <w:t xml:space="preserve"> </w:t>
            </w:r>
            <w:r w:rsidRPr="00BF0E58">
              <w:rPr>
                <w:rStyle w:val="af7"/>
                <w:rFonts w:hint="eastAsia"/>
                <w:noProof/>
              </w:rPr>
              <w:t>生物排放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4AE859D" w14:textId="42BA3E0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3" w:history="1">
            <w:r w:rsidRPr="00BF0E58">
              <w:rPr>
                <w:rStyle w:val="af7"/>
                <w:rFonts w:hint="eastAsia"/>
                <w:noProof/>
              </w:rPr>
              <w:t>四、</w:t>
            </w:r>
            <w:r w:rsidRPr="00BF0E58">
              <w:rPr>
                <w:rStyle w:val="af7"/>
                <w:rFonts w:hint="eastAsia"/>
                <w:noProof/>
              </w:rPr>
              <w:t xml:space="preserve"> </w:t>
            </w:r>
            <w:r w:rsidRPr="00BF0E58">
              <w:rPr>
                <w:rStyle w:val="af7"/>
                <w:rFonts w:hint="eastAsia"/>
                <w:noProof/>
              </w:rPr>
              <w:t>直接</w:t>
            </w:r>
            <w:r w:rsidRPr="00BF0E58">
              <w:rPr>
                <w:rStyle w:val="af7"/>
                <w:rFonts w:hint="eastAsia"/>
                <w:noProof/>
              </w:rPr>
              <w:t>GHG</w:t>
            </w:r>
            <w:r w:rsidRPr="00BF0E58">
              <w:rPr>
                <w:rStyle w:val="af7"/>
                <w:rFonts w:hint="eastAsia"/>
                <w:noProof/>
              </w:rPr>
              <w:t>移除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6489EFE" w14:textId="1F0E852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4" w:history="1">
            <w:r w:rsidRPr="00BF0E58">
              <w:rPr>
                <w:rStyle w:val="af7"/>
                <w:rFonts w:hint="eastAsia"/>
                <w:noProof/>
              </w:rPr>
              <w:t>五、</w:t>
            </w:r>
            <w:r w:rsidRPr="00BF0E58">
              <w:rPr>
                <w:rStyle w:val="af7"/>
                <w:rFonts w:hint="eastAsia"/>
                <w:noProof/>
              </w:rPr>
              <w:t xml:space="preserve"> GHG</w:t>
            </w:r>
            <w:r w:rsidRPr="00BF0E58">
              <w:rPr>
                <w:rStyle w:val="af7"/>
                <w:rFonts w:hint="eastAsia"/>
                <w:noProof/>
              </w:rPr>
              <w:t>储存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0850A3" w14:textId="337B7885"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5" w:history="1">
            <w:r w:rsidRPr="00BF0E58">
              <w:rPr>
                <w:rStyle w:val="af7"/>
                <w:rFonts w:hint="eastAsia"/>
                <w:b/>
                <w:iCs/>
                <w:noProof/>
              </w:rPr>
              <w:t>第四章</w:t>
            </w:r>
            <w:r w:rsidRPr="00BF0E58">
              <w:rPr>
                <w:rStyle w:val="af7"/>
                <w:rFonts w:hint="eastAsia"/>
                <w:b/>
                <w:iCs/>
                <w:noProof/>
              </w:rPr>
              <w:t xml:space="preserve"> </w:t>
            </w:r>
            <w:r w:rsidRPr="00BF0E58">
              <w:rPr>
                <w:rStyle w:val="af7"/>
                <w:rFonts w:hint="eastAsia"/>
                <w:b/>
                <w:iCs/>
                <w:noProof/>
              </w:rPr>
              <w:t>温室气体盘查清册与量化说明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90A594D" w14:textId="6C159427"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6"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温室气体盘查清册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D10C1E1" w14:textId="735E441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7" w:history="1">
            <w:r w:rsidRPr="00BF0E58">
              <w:rPr>
                <w:rStyle w:val="af7"/>
                <w:rFonts w:hint="eastAsia"/>
                <w:noProof/>
              </w:rPr>
              <w:t>（一）</w:t>
            </w:r>
            <w:r w:rsidRPr="00BF0E58">
              <w:rPr>
                <w:rStyle w:val="af7"/>
                <w:rFonts w:hint="eastAsia"/>
                <w:noProof/>
              </w:rPr>
              <w:t xml:space="preserve"> </w:t>
            </w:r>
            <w:r w:rsidRPr="00BF0E58">
              <w:rPr>
                <w:rStyle w:val="af7"/>
                <w:rFonts w:hint="eastAsia"/>
                <w:noProof/>
              </w:rPr>
              <w:t>范围一直接排放源清册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EAA595" w14:textId="40AB1C1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8"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范围二输入能源的间接排放清册（基于位置）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2DF44F5" w14:textId="5373623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49" w:history="1">
            <w:r w:rsidRPr="00BF0E58">
              <w:rPr>
                <w:rStyle w:val="af7"/>
                <w:rFonts w:hint="eastAsia"/>
                <w:noProof/>
              </w:rPr>
              <w:t>（三）</w:t>
            </w:r>
            <w:r w:rsidRPr="00BF0E58">
              <w:rPr>
                <w:rStyle w:val="af7"/>
                <w:rFonts w:hint="eastAsia"/>
                <w:noProof/>
              </w:rPr>
              <w:t xml:space="preserve"> </w:t>
            </w:r>
            <w:r w:rsidRPr="00BF0E58">
              <w:rPr>
                <w:rStyle w:val="af7"/>
                <w:rFonts w:hint="eastAsia"/>
                <w:noProof/>
              </w:rPr>
              <w:t>范围二输入能源的间接排放清册（基于市场）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A654058" w14:textId="6A53675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0" w:history="1">
            <w:r w:rsidRPr="00BF0E58">
              <w:rPr>
                <w:rStyle w:val="af7"/>
                <w:rFonts w:hint="eastAsia"/>
                <w:noProof/>
              </w:rPr>
              <w:t>（四）</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1</w:t>
            </w:r>
            <w:r w:rsidRPr="00BF0E58">
              <w:rPr>
                <w:rStyle w:val="af7"/>
                <w:rFonts w:hint="eastAsia"/>
                <w:noProof/>
              </w:rPr>
              <w:t>外购商品和服务的上游排放清册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626BE6" w14:textId="5D9D0F51"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1" w:history="1">
            <w:r w:rsidRPr="00BF0E58">
              <w:rPr>
                <w:rStyle w:val="af7"/>
                <w:rFonts w:hint="eastAsia"/>
                <w:noProof/>
              </w:rPr>
              <w:t>（五）</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2</w:t>
            </w:r>
            <w:r w:rsidRPr="00BF0E58">
              <w:rPr>
                <w:rStyle w:val="af7"/>
                <w:rFonts w:hint="eastAsia"/>
                <w:noProof/>
              </w:rPr>
              <w:t>资本货物的排放清册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FD24107" w14:textId="5301F9FD"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2" w:history="1">
            <w:r w:rsidRPr="00BF0E58">
              <w:rPr>
                <w:rStyle w:val="af7"/>
                <w:rFonts w:hint="eastAsia"/>
                <w:noProof/>
              </w:rPr>
              <w:t>（六）</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3</w:t>
            </w:r>
            <w:r w:rsidRPr="00BF0E58">
              <w:rPr>
                <w:rStyle w:val="af7"/>
                <w:rFonts w:hint="eastAsia"/>
                <w:noProof/>
              </w:rPr>
              <w:t>范围一、二相关燃料和能源相关的活动产生的排放清册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01587A8" w14:textId="6ED3E513"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3" w:history="1">
            <w:r w:rsidRPr="00BF0E58">
              <w:rPr>
                <w:rStyle w:val="af7"/>
                <w:rFonts w:hint="eastAsia"/>
                <w:noProof/>
              </w:rPr>
              <w:t>（七）</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4</w:t>
            </w:r>
            <w:r w:rsidRPr="00BF0E58">
              <w:rPr>
                <w:rStyle w:val="af7"/>
                <w:rFonts w:hint="eastAsia"/>
                <w:noProof/>
              </w:rPr>
              <w:t>上游运输配送产生的排放清册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501F0E6" w14:textId="15FD67A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4" w:history="1">
            <w:r w:rsidRPr="00BF0E58">
              <w:rPr>
                <w:rStyle w:val="af7"/>
                <w:rFonts w:hint="eastAsia"/>
                <w:noProof/>
              </w:rPr>
              <w:t>（八）</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5</w:t>
            </w:r>
            <w:r w:rsidRPr="00BF0E58">
              <w:rPr>
                <w:rStyle w:val="af7"/>
                <w:rFonts w:hint="eastAsia"/>
                <w:noProof/>
              </w:rPr>
              <w:t>运营中产生废物所产生的排放清册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683A296" w14:textId="4058D129"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5" w:history="1">
            <w:r w:rsidRPr="00BF0E58">
              <w:rPr>
                <w:rStyle w:val="af7"/>
                <w:rFonts w:hint="eastAsia"/>
                <w:noProof/>
              </w:rPr>
              <w:t>（九）</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6</w:t>
            </w:r>
            <w:r w:rsidRPr="00BF0E58">
              <w:rPr>
                <w:rStyle w:val="af7"/>
                <w:rFonts w:hint="eastAsia"/>
                <w:noProof/>
              </w:rPr>
              <w:t>商务旅行产生的排放清册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3013838" w14:textId="4A5EF65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6" w:history="1">
            <w:r w:rsidRPr="00BF0E58">
              <w:rPr>
                <w:rStyle w:val="af7"/>
                <w:rFonts w:hint="eastAsia"/>
                <w:noProof/>
              </w:rPr>
              <w:t>（十）</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7</w:t>
            </w:r>
            <w:r w:rsidRPr="00BF0E58">
              <w:rPr>
                <w:rStyle w:val="af7"/>
                <w:rFonts w:hint="eastAsia"/>
                <w:noProof/>
              </w:rPr>
              <w:t>运营中产生的废物排放清册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0D6B37B" w14:textId="0650B09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7" w:history="1">
            <w:r w:rsidRPr="00BF0E58">
              <w:rPr>
                <w:rStyle w:val="af7"/>
                <w:rFonts w:hint="eastAsia"/>
                <w:noProof/>
              </w:rPr>
              <w:t>（十一）</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9</w:t>
            </w:r>
            <w:r w:rsidRPr="00BF0E58">
              <w:rPr>
                <w:rStyle w:val="af7"/>
                <w:rFonts w:hint="eastAsia"/>
                <w:noProof/>
              </w:rPr>
              <w:t>下游运输配送产生的排放清册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B0482F" w14:textId="34A7964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8" w:history="1">
            <w:r w:rsidRPr="00BF0E58">
              <w:rPr>
                <w:rStyle w:val="af7"/>
                <w:rFonts w:hint="eastAsia"/>
                <w:noProof/>
              </w:rPr>
              <w:t>（十二）</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10</w:t>
            </w:r>
            <w:r w:rsidRPr="00BF0E58">
              <w:rPr>
                <w:rStyle w:val="af7"/>
                <w:rFonts w:hint="eastAsia"/>
                <w:noProof/>
              </w:rPr>
              <w:t>外销产品加工产生的排放清册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CDE607" w14:textId="6E6DFAE7"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59" w:history="1">
            <w:r w:rsidRPr="00BF0E58">
              <w:rPr>
                <w:rStyle w:val="af7"/>
                <w:rFonts w:hint="eastAsia"/>
                <w:noProof/>
              </w:rPr>
              <w:t>（十三）</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11</w:t>
            </w:r>
            <w:r w:rsidRPr="00BF0E58">
              <w:rPr>
                <w:rStyle w:val="af7"/>
                <w:rFonts w:hint="eastAsia"/>
                <w:noProof/>
              </w:rPr>
              <w:t>外销产品使用产生的排放清册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5FE61CD" w14:textId="7852CBD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0" w:history="1">
            <w:r w:rsidRPr="00BF0E58">
              <w:rPr>
                <w:rStyle w:val="af7"/>
                <w:rFonts w:hint="eastAsia"/>
                <w:noProof/>
              </w:rPr>
              <w:t>（十四）</w:t>
            </w:r>
            <w:r w:rsidRPr="00BF0E58">
              <w:rPr>
                <w:rStyle w:val="af7"/>
                <w:rFonts w:hint="eastAsia"/>
                <w:noProof/>
              </w:rPr>
              <w:t xml:space="preserve"> </w:t>
            </w:r>
            <w:r w:rsidRPr="00BF0E58">
              <w:rPr>
                <w:rStyle w:val="af7"/>
                <w:rFonts w:hint="eastAsia"/>
                <w:noProof/>
              </w:rPr>
              <w:t>范围三类别</w:t>
            </w:r>
            <w:r w:rsidRPr="00BF0E58">
              <w:rPr>
                <w:rStyle w:val="af7"/>
                <w:rFonts w:hint="eastAsia"/>
                <w:noProof/>
              </w:rPr>
              <w:t>12</w:t>
            </w:r>
            <w:r w:rsidRPr="00BF0E58">
              <w:rPr>
                <w:rStyle w:val="af7"/>
                <w:rFonts w:hint="eastAsia"/>
                <w:noProof/>
              </w:rPr>
              <w:t>外销产品报废产生的排放清册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AFAC559" w14:textId="6314E0A2"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1" w:history="1">
            <w:r w:rsidRPr="00BF0E58">
              <w:rPr>
                <w:rStyle w:val="af7"/>
                <w:rFonts w:hint="eastAsia"/>
                <w:noProof/>
              </w:rPr>
              <w:t>二、</w:t>
            </w:r>
            <w:r w:rsidRPr="00BF0E58">
              <w:rPr>
                <w:rStyle w:val="af7"/>
                <w:rFonts w:hint="eastAsia"/>
                <w:noProof/>
              </w:rPr>
              <w:t xml:space="preserve"> </w:t>
            </w:r>
            <w:r w:rsidRPr="00BF0E58">
              <w:rPr>
                <w:rStyle w:val="af7"/>
                <w:rFonts w:hint="eastAsia"/>
                <w:noProof/>
              </w:rPr>
              <w:t>量化方法说明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171B2F0" w14:textId="51865CA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2" w:history="1">
            <w:r w:rsidRPr="00BF0E58">
              <w:rPr>
                <w:rStyle w:val="af7"/>
                <w:rFonts w:hint="eastAsia"/>
                <w:noProof/>
              </w:rPr>
              <w:t>（一）</w:t>
            </w:r>
            <w:r w:rsidRPr="00BF0E58">
              <w:rPr>
                <w:rStyle w:val="af7"/>
                <w:rFonts w:hint="eastAsia"/>
                <w:iCs/>
                <w:noProof/>
              </w:rPr>
              <w:t xml:space="preserve"> </w:t>
            </w:r>
            <w:r w:rsidRPr="00BF0E58">
              <w:rPr>
                <w:rStyle w:val="af7"/>
                <w:rFonts w:hint="eastAsia"/>
                <w:iCs/>
                <w:noProof/>
              </w:rPr>
              <w:t>热处理炉</w:t>
            </w:r>
            <w:r w:rsidRPr="00BF0E58">
              <w:rPr>
                <w:rStyle w:val="af7"/>
                <w:rFonts w:hint="eastAsia"/>
                <w:iCs/>
                <w:noProof/>
              </w:rPr>
              <w:t>/</w:t>
            </w:r>
            <w:r w:rsidRPr="00BF0E58">
              <w:rPr>
                <w:rStyle w:val="af7"/>
                <w:rFonts w:hint="eastAsia"/>
                <w:iCs/>
                <w:noProof/>
              </w:rPr>
              <w:t>加热炉（天然气燃烧）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1EA5F3A" w14:textId="1F6521D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3" w:history="1">
            <w:r w:rsidRPr="00BF0E58">
              <w:rPr>
                <w:rStyle w:val="af7"/>
                <w:rFonts w:hint="eastAsia"/>
                <w:noProof/>
              </w:rPr>
              <w:t>（二）</w:t>
            </w:r>
            <w:r w:rsidRPr="00BF0E58">
              <w:rPr>
                <w:rStyle w:val="af7"/>
                <w:rFonts w:hint="eastAsia"/>
                <w:iCs/>
                <w:noProof/>
              </w:rPr>
              <w:t xml:space="preserve"> </w:t>
            </w:r>
            <w:r w:rsidRPr="00BF0E58">
              <w:rPr>
                <w:rStyle w:val="af7"/>
                <w:rFonts w:hint="eastAsia"/>
                <w:iCs/>
                <w:noProof/>
              </w:rPr>
              <w:t>冶钢宾馆（液化石油气燃烧）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7541D32" w14:textId="1B5E3A21"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4" w:history="1">
            <w:r w:rsidRPr="00BF0E58">
              <w:rPr>
                <w:rStyle w:val="af7"/>
                <w:rFonts w:hint="eastAsia"/>
                <w:iCs/>
                <w:noProof/>
              </w:rPr>
              <w:t>（三）</w:t>
            </w:r>
            <w:r w:rsidRPr="00BF0E58">
              <w:rPr>
                <w:rStyle w:val="af7"/>
                <w:rFonts w:hint="eastAsia"/>
                <w:iCs/>
                <w:noProof/>
              </w:rPr>
              <w:t xml:space="preserve"> </w:t>
            </w:r>
            <w:r w:rsidRPr="00BF0E58">
              <w:rPr>
                <w:rStyle w:val="af7"/>
                <w:rFonts w:hint="eastAsia"/>
                <w:iCs/>
                <w:noProof/>
              </w:rPr>
              <w:t>固体燃料（无烟煤、烟煤、洗精煤、焦炭、焦屑燃烧）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F0DAEF" w14:textId="659EE1B3"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5" w:history="1">
            <w:r w:rsidRPr="00BF0E58">
              <w:rPr>
                <w:rStyle w:val="af7"/>
                <w:rFonts w:hint="eastAsia"/>
                <w:iCs/>
                <w:noProof/>
              </w:rPr>
              <w:t>（四）</w:t>
            </w:r>
            <w:r w:rsidRPr="00BF0E58">
              <w:rPr>
                <w:rStyle w:val="af7"/>
                <w:rFonts w:hint="eastAsia"/>
                <w:iCs/>
                <w:noProof/>
                <w:lang w:val="en-US"/>
              </w:rPr>
              <w:t xml:space="preserve"> </w:t>
            </w:r>
            <w:r w:rsidRPr="00BF0E58">
              <w:rPr>
                <w:rStyle w:val="af7"/>
                <w:rFonts w:hint="eastAsia"/>
                <w:iCs/>
                <w:noProof/>
                <w:lang w:val="en-US"/>
              </w:rPr>
              <w:t>外售能源</w:t>
            </w:r>
            <w:r w:rsidRPr="00BF0E58">
              <w:rPr>
                <w:rStyle w:val="af7"/>
                <w:rFonts w:hint="eastAsia"/>
                <w:iCs/>
                <w:noProof/>
              </w:rPr>
              <w:t>（焦炉煤气）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30BDF83" w14:textId="525CCB6A"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6" w:history="1">
            <w:r w:rsidRPr="00BF0E58">
              <w:rPr>
                <w:rStyle w:val="af7"/>
                <w:rFonts w:hint="eastAsia"/>
                <w:iCs/>
                <w:noProof/>
              </w:rPr>
              <w:t>（五）</w:t>
            </w:r>
            <w:r w:rsidRPr="00BF0E58">
              <w:rPr>
                <w:rStyle w:val="af7"/>
                <w:rFonts w:hint="eastAsia"/>
                <w:iCs/>
                <w:noProof/>
              </w:rPr>
              <w:t xml:space="preserve"> </w:t>
            </w:r>
            <w:r w:rsidRPr="00BF0E58">
              <w:rPr>
                <w:rStyle w:val="af7"/>
                <w:rFonts w:hint="eastAsia"/>
                <w:iCs/>
                <w:noProof/>
              </w:rPr>
              <w:t>场内运输（</w:t>
            </w:r>
            <w:r w:rsidRPr="00BF0E58">
              <w:rPr>
                <w:rStyle w:val="af7"/>
                <w:rFonts w:hint="eastAsia"/>
                <w:iCs/>
                <w:noProof/>
              </w:rPr>
              <w:t>0#</w:t>
            </w:r>
            <w:r w:rsidRPr="00BF0E58">
              <w:rPr>
                <w:rStyle w:val="af7"/>
                <w:rFonts w:hint="eastAsia"/>
                <w:iCs/>
                <w:noProof/>
              </w:rPr>
              <w:t>柴油燃烧）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98A7284" w14:textId="58E245E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7" w:history="1">
            <w:r w:rsidRPr="00BF0E58">
              <w:rPr>
                <w:rStyle w:val="af7"/>
                <w:rFonts w:hint="eastAsia"/>
                <w:iCs/>
                <w:noProof/>
              </w:rPr>
              <w:t>（六）</w:t>
            </w:r>
            <w:r w:rsidRPr="00BF0E58">
              <w:rPr>
                <w:rStyle w:val="af7"/>
                <w:rFonts w:hint="eastAsia"/>
                <w:iCs/>
                <w:noProof/>
              </w:rPr>
              <w:t xml:space="preserve"> </w:t>
            </w:r>
            <w:r w:rsidRPr="00BF0E58">
              <w:rPr>
                <w:rStyle w:val="af7"/>
                <w:rFonts w:hint="eastAsia"/>
                <w:iCs/>
                <w:noProof/>
              </w:rPr>
              <w:t>公务车（</w:t>
            </w:r>
            <w:r w:rsidRPr="00BF0E58">
              <w:rPr>
                <w:rStyle w:val="af7"/>
                <w:rFonts w:hint="eastAsia"/>
                <w:iCs/>
                <w:noProof/>
              </w:rPr>
              <w:t>92#</w:t>
            </w:r>
            <w:r w:rsidRPr="00BF0E58">
              <w:rPr>
                <w:rStyle w:val="af7"/>
                <w:rFonts w:hint="eastAsia"/>
                <w:iCs/>
                <w:noProof/>
              </w:rPr>
              <w:t>汽油燃烧）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580832" w14:textId="32642505"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8" w:history="1">
            <w:r w:rsidRPr="00BF0E58">
              <w:rPr>
                <w:rStyle w:val="af7"/>
                <w:rFonts w:hint="eastAsia"/>
                <w:iCs/>
                <w:noProof/>
              </w:rPr>
              <w:t>（七）</w:t>
            </w:r>
            <w:r w:rsidRPr="00BF0E58">
              <w:rPr>
                <w:rStyle w:val="af7"/>
                <w:rFonts w:hint="eastAsia"/>
                <w:iCs/>
                <w:noProof/>
              </w:rPr>
              <w:t xml:space="preserve"> </w:t>
            </w:r>
            <w:r w:rsidRPr="00BF0E58">
              <w:rPr>
                <w:rStyle w:val="af7"/>
                <w:rFonts w:hint="eastAsia"/>
                <w:iCs/>
                <w:noProof/>
              </w:rPr>
              <w:t>分体式空调</w:t>
            </w:r>
            <w:r w:rsidRPr="00BF0E58">
              <w:rPr>
                <w:rStyle w:val="af7"/>
                <w:rFonts w:hint="eastAsia"/>
                <w:iCs/>
                <w:noProof/>
              </w:rPr>
              <w:t>/</w:t>
            </w:r>
            <w:r w:rsidRPr="00BF0E58">
              <w:rPr>
                <w:rStyle w:val="af7"/>
                <w:rFonts w:hint="eastAsia"/>
                <w:iCs/>
                <w:noProof/>
              </w:rPr>
              <w:t>汽车空调（</w:t>
            </w:r>
            <w:r w:rsidRPr="00BF0E58">
              <w:rPr>
                <w:rStyle w:val="af7"/>
                <w:rFonts w:hint="eastAsia"/>
                <w:iCs/>
                <w:noProof/>
              </w:rPr>
              <w:t>R32</w:t>
            </w:r>
            <w:r w:rsidRPr="00BF0E58">
              <w:rPr>
                <w:rStyle w:val="af7"/>
                <w:rFonts w:hint="eastAsia"/>
                <w:i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3F42A0" w14:textId="0FD8540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69" w:history="1">
            <w:r w:rsidRPr="00BF0E58">
              <w:rPr>
                <w:rStyle w:val="af7"/>
                <w:rFonts w:hint="eastAsia"/>
                <w:iCs/>
                <w:noProof/>
              </w:rPr>
              <w:t>（八）</w:t>
            </w:r>
            <w:r w:rsidRPr="00BF0E58">
              <w:rPr>
                <w:rStyle w:val="af7"/>
                <w:rFonts w:hint="eastAsia"/>
                <w:iCs/>
                <w:noProof/>
              </w:rPr>
              <w:t xml:space="preserve"> CO</w:t>
            </w:r>
            <w:r w:rsidRPr="00BF0E58">
              <w:rPr>
                <w:rStyle w:val="af7"/>
                <w:rFonts w:hint="eastAsia"/>
                <w:iCs/>
                <w:noProof/>
                <w:vertAlign w:val="subscript"/>
              </w:rPr>
              <w:t>2</w:t>
            </w:r>
            <w:r w:rsidRPr="00BF0E58">
              <w:rPr>
                <w:rStyle w:val="af7"/>
                <w:rFonts w:hint="eastAsia"/>
                <w:iCs/>
                <w:noProof/>
              </w:rPr>
              <w:t>灭火器灭火系统逸散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EBD382" w14:textId="54D064C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0" w:history="1">
            <w:r w:rsidRPr="00BF0E58">
              <w:rPr>
                <w:rStyle w:val="af7"/>
                <w:rFonts w:hint="eastAsia"/>
                <w:iCs/>
                <w:noProof/>
              </w:rPr>
              <w:t>（九）</w:t>
            </w:r>
            <w:r w:rsidRPr="00BF0E58">
              <w:rPr>
                <w:rStyle w:val="af7"/>
                <w:rFonts w:hint="eastAsia"/>
                <w:iCs/>
                <w:noProof/>
              </w:rPr>
              <w:t xml:space="preserve"> </w:t>
            </w:r>
            <w:r w:rsidRPr="00BF0E58">
              <w:rPr>
                <w:rStyle w:val="af7"/>
                <w:rFonts w:hint="eastAsia"/>
                <w:iCs/>
                <w:noProof/>
              </w:rPr>
              <w:t>化粪池（</w:t>
            </w:r>
            <w:r w:rsidRPr="00BF0E58">
              <w:rPr>
                <w:rStyle w:val="af7"/>
                <w:rFonts w:hint="eastAsia"/>
                <w:iCs/>
                <w:noProof/>
              </w:rPr>
              <w:t>CH</w:t>
            </w:r>
            <w:r w:rsidRPr="00BF0E58">
              <w:rPr>
                <w:rStyle w:val="af7"/>
                <w:rFonts w:hint="eastAsia"/>
                <w:iCs/>
                <w:noProof/>
                <w:vertAlign w:val="subscript"/>
              </w:rPr>
              <w:t>4</w:t>
            </w:r>
            <w:r w:rsidRPr="00BF0E58">
              <w:rPr>
                <w:rStyle w:val="af7"/>
                <w:rFonts w:hint="eastAsia"/>
                <w:iCs/>
                <w:noProof/>
              </w:rPr>
              <w:t>逸散）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A1E04D6" w14:textId="37FD8F1C"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1" w:history="1">
            <w:r w:rsidRPr="00BF0E58">
              <w:rPr>
                <w:rStyle w:val="af7"/>
                <w:rFonts w:hint="eastAsia"/>
                <w:iCs/>
                <w:noProof/>
              </w:rPr>
              <w:t>（十）</w:t>
            </w:r>
            <w:r w:rsidRPr="00BF0E58">
              <w:rPr>
                <w:rStyle w:val="af7"/>
                <w:rFonts w:hint="eastAsia"/>
                <w:iCs/>
                <w:noProof/>
              </w:rPr>
              <w:t xml:space="preserve"> </w:t>
            </w:r>
            <w:r w:rsidRPr="00BF0E58">
              <w:rPr>
                <w:rStyle w:val="af7"/>
                <w:rFonts w:hint="eastAsia"/>
                <w:iCs/>
                <w:noProof/>
              </w:rPr>
              <w:t>耗氧池（</w:t>
            </w:r>
            <w:r w:rsidRPr="00BF0E58">
              <w:rPr>
                <w:rStyle w:val="af7"/>
                <w:rFonts w:hint="eastAsia"/>
                <w:iCs/>
                <w:noProof/>
              </w:rPr>
              <w:t>CH</w:t>
            </w:r>
            <w:r w:rsidRPr="00BF0E58">
              <w:rPr>
                <w:rStyle w:val="af7"/>
                <w:rFonts w:hint="eastAsia"/>
                <w:iCs/>
                <w:noProof/>
                <w:vertAlign w:val="subscript"/>
              </w:rPr>
              <w:t>4</w:t>
            </w:r>
            <w:r w:rsidRPr="00BF0E58">
              <w:rPr>
                <w:rStyle w:val="af7"/>
                <w:rFonts w:hint="eastAsia"/>
                <w:iCs/>
                <w:noProof/>
              </w:rPr>
              <w:t>逸散）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AC3AB8" w14:textId="5044B80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2" w:history="1">
            <w:r w:rsidRPr="00BF0E58">
              <w:rPr>
                <w:rStyle w:val="af7"/>
                <w:rFonts w:hint="eastAsia"/>
                <w:iCs/>
                <w:noProof/>
              </w:rPr>
              <w:t>（十一）</w:t>
            </w:r>
            <w:r w:rsidRPr="00BF0E58">
              <w:rPr>
                <w:rStyle w:val="af7"/>
                <w:rFonts w:hint="eastAsia"/>
                <w:iCs/>
                <w:noProof/>
              </w:rPr>
              <w:t xml:space="preserve"> </w:t>
            </w:r>
            <w:r w:rsidRPr="00BF0E58">
              <w:rPr>
                <w:rStyle w:val="af7"/>
                <w:rFonts w:hint="eastAsia"/>
                <w:iCs/>
                <w:noProof/>
              </w:rPr>
              <w:t>高压开关（</w:t>
            </w:r>
            <w:r w:rsidRPr="00BF0E58">
              <w:rPr>
                <w:rStyle w:val="af7"/>
                <w:rFonts w:hint="eastAsia"/>
                <w:iCs/>
                <w:noProof/>
              </w:rPr>
              <w:t>SF</w:t>
            </w:r>
            <w:r w:rsidRPr="00BF0E58">
              <w:rPr>
                <w:rStyle w:val="af7"/>
                <w:rFonts w:hint="eastAsia"/>
                <w:iCs/>
                <w:noProof/>
                <w:vertAlign w:val="subscript"/>
              </w:rPr>
              <w:t>6</w:t>
            </w:r>
            <w:r w:rsidRPr="00BF0E58">
              <w:rPr>
                <w:rStyle w:val="af7"/>
                <w:rFonts w:hint="eastAsia"/>
                <w:iCs/>
                <w:noProof/>
              </w:rPr>
              <w:t>逸散）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655686E" w14:textId="3459151C"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3" w:history="1">
            <w:r w:rsidRPr="00BF0E58">
              <w:rPr>
                <w:rStyle w:val="af7"/>
                <w:rFonts w:hint="eastAsia"/>
                <w:iCs/>
                <w:noProof/>
              </w:rPr>
              <w:t>（十二）</w:t>
            </w:r>
            <w:r w:rsidRPr="00BF0E58">
              <w:rPr>
                <w:rStyle w:val="af7"/>
                <w:rFonts w:hint="eastAsia"/>
                <w:iCs/>
                <w:noProof/>
              </w:rPr>
              <w:t xml:space="preserve"> </w:t>
            </w:r>
            <w:r w:rsidRPr="00BF0E58">
              <w:rPr>
                <w:rStyle w:val="af7"/>
                <w:rFonts w:hint="eastAsia"/>
                <w:iCs/>
                <w:noProof/>
              </w:rPr>
              <w:t>制程排放（</w:t>
            </w:r>
            <w:r w:rsidRPr="00BF0E58">
              <w:rPr>
                <w:rStyle w:val="af7"/>
                <w:rFonts w:hint="eastAsia"/>
                <w:iCs/>
                <w:noProof/>
              </w:rPr>
              <w:t>CO</w:t>
            </w:r>
            <w:r w:rsidRPr="00BF0E58">
              <w:rPr>
                <w:rStyle w:val="af7"/>
                <w:rFonts w:hint="eastAsia"/>
                <w:iCs/>
                <w:noProof/>
                <w:vertAlign w:val="subscript"/>
              </w:rPr>
              <w:t>2</w:t>
            </w:r>
            <w:r w:rsidRPr="00BF0E58">
              <w:rPr>
                <w:rStyle w:val="af7"/>
                <w:rFonts w:hint="eastAsia"/>
                <w:iCs/>
                <w:noProof/>
              </w:rPr>
              <w:t>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9417A8" w14:textId="02A41051"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4" w:history="1">
            <w:r w:rsidRPr="00BF0E58">
              <w:rPr>
                <w:rStyle w:val="af7"/>
                <w:rFonts w:hint="eastAsia"/>
                <w:iCs/>
                <w:noProof/>
              </w:rPr>
              <w:t>（十三）</w:t>
            </w:r>
            <w:r w:rsidRPr="00BF0E58">
              <w:rPr>
                <w:rStyle w:val="af7"/>
                <w:rFonts w:hint="eastAsia"/>
                <w:iCs/>
                <w:noProof/>
              </w:rPr>
              <w:t xml:space="preserve"> </w:t>
            </w:r>
            <w:r w:rsidRPr="00BF0E58">
              <w:rPr>
                <w:rStyle w:val="af7"/>
                <w:rFonts w:hint="eastAsia"/>
                <w:iCs/>
                <w:noProof/>
              </w:rPr>
              <w:t>外购电力（</w:t>
            </w:r>
            <w:r w:rsidRPr="00BF0E58">
              <w:rPr>
                <w:rStyle w:val="af7"/>
                <w:rFonts w:hint="eastAsia"/>
                <w:iCs/>
                <w:noProof/>
              </w:rPr>
              <w:t>CO</w:t>
            </w:r>
            <w:r w:rsidRPr="00BF0E58">
              <w:rPr>
                <w:rStyle w:val="af7"/>
                <w:rFonts w:hint="eastAsia"/>
                <w:iCs/>
                <w:noProof/>
                <w:vertAlign w:val="subscript"/>
              </w:rPr>
              <w:t>2</w:t>
            </w:r>
            <w:r w:rsidRPr="00BF0E58">
              <w:rPr>
                <w:rStyle w:val="af7"/>
                <w:rFonts w:hint="eastAsia"/>
                <w:iCs/>
                <w:noProof/>
              </w:rPr>
              <w:t>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5C5DC0" w14:textId="448B89C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5" w:history="1">
            <w:r w:rsidRPr="00BF0E58">
              <w:rPr>
                <w:rStyle w:val="af7"/>
                <w:rFonts w:hint="eastAsia"/>
                <w:iCs/>
                <w:noProof/>
              </w:rPr>
              <w:t>（十四）</w:t>
            </w:r>
            <w:r w:rsidRPr="00BF0E58">
              <w:rPr>
                <w:rStyle w:val="af7"/>
                <w:rFonts w:hint="eastAsia"/>
                <w:iCs/>
                <w:noProof/>
              </w:rPr>
              <w:t xml:space="preserve"> </w:t>
            </w:r>
            <w:r w:rsidRPr="00BF0E58">
              <w:rPr>
                <w:rStyle w:val="af7"/>
                <w:rFonts w:hint="eastAsia"/>
                <w:iCs/>
                <w:noProof/>
              </w:rPr>
              <w:t>外购商品和服务的排放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8560CC" w14:textId="31C3DB3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6" w:history="1">
            <w:r w:rsidRPr="00BF0E58">
              <w:rPr>
                <w:rStyle w:val="af7"/>
                <w:rFonts w:hint="eastAsia"/>
                <w:iCs/>
                <w:noProof/>
              </w:rPr>
              <w:t>（十五）</w:t>
            </w:r>
            <w:r w:rsidRPr="00BF0E58">
              <w:rPr>
                <w:rStyle w:val="af7"/>
                <w:rFonts w:hint="eastAsia"/>
                <w:iCs/>
                <w:noProof/>
              </w:rPr>
              <w:t xml:space="preserve"> </w:t>
            </w:r>
            <w:r w:rsidRPr="00BF0E58">
              <w:rPr>
                <w:rStyle w:val="af7"/>
                <w:rFonts w:hint="eastAsia"/>
                <w:iCs/>
                <w:noProof/>
              </w:rPr>
              <w:t>资本货物排放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6DF47FA" w14:textId="2A780A1C"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7" w:history="1">
            <w:r w:rsidRPr="00BF0E58">
              <w:rPr>
                <w:rStyle w:val="af7"/>
                <w:rFonts w:hint="eastAsia"/>
                <w:iCs/>
                <w:noProof/>
              </w:rPr>
              <w:t>（十六）</w:t>
            </w:r>
            <w:r w:rsidRPr="00BF0E58">
              <w:rPr>
                <w:rStyle w:val="af7"/>
                <w:rFonts w:hint="eastAsia"/>
                <w:iCs/>
                <w:noProof/>
              </w:rPr>
              <w:t xml:space="preserve"> </w:t>
            </w:r>
            <w:r w:rsidRPr="00BF0E58">
              <w:rPr>
                <w:rStyle w:val="af7"/>
                <w:rFonts w:hint="eastAsia"/>
                <w:iCs/>
                <w:noProof/>
              </w:rPr>
              <w:t>范围一、二相关燃料和能源相关的活动产生的排放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ED921CE" w14:textId="61C027C4"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8" w:history="1">
            <w:r w:rsidRPr="00BF0E58">
              <w:rPr>
                <w:rStyle w:val="af7"/>
                <w:rFonts w:hint="eastAsia"/>
                <w:iCs/>
                <w:noProof/>
              </w:rPr>
              <w:t>（十七）</w:t>
            </w:r>
            <w:r w:rsidRPr="00BF0E58">
              <w:rPr>
                <w:rStyle w:val="af7"/>
                <w:rFonts w:hint="eastAsia"/>
                <w:iCs/>
                <w:noProof/>
              </w:rPr>
              <w:t xml:space="preserve"> </w:t>
            </w:r>
            <w:r w:rsidRPr="00BF0E58">
              <w:rPr>
                <w:rStyle w:val="af7"/>
                <w:rFonts w:hint="eastAsia"/>
                <w:iCs/>
                <w:noProof/>
              </w:rPr>
              <w:t>上下游运输配送产生的排放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F2A975" w14:textId="75A6F31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79" w:history="1">
            <w:r w:rsidRPr="00BF0E58">
              <w:rPr>
                <w:rStyle w:val="af7"/>
                <w:rFonts w:hint="eastAsia"/>
                <w:iCs/>
                <w:noProof/>
              </w:rPr>
              <w:t>（十八）</w:t>
            </w:r>
            <w:r w:rsidRPr="00BF0E58">
              <w:rPr>
                <w:rStyle w:val="af7"/>
                <w:rFonts w:hint="eastAsia"/>
                <w:iCs/>
                <w:noProof/>
              </w:rPr>
              <w:t xml:space="preserve"> </w:t>
            </w:r>
            <w:r w:rsidRPr="00BF0E58">
              <w:rPr>
                <w:rStyle w:val="af7"/>
                <w:rFonts w:hint="eastAsia"/>
                <w:iCs/>
                <w:noProof/>
              </w:rPr>
              <w:t>运营中产生的废物排放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5BF499" w14:textId="52D64E6A"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0" w:history="1">
            <w:r w:rsidRPr="00BF0E58">
              <w:rPr>
                <w:rStyle w:val="af7"/>
                <w:rFonts w:hint="eastAsia"/>
                <w:iCs/>
                <w:noProof/>
              </w:rPr>
              <w:t>（十九）</w:t>
            </w:r>
            <w:r w:rsidRPr="00BF0E58">
              <w:rPr>
                <w:rStyle w:val="af7"/>
                <w:rFonts w:hint="eastAsia"/>
                <w:iCs/>
                <w:noProof/>
              </w:rPr>
              <w:t xml:space="preserve"> </w:t>
            </w:r>
            <w:r w:rsidRPr="00BF0E58">
              <w:rPr>
                <w:rStyle w:val="af7"/>
                <w:rFonts w:hint="eastAsia"/>
                <w:iCs/>
                <w:noProof/>
              </w:rPr>
              <w:t>商务旅行产生的排放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4C37E9A" w14:textId="2E70B94E"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1" w:history="1">
            <w:r w:rsidRPr="00BF0E58">
              <w:rPr>
                <w:rStyle w:val="af7"/>
                <w:rFonts w:hint="eastAsia"/>
                <w:iCs/>
                <w:noProof/>
              </w:rPr>
              <w:t>（二十）</w:t>
            </w:r>
            <w:r w:rsidRPr="00BF0E58">
              <w:rPr>
                <w:rStyle w:val="af7"/>
                <w:rFonts w:hint="eastAsia"/>
                <w:iCs/>
                <w:noProof/>
              </w:rPr>
              <w:t xml:space="preserve"> </w:t>
            </w:r>
            <w:r w:rsidRPr="00BF0E58">
              <w:rPr>
                <w:rStyle w:val="af7"/>
                <w:rFonts w:hint="eastAsia"/>
                <w:iCs/>
                <w:noProof/>
              </w:rPr>
              <w:t>员工通勤产生的排放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ADCBECD" w14:textId="4A850D12"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2" w:history="1">
            <w:r w:rsidRPr="00BF0E58">
              <w:rPr>
                <w:rStyle w:val="af7"/>
                <w:rFonts w:hint="eastAsia"/>
                <w:iCs/>
                <w:noProof/>
              </w:rPr>
              <w:t>（二十一）</w:t>
            </w:r>
            <w:r w:rsidRPr="00BF0E58">
              <w:rPr>
                <w:rStyle w:val="af7"/>
                <w:rFonts w:hint="eastAsia"/>
                <w:iCs/>
                <w:noProof/>
              </w:rPr>
              <w:t xml:space="preserve"> </w:t>
            </w:r>
            <w:r w:rsidRPr="00BF0E58">
              <w:rPr>
                <w:rStyle w:val="af7"/>
                <w:rFonts w:hint="eastAsia"/>
                <w:iCs/>
                <w:noProof/>
              </w:rPr>
              <w:t>外销产品加工产生的排放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9084AF" w14:textId="2DD034F7"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3" w:history="1">
            <w:r w:rsidRPr="00BF0E58">
              <w:rPr>
                <w:rStyle w:val="af7"/>
                <w:rFonts w:hint="eastAsia"/>
                <w:iCs/>
                <w:noProof/>
              </w:rPr>
              <w:t>（二十二）</w:t>
            </w:r>
            <w:r w:rsidRPr="00BF0E58">
              <w:rPr>
                <w:rStyle w:val="af7"/>
                <w:rFonts w:hint="eastAsia"/>
                <w:iCs/>
                <w:noProof/>
              </w:rPr>
              <w:t xml:space="preserve"> </w:t>
            </w:r>
            <w:r w:rsidRPr="00BF0E58">
              <w:rPr>
                <w:rStyle w:val="af7"/>
                <w:rFonts w:hint="eastAsia"/>
                <w:iCs/>
                <w:noProof/>
              </w:rPr>
              <w:t>外销产品使用产生的排放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03EE89E" w14:textId="5B16704D"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4" w:history="1">
            <w:r w:rsidRPr="00BF0E58">
              <w:rPr>
                <w:rStyle w:val="af7"/>
                <w:rFonts w:hint="eastAsia"/>
                <w:iCs/>
                <w:noProof/>
              </w:rPr>
              <w:t>（二十三）</w:t>
            </w:r>
            <w:r w:rsidRPr="00BF0E58">
              <w:rPr>
                <w:rStyle w:val="af7"/>
                <w:rFonts w:hint="eastAsia"/>
                <w:iCs/>
                <w:noProof/>
              </w:rPr>
              <w:t xml:space="preserve"> </w:t>
            </w:r>
            <w:r w:rsidRPr="00BF0E58">
              <w:rPr>
                <w:rStyle w:val="af7"/>
                <w:rFonts w:hint="eastAsia"/>
                <w:iCs/>
                <w:noProof/>
              </w:rPr>
              <w:t>外销产品报废产生的排放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86ED455" w14:textId="375E205B"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5" w:history="1">
            <w:r w:rsidRPr="00BF0E58">
              <w:rPr>
                <w:rStyle w:val="af7"/>
                <w:rFonts w:hint="eastAsia"/>
                <w:iCs/>
                <w:noProof/>
              </w:rPr>
              <w:t>（二十四）</w:t>
            </w:r>
            <w:r w:rsidRPr="00BF0E58">
              <w:rPr>
                <w:rStyle w:val="af7"/>
                <w:rFonts w:hint="eastAsia"/>
                <w:iCs/>
                <w:noProof/>
              </w:rPr>
              <w:t xml:space="preserve"> </w:t>
            </w:r>
            <w:r w:rsidRPr="00BF0E58">
              <w:rPr>
                <w:rStyle w:val="af7"/>
                <w:rFonts w:hint="eastAsia"/>
                <w:iCs/>
                <w:noProof/>
              </w:rPr>
              <w:t>全球暖化潜值（</w:t>
            </w:r>
            <w:r w:rsidRPr="00BF0E58">
              <w:rPr>
                <w:rStyle w:val="af7"/>
                <w:rFonts w:hint="eastAsia"/>
                <w:iCs/>
                <w:noProof/>
              </w:rPr>
              <w:t>GWP</w:t>
            </w:r>
            <w:r w:rsidRPr="00BF0E58">
              <w:rPr>
                <w:rStyle w:val="af7"/>
                <w:rFonts w:hint="eastAsia"/>
                <w:iCs/>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ED4A009" w14:textId="376484B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6" w:history="1">
            <w:r w:rsidRPr="00BF0E58">
              <w:rPr>
                <w:rStyle w:val="af7"/>
                <w:rFonts w:hint="eastAsia"/>
                <w:iCs/>
                <w:noProof/>
              </w:rPr>
              <w:t>（二十五）</w:t>
            </w:r>
            <w:r w:rsidRPr="00BF0E58">
              <w:rPr>
                <w:rStyle w:val="af7"/>
                <w:rFonts w:hint="eastAsia"/>
                <w:iCs/>
                <w:noProof/>
              </w:rPr>
              <w:t xml:space="preserve"> </w:t>
            </w:r>
            <w:r w:rsidRPr="00BF0E58">
              <w:rPr>
                <w:rStyle w:val="af7"/>
                <w:rFonts w:hint="eastAsia"/>
                <w:iCs/>
                <w:noProof/>
              </w:rPr>
              <w:t>活动数据汇总表（基于位置）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E0C6D56" w14:textId="4FC9E3C2"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7" w:history="1">
            <w:r w:rsidRPr="00BF0E58">
              <w:rPr>
                <w:rStyle w:val="af7"/>
                <w:rFonts w:hint="eastAsia"/>
                <w:iCs/>
                <w:noProof/>
              </w:rPr>
              <w:t>（二十六）</w:t>
            </w:r>
            <w:r w:rsidRPr="00BF0E58">
              <w:rPr>
                <w:rStyle w:val="af7"/>
                <w:rFonts w:hint="eastAsia"/>
                <w:iCs/>
                <w:noProof/>
              </w:rPr>
              <w:t xml:space="preserve"> </w:t>
            </w:r>
            <w:r w:rsidRPr="00BF0E58">
              <w:rPr>
                <w:rStyle w:val="af7"/>
                <w:rFonts w:hint="eastAsia"/>
                <w:iCs/>
                <w:noProof/>
              </w:rPr>
              <w:t>活动数据汇总表（基于市场）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CB3D94" w14:textId="45304129"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8" w:history="1">
            <w:r w:rsidRPr="00BF0E58">
              <w:rPr>
                <w:rStyle w:val="af7"/>
                <w:rFonts w:hint="eastAsia"/>
                <w:iCs/>
                <w:noProof/>
              </w:rPr>
              <w:t>（二十七）</w:t>
            </w:r>
            <w:r w:rsidRPr="00BF0E58">
              <w:rPr>
                <w:rStyle w:val="af7"/>
                <w:rFonts w:hint="eastAsia"/>
                <w:iCs/>
                <w:noProof/>
              </w:rPr>
              <w:t xml:space="preserve"> </w:t>
            </w:r>
            <w:r w:rsidRPr="00BF0E58">
              <w:rPr>
                <w:rStyle w:val="af7"/>
                <w:rFonts w:hint="eastAsia"/>
                <w:iCs/>
                <w:noProof/>
              </w:rPr>
              <w:t>排放因子汇总表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9063F97" w14:textId="3680778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89" w:history="1">
            <w:r w:rsidRPr="00BF0E58">
              <w:rPr>
                <w:rStyle w:val="af7"/>
                <w:rFonts w:hint="eastAsia"/>
                <w:noProof/>
              </w:rPr>
              <w:t>三、</w:t>
            </w:r>
            <w:r w:rsidRPr="00BF0E58">
              <w:rPr>
                <w:rStyle w:val="af7"/>
                <w:rFonts w:hint="eastAsia"/>
                <w:noProof/>
              </w:rPr>
              <w:t xml:space="preserve"> </w:t>
            </w:r>
            <w:r w:rsidRPr="00BF0E58">
              <w:rPr>
                <w:rStyle w:val="af7"/>
                <w:rFonts w:hint="eastAsia"/>
                <w:noProof/>
              </w:rPr>
              <w:t>量化排除情况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FC2621D" w14:textId="238B27E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0" w:history="1">
            <w:r w:rsidRPr="00BF0E58">
              <w:rPr>
                <w:rStyle w:val="af7"/>
                <w:rFonts w:hint="eastAsia"/>
                <w:noProof/>
              </w:rPr>
              <w:t>四、</w:t>
            </w:r>
            <w:r w:rsidRPr="00BF0E58">
              <w:rPr>
                <w:rStyle w:val="af7"/>
                <w:rFonts w:hint="eastAsia"/>
                <w:noProof/>
              </w:rPr>
              <w:t xml:space="preserve"> </w:t>
            </w:r>
            <w:r w:rsidRPr="00BF0E58">
              <w:rPr>
                <w:rStyle w:val="af7"/>
                <w:rFonts w:hint="eastAsia"/>
                <w:noProof/>
              </w:rPr>
              <w:t>不确定性评价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F3ADFB5" w14:textId="6EA75442"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1" w:history="1">
            <w:r w:rsidRPr="00BF0E58">
              <w:rPr>
                <w:rStyle w:val="af7"/>
                <w:rFonts w:hint="eastAsia"/>
                <w:noProof/>
              </w:rPr>
              <w:t>(</w:t>
            </w:r>
            <w:r w:rsidRPr="00BF0E58">
              <w:rPr>
                <w:rStyle w:val="af7"/>
                <w:rFonts w:hint="eastAsia"/>
                <w:noProof/>
              </w:rPr>
              <w:t>一</w:t>
            </w:r>
            <w:r w:rsidRPr="00BF0E58">
              <w:rPr>
                <w:rStyle w:val="af7"/>
                <w:rFonts w:hint="eastAsia"/>
                <w:noProof/>
              </w:rPr>
              <w:t xml:space="preserve">) </w:t>
            </w:r>
            <w:r w:rsidRPr="00BF0E58">
              <w:rPr>
                <w:rStyle w:val="af7"/>
                <w:rFonts w:hint="eastAsia"/>
                <w:noProof/>
              </w:rPr>
              <w:t>数据分级作业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0A4EF2E" w14:textId="6F0EB98A"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2" w:history="1">
            <w:r w:rsidRPr="00BF0E58">
              <w:rPr>
                <w:rStyle w:val="af7"/>
                <w:rFonts w:hint="eastAsia"/>
                <w:noProof/>
              </w:rPr>
              <w:t>(</w:t>
            </w:r>
            <w:r w:rsidRPr="00BF0E58">
              <w:rPr>
                <w:rStyle w:val="af7"/>
                <w:rFonts w:hint="eastAsia"/>
                <w:noProof/>
              </w:rPr>
              <w:t>二</w:t>
            </w:r>
            <w:r w:rsidRPr="00BF0E58">
              <w:rPr>
                <w:rStyle w:val="af7"/>
                <w:rFonts w:hint="eastAsia"/>
                <w:noProof/>
              </w:rPr>
              <w:t xml:space="preserve">) </w:t>
            </w:r>
            <w:r w:rsidRPr="00BF0E58">
              <w:rPr>
                <w:rStyle w:val="af7"/>
                <w:rFonts w:hint="eastAsia"/>
                <w:noProof/>
              </w:rPr>
              <w:t>不确定性计算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2789C0A" w14:textId="0ECF8619"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3" w:history="1">
            <w:r w:rsidRPr="00BF0E58">
              <w:rPr>
                <w:rStyle w:val="af7"/>
                <w:rFonts w:hint="eastAsia"/>
                <w:noProof/>
              </w:rPr>
              <w:t>(</w:t>
            </w:r>
            <w:r w:rsidRPr="00BF0E58">
              <w:rPr>
                <w:rStyle w:val="af7"/>
                <w:rFonts w:hint="eastAsia"/>
                <w:noProof/>
              </w:rPr>
              <w:t>三</w:t>
            </w:r>
            <w:r w:rsidRPr="00BF0E58">
              <w:rPr>
                <w:rStyle w:val="af7"/>
                <w:rFonts w:hint="eastAsia"/>
                <w:noProof/>
              </w:rPr>
              <w:t xml:space="preserve">) </w:t>
            </w:r>
            <w:r w:rsidRPr="00BF0E58">
              <w:rPr>
                <w:rStyle w:val="af7"/>
                <w:rFonts w:hint="eastAsia"/>
                <w:noProof/>
              </w:rPr>
              <w:t>数据评分范围分布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8070DCA" w14:textId="32C8F568"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4" w:history="1">
            <w:r w:rsidRPr="00BF0E58">
              <w:rPr>
                <w:rStyle w:val="af7"/>
                <w:rFonts w:hint="eastAsia"/>
                <w:noProof/>
              </w:rPr>
              <w:t>五、</w:t>
            </w:r>
            <w:r w:rsidRPr="00BF0E58">
              <w:rPr>
                <w:rStyle w:val="af7"/>
                <w:rFonts w:hint="eastAsia"/>
                <w:noProof/>
              </w:rPr>
              <w:t xml:space="preserve"> </w:t>
            </w:r>
            <w:r w:rsidRPr="00BF0E58">
              <w:rPr>
                <w:rStyle w:val="af7"/>
                <w:rFonts w:hint="eastAsia"/>
                <w:noProof/>
              </w:rPr>
              <w:t>基准年清册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1A8D646" w14:textId="31BF566A"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5" w:history="1">
            <w:r w:rsidRPr="00BF0E58">
              <w:rPr>
                <w:rStyle w:val="af7"/>
                <w:rFonts w:hint="eastAsia"/>
                <w:noProof/>
              </w:rPr>
              <w:t>(</w:t>
            </w:r>
            <w:r w:rsidRPr="00BF0E58">
              <w:rPr>
                <w:rStyle w:val="af7"/>
                <w:rFonts w:hint="eastAsia"/>
                <w:noProof/>
              </w:rPr>
              <w:t>一</w:t>
            </w:r>
            <w:r w:rsidRPr="00BF0E58">
              <w:rPr>
                <w:rStyle w:val="af7"/>
                <w:rFonts w:hint="eastAsia"/>
                <w:noProof/>
              </w:rPr>
              <w:t>)</w:t>
            </w:r>
            <w:r w:rsidRPr="00BF0E58">
              <w:rPr>
                <w:rStyle w:val="af7"/>
                <w:rFonts w:hint="eastAsia"/>
                <w:noProof/>
                <w:lang w:val="en-US"/>
              </w:rPr>
              <w:t xml:space="preserve"> </w:t>
            </w:r>
            <w:r w:rsidRPr="00BF0E58">
              <w:rPr>
                <w:rStyle w:val="af7"/>
                <w:rFonts w:hint="eastAsia"/>
                <w:noProof/>
                <w:lang w:val="en-US"/>
              </w:rPr>
              <w:t>基准年温室气体清单（基于位置）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53117BE" w14:textId="309BC300"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6" w:history="1">
            <w:r w:rsidRPr="00BF0E58">
              <w:rPr>
                <w:rStyle w:val="af7"/>
                <w:rFonts w:hint="eastAsia"/>
                <w:noProof/>
              </w:rPr>
              <w:t>(</w:t>
            </w:r>
            <w:r w:rsidRPr="00BF0E58">
              <w:rPr>
                <w:rStyle w:val="af7"/>
                <w:rFonts w:hint="eastAsia"/>
                <w:noProof/>
              </w:rPr>
              <w:t>二</w:t>
            </w:r>
            <w:r w:rsidRPr="00BF0E58">
              <w:rPr>
                <w:rStyle w:val="af7"/>
                <w:rFonts w:hint="eastAsia"/>
                <w:noProof/>
              </w:rPr>
              <w:t>)</w:t>
            </w:r>
            <w:r w:rsidRPr="00BF0E58">
              <w:rPr>
                <w:rStyle w:val="af7"/>
                <w:rFonts w:hint="eastAsia"/>
                <w:noProof/>
                <w:lang w:val="en-US"/>
              </w:rPr>
              <w:t xml:space="preserve"> </w:t>
            </w:r>
            <w:r w:rsidRPr="00BF0E58">
              <w:rPr>
                <w:rStyle w:val="af7"/>
                <w:rFonts w:hint="eastAsia"/>
                <w:noProof/>
                <w:lang w:val="en-US"/>
              </w:rPr>
              <w:t>基准年温室气体清单（基于市场）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768A578" w14:textId="7D8D570F"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7" w:history="1">
            <w:r w:rsidRPr="00BF0E58">
              <w:rPr>
                <w:rStyle w:val="af7"/>
                <w:rFonts w:hint="eastAsia"/>
                <w:noProof/>
              </w:rPr>
              <w:t>(</w:t>
            </w:r>
            <w:r w:rsidRPr="00BF0E58">
              <w:rPr>
                <w:rStyle w:val="af7"/>
                <w:rFonts w:hint="eastAsia"/>
                <w:noProof/>
              </w:rPr>
              <w:t>三</w:t>
            </w:r>
            <w:r w:rsidRPr="00BF0E58">
              <w:rPr>
                <w:rStyle w:val="af7"/>
                <w:rFonts w:hint="eastAsia"/>
                <w:noProof/>
              </w:rPr>
              <w:t>)</w:t>
            </w:r>
            <w:r w:rsidRPr="00BF0E58">
              <w:rPr>
                <w:rStyle w:val="af7"/>
                <w:rFonts w:hint="eastAsia"/>
                <w:noProof/>
                <w:lang w:val="en-US"/>
              </w:rPr>
              <w:t xml:space="preserve"> </w:t>
            </w:r>
            <w:r w:rsidRPr="00BF0E58">
              <w:rPr>
                <w:rStyle w:val="af7"/>
                <w:rFonts w:hint="eastAsia"/>
                <w:noProof/>
                <w:lang w:val="en-US"/>
              </w:rPr>
              <w:t>各排放源明细（基于位置）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64A0D771" w14:textId="07B43C36"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8" w:history="1">
            <w:r w:rsidRPr="00BF0E58">
              <w:rPr>
                <w:rStyle w:val="af7"/>
                <w:rFonts w:hint="eastAsia"/>
                <w:noProof/>
              </w:rPr>
              <w:t>(</w:t>
            </w:r>
            <w:r w:rsidRPr="00BF0E58">
              <w:rPr>
                <w:rStyle w:val="af7"/>
                <w:rFonts w:hint="eastAsia"/>
                <w:noProof/>
              </w:rPr>
              <w:t>四</w:t>
            </w:r>
            <w:r w:rsidRPr="00BF0E58">
              <w:rPr>
                <w:rStyle w:val="af7"/>
                <w:rFonts w:hint="eastAsia"/>
                <w:noProof/>
              </w:rPr>
              <w:t>)</w:t>
            </w:r>
            <w:r w:rsidRPr="00BF0E58">
              <w:rPr>
                <w:rStyle w:val="af7"/>
                <w:rFonts w:hint="eastAsia"/>
                <w:noProof/>
                <w:lang w:val="en-US"/>
              </w:rPr>
              <w:t xml:space="preserve"> </w:t>
            </w:r>
            <w:r w:rsidRPr="00BF0E58">
              <w:rPr>
                <w:rStyle w:val="af7"/>
                <w:rFonts w:hint="eastAsia"/>
                <w:noProof/>
                <w:lang w:val="en-US"/>
              </w:rPr>
              <w:t>各排放源明细（基于市场）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0975E4A5" w14:textId="68F3E0DD" w:rsidR="00022010" w:rsidRDefault="00022010" w:rsidP="00022010">
          <w:pPr>
            <w:pStyle w:val="TOC1"/>
            <w:spacing w:line="400" w:lineRule="exact"/>
            <w:rPr>
              <w:rFonts w:asciiTheme="minorHAnsi" w:eastAsiaTheme="minorEastAsia" w:hAnsiTheme="minorHAnsi" w:cstheme="minorBidi" w:hint="eastAsia"/>
              <w:caps w:val="0"/>
              <w:noProof/>
              <w:color w:val="auto"/>
              <w:kern w:val="2"/>
              <w:sz w:val="22"/>
              <w:szCs w:val="24"/>
              <w:lang w:val="en-US" w:eastAsia="zh-CN" w:bidi="ar-SA"/>
              <w14:ligatures w14:val="standardContextual"/>
            </w:rPr>
          </w:pPr>
          <w:hyperlink w:anchor="_Toc204099799" w:history="1">
            <w:r w:rsidRPr="00BF0E58">
              <w:rPr>
                <w:rStyle w:val="af7"/>
                <w:rFonts w:hint="eastAsia"/>
                <w:b/>
                <w:bCs/>
                <w:noProof/>
              </w:rPr>
              <w:t>第五章</w:t>
            </w:r>
            <w:r w:rsidRPr="00BF0E58">
              <w:rPr>
                <w:rStyle w:val="af7"/>
                <w:rFonts w:hint="eastAsia"/>
                <w:b/>
                <w:bCs/>
                <w:noProof/>
              </w:rPr>
              <w:t xml:space="preserve"> </w:t>
            </w:r>
            <w:r w:rsidRPr="00BF0E58">
              <w:rPr>
                <w:rStyle w:val="af7"/>
                <w:rFonts w:hint="eastAsia"/>
                <w:b/>
                <w:bCs/>
                <w:noProof/>
              </w:rPr>
              <w:t>减排行动和绩效追踪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_Toc204099799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4694AFD4" w14:textId="0AD13236" w:rsidR="0076773F" w:rsidRDefault="00000000" w:rsidP="00022010">
          <w:pPr>
            <w:spacing w:line="400" w:lineRule="exact"/>
            <w:rPr>
              <w:rFonts w:eastAsia="宋体" w:cs="Arial"/>
              <w:b/>
              <w:caps/>
              <w:sz w:val="18"/>
              <w:szCs w:val="20"/>
              <w:lang w:eastAsia="zh-CN" w:bidi="en-US"/>
            </w:rPr>
            <w:sectPr w:rsidR="0076773F">
              <w:footerReference w:type="default" r:id="rId9"/>
              <w:pgSz w:w="11906" w:h="16838"/>
              <w:pgMar w:top="1417" w:right="1417" w:bottom="1417" w:left="1417" w:header="708" w:footer="708" w:gutter="0"/>
              <w:pgNumType w:start="1"/>
              <w:cols w:space="708"/>
              <w:docGrid w:linePitch="360"/>
            </w:sectPr>
          </w:pPr>
          <w:r>
            <w:rPr>
              <w:rFonts w:eastAsia="宋体" w:cs="Arial"/>
              <w:b/>
              <w:caps/>
              <w:color w:val="000000" w:themeColor="text1"/>
              <w:szCs w:val="20"/>
              <w:lang w:eastAsia="zh-CN" w:bidi="en-US"/>
            </w:rPr>
            <w:fldChar w:fldCharType="end"/>
          </w:r>
        </w:p>
      </w:sdtContent>
    </w:sdt>
    <w:p w14:paraId="512A3959" w14:textId="77777777" w:rsidR="0076773F" w:rsidRDefault="00000000">
      <w:pPr>
        <w:pStyle w:val="Style2"/>
        <w:numPr>
          <w:ilvl w:val="0"/>
          <w:numId w:val="7"/>
        </w:numPr>
        <w:spacing w:line="360" w:lineRule="auto"/>
        <w:rPr>
          <w:b/>
          <w:sz w:val="28"/>
          <w:szCs w:val="28"/>
        </w:rPr>
      </w:pPr>
      <w:bookmarkStart w:id="0" w:name="_Toc198906566"/>
      <w:bookmarkStart w:id="1" w:name="_Toc204099722"/>
      <w:r>
        <w:rPr>
          <w:b/>
          <w:sz w:val="28"/>
          <w:szCs w:val="28"/>
        </w:rPr>
        <w:lastRenderedPageBreak/>
        <w:t>概述</w:t>
      </w:r>
      <w:bookmarkEnd w:id="0"/>
      <w:bookmarkEnd w:id="1"/>
    </w:p>
    <w:p w14:paraId="5BE6E34C" w14:textId="77777777" w:rsidR="0076773F" w:rsidRDefault="00000000">
      <w:pPr>
        <w:pStyle w:val="Style2"/>
        <w:numPr>
          <w:ilvl w:val="1"/>
          <w:numId w:val="8"/>
        </w:numPr>
        <w:spacing w:line="360" w:lineRule="auto"/>
        <w:rPr>
          <w:sz w:val="28"/>
          <w:szCs w:val="28"/>
        </w:rPr>
      </w:pPr>
      <w:bookmarkStart w:id="2" w:name="_Toc198906567"/>
      <w:bookmarkStart w:id="3" w:name="_Toc204099723"/>
      <w:r>
        <w:t>报告组织</w:t>
      </w:r>
      <w:bookmarkEnd w:id="2"/>
      <w:bookmarkEnd w:id="3"/>
    </w:p>
    <w:p w14:paraId="43AABDE4"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公司名称：</w:t>
      </w:r>
      <w:r>
        <w:rPr>
          <w:rFonts w:eastAsia="宋体" w:cs="Arial"/>
          <w:iCs/>
          <w:sz w:val="24"/>
          <w:lang w:eastAsia="zh-CN"/>
        </w:rPr>
        <w:t>大冶特殊钢有限公司</w:t>
      </w:r>
    </w:p>
    <w:p w14:paraId="0843A128"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统一社会信用代码：</w:t>
      </w:r>
      <w:r>
        <w:rPr>
          <w:rFonts w:eastAsia="宋体" w:cs="Arial"/>
          <w:iCs/>
          <w:sz w:val="24"/>
          <w:lang w:eastAsia="zh-CN"/>
        </w:rPr>
        <w:t>91420000798750168P</w:t>
      </w:r>
    </w:p>
    <w:p w14:paraId="258A4064"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法定代表人：</w:t>
      </w:r>
      <w:r>
        <w:rPr>
          <w:rFonts w:eastAsia="宋体" w:cs="Arial"/>
          <w:iCs/>
          <w:sz w:val="24"/>
          <w:lang w:eastAsia="zh-CN"/>
        </w:rPr>
        <w:t>蒋乔</w:t>
      </w:r>
    </w:p>
    <w:p w14:paraId="43D51365"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注册资本：</w:t>
      </w:r>
      <w:r>
        <w:rPr>
          <w:rFonts w:eastAsia="宋体" w:cs="Arial"/>
          <w:color w:val="333333"/>
          <w:sz w:val="21"/>
          <w:szCs w:val="21"/>
          <w:shd w:val="clear" w:color="auto" w:fill="FFFFFF"/>
        </w:rPr>
        <w:t> </w:t>
      </w:r>
      <w:r>
        <w:rPr>
          <w:rFonts w:eastAsia="宋体" w:cs="Arial"/>
          <w:iCs/>
          <w:sz w:val="24"/>
          <w:lang w:eastAsia="zh-CN"/>
        </w:rPr>
        <w:t>207218.53</w:t>
      </w:r>
      <w:r>
        <w:rPr>
          <w:rFonts w:eastAsia="宋体" w:cs="Arial"/>
          <w:iCs/>
          <w:sz w:val="24"/>
          <w:lang w:eastAsia="zh-CN"/>
        </w:rPr>
        <w:t>万元</w:t>
      </w:r>
    </w:p>
    <w:p w14:paraId="6055E614"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成立日期：</w:t>
      </w:r>
      <w:r>
        <w:rPr>
          <w:rFonts w:eastAsia="宋体" w:cs="Arial"/>
          <w:iCs/>
          <w:sz w:val="24"/>
          <w:lang w:eastAsia="zh-CN"/>
        </w:rPr>
        <w:t>2007</w:t>
      </w:r>
      <w:r>
        <w:rPr>
          <w:rFonts w:eastAsia="宋体" w:cs="Arial"/>
          <w:iCs/>
          <w:sz w:val="24"/>
          <w:lang w:eastAsia="zh-CN"/>
        </w:rPr>
        <w:t>年</w:t>
      </w:r>
      <w:r>
        <w:rPr>
          <w:rFonts w:eastAsia="宋体" w:cs="Arial"/>
          <w:iCs/>
          <w:sz w:val="24"/>
          <w:lang w:eastAsia="zh-CN"/>
        </w:rPr>
        <w:t>3</w:t>
      </w:r>
      <w:r>
        <w:rPr>
          <w:rFonts w:eastAsia="宋体" w:cs="Arial"/>
          <w:iCs/>
          <w:sz w:val="24"/>
          <w:lang w:eastAsia="zh-CN"/>
        </w:rPr>
        <w:t>月</w:t>
      </w:r>
      <w:r>
        <w:rPr>
          <w:rFonts w:eastAsia="宋体" w:cs="Arial"/>
          <w:iCs/>
          <w:sz w:val="24"/>
          <w:lang w:eastAsia="zh-CN"/>
        </w:rPr>
        <w:t>9</w:t>
      </w:r>
      <w:r>
        <w:rPr>
          <w:rFonts w:eastAsia="宋体" w:cs="Arial"/>
          <w:iCs/>
          <w:sz w:val="24"/>
          <w:lang w:eastAsia="zh-CN"/>
        </w:rPr>
        <w:t>日</w:t>
      </w:r>
    </w:p>
    <w:p w14:paraId="5A6865AE"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注册地址：</w:t>
      </w:r>
      <w:r>
        <w:rPr>
          <w:rFonts w:eastAsia="宋体" w:cs="Arial"/>
          <w:iCs/>
          <w:sz w:val="24"/>
          <w:lang w:eastAsia="zh-CN"/>
        </w:rPr>
        <w:t>湖北省黄石市黄石大道</w:t>
      </w:r>
      <w:r>
        <w:rPr>
          <w:rFonts w:eastAsia="宋体" w:cs="Arial"/>
          <w:iCs/>
          <w:sz w:val="24"/>
          <w:lang w:eastAsia="zh-CN"/>
        </w:rPr>
        <w:t>316</w:t>
      </w:r>
      <w:r>
        <w:rPr>
          <w:rFonts w:eastAsia="宋体" w:cs="Arial"/>
          <w:iCs/>
          <w:sz w:val="24"/>
          <w:lang w:eastAsia="zh-CN"/>
        </w:rPr>
        <w:t>号</w:t>
      </w:r>
    </w:p>
    <w:p w14:paraId="7211AAEF" w14:textId="77777777" w:rsidR="0076773F" w:rsidRDefault="00000000">
      <w:pPr>
        <w:pStyle w:val="afb"/>
        <w:spacing w:before="0" w:line="360" w:lineRule="auto"/>
        <w:ind w:left="567"/>
        <w:rPr>
          <w:rFonts w:eastAsia="宋体" w:cs="Arial"/>
          <w:iCs/>
          <w:sz w:val="24"/>
          <w:lang w:eastAsia="zh-CN"/>
        </w:rPr>
      </w:pPr>
      <w:r>
        <w:rPr>
          <w:rFonts w:eastAsia="宋体" w:cs="Arial"/>
          <w:b/>
          <w:bCs/>
          <w:iCs/>
          <w:sz w:val="24"/>
          <w:lang w:eastAsia="zh-CN"/>
        </w:rPr>
        <w:t>生产地址：</w:t>
      </w:r>
      <w:r>
        <w:rPr>
          <w:rFonts w:eastAsia="宋体" w:cs="Arial"/>
          <w:iCs/>
          <w:sz w:val="24"/>
          <w:lang w:eastAsia="zh-CN"/>
        </w:rPr>
        <w:t>湖北省黄石市黄石大道</w:t>
      </w:r>
      <w:r>
        <w:rPr>
          <w:rFonts w:eastAsia="宋体" w:cs="Arial"/>
          <w:iCs/>
          <w:sz w:val="24"/>
          <w:lang w:eastAsia="zh-CN"/>
        </w:rPr>
        <w:t>316</w:t>
      </w:r>
      <w:r>
        <w:rPr>
          <w:rFonts w:eastAsia="宋体" w:cs="Arial"/>
          <w:iCs/>
          <w:sz w:val="24"/>
          <w:lang w:eastAsia="zh-CN"/>
        </w:rPr>
        <w:t>号</w:t>
      </w:r>
    </w:p>
    <w:p w14:paraId="2AD79427" w14:textId="77777777" w:rsidR="0076773F" w:rsidRDefault="00000000">
      <w:pPr>
        <w:pStyle w:val="afb"/>
        <w:spacing w:before="0" w:line="360" w:lineRule="auto"/>
        <w:ind w:left="567"/>
        <w:rPr>
          <w:rFonts w:eastAsia="宋体" w:cs="Arial"/>
          <w:b/>
          <w:bCs/>
          <w:iCs/>
          <w:sz w:val="24"/>
          <w:lang w:eastAsia="zh-CN"/>
        </w:rPr>
      </w:pPr>
      <w:r>
        <w:rPr>
          <w:rFonts w:eastAsia="宋体" w:cs="Arial"/>
          <w:b/>
          <w:bCs/>
          <w:iCs/>
          <w:sz w:val="24"/>
          <w:lang w:eastAsia="zh-CN"/>
        </w:rPr>
        <w:t>经营范围：</w:t>
      </w:r>
    </w:p>
    <w:p w14:paraId="2B5B636D"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大冶特殊钢有限公司成立于</w:t>
      </w:r>
      <w:r>
        <w:rPr>
          <w:rFonts w:eastAsia="宋体" w:cs="Arial"/>
          <w:iCs/>
          <w:sz w:val="24"/>
          <w:lang w:eastAsia="zh-CN"/>
        </w:rPr>
        <w:t>2007</w:t>
      </w:r>
      <w:r>
        <w:rPr>
          <w:rFonts w:eastAsia="宋体" w:cs="Arial"/>
          <w:iCs/>
          <w:sz w:val="24"/>
          <w:lang w:eastAsia="zh-CN"/>
        </w:rPr>
        <w:t>年</w:t>
      </w:r>
      <w:r>
        <w:rPr>
          <w:rFonts w:eastAsia="宋体" w:cs="Arial"/>
          <w:iCs/>
          <w:sz w:val="24"/>
          <w:lang w:eastAsia="zh-CN"/>
        </w:rPr>
        <w:t>03</w:t>
      </w:r>
      <w:r>
        <w:rPr>
          <w:rFonts w:eastAsia="宋体" w:cs="Arial"/>
          <w:iCs/>
          <w:sz w:val="24"/>
          <w:lang w:eastAsia="zh-CN"/>
        </w:rPr>
        <w:t>月</w:t>
      </w:r>
      <w:r>
        <w:rPr>
          <w:rFonts w:eastAsia="宋体" w:cs="Arial"/>
          <w:iCs/>
          <w:sz w:val="24"/>
          <w:lang w:eastAsia="zh-CN"/>
        </w:rPr>
        <w:t>09</w:t>
      </w:r>
      <w:r>
        <w:rPr>
          <w:rFonts w:eastAsia="宋体" w:cs="Arial"/>
          <w:iCs/>
          <w:sz w:val="24"/>
          <w:lang w:eastAsia="zh-CN"/>
        </w:rPr>
        <w:t>日，注册地位于湖北省黄石市黄石大道</w:t>
      </w:r>
      <w:r>
        <w:rPr>
          <w:rFonts w:eastAsia="宋体" w:cs="Arial"/>
          <w:iCs/>
          <w:sz w:val="24"/>
          <w:lang w:eastAsia="zh-CN"/>
        </w:rPr>
        <w:t>316</w:t>
      </w:r>
      <w:r>
        <w:rPr>
          <w:rFonts w:eastAsia="宋体" w:cs="Arial"/>
          <w:iCs/>
          <w:sz w:val="24"/>
          <w:lang w:eastAsia="zh-CN"/>
        </w:rPr>
        <w:t>号，法定代表人为蒋乔。经营范围包括黑色、有色金属冶炼、压延加工；生产、销售高温合金材料、耐蚀合金材料、铁矿石、钢坯、钢锭、钢材、金属制品、钢管及管件和相应的工业辅助材料及承接来料加工业务；钢铁和合金材料检测；再生资源回收经营；货物或技术进出口（国家限定公司经营或禁止进出口的商品和技术除外）；机械零件、汽车零部件制造和加工；机械、仪表、电器制造和修理；化工产品（不含危险品和限制类产品）制造；港口码头建设及经营；煤气、热力、自来水、工业用水生产和供应；餐饮经营与管理。（涉及许可经营项目，应取得相关部门许可后方可经营）。</w:t>
      </w:r>
    </w:p>
    <w:p w14:paraId="6C021C78" w14:textId="77777777" w:rsidR="0076773F" w:rsidRDefault="00000000">
      <w:pPr>
        <w:pStyle w:val="afb"/>
        <w:spacing w:before="0" w:line="360" w:lineRule="auto"/>
        <w:ind w:left="567"/>
        <w:rPr>
          <w:rFonts w:eastAsia="宋体" w:cs="Arial"/>
          <w:b/>
          <w:bCs/>
          <w:iCs/>
          <w:sz w:val="24"/>
          <w:lang w:eastAsia="zh-CN"/>
        </w:rPr>
      </w:pPr>
      <w:r>
        <w:rPr>
          <w:rFonts w:eastAsia="宋体" w:cs="Arial"/>
          <w:b/>
          <w:bCs/>
          <w:iCs/>
          <w:sz w:val="24"/>
          <w:lang w:eastAsia="zh-CN"/>
        </w:rPr>
        <w:t>公司简介：</w:t>
      </w:r>
    </w:p>
    <w:p w14:paraId="280B1990"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大冶特殊钢有限公司（简称：大冶特钢）是中国近代</w:t>
      </w:r>
      <w:r>
        <w:rPr>
          <w:rFonts w:eastAsia="宋体" w:cs="Arial"/>
          <w:iCs/>
          <w:sz w:val="24"/>
          <w:lang w:eastAsia="zh-CN"/>
        </w:rPr>
        <w:t>“</w:t>
      </w:r>
      <w:r>
        <w:rPr>
          <w:rFonts w:eastAsia="宋体" w:cs="Arial"/>
          <w:iCs/>
          <w:sz w:val="24"/>
          <w:lang w:eastAsia="zh-CN"/>
        </w:rPr>
        <w:t>钢铁摇篮</w:t>
      </w:r>
      <w:r>
        <w:rPr>
          <w:rFonts w:eastAsia="宋体" w:cs="Arial"/>
          <w:iCs/>
          <w:sz w:val="24"/>
          <w:lang w:eastAsia="zh-CN"/>
        </w:rPr>
        <w:t>”</w:t>
      </w:r>
      <w:r>
        <w:rPr>
          <w:rFonts w:eastAsia="宋体" w:cs="Arial"/>
          <w:iCs/>
          <w:sz w:val="24"/>
          <w:lang w:eastAsia="zh-CN"/>
        </w:rPr>
        <w:t>，地处中国矿冶之都、先进制造业基地湖北省黄石市。隶属中信泰富特钢集团，是其沿海沿江产业链的战略布局中的重要一环。</w:t>
      </w:r>
    </w:p>
    <w:p w14:paraId="4CE0676D"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是国家高新技术企业、全国首批两化融合示范企业、全国首批绿色制造示范企业、全国绿化模范单位。拥有国家认定企业技术中心、院士专家工作站、博士后科研工作站、高品质特殊钢湖北省重点实验室，先后承担国家多项冶金课题的项目攻关，主持或参与起草修订了多项国家和行业技术标准。先后荣获</w:t>
      </w:r>
      <w:r>
        <w:rPr>
          <w:rFonts w:eastAsia="宋体" w:cs="Arial"/>
          <w:iCs/>
          <w:sz w:val="24"/>
          <w:lang w:eastAsia="zh-CN"/>
        </w:rPr>
        <w:t>“</w:t>
      </w:r>
      <w:r>
        <w:rPr>
          <w:rFonts w:eastAsia="宋体" w:cs="Arial"/>
          <w:iCs/>
          <w:sz w:val="24"/>
          <w:lang w:eastAsia="zh-CN"/>
        </w:rPr>
        <w:t>全国质量奖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全国质量标杆</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中国工业大奖表彰奖</w:t>
      </w:r>
      <w:r>
        <w:rPr>
          <w:rFonts w:eastAsia="宋体" w:cs="Arial"/>
          <w:iCs/>
          <w:sz w:val="24"/>
          <w:lang w:eastAsia="zh-CN"/>
        </w:rPr>
        <w:t>”</w:t>
      </w:r>
      <w:r>
        <w:rPr>
          <w:rFonts w:eastAsia="宋体" w:cs="Arial"/>
          <w:iCs/>
          <w:sz w:val="24"/>
          <w:lang w:eastAsia="zh-CN"/>
        </w:rPr>
        <w:t>，多项产品荣获国家冶金产品实物质量</w:t>
      </w:r>
      <w:r>
        <w:rPr>
          <w:rFonts w:eastAsia="宋体" w:cs="Arial"/>
          <w:iCs/>
          <w:sz w:val="24"/>
          <w:lang w:eastAsia="zh-CN"/>
        </w:rPr>
        <w:t>“</w:t>
      </w:r>
      <w:r>
        <w:rPr>
          <w:rFonts w:eastAsia="宋体" w:cs="Arial"/>
          <w:iCs/>
          <w:sz w:val="24"/>
          <w:lang w:eastAsia="zh-CN"/>
        </w:rPr>
        <w:t>金杯奖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国家科学技术进步一等奖、二等奖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冶金科学技术奖</w:t>
      </w:r>
      <w:r>
        <w:rPr>
          <w:rFonts w:eastAsia="宋体" w:cs="Arial"/>
          <w:iCs/>
          <w:sz w:val="24"/>
          <w:lang w:eastAsia="zh-CN"/>
        </w:rPr>
        <w:lastRenderedPageBreak/>
        <w:t>一等奖</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国家知识产权优势企业</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中国航天突出贡献供应商</w:t>
      </w:r>
      <w:r>
        <w:rPr>
          <w:rFonts w:eastAsia="宋体" w:cs="Arial"/>
          <w:iCs/>
          <w:sz w:val="24"/>
          <w:lang w:eastAsia="zh-CN"/>
        </w:rPr>
        <w:t>”</w:t>
      </w:r>
      <w:r>
        <w:rPr>
          <w:rFonts w:eastAsia="宋体" w:cs="Arial"/>
          <w:iCs/>
          <w:sz w:val="24"/>
          <w:lang w:eastAsia="zh-CN"/>
        </w:rPr>
        <w:t>、</w:t>
      </w:r>
      <w:r>
        <w:rPr>
          <w:rFonts w:eastAsia="宋体" w:cs="Arial"/>
          <w:iCs/>
          <w:sz w:val="24"/>
          <w:lang w:eastAsia="zh-CN"/>
        </w:rPr>
        <w:t>“</w:t>
      </w:r>
      <w:r>
        <w:rPr>
          <w:rFonts w:eastAsia="宋体" w:cs="Arial"/>
          <w:iCs/>
          <w:sz w:val="24"/>
          <w:lang w:eastAsia="zh-CN"/>
        </w:rPr>
        <w:t>中国工模具行业最具影响力钢厂品牌</w:t>
      </w:r>
      <w:r>
        <w:rPr>
          <w:rFonts w:eastAsia="宋体" w:cs="Arial"/>
          <w:iCs/>
          <w:sz w:val="24"/>
          <w:lang w:eastAsia="zh-CN"/>
        </w:rPr>
        <w:t>”</w:t>
      </w:r>
      <w:r>
        <w:rPr>
          <w:rFonts w:eastAsia="宋体" w:cs="Arial"/>
          <w:iCs/>
          <w:sz w:val="24"/>
          <w:lang w:eastAsia="zh-CN"/>
        </w:rPr>
        <w:t>等奖项。</w:t>
      </w:r>
    </w:p>
    <w:p w14:paraId="57ECB0B0"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是中国品种规格最齐全的高品质棒材、高端中厚壁无缝钢管、高合金锻材三大特钢生产基地，工艺技术和装备具备世界先进水平。主要产品有轴承钢、汽车用钢、能源用钢、工程机械用钢、航空航天用钢等。主要服务于航天航空、海洋、核电、风电、交通、火电、油气、工程机械、重燃、船舶、石化、汽车、高铁等关键领域。</w:t>
      </w:r>
    </w:p>
    <w:p w14:paraId="2E4345F3"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从中国第一炉电渣钢到第一根极薄壁高温合金旋压管，从第一个飞机用高温合金涡轮盘，到第一根轧制的飞机大梁</w:t>
      </w:r>
      <w:r>
        <w:rPr>
          <w:rFonts w:eastAsia="宋体" w:cs="Arial"/>
          <w:iCs/>
          <w:sz w:val="24"/>
          <w:lang w:eastAsia="zh-CN"/>
        </w:rPr>
        <w:t>(</w:t>
      </w:r>
      <w:r>
        <w:rPr>
          <w:rFonts w:eastAsia="宋体" w:cs="Arial"/>
          <w:iCs/>
          <w:sz w:val="24"/>
          <w:lang w:eastAsia="zh-CN"/>
        </w:rPr>
        <w:t>毛坯</w:t>
      </w:r>
      <w:r>
        <w:rPr>
          <w:rFonts w:eastAsia="宋体" w:cs="Arial"/>
          <w:iCs/>
          <w:sz w:val="24"/>
          <w:lang w:eastAsia="zh-CN"/>
        </w:rPr>
        <w:t>)</w:t>
      </w:r>
      <w:r>
        <w:rPr>
          <w:rFonts w:eastAsia="宋体" w:cs="Arial"/>
          <w:iCs/>
          <w:sz w:val="24"/>
          <w:lang w:eastAsia="zh-CN"/>
        </w:rPr>
        <w:t>，从中国第一颗人造地球卫星，到神舟系列飞船的上天，到</w:t>
      </w:r>
      <w:r>
        <w:rPr>
          <w:rFonts w:eastAsia="宋体" w:cs="Arial"/>
          <w:iCs/>
          <w:sz w:val="24"/>
          <w:lang w:eastAsia="zh-CN"/>
        </w:rPr>
        <w:t>“</w:t>
      </w:r>
      <w:r>
        <w:rPr>
          <w:rFonts w:eastAsia="宋体" w:cs="Arial"/>
          <w:iCs/>
          <w:sz w:val="24"/>
          <w:lang w:eastAsia="zh-CN"/>
        </w:rPr>
        <w:t>嫦娥</w:t>
      </w:r>
      <w:r>
        <w:rPr>
          <w:rFonts w:eastAsia="宋体" w:cs="Arial"/>
          <w:iCs/>
          <w:sz w:val="24"/>
          <w:lang w:eastAsia="zh-CN"/>
        </w:rPr>
        <w:t>”</w:t>
      </w:r>
      <w:r>
        <w:rPr>
          <w:rFonts w:eastAsia="宋体" w:cs="Arial"/>
          <w:iCs/>
          <w:sz w:val="24"/>
          <w:lang w:eastAsia="zh-CN"/>
        </w:rPr>
        <w:t>奔月，再到</w:t>
      </w:r>
      <w:r>
        <w:rPr>
          <w:rFonts w:eastAsia="宋体" w:cs="Arial"/>
          <w:iCs/>
          <w:sz w:val="24"/>
          <w:lang w:eastAsia="zh-CN"/>
        </w:rPr>
        <w:t>“</w:t>
      </w:r>
      <w:r>
        <w:rPr>
          <w:rFonts w:eastAsia="宋体" w:cs="Arial"/>
          <w:iCs/>
          <w:sz w:val="24"/>
          <w:lang w:eastAsia="zh-CN"/>
        </w:rPr>
        <w:t>天宫</w:t>
      </w:r>
      <w:r>
        <w:rPr>
          <w:rFonts w:eastAsia="宋体" w:cs="Arial"/>
          <w:iCs/>
          <w:sz w:val="24"/>
          <w:lang w:eastAsia="zh-CN"/>
        </w:rPr>
        <w:t>”“</w:t>
      </w:r>
      <w:r>
        <w:rPr>
          <w:rFonts w:eastAsia="宋体" w:cs="Arial"/>
          <w:iCs/>
          <w:sz w:val="24"/>
          <w:lang w:eastAsia="zh-CN"/>
        </w:rPr>
        <w:t>北斗</w:t>
      </w:r>
      <w:r>
        <w:rPr>
          <w:rFonts w:eastAsia="宋体" w:cs="Arial"/>
          <w:iCs/>
          <w:sz w:val="24"/>
          <w:lang w:eastAsia="zh-CN"/>
        </w:rPr>
        <w:t>”</w:t>
      </w:r>
      <w:r>
        <w:rPr>
          <w:rFonts w:eastAsia="宋体" w:cs="Arial"/>
          <w:iCs/>
          <w:sz w:val="24"/>
          <w:lang w:eastAsia="zh-CN"/>
        </w:rPr>
        <w:t>发射升空，大冶特钢均提供了关键部件的用钢。工程机械用无缝钢管已连续</w:t>
      </w:r>
      <w:r>
        <w:rPr>
          <w:rFonts w:eastAsia="宋体" w:cs="Arial"/>
          <w:iCs/>
          <w:sz w:val="24"/>
          <w:lang w:eastAsia="zh-CN"/>
        </w:rPr>
        <w:t>13</w:t>
      </w:r>
      <w:r>
        <w:rPr>
          <w:rFonts w:eastAsia="宋体" w:cs="Arial"/>
          <w:iCs/>
          <w:sz w:val="24"/>
          <w:lang w:eastAsia="zh-CN"/>
        </w:rPr>
        <w:t>年产销量全国第一、</w:t>
      </w:r>
      <w:r>
        <w:rPr>
          <w:rFonts w:eastAsia="宋体" w:cs="Arial"/>
          <w:iCs/>
          <w:sz w:val="24"/>
          <w:lang w:eastAsia="zh-CN"/>
        </w:rPr>
        <w:t>13</w:t>
      </w:r>
      <w:r>
        <w:rPr>
          <w:rFonts w:eastAsia="宋体" w:cs="Arial"/>
          <w:iCs/>
          <w:sz w:val="24"/>
          <w:lang w:eastAsia="zh-CN"/>
        </w:rPr>
        <w:t>年全球第一，石油工具及装备用中厚壁无缝钢管连续</w:t>
      </w:r>
      <w:r>
        <w:rPr>
          <w:rFonts w:eastAsia="宋体" w:cs="Arial"/>
          <w:iCs/>
          <w:sz w:val="24"/>
          <w:lang w:eastAsia="zh-CN"/>
        </w:rPr>
        <w:t>10</w:t>
      </w:r>
      <w:r>
        <w:rPr>
          <w:rFonts w:eastAsia="宋体" w:cs="Arial"/>
          <w:iCs/>
          <w:sz w:val="24"/>
          <w:lang w:eastAsia="zh-CN"/>
        </w:rPr>
        <w:t>年产销量全国第一，大口径厚壁高压锅炉用管连续</w:t>
      </w:r>
      <w:r>
        <w:rPr>
          <w:rFonts w:eastAsia="宋体" w:cs="Arial"/>
          <w:iCs/>
          <w:sz w:val="24"/>
          <w:lang w:eastAsia="zh-CN"/>
        </w:rPr>
        <w:t>5</w:t>
      </w:r>
      <w:r>
        <w:rPr>
          <w:rFonts w:eastAsia="宋体" w:cs="Arial"/>
          <w:iCs/>
          <w:sz w:val="24"/>
          <w:lang w:eastAsia="zh-CN"/>
        </w:rPr>
        <w:t>年产销量全国第一。</w:t>
      </w:r>
    </w:p>
    <w:p w14:paraId="65DF5856" w14:textId="77777777" w:rsidR="0076773F" w:rsidRDefault="00000000">
      <w:pPr>
        <w:pStyle w:val="afb"/>
        <w:spacing w:before="0" w:line="360" w:lineRule="auto"/>
        <w:ind w:left="567" w:firstLineChars="200" w:firstLine="480"/>
        <w:rPr>
          <w:rFonts w:eastAsia="宋体" w:cs="Arial"/>
          <w:iCs/>
          <w:sz w:val="24"/>
          <w:lang w:eastAsia="zh-CN"/>
        </w:rPr>
      </w:pPr>
      <w:r>
        <w:rPr>
          <w:rFonts w:eastAsia="宋体" w:cs="Arial"/>
          <w:iCs/>
          <w:sz w:val="24"/>
          <w:lang w:eastAsia="zh-CN"/>
        </w:rPr>
        <w:t>大冶特钢秉承</w:t>
      </w:r>
      <w:r>
        <w:rPr>
          <w:rFonts w:eastAsia="宋体" w:cs="Arial"/>
          <w:iCs/>
          <w:sz w:val="24"/>
          <w:lang w:eastAsia="zh-CN"/>
        </w:rPr>
        <w:t>“</w:t>
      </w:r>
      <w:r>
        <w:rPr>
          <w:rFonts w:eastAsia="宋体" w:cs="Arial"/>
          <w:iCs/>
          <w:sz w:val="24"/>
          <w:lang w:eastAsia="zh-CN"/>
        </w:rPr>
        <w:t>诚信、创新、融合、卓越</w:t>
      </w:r>
      <w:r>
        <w:rPr>
          <w:rFonts w:eastAsia="宋体" w:cs="Arial"/>
          <w:iCs/>
          <w:sz w:val="24"/>
          <w:lang w:eastAsia="zh-CN"/>
        </w:rPr>
        <w:t>”</w:t>
      </w:r>
      <w:r>
        <w:rPr>
          <w:rFonts w:eastAsia="宋体" w:cs="Arial"/>
          <w:iCs/>
          <w:sz w:val="24"/>
          <w:lang w:eastAsia="zh-CN"/>
        </w:rPr>
        <w:t>的理念，牢记为客户创造价值，为员工创造幸福，为股东创造效益，为社会创造财富的企业使命，致力于为客户提供多规格、多品种、高品质的特殊钢产品及整体服务方案，致力于</w:t>
      </w:r>
      <w:r>
        <w:rPr>
          <w:rFonts w:eastAsia="宋体" w:cs="Arial"/>
          <w:iCs/>
          <w:sz w:val="24"/>
          <w:lang w:eastAsia="zh-CN"/>
        </w:rPr>
        <w:t>“</w:t>
      </w:r>
      <w:r>
        <w:rPr>
          <w:rFonts w:eastAsia="宋体" w:cs="Arial"/>
          <w:iCs/>
          <w:sz w:val="24"/>
          <w:lang w:eastAsia="zh-CN"/>
        </w:rPr>
        <w:t>创建全球最具竞争力的特钢企业集团</w:t>
      </w:r>
      <w:r>
        <w:rPr>
          <w:rFonts w:eastAsia="宋体" w:cs="Arial"/>
          <w:iCs/>
          <w:sz w:val="24"/>
          <w:lang w:eastAsia="zh-CN"/>
        </w:rPr>
        <w:t>”</w:t>
      </w:r>
      <w:r>
        <w:rPr>
          <w:rFonts w:eastAsia="宋体" w:cs="Arial"/>
          <w:iCs/>
          <w:sz w:val="24"/>
          <w:lang w:eastAsia="zh-CN"/>
        </w:rPr>
        <w:t>。</w:t>
      </w:r>
    </w:p>
    <w:p w14:paraId="444CCC02" w14:textId="77777777" w:rsidR="0076773F" w:rsidRDefault="00000000">
      <w:pPr>
        <w:keepNext/>
        <w:spacing w:before="0"/>
        <w:jc w:val="center"/>
      </w:pPr>
      <w:r>
        <w:rPr>
          <w:rFonts w:eastAsia="宋体" w:cs="Arial"/>
          <w:noProof/>
        </w:rPr>
        <w:drawing>
          <wp:inline distT="0" distB="0" distL="0" distR="0" wp14:anchorId="3E43682A" wp14:editId="3AFFDCB0">
            <wp:extent cx="5760720" cy="2028825"/>
            <wp:effectExtent l="0" t="0" r="0" b="0"/>
            <wp:docPr id="903582958"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513B50BA" w14:textId="77777777" w:rsidR="0076773F" w:rsidRDefault="00000000">
      <w:pPr>
        <w:pStyle w:val="a3"/>
        <w:jc w:val="center"/>
        <w:rPr>
          <w:rFonts w:eastAsia="宋体" w:cs="Arial"/>
          <w:iCs/>
          <w:sz w:val="24"/>
          <w:lang w:eastAsia="zh-C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rPr>
          <w:rFonts w:hint="eastAsia"/>
          <w:lang w:eastAsia="zh-CN"/>
        </w:rPr>
        <w:t>生产地址示意图</w:t>
      </w:r>
    </w:p>
    <w:p w14:paraId="6B94CDE7" w14:textId="77777777" w:rsidR="0076773F" w:rsidRDefault="0076773F">
      <w:pPr>
        <w:pStyle w:val="afb"/>
        <w:spacing w:before="0"/>
        <w:ind w:left="567"/>
        <w:rPr>
          <w:rFonts w:eastAsia="宋体" w:cs="Arial"/>
          <w:i/>
          <w:sz w:val="24"/>
          <w:lang w:eastAsia="zh-CN"/>
        </w:rPr>
      </w:pPr>
    </w:p>
    <w:p w14:paraId="46AC0B0F" w14:textId="77777777" w:rsidR="0076773F" w:rsidRDefault="00000000">
      <w:pPr>
        <w:pStyle w:val="Style2"/>
        <w:numPr>
          <w:ilvl w:val="1"/>
          <w:numId w:val="8"/>
        </w:numPr>
        <w:spacing w:line="360" w:lineRule="auto"/>
      </w:pPr>
      <w:bookmarkStart w:id="4" w:name="_Toc198906568"/>
      <w:bookmarkStart w:id="5" w:name="_Toc204099724"/>
      <w:r>
        <w:t>报告的预期用途</w:t>
      </w:r>
      <w:bookmarkEnd w:id="4"/>
      <w:bookmarkEnd w:id="5"/>
    </w:p>
    <w:p w14:paraId="513106E7" w14:textId="77777777" w:rsidR="0076773F"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60E2BE8E" w14:textId="77777777" w:rsidR="0076773F"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75B54A57" w14:textId="77777777" w:rsidR="0076773F"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46F1D601" w14:textId="77777777" w:rsidR="0076773F" w:rsidRDefault="00000000">
      <w:pPr>
        <w:pStyle w:val="afb"/>
        <w:numPr>
          <w:ilvl w:val="0"/>
          <w:numId w:val="9"/>
        </w:numPr>
        <w:spacing w:before="0" w:line="360" w:lineRule="auto"/>
        <w:rPr>
          <w:rFonts w:eastAsia="宋体" w:cs="Arial"/>
          <w:iCs/>
          <w:sz w:val="24"/>
          <w:lang w:eastAsia="zh-CN"/>
        </w:rPr>
      </w:pPr>
      <w:r>
        <w:rPr>
          <w:rFonts w:eastAsia="宋体" w:cs="Arial"/>
          <w:iCs/>
          <w:sz w:val="24"/>
          <w:lang w:eastAsia="zh-CN"/>
        </w:rPr>
        <w:lastRenderedPageBreak/>
        <w:t>为本公司温室气体减排战略计划决策提供依据。</w:t>
      </w:r>
    </w:p>
    <w:p w14:paraId="46ABBB81" w14:textId="77777777" w:rsidR="0076773F" w:rsidRDefault="0076773F">
      <w:pPr>
        <w:spacing w:before="0" w:line="360" w:lineRule="auto"/>
        <w:rPr>
          <w:rFonts w:eastAsia="宋体" w:cs="Arial"/>
          <w:iCs/>
          <w:sz w:val="24"/>
          <w:lang w:eastAsia="zh-CN"/>
        </w:rPr>
      </w:pPr>
    </w:p>
    <w:p w14:paraId="45452738" w14:textId="77777777" w:rsidR="0076773F" w:rsidRDefault="00000000">
      <w:pPr>
        <w:pStyle w:val="Style2"/>
        <w:numPr>
          <w:ilvl w:val="1"/>
          <w:numId w:val="8"/>
        </w:numPr>
        <w:spacing w:line="360" w:lineRule="auto"/>
      </w:pPr>
      <w:bookmarkStart w:id="6" w:name="_Toc198906569"/>
      <w:bookmarkStart w:id="7" w:name="_Toc204099725"/>
      <w:r>
        <w:rPr>
          <w:rFonts w:hint="eastAsia"/>
        </w:rPr>
        <w:t>预期的使用者</w:t>
      </w:r>
      <w:bookmarkEnd w:id="6"/>
      <w:bookmarkEnd w:id="7"/>
    </w:p>
    <w:p w14:paraId="08FE63A4"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22414B51" w14:textId="77777777" w:rsidR="0076773F" w:rsidRDefault="0076773F">
      <w:pPr>
        <w:pStyle w:val="afb"/>
        <w:spacing w:before="0" w:line="360" w:lineRule="auto"/>
        <w:ind w:left="567"/>
        <w:rPr>
          <w:rFonts w:eastAsia="宋体" w:cs="Arial"/>
          <w:iCs/>
          <w:sz w:val="24"/>
          <w:lang w:eastAsia="zh-CN"/>
        </w:rPr>
      </w:pPr>
    </w:p>
    <w:p w14:paraId="3DF339DE" w14:textId="77777777" w:rsidR="0076773F" w:rsidRDefault="00000000">
      <w:pPr>
        <w:pStyle w:val="Style2"/>
        <w:numPr>
          <w:ilvl w:val="1"/>
          <w:numId w:val="8"/>
        </w:numPr>
        <w:spacing w:line="360" w:lineRule="auto"/>
      </w:pPr>
      <w:bookmarkStart w:id="8" w:name="_Toc198906570"/>
      <w:bookmarkStart w:id="9" w:name="_Toc204099726"/>
      <w:r>
        <w:t>报告覆盖的盘查周期</w:t>
      </w:r>
      <w:bookmarkEnd w:id="8"/>
      <w:bookmarkEnd w:id="9"/>
    </w:p>
    <w:p w14:paraId="36FFD284"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日至</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p>
    <w:p w14:paraId="0F3BD5C4" w14:textId="77777777" w:rsidR="0076773F" w:rsidRDefault="0076773F">
      <w:pPr>
        <w:pStyle w:val="afb"/>
        <w:spacing w:before="0" w:line="360" w:lineRule="auto"/>
        <w:ind w:left="567"/>
        <w:rPr>
          <w:rFonts w:eastAsia="宋体" w:cs="Arial"/>
          <w:iCs/>
          <w:sz w:val="24"/>
          <w:lang w:eastAsia="zh-CN"/>
        </w:rPr>
      </w:pPr>
    </w:p>
    <w:p w14:paraId="376E444D" w14:textId="77777777" w:rsidR="0076773F" w:rsidRDefault="00000000">
      <w:pPr>
        <w:pStyle w:val="Style2"/>
        <w:numPr>
          <w:ilvl w:val="1"/>
          <w:numId w:val="8"/>
        </w:numPr>
        <w:spacing w:line="360" w:lineRule="auto"/>
      </w:pPr>
      <w:bookmarkStart w:id="10" w:name="_Toc198906571"/>
      <w:bookmarkStart w:id="11" w:name="_Toc204099727"/>
      <w:r>
        <w:t>报告数据结论</w:t>
      </w:r>
      <w:bookmarkEnd w:id="10"/>
      <w:bookmarkEnd w:id="11"/>
    </w:p>
    <w:p w14:paraId="05272134" w14:textId="77777777" w:rsidR="0076773F" w:rsidRDefault="00000000">
      <w:pPr>
        <w:pStyle w:val="Style2"/>
        <w:numPr>
          <w:ilvl w:val="2"/>
          <w:numId w:val="10"/>
        </w:numPr>
        <w:spacing w:line="360" w:lineRule="auto"/>
      </w:pPr>
      <w:bookmarkStart w:id="12" w:name="_Toc204099728"/>
      <w:r>
        <w:rPr>
          <w:rFonts w:hint="eastAsia"/>
        </w:rPr>
        <w:t>报告边界</w:t>
      </w:r>
      <w:bookmarkEnd w:id="12"/>
    </w:p>
    <w:p w14:paraId="478CF268"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本报告所覆盖的盘查</w:t>
      </w:r>
      <w:r>
        <w:rPr>
          <w:rFonts w:eastAsia="宋体" w:cs="Arial" w:hint="eastAsia"/>
          <w:iCs/>
          <w:sz w:val="24"/>
          <w:lang w:eastAsia="zh-CN"/>
        </w:rPr>
        <w:t>范围</w:t>
      </w:r>
      <w:r>
        <w:rPr>
          <w:rFonts w:eastAsia="宋体" w:cs="Arial"/>
          <w:iCs/>
          <w:sz w:val="24"/>
          <w:lang w:eastAsia="zh-CN"/>
        </w:rPr>
        <w:t>涉及</w:t>
      </w:r>
      <w:r>
        <w:rPr>
          <w:rFonts w:eastAsia="宋体" w:cs="Arial" w:hint="eastAsia"/>
          <w:iCs/>
          <w:sz w:val="24"/>
          <w:lang w:eastAsia="zh-CN"/>
        </w:rPr>
        <w:t>范围一</w:t>
      </w:r>
      <w:r>
        <w:rPr>
          <w:rFonts w:eastAsia="宋体" w:cs="Arial"/>
          <w:iCs/>
          <w:sz w:val="24"/>
          <w:lang w:eastAsia="zh-CN"/>
        </w:rPr>
        <w:t>、</w:t>
      </w:r>
      <w:r>
        <w:rPr>
          <w:rFonts w:eastAsia="宋体" w:cs="Arial" w:hint="eastAsia"/>
          <w:iCs/>
          <w:sz w:val="24"/>
          <w:lang w:eastAsia="zh-CN"/>
        </w:rPr>
        <w:t>范围二</w:t>
      </w:r>
      <w:r>
        <w:rPr>
          <w:rFonts w:eastAsia="宋体" w:cs="Arial"/>
          <w:iCs/>
          <w:sz w:val="24"/>
          <w:lang w:eastAsia="zh-CN"/>
        </w:rPr>
        <w:t>和</w:t>
      </w:r>
      <w:r>
        <w:rPr>
          <w:rFonts w:eastAsia="宋体" w:cs="Arial" w:hint="eastAsia"/>
          <w:iCs/>
          <w:sz w:val="24"/>
          <w:lang w:eastAsia="zh-CN"/>
        </w:rPr>
        <w:t>范围三。</w:t>
      </w:r>
      <w:r>
        <w:rPr>
          <w:rFonts w:eastAsia="宋体" w:cs="Arial"/>
          <w:iCs/>
          <w:sz w:val="24"/>
          <w:lang w:eastAsia="zh-CN"/>
        </w:rPr>
        <w:t xml:space="preserve"> </w:t>
      </w:r>
    </w:p>
    <w:p w14:paraId="053C52F5"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其中：</w:t>
      </w:r>
    </w:p>
    <w:p w14:paraId="764725F1" w14:textId="059D1636" w:rsidR="0076773F" w:rsidRDefault="00000000">
      <w:pPr>
        <w:pStyle w:val="afb"/>
        <w:spacing w:before="0" w:line="360" w:lineRule="auto"/>
        <w:ind w:left="567"/>
        <w:rPr>
          <w:rFonts w:eastAsia="宋体" w:cs="Arial"/>
          <w:b/>
          <w:bCs/>
          <w:iCs/>
          <w:sz w:val="24"/>
          <w:lang w:eastAsia="zh-CN"/>
        </w:rPr>
      </w:pPr>
      <w:r>
        <w:rPr>
          <w:rFonts w:eastAsia="宋体" w:cs="Arial" w:hint="eastAsia"/>
          <w:iCs/>
          <w:sz w:val="24"/>
          <w:lang w:eastAsia="zh-CN"/>
        </w:rPr>
        <w:t>范围一</w:t>
      </w:r>
      <w:r>
        <w:rPr>
          <w:rFonts w:eastAsia="宋体" w:cs="Arial"/>
          <w:iCs/>
          <w:sz w:val="24"/>
          <w:lang w:eastAsia="zh-CN"/>
        </w:rPr>
        <w:t>直接温室气体排放量</w:t>
      </w:r>
      <w:r>
        <w:rPr>
          <w:rFonts w:eastAsia="宋体" w:cs="Arial" w:hint="eastAsia"/>
          <w:iCs/>
          <w:sz w:val="24"/>
          <w:lang w:eastAsia="zh-CN"/>
        </w:rPr>
        <w:t>7,</w:t>
      </w:r>
      <w:r>
        <w:rPr>
          <w:rFonts w:eastAsia="宋体" w:cs="Arial" w:hint="eastAsia"/>
          <w:iCs/>
          <w:sz w:val="24"/>
          <w:lang w:val="en-US" w:eastAsia="zh-CN"/>
        </w:rPr>
        <w:t>12</w:t>
      </w:r>
      <w:r>
        <w:rPr>
          <w:rFonts w:eastAsia="宋体" w:cs="Arial" w:hint="eastAsia"/>
          <w:iCs/>
          <w:sz w:val="24"/>
          <w:lang w:val="en-US" w:eastAsia="zh-CN"/>
        </w:rPr>
        <w:t>2</w:t>
      </w:r>
      <w:r>
        <w:rPr>
          <w:rFonts w:eastAsia="宋体" w:cs="Arial" w:hint="eastAsia"/>
          <w:iCs/>
          <w:sz w:val="24"/>
          <w:lang w:eastAsia="zh-CN"/>
        </w:rPr>
        <w:t>,</w:t>
      </w:r>
      <w:r>
        <w:rPr>
          <w:rFonts w:eastAsia="宋体" w:cs="Arial" w:hint="eastAsia"/>
          <w:iCs/>
          <w:sz w:val="24"/>
          <w:lang w:val="en-US" w:eastAsia="zh-CN"/>
        </w:rPr>
        <w:t>2</w:t>
      </w:r>
      <w:r>
        <w:rPr>
          <w:rFonts w:eastAsia="宋体" w:cs="Arial" w:hint="eastAsia"/>
          <w:iCs/>
          <w:sz w:val="24"/>
          <w:lang w:val="en-US" w:eastAsia="zh-CN"/>
        </w:rPr>
        <w:t>48</w:t>
      </w:r>
      <w:r>
        <w:rPr>
          <w:rFonts w:eastAsia="宋体" w:cs="Arial" w:hint="eastAsia"/>
          <w:iCs/>
          <w:sz w:val="24"/>
          <w:lang w:eastAsia="zh-CN"/>
        </w:rPr>
        <w:t>.</w:t>
      </w:r>
      <w:r>
        <w:rPr>
          <w:rFonts w:eastAsia="宋体" w:cs="Arial" w:hint="eastAsia"/>
          <w:iCs/>
          <w:sz w:val="24"/>
          <w:lang w:val="en-US" w:eastAsia="zh-CN"/>
        </w:rPr>
        <w:t>83</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2877D72"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范围二</w:t>
      </w:r>
      <w:r>
        <w:rPr>
          <w:rFonts w:eastAsia="宋体" w:cs="Arial"/>
          <w:iCs/>
          <w:sz w:val="24"/>
          <w:lang w:eastAsia="zh-CN"/>
        </w:rPr>
        <w:t>输入能源间接温室气体</w:t>
      </w:r>
      <w:r>
        <w:rPr>
          <w:rFonts w:eastAsia="宋体" w:cs="Arial" w:hint="eastAsia"/>
          <w:iCs/>
          <w:sz w:val="24"/>
          <w:lang w:eastAsia="zh-CN"/>
        </w:rPr>
        <w:t>（基于位置）</w:t>
      </w:r>
      <w:r>
        <w:rPr>
          <w:rFonts w:eastAsia="宋体" w:cs="Arial"/>
          <w:iCs/>
          <w:sz w:val="24"/>
          <w:lang w:eastAsia="zh-CN"/>
        </w:rPr>
        <w:t>排放量</w:t>
      </w:r>
      <w:r>
        <w:rPr>
          <w:rFonts w:eastAsia="宋体" w:cs="Arial" w:hint="eastAsia"/>
          <w:iCs/>
          <w:sz w:val="24"/>
          <w:lang w:eastAsia="zh-CN"/>
        </w:rPr>
        <w:t>1,069,378.75</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42E451A9"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范围二</w:t>
      </w:r>
      <w:r>
        <w:rPr>
          <w:rFonts w:eastAsia="宋体" w:cs="Arial"/>
          <w:iCs/>
          <w:sz w:val="24"/>
          <w:lang w:eastAsia="zh-CN"/>
        </w:rPr>
        <w:t>输入能源间接温室气体</w:t>
      </w:r>
      <w:r>
        <w:rPr>
          <w:rFonts w:eastAsia="宋体" w:cs="Arial" w:hint="eastAsia"/>
          <w:iCs/>
          <w:sz w:val="24"/>
          <w:lang w:eastAsia="zh-CN"/>
        </w:rPr>
        <w:t>（基于市场）</w:t>
      </w:r>
      <w:r>
        <w:rPr>
          <w:rFonts w:eastAsia="宋体" w:cs="Arial"/>
          <w:iCs/>
          <w:sz w:val="24"/>
          <w:lang w:eastAsia="zh-CN"/>
        </w:rPr>
        <w:t>排放量</w:t>
      </w:r>
      <w:r>
        <w:rPr>
          <w:rFonts w:eastAsia="宋体" w:cs="Arial" w:hint="eastAsia"/>
          <w:iCs/>
          <w:sz w:val="24"/>
          <w:lang w:eastAsia="zh-CN"/>
        </w:rPr>
        <w:t>1,161,900.33</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4C1D92AA" w14:textId="6A7BE86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范围三价值链排放量</w:t>
      </w:r>
      <w:r>
        <w:rPr>
          <w:rFonts w:eastAsia="宋体" w:cs="Arial" w:hint="eastAsia"/>
          <w:iCs/>
          <w:sz w:val="24"/>
          <w:lang w:eastAsia="zh-CN"/>
        </w:rPr>
        <w:t>7,3</w:t>
      </w:r>
      <w:r w:rsidR="003D649A">
        <w:rPr>
          <w:rFonts w:eastAsia="宋体" w:cs="Arial" w:hint="eastAsia"/>
          <w:iCs/>
          <w:sz w:val="24"/>
          <w:lang w:val="en-US" w:eastAsia="zh-CN"/>
        </w:rPr>
        <w:t>32</w:t>
      </w:r>
      <w:r>
        <w:rPr>
          <w:rFonts w:eastAsia="宋体" w:cs="Arial" w:hint="eastAsia"/>
          <w:iCs/>
          <w:sz w:val="24"/>
          <w:lang w:eastAsia="zh-CN"/>
        </w:rPr>
        <w:t>,</w:t>
      </w:r>
      <w:r w:rsidR="003D649A">
        <w:rPr>
          <w:rFonts w:eastAsia="宋体" w:cs="Arial" w:hint="eastAsia"/>
          <w:iCs/>
          <w:sz w:val="24"/>
          <w:lang w:eastAsia="zh-CN"/>
        </w:rPr>
        <w:t>407</w:t>
      </w:r>
      <w:r>
        <w:rPr>
          <w:rFonts w:eastAsia="宋体" w:cs="Arial" w:hint="eastAsia"/>
          <w:iCs/>
          <w:sz w:val="24"/>
          <w:lang w:eastAsia="zh-CN"/>
        </w:rPr>
        <w:t>.</w:t>
      </w:r>
      <w:r w:rsidR="003D649A">
        <w:rPr>
          <w:rFonts w:eastAsia="宋体" w:cs="Arial" w:hint="eastAsia"/>
          <w:iCs/>
          <w:sz w:val="24"/>
          <w:lang w:val="en-US" w:eastAsia="zh-CN"/>
        </w:rPr>
        <w:t>75</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r>
        <w:rPr>
          <w:rFonts w:eastAsia="宋体" w:cs="Arial" w:hint="eastAsia"/>
          <w:iCs/>
          <w:sz w:val="24"/>
          <w:lang w:eastAsia="zh-CN"/>
        </w:rPr>
        <w:t>其中包括：</w:t>
      </w:r>
    </w:p>
    <w:p w14:paraId="25906E88" w14:textId="77777777" w:rsidR="0076773F" w:rsidRDefault="0076773F">
      <w:pPr>
        <w:pStyle w:val="afb"/>
        <w:spacing w:before="0" w:line="360" w:lineRule="auto"/>
        <w:ind w:left="567"/>
        <w:rPr>
          <w:rFonts w:eastAsia="宋体" w:cs="Arial"/>
          <w:iCs/>
          <w:sz w:val="24"/>
          <w:lang w:eastAsia="zh-CN"/>
        </w:rPr>
      </w:pPr>
    </w:p>
    <w:p w14:paraId="30ED2B07"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w:t>
      </w:r>
      <w:r>
        <w:rPr>
          <w:rFonts w:eastAsia="宋体" w:cs="Arial" w:hint="eastAsia"/>
          <w:iCs/>
          <w:sz w:val="24"/>
          <w:lang w:eastAsia="zh-CN"/>
        </w:rPr>
        <w:t>外购商品和服务的上游排放，排放量</w:t>
      </w:r>
      <w:r>
        <w:rPr>
          <w:rFonts w:eastAsia="宋体" w:cs="Arial" w:hint="eastAsia"/>
          <w:iCs/>
          <w:sz w:val="24"/>
          <w:lang w:eastAsia="zh-CN"/>
        </w:rPr>
        <w:t>2,710,165.62</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15987A4C"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2</w:t>
      </w:r>
      <w:r>
        <w:rPr>
          <w:rFonts w:eastAsia="宋体" w:cs="Arial" w:hint="eastAsia"/>
          <w:iCs/>
          <w:sz w:val="24"/>
          <w:lang w:eastAsia="zh-CN"/>
        </w:rPr>
        <w:t>资本货物，排放量</w:t>
      </w:r>
      <w:r>
        <w:rPr>
          <w:rFonts w:eastAsia="宋体" w:cs="Arial" w:hint="eastAsia"/>
          <w:iCs/>
          <w:sz w:val="24"/>
          <w:lang w:eastAsia="zh-CN"/>
        </w:rPr>
        <w:t>51,806.97</w:t>
      </w:r>
      <w:r>
        <w:rPr>
          <w:rFonts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1598656B" w14:textId="6914D330"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3</w:t>
      </w:r>
      <w:r>
        <w:rPr>
          <w:rFonts w:eastAsia="宋体" w:cs="Arial" w:hint="eastAsia"/>
          <w:iCs/>
          <w:sz w:val="24"/>
          <w:lang w:eastAsia="zh-CN"/>
        </w:rPr>
        <w:t>范围一、二相关燃料和能源相关的活动产生的排放，排放量</w:t>
      </w:r>
      <w:r>
        <w:rPr>
          <w:rFonts w:eastAsia="宋体" w:cs="Arial" w:hint="eastAsia"/>
          <w:iCs/>
          <w:sz w:val="24"/>
          <w:lang w:eastAsia="zh-CN"/>
        </w:rPr>
        <w:t>2,0</w:t>
      </w:r>
      <w:r>
        <w:rPr>
          <w:rFonts w:eastAsia="宋体" w:cs="Arial" w:hint="eastAsia"/>
          <w:iCs/>
          <w:sz w:val="24"/>
          <w:lang w:val="en-US" w:eastAsia="zh-CN"/>
        </w:rPr>
        <w:t>16</w:t>
      </w:r>
      <w:r>
        <w:rPr>
          <w:rFonts w:eastAsia="宋体" w:cs="Arial" w:hint="eastAsia"/>
          <w:iCs/>
          <w:sz w:val="24"/>
          <w:lang w:eastAsia="zh-CN"/>
        </w:rPr>
        <w:t>,7</w:t>
      </w:r>
      <w:r>
        <w:rPr>
          <w:rFonts w:eastAsia="宋体" w:cs="Arial" w:hint="eastAsia"/>
          <w:iCs/>
          <w:sz w:val="24"/>
          <w:lang w:val="en-US" w:eastAsia="zh-CN"/>
        </w:rPr>
        <w:t>36</w:t>
      </w:r>
      <w:r>
        <w:rPr>
          <w:rFonts w:eastAsia="宋体" w:cs="Arial" w:hint="eastAsia"/>
          <w:iCs/>
          <w:sz w:val="24"/>
          <w:lang w:eastAsia="zh-CN"/>
        </w:rPr>
        <w:t>.</w:t>
      </w:r>
      <w:r>
        <w:rPr>
          <w:rFonts w:eastAsia="宋体" w:cs="Arial" w:hint="eastAsia"/>
          <w:iCs/>
          <w:sz w:val="24"/>
          <w:lang w:val="en-US" w:eastAsia="zh-CN"/>
        </w:rPr>
        <w:t>07</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12776901"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4</w:t>
      </w:r>
      <w:r>
        <w:rPr>
          <w:rFonts w:eastAsia="宋体" w:cs="Arial" w:hint="eastAsia"/>
          <w:iCs/>
          <w:sz w:val="24"/>
          <w:lang w:eastAsia="zh-CN"/>
        </w:rPr>
        <w:t>上游运输配送产生的排放，排放量</w:t>
      </w:r>
      <w:bookmarkStart w:id="13" w:name="OLE_LINK1"/>
      <w:r>
        <w:rPr>
          <w:rFonts w:eastAsia="宋体" w:cs="Arial" w:hint="eastAsia"/>
          <w:iCs/>
          <w:sz w:val="24"/>
          <w:lang w:eastAsia="zh-CN"/>
        </w:rPr>
        <w:t>362,284.25</w:t>
      </w:r>
      <w:r>
        <w:rPr>
          <w:rFonts w:eastAsia="宋体" w:cs="Arial" w:hint="eastAsia"/>
          <w:iCs/>
          <w:sz w:val="24"/>
          <w:lang w:eastAsia="zh-CN"/>
        </w:rPr>
        <w:t>吨</w:t>
      </w:r>
      <w:bookmarkEnd w:id="13"/>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0A040882"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5</w:t>
      </w:r>
      <w:r>
        <w:rPr>
          <w:rFonts w:eastAsia="宋体" w:cs="Arial" w:hint="eastAsia"/>
          <w:iCs/>
          <w:sz w:val="24"/>
          <w:lang w:eastAsia="zh-CN"/>
        </w:rPr>
        <w:t>运营中产生的废物排放，排放量</w:t>
      </w:r>
      <w:r>
        <w:rPr>
          <w:rFonts w:eastAsia="宋体" w:cs="Arial" w:hint="eastAsia"/>
          <w:iCs/>
          <w:sz w:val="24"/>
          <w:lang w:eastAsia="zh-CN"/>
        </w:rPr>
        <w:t>147,636.03</w:t>
      </w:r>
      <w:r>
        <w:rPr>
          <w:rFonts w:eastAsia="宋体" w:cs="Arial"/>
          <w:iCs/>
          <w:sz w:val="24"/>
          <w:lang w:eastAsia="zh-CN"/>
        </w:rPr>
        <w:t xml:space="preserve"> </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57C71F18"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6</w:t>
      </w:r>
      <w:r>
        <w:rPr>
          <w:rFonts w:eastAsia="宋体" w:cs="Arial" w:hint="eastAsia"/>
          <w:iCs/>
          <w:sz w:val="24"/>
          <w:lang w:eastAsia="zh-CN"/>
        </w:rPr>
        <w:t>商务旅行产生的排放，排放量</w:t>
      </w:r>
      <w:r>
        <w:rPr>
          <w:rFonts w:eastAsia="宋体" w:cs="Arial" w:hint="eastAsia"/>
          <w:iCs/>
          <w:sz w:val="24"/>
          <w:lang w:eastAsia="zh-CN"/>
        </w:rPr>
        <w:t>1670.17</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0D00BA95"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7</w:t>
      </w:r>
      <w:r>
        <w:rPr>
          <w:rFonts w:eastAsia="宋体" w:cs="Arial" w:hint="eastAsia"/>
          <w:iCs/>
          <w:sz w:val="24"/>
          <w:lang w:eastAsia="zh-CN"/>
        </w:rPr>
        <w:t>员工通勤产生的排放，排放量</w:t>
      </w:r>
      <w:r>
        <w:rPr>
          <w:rFonts w:eastAsia="宋体" w:cs="Arial" w:hint="eastAsia"/>
          <w:iCs/>
          <w:sz w:val="24"/>
          <w:lang w:eastAsia="zh-CN"/>
        </w:rPr>
        <w:t>13,322.58</w:t>
      </w:r>
      <w:r>
        <w:rPr>
          <w:rFonts w:eastAsia="宋体" w:cs="Arial" w:hint="eastAsia"/>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700297F4"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9</w:t>
      </w:r>
      <w:r>
        <w:rPr>
          <w:rFonts w:eastAsia="宋体" w:cs="Arial" w:hint="eastAsia"/>
          <w:iCs/>
          <w:sz w:val="24"/>
          <w:lang w:eastAsia="zh-CN"/>
        </w:rPr>
        <w:t>下游运输配送产生的排放，排放量</w:t>
      </w:r>
      <w:r>
        <w:rPr>
          <w:rFonts w:eastAsia="宋体" w:cs="Arial" w:hint="eastAsia"/>
          <w:iCs/>
          <w:sz w:val="24"/>
          <w:lang w:eastAsia="zh-CN"/>
        </w:rPr>
        <w:t>274,585.61</w:t>
      </w:r>
      <w:r>
        <w:rPr>
          <w:rFonts w:eastAsia="宋体" w:cs="Arial" w:hint="eastAsia"/>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E8C63D4"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10</w:t>
      </w:r>
      <w:r>
        <w:rPr>
          <w:rFonts w:eastAsia="宋体" w:cs="Arial" w:hint="eastAsia"/>
          <w:iCs/>
          <w:sz w:val="24"/>
          <w:lang w:eastAsia="zh-CN"/>
        </w:rPr>
        <w:t>外销产品加工产生的排放，排放量</w:t>
      </w:r>
      <w:r>
        <w:rPr>
          <w:rFonts w:eastAsia="宋体" w:cs="Arial" w:hint="eastAsia"/>
          <w:iCs/>
          <w:sz w:val="24"/>
          <w:lang w:eastAsia="zh-CN"/>
        </w:rPr>
        <w:t>1,746,619.96</w:t>
      </w:r>
      <w:r>
        <w:rPr>
          <w:rFonts w:eastAsia="宋体" w:cs="Arial"/>
          <w:iCs/>
          <w:sz w:val="24"/>
          <w:lang w:eastAsia="zh-CN"/>
        </w:rPr>
        <w:t xml:space="preserve"> </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E973787" w14:textId="33737698" w:rsidR="003D649A" w:rsidRDefault="003D649A">
      <w:pPr>
        <w:pStyle w:val="afb"/>
        <w:spacing w:before="0" w:line="360" w:lineRule="auto"/>
        <w:ind w:left="567"/>
        <w:rPr>
          <w:rFonts w:eastAsia="宋体" w:cs="Arial" w:hint="eastAsia"/>
          <w:iCs/>
          <w:sz w:val="24"/>
          <w:lang w:eastAsia="zh-CN"/>
        </w:rPr>
      </w:pPr>
      <w:r>
        <w:rPr>
          <w:rFonts w:eastAsia="宋体" w:cs="Arial" w:hint="eastAsia"/>
          <w:iCs/>
          <w:sz w:val="24"/>
          <w:lang w:eastAsia="zh-CN"/>
        </w:rPr>
        <w:t>范围三类别</w:t>
      </w:r>
      <w:r>
        <w:rPr>
          <w:rFonts w:eastAsia="宋体" w:cs="Arial" w:hint="eastAsia"/>
          <w:iCs/>
          <w:sz w:val="24"/>
          <w:lang w:eastAsia="zh-CN"/>
        </w:rPr>
        <w:t>1</w:t>
      </w:r>
      <w:r>
        <w:rPr>
          <w:rFonts w:eastAsia="宋体" w:cs="Arial" w:hint="eastAsia"/>
          <w:iCs/>
          <w:sz w:val="24"/>
          <w:lang w:eastAsia="zh-CN"/>
        </w:rPr>
        <w:t>1</w:t>
      </w:r>
      <w:r>
        <w:rPr>
          <w:rFonts w:eastAsia="宋体" w:cs="Arial" w:hint="eastAsia"/>
          <w:iCs/>
          <w:sz w:val="24"/>
          <w:lang w:eastAsia="zh-CN"/>
        </w:rPr>
        <w:t>外销产品</w:t>
      </w:r>
      <w:r>
        <w:rPr>
          <w:rFonts w:eastAsia="宋体" w:cs="Arial" w:hint="eastAsia"/>
          <w:iCs/>
          <w:sz w:val="24"/>
          <w:lang w:eastAsia="zh-CN"/>
        </w:rPr>
        <w:t>使用</w:t>
      </w:r>
      <w:r>
        <w:rPr>
          <w:rFonts w:eastAsia="宋体" w:cs="Arial" w:hint="eastAsia"/>
          <w:iCs/>
          <w:sz w:val="24"/>
          <w:lang w:eastAsia="zh-CN"/>
        </w:rPr>
        <w:t>产生的排放，排放量</w:t>
      </w:r>
      <w:r>
        <w:rPr>
          <w:rFonts w:eastAsia="宋体" w:cs="Arial" w:hint="eastAsia"/>
          <w:iCs/>
          <w:sz w:val="24"/>
          <w:lang w:eastAsia="zh-CN"/>
        </w:rPr>
        <w:t>3,833.14</w:t>
      </w:r>
      <w:r>
        <w:rPr>
          <w:rFonts w:eastAsia="宋体" w:cs="Arial"/>
          <w:iCs/>
          <w:sz w:val="24"/>
          <w:lang w:eastAsia="zh-CN"/>
        </w:rPr>
        <w:t xml:space="preserve"> </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5ADE7CFA"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范围三类别</w:t>
      </w:r>
      <w:r>
        <w:rPr>
          <w:rFonts w:eastAsia="宋体" w:cs="Arial" w:hint="eastAsia"/>
          <w:iCs/>
          <w:sz w:val="24"/>
          <w:lang w:eastAsia="zh-CN"/>
        </w:rPr>
        <w:t>12</w:t>
      </w:r>
      <w:r>
        <w:rPr>
          <w:rFonts w:eastAsia="宋体" w:cs="Arial" w:hint="eastAsia"/>
          <w:iCs/>
          <w:sz w:val="24"/>
          <w:lang w:eastAsia="zh-CN"/>
        </w:rPr>
        <w:t>外销产品报废产生的排放，排放量</w:t>
      </w:r>
      <w:r>
        <w:rPr>
          <w:rFonts w:eastAsia="宋体" w:cs="Arial" w:hint="eastAsia"/>
          <w:iCs/>
          <w:sz w:val="24"/>
          <w:lang w:eastAsia="zh-CN"/>
        </w:rPr>
        <w:t>3,747.35</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r>
        <w:rPr>
          <w:rFonts w:eastAsia="宋体" w:cs="Arial"/>
          <w:iCs/>
          <w:sz w:val="24"/>
          <w:lang w:eastAsia="zh-CN"/>
        </w:rPr>
        <w:t>，</w:t>
      </w:r>
    </w:p>
    <w:p w14:paraId="246D6F2B" w14:textId="71B22B62"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lastRenderedPageBreak/>
        <w:t>类别</w:t>
      </w:r>
      <w:r>
        <w:rPr>
          <w:rFonts w:eastAsia="宋体" w:cs="Arial" w:hint="eastAsia"/>
          <w:iCs/>
          <w:sz w:val="24"/>
          <w:lang w:eastAsia="zh-CN"/>
        </w:rPr>
        <w:t>8</w:t>
      </w:r>
      <w:r>
        <w:rPr>
          <w:rFonts w:eastAsia="宋体" w:cs="Arial"/>
          <w:iCs/>
          <w:sz w:val="24"/>
          <w:lang w:eastAsia="zh-CN"/>
        </w:rPr>
        <w:t>、</w:t>
      </w:r>
      <w:r>
        <w:rPr>
          <w:rFonts w:eastAsia="宋体" w:cs="Arial" w:hint="eastAsia"/>
          <w:iCs/>
          <w:sz w:val="24"/>
          <w:lang w:eastAsia="zh-CN"/>
        </w:rPr>
        <w:t>类别</w:t>
      </w:r>
      <w:r>
        <w:rPr>
          <w:rFonts w:eastAsia="宋体" w:cs="Arial" w:hint="eastAsia"/>
          <w:iCs/>
          <w:sz w:val="24"/>
          <w:lang w:eastAsia="zh-CN"/>
        </w:rPr>
        <w:t>13</w:t>
      </w:r>
      <w:r>
        <w:rPr>
          <w:rFonts w:eastAsia="宋体" w:cs="Arial" w:hint="eastAsia"/>
          <w:iCs/>
          <w:sz w:val="24"/>
          <w:lang w:eastAsia="zh-CN"/>
        </w:rPr>
        <w:t>、类别</w:t>
      </w:r>
      <w:r>
        <w:rPr>
          <w:rFonts w:eastAsia="宋体" w:cs="Arial" w:hint="eastAsia"/>
          <w:iCs/>
          <w:sz w:val="24"/>
          <w:lang w:eastAsia="zh-CN"/>
        </w:rPr>
        <w:t>14</w:t>
      </w:r>
      <w:r>
        <w:rPr>
          <w:rFonts w:eastAsia="宋体" w:cs="Arial" w:hint="eastAsia"/>
          <w:iCs/>
          <w:sz w:val="24"/>
          <w:lang w:eastAsia="zh-CN"/>
        </w:rPr>
        <w:t>和类别</w:t>
      </w:r>
      <w:r>
        <w:rPr>
          <w:rFonts w:eastAsia="宋体" w:cs="Arial" w:hint="eastAsia"/>
          <w:iCs/>
          <w:sz w:val="24"/>
          <w:lang w:eastAsia="zh-CN"/>
        </w:rPr>
        <w:t>15</w:t>
      </w:r>
      <w:r>
        <w:rPr>
          <w:rFonts w:eastAsia="宋体" w:cs="Arial"/>
          <w:iCs/>
          <w:sz w:val="24"/>
          <w:lang w:eastAsia="zh-CN"/>
        </w:rPr>
        <w:t>其他间接温室气体排放不在本次盘查范围内，本周期内不进行量化。</w:t>
      </w:r>
    </w:p>
    <w:p w14:paraId="35146788" w14:textId="77777777" w:rsidR="0076773F" w:rsidRDefault="0076773F">
      <w:pPr>
        <w:spacing w:before="0" w:line="360" w:lineRule="auto"/>
        <w:rPr>
          <w:rFonts w:eastAsia="宋体" w:cs="Arial"/>
          <w:iCs/>
          <w:sz w:val="24"/>
          <w:lang w:eastAsia="zh-CN"/>
        </w:rPr>
      </w:pPr>
    </w:p>
    <w:p w14:paraId="46BDC4E3" w14:textId="43EE541C"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排放总量（基于位置）：</w:t>
      </w:r>
      <w:r w:rsidR="003D649A">
        <w:rPr>
          <w:rFonts w:eastAsia="宋体" w:cs="Arial" w:hint="eastAsia"/>
          <w:iCs/>
          <w:sz w:val="24"/>
          <w:lang w:eastAsia="zh-CN"/>
        </w:rPr>
        <w:t>15,524,035.33</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0F344CAD" w14:textId="7AA1E776"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排放总量（基于市场）：</w:t>
      </w:r>
      <w:r w:rsidR="003D649A">
        <w:rPr>
          <w:rFonts w:eastAsia="宋体" w:cs="Arial" w:hint="eastAsia"/>
          <w:iCs/>
          <w:sz w:val="24"/>
          <w:lang w:eastAsia="zh-CN"/>
        </w:rPr>
        <w:t>15,616,556.91</w:t>
      </w:r>
      <w:r>
        <w:rPr>
          <w:rFonts w:eastAsia="宋体" w:cs="Arial" w:hint="eastAsia"/>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0B95B26A" w14:textId="77777777" w:rsidR="0076773F" w:rsidRPr="003D649A" w:rsidRDefault="0076773F">
      <w:pPr>
        <w:spacing w:before="0" w:line="360" w:lineRule="auto"/>
        <w:rPr>
          <w:rFonts w:eastAsia="宋体" w:cs="Arial"/>
          <w:iCs/>
          <w:sz w:val="24"/>
          <w:lang w:eastAsia="zh-CN"/>
        </w:rPr>
      </w:pPr>
    </w:p>
    <w:p w14:paraId="56ADA36A" w14:textId="77777777" w:rsidR="0076773F" w:rsidRDefault="00000000">
      <w:pPr>
        <w:pStyle w:val="Style2"/>
        <w:numPr>
          <w:ilvl w:val="2"/>
          <w:numId w:val="10"/>
        </w:numPr>
        <w:spacing w:line="360" w:lineRule="auto"/>
      </w:pPr>
      <w:bookmarkStart w:id="14" w:name="_Toc204099729"/>
      <w:r>
        <w:rPr>
          <w:rFonts w:hint="eastAsia"/>
        </w:rPr>
        <w:t>主要性原则</w:t>
      </w:r>
      <w:bookmarkEnd w:id="14"/>
    </w:p>
    <w:p w14:paraId="288BC6DA" w14:textId="020D812B"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综合考虑技术可行性、成本可行性和目标用户的要求，本次盘查考虑了范围一、范围二、范围三类别</w:t>
      </w:r>
      <w:r>
        <w:rPr>
          <w:rFonts w:eastAsia="宋体" w:cs="Arial" w:hint="eastAsia"/>
          <w:iCs/>
          <w:sz w:val="24"/>
          <w:lang w:eastAsia="zh-CN"/>
        </w:rPr>
        <w:t>1~7</w:t>
      </w:r>
      <w:r>
        <w:rPr>
          <w:rFonts w:eastAsia="宋体" w:cs="Arial" w:hint="eastAsia"/>
          <w:iCs/>
          <w:sz w:val="24"/>
          <w:lang w:eastAsia="zh-CN"/>
        </w:rPr>
        <w:t>、</w:t>
      </w:r>
      <w:r>
        <w:rPr>
          <w:rFonts w:eastAsia="宋体" w:cs="Arial" w:hint="eastAsia"/>
          <w:iCs/>
          <w:sz w:val="24"/>
          <w:lang w:eastAsia="zh-CN"/>
        </w:rPr>
        <w:t>9</w:t>
      </w:r>
      <w:r w:rsidR="003D649A">
        <w:rPr>
          <w:rFonts w:eastAsia="宋体" w:cs="Arial" w:hint="eastAsia"/>
          <w:iCs/>
          <w:sz w:val="24"/>
          <w:lang w:eastAsia="zh-CN"/>
        </w:rPr>
        <w:t>~</w:t>
      </w:r>
      <w:r>
        <w:rPr>
          <w:rFonts w:eastAsia="宋体" w:cs="Arial" w:hint="eastAsia"/>
          <w:iCs/>
          <w:sz w:val="24"/>
          <w:lang w:eastAsia="zh-CN"/>
        </w:rPr>
        <w:t>12</w:t>
      </w:r>
      <w:r>
        <w:rPr>
          <w:rFonts w:eastAsia="宋体" w:cs="Arial" w:hint="eastAsia"/>
          <w:iCs/>
          <w:sz w:val="24"/>
          <w:lang w:eastAsia="zh-CN"/>
        </w:rPr>
        <w:t>的排放。</w:t>
      </w:r>
    </w:p>
    <w:p w14:paraId="271C4E01" w14:textId="77777777" w:rsidR="0076773F" w:rsidRPr="003D649A" w:rsidRDefault="0076773F">
      <w:pPr>
        <w:pStyle w:val="afb"/>
        <w:spacing w:before="0" w:line="360" w:lineRule="auto"/>
        <w:ind w:left="567"/>
        <w:rPr>
          <w:rFonts w:eastAsia="宋体" w:cs="Arial"/>
          <w:iCs/>
          <w:sz w:val="24"/>
          <w:lang w:eastAsia="zh-CN"/>
        </w:rPr>
      </w:pPr>
    </w:p>
    <w:p w14:paraId="0B4427CD" w14:textId="77777777" w:rsidR="0076773F" w:rsidRDefault="00000000">
      <w:pPr>
        <w:pStyle w:val="Style2"/>
        <w:numPr>
          <w:ilvl w:val="2"/>
          <w:numId w:val="10"/>
        </w:numPr>
        <w:spacing w:line="360" w:lineRule="auto"/>
      </w:pPr>
      <w:bookmarkStart w:id="15" w:name="_Toc204099730"/>
      <w:r>
        <w:rPr>
          <w:rFonts w:hint="eastAsia"/>
        </w:rPr>
        <w:t>排除门槛</w:t>
      </w:r>
      <w:bookmarkEnd w:id="15"/>
    </w:p>
    <w:p w14:paraId="793D1015" w14:textId="77777777" w:rsidR="0076773F" w:rsidRDefault="00000000">
      <w:pPr>
        <w:spacing w:line="360" w:lineRule="auto"/>
        <w:ind w:firstLineChars="200" w:firstLine="480"/>
        <w:rPr>
          <w:rFonts w:eastAsia="宋体" w:cs="Arial"/>
          <w:sz w:val="24"/>
        </w:rPr>
      </w:pPr>
      <w:r>
        <w:rPr>
          <w:rFonts w:eastAsia="宋体" w:cs="Arial"/>
          <w:sz w:val="24"/>
        </w:rPr>
        <w:t>单个源排除门槛为</w:t>
      </w:r>
      <w:r>
        <w:rPr>
          <w:rFonts w:eastAsia="宋体" w:cs="Arial"/>
          <w:sz w:val="24"/>
        </w:rPr>
        <w:t>0.5%</w:t>
      </w:r>
      <w:r>
        <w:rPr>
          <w:rFonts w:eastAsia="宋体" w:cs="Arial"/>
          <w:sz w:val="24"/>
        </w:rPr>
        <w:t>，总排除量不超过组织总排放量的</w:t>
      </w:r>
      <w:r>
        <w:rPr>
          <w:rFonts w:eastAsia="宋体" w:cs="Arial"/>
          <w:sz w:val="24"/>
        </w:rPr>
        <w:t>1%</w:t>
      </w:r>
      <w:r>
        <w:rPr>
          <w:rFonts w:eastAsia="宋体" w:cs="Arial"/>
          <w:sz w:val="24"/>
        </w:rPr>
        <w:t>。</w:t>
      </w:r>
    </w:p>
    <w:p w14:paraId="184205E8" w14:textId="77777777" w:rsidR="0076773F" w:rsidRDefault="0076773F">
      <w:pPr>
        <w:pStyle w:val="afb"/>
        <w:spacing w:before="0" w:line="360" w:lineRule="auto"/>
        <w:ind w:left="567"/>
        <w:rPr>
          <w:rFonts w:eastAsia="宋体" w:cs="Arial"/>
          <w:iCs/>
          <w:sz w:val="24"/>
          <w:lang w:eastAsia="zh-CN"/>
        </w:rPr>
      </w:pPr>
    </w:p>
    <w:p w14:paraId="7BDFA9C9" w14:textId="77777777" w:rsidR="0076773F" w:rsidRDefault="00000000">
      <w:pPr>
        <w:pStyle w:val="Style2"/>
        <w:numPr>
          <w:ilvl w:val="2"/>
          <w:numId w:val="10"/>
        </w:numPr>
        <w:spacing w:line="360" w:lineRule="auto"/>
      </w:pPr>
      <w:bookmarkStart w:id="16" w:name="_Toc204099731"/>
      <w:r>
        <w:rPr>
          <w:rFonts w:hint="eastAsia"/>
        </w:rPr>
        <w:t>实质性偏差</w:t>
      </w:r>
      <w:bookmarkEnd w:id="16"/>
    </w:p>
    <w:p w14:paraId="7ED7C26F"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本公司实质性偏差设为：</w:t>
      </w:r>
      <w:r>
        <w:rPr>
          <w:rFonts w:eastAsia="宋体" w:cs="Arial" w:hint="eastAsia"/>
          <w:iCs/>
          <w:sz w:val="24"/>
          <w:lang w:eastAsia="zh-CN"/>
        </w:rPr>
        <w:t>5%</w:t>
      </w:r>
      <w:r>
        <w:rPr>
          <w:rFonts w:eastAsia="宋体" w:cs="Arial" w:hint="eastAsia"/>
          <w:iCs/>
          <w:sz w:val="24"/>
          <w:lang w:eastAsia="zh-CN"/>
        </w:rPr>
        <w:t>。</w:t>
      </w:r>
      <w:r>
        <w:rPr>
          <w:rFonts w:eastAsia="宋体" w:cs="Arial" w:hint="eastAsia"/>
          <w:iCs/>
          <w:sz w:val="24"/>
          <w:lang w:eastAsia="zh-CN"/>
        </w:rPr>
        <w:cr/>
      </w:r>
      <w:r>
        <w:rPr>
          <w:rFonts w:eastAsia="宋体" w:cs="Arial" w:hint="eastAsia"/>
          <w:iCs/>
          <w:sz w:val="24"/>
          <w:lang w:eastAsia="zh-CN"/>
        </w:rPr>
        <w:t>即因遗漏，错误或错误解释导致组织层次排放量偏差</w:t>
      </w:r>
      <w:r>
        <w:rPr>
          <w:rFonts w:eastAsia="宋体" w:cs="Arial" w:hint="eastAsia"/>
          <w:iCs/>
          <w:sz w:val="24"/>
          <w:lang w:eastAsia="zh-CN"/>
        </w:rPr>
        <w:t>5%</w:t>
      </w:r>
      <w:r>
        <w:rPr>
          <w:rFonts w:eastAsia="宋体" w:cs="Arial" w:hint="eastAsia"/>
          <w:iCs/>
          <w:sz w:val="24"/>
          <w:lang w:eastAsia="zh-CN"/>
        </w:rPr>
        <w:t>以内的，被认为可接受偏差范围，不对本组织的</w:t>
      </w:r>
      <w:r>
        <w:rPr>
          <w:rFonts w:eastAsia="宋体" w:cs="Arial" w:hint="eastAsia"/>
          <w:iCs/>
          <w:sz w:val="24"/>
          <w:lang w:eastAsia="zh-CN"/>
        </w:rPr>
        <w:t>GHG</w:t>
      </w:r>
      <w:r>
        <w:rPr>
          <w:rFonts w:eastAsia="宋体" w:cs="Arial" w:hint="eastAsia"/>
          <w:iCs/>
          <w:sz w:val="24"/>
          <w:lang w:eastAsia="zh-CN"/>
        </w:rPr>
        <w:t>管理和或决策产生影响。</w:t>
      </w:r>
      <w:r>
        <w:rPr>
          <w:rFonts w:eastAsia="宋体" w:cs="Arial"/>
          <w:iCs/>
          <w:sz w:val="24"/>
          <w:lang w:eastAsia="zh-CN"/>
        </w:rPr>
        <w:cr/>
      </w:r>
    </w:p>
    <w:p w14:paraId="0040059F" w14:textId="77777777" w:rsidR="0076773F" w:rsidRDefault="00000000">
      <w:pPr>
        <w:pStyle w:val="Style2"/>
        <w:numPr>
          <w:ilvl w:val="2"/>
          <w:numId w:val="10"/>
        </w:numPr>
        <w:spacing w:line="360" w:lineRule="auto"/>
      </w:pPr>
      <w:bookmarkStart w:id="17" w:name="_Toc204099732"/>
      <w:r>
        <w:rPr>
          <w:rFonts w:hint="eastAsia"/>
        </w:rPr>
        <w:t>重要限度</w:t>
      </w:r>
      <w:bookmarkEnd w:id="17"/>
    </w:p>
    <w:p w14:paraId="69CEFC26" w14:textId="77777777" w:rsidR="0076773F" w:rsidRDefault="00000000">
      <w:pPr>
        <w:pStyle w:val="afb"/>
        <w:spacing w:before="0" w:line="360" w:lineRule="auto"/>
        <w:ind w:left="567"/>
        <w:rPr>
          <w:rFonts w:eastAsia="宋体" w:cs="Arial"/>
          <w:iCs/>
          <w:sz w:val="24"/>
          <w:lang w:eastAsia="zh-CN"/>
        </w:rPr>
      </w:pPr>
      <w:r>
        <w:rPr>
          <w:rFonts w:eastAsia="宋体" w:cs="Arial"/>
          <w:sz w:val="24"/>
        </w:rPr>
        <w:t>考虑到</w:t>
      </w:r>
      <w:r>
        <w:rPr>
          <w:rFonts w:eastAsia="宋体" w:cs="Arial"/>
          <w:sz w:val="24"/>
        </w:rPr>
        <w:t>GHG</w:t>
      </w:r>
      <w:r>
        <w:rPr>
          <w:rFonts w:eastAsia="宋体" w:cs="Arial"/>
          <w:sz w:val="24"/>
        </w:rPr>
        <w:t>盘查的技术以及其它诸多要素可能影响基准年的数据，本公司重要限度值定为</w:t>
      </w:r>
      <w:r>
        <w:rPr>
          <w:rFonts w:eastAsia="宋体" w:cs="Arial"/>
          <w:sz w:val="24"/>
        </w:rPr>
        <w:t>5%</w:t>
      </w:r>
      <w:r>
        <w:rPr>
          <w:rFonts w:eastAsia="宋体" w:cs="Arial"/>
          <w:sz w:val="24"/>
        </w:rPr>
        <w:t>。</w:t>
      </w:r>
    </w:p>
    <w:p w14:paraId="1DB9F113" w14:textId="77777777" w:rsidR="0076773F" w:rsidRDefault="0076773F">
      <w:pPr>
        <w:pStyle w:val="afb"/>
        <w:spacing w:before="0" w:line="360" w:lineRule="auto"/>
        <w:ind w:left="567"/>
        <w:rPr>
          <w:rFonts w:eastAsia="宋体" w:cs="Arial"/>
          <w:iCs/>
          <w:sz w:val="24"/>
          <w:lang w:eastAsia="zh-CN"/>
        </w:rPr>
      </w:pPr>
    </w:p>
    <w:p w14:paraId="02223D90" w14:textId="77777777" w:rsidR="0076773F" w:rsidRDefault="00000000">
      <w:pPr>
        <w:pStyle w:val="Style2"/>
        <w:numPr>
          <w:ilvl w:val="1"/>
          <w:numId w:val="8"/>
        </w:numPr>
        <w:spacing w:line="360" w:lineRule="auto"/>
      </w:pPr>
      <w:bookmarkStart w:id="18" w:name="_Toc198906572"/>
      <w:bookmarkStart w:id="19" w:name="_Toc204099733"/>
      <w:r>
        <w:t>核查声明</w:t>
      </w:r>
      <w:bookmarkEnd w:id="18"/>
      <w:bookmarkEnd w:id="19"/>
    </w:p>
    <w:p w14:paraId="76A074FB"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r>
        <w:rPr>
          <w:rFonts w:eastAsia="宋体" w:cs="Arial" w:hint="eastAsia"/>
          <w:iCs/>
          <w:sz w:val="24"/>
          <w:lang w:eastAsia="zh-CN"/>
        </w:rPr>
        <w:t>7</w:t>
      </w:r>
      <w:r>
        <w:rPr>
          <w:rFonts w:eastAsia="宋体" w:cs="Arial"/>
          <w:iCs/>
          <w:sz w:val="24"/>
          <w:lang w:eastAsia="zh-CN"/>
        </w:rPr>
        <w:t>月底前通过第三方机构核查，以符合</w:t>
      </w:r>
      <w:r>
        <w:rPr>
          <w:rFonts w:eastAsia="宋体" w:cs="Arial" w:hint="eastAsia"/>
          <w:iCs/>
          <w:sz w:val="24"/>
          <w:lang w:eastAsia="zh-CN"/>
        </w:rPr>
        <w:t>GHG Protocol</w:t>
      </w:r>
      <w:r>
        <w:rPr>
          <w:rFonts w:eastAsia="宋体" w:cs="Arial"/>
          <w:iCs/>
          <w:sz w:val="24"/>
          <w:lang w:eastAsia="zh-CN"/>
        </w:rPr>
        <w:t>要求，数据符合相关性、完整性、一致性、准确性和透明性，且无重大错误或遗漏。</w:t>
      </w:r>
    </w:p>
    <w:p w14:paraId="04B4BFD2" w14:textId="77777777" w:rsidR="0076773F" w:rsidRDefault="0076773F">
      <w:pPr>
        <w:pStyle w:val="afb"/>
        <w:spacing w:before="0" w:line="360" w:lineRule="auto"/>
        <w:ind w:left="567"/>
        <w:rPr>
          <w:rFonts w:eastAsia="宋体" w:cs="Arial"/>
          <w:iCs/>
          <w:sz w:val="24"/>
          <w:lang w:eastAsia="zh-CN"/>
        </w:rPr>
      </w:pPr>
    </w:p>
    <w:p w14:paraId="252F7E6F" w14:textId="77777777" w:rsidR="0076773F" w:rsidRDefault="00000000">
      <w:pPr>
        <w:pStyle w:val="Style2"/>
        <w:numPr>
          <w:ilvl w:val="1"/>
          <w:numId w:val="8"/>
        </w:numPr>
        <w:spacing w:line="360" w:lineRule="auto"/>
      </w:pPr>
      <w:bookmarkStart w:id="20" w:name="_Toc198906573"/>
      <w:bookmarkStart w:id="21" w:name="_Toc204099734"/>
      <w:r>
        <w:lastRenderedPageBreak/>
        <w:t>文件控制</w:t>
      </w:r>
      <w:bookmarkEnd w:id="20"/>
      <w:bookmarkEnd w:id="21"/>
    </w:p>
    <w:p w14:paraId="2A122312"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依据大冶特殊钢温室气体盘查控制程序（</w:t>
      </w:r>
      <w:r>
        <w:rPr>
          <w:rFonts w:eastAsia="宋体" w:cs="Arial"/>
          <w:iCs/>
          <w:sz w:val="24"/>
          <w:lang w:eastAsia="zh-CN"/>
        </w:rPr>
        <w:t>DY-GHG-2023</w:t>
      </w:r>
      <w:r>
        <w:rPr>
          <w:rFonts w:eastAsia="宋体" w:cs="Arial"/>
          <w:iCs/>
          <w:sz w:val="24"/>
          <w:lang w:eastAsia="zh-CN"/>
        </w:rPr>
        <w:t>）规定，本报告经管理者代表批准后，编号存档。</w:t>
      </w:r>
    </w:p>
    <w:p w14:paraId="14D82C9A" w14:textId="77777777" w:rsidR="0076773F" w:rsidRDefault="0076773F">
      <w:pPr>
        <w:pStyle w:val="afb"/>
        <w:spacing w:before="0" w:line="360" w:lineRule="auto"/>
        <w:ind w:left="567"/>
        <w:rPr>
          <w:rFonts w:eastAsia="宋体" w:cs="Arial"/>
          <w:iCs/>
          <w:sz w:val="24"/>
          <w:lang w:eastAsia="zh-CN"/>
        </w:rPr>
      </w:pPr>
    </w:p>
    <w:p w14:paraId="4433D93A" w14:textId="77777777" w:rsidR="0076773F" w:rsidRDefault="00000000">
      <w:pPr>
        <w:pStyle w:val="Style2"/>
        <w:numPr>
          <w:ilvl w:val="1"/>
          <w:numId w:val="8"/>
        </w:numPr>
        <w:spacing w:line="360" w:lineRule="auto"/>
      </w:pPr>
      <w:bookmarkStart w:id="22" w:name="_Toc198906574"/>
      <w:bookmarkStart w:id="23" w:name="_Toc204099735"/>
      <w:r>
        <w:t>公开政策</w:t>
      </w:r>
      <w:bookmarkEnd w:id="22"/>
      <w:bookmarkEnd w:id="23"/>
    </w:p>
    <w:p w14:paraId="14215246"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如果需要查阅本报告，可向大冶特殊钢相关负责人提出申请，获得批准后可以调阅。</w:t>
      </w:r>
    </w:p>
    <w:p w14:paraId="5D5E16DA"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7D9F97B6" w14:textId="77777777" w:rsidR="0076773F" w:rsidRDefault="00000000">
      <w:pPr>
        <w:spacing w:before="0" w:line="360" w:lineRule="auto"/>
        <w:rPr>
          <w:rFonts w:eastAsia="宋体" w:cs="Arial"/>
          <w:iCs/>
          <w:sz w:val="24"/>
          <w:lang w:eastAsia="zh-CN"/>
        </w:rPr>
      </w:pPr>
      <w:r>
        <w:rPr>
          <w:rFonts w:eastAsia="宋体" w:cs="Arial"/>
          <w:iCs/>
          <w:sz w:val="24"/>
          <w:lang w:eastAsia="zh-CN"/>
        </w:rPr>
        <w:t xml:space="preserve">         </w:t>
      </w:r>
    </w:p>
    <w:p w14:paraId="6E8C1E3F" w14:textId="77777777" w:rsidR="0076773F" w:rsidRDefault="00000000">
      <w:pPr>
        <w:pStyle w:val="Style2"/>
        <w:numPr>
          <w:ilvl w:val="0"/>
          <w:numId w:val="11"/>
        </w:numPr>
        <w:spacing w:line="360" w:lineRule="auto"/>
        <w:rPr>
          <w:b/>
          <w:iCs/>
          <w:sz w:val="28"/>
          <w:szCs w:val="28"/>
        </w:rPr>
      </w:pPr>
      <w:bookmarkStart w:id="24" w:name="_Toc198906575"/>
      <w:bookmarkStart w:id="25" w:name="_Toc204099736"/>
      <w:r>
        <w:rPr>
          <w:b/>
          <w:iCs/>
          <w:sz w:val="28"/>
          <w:szCs w:val="28"/>
        </w:rPr>
        <w:t>组织边界</w:t>
      </w:r>
      <w:bookmarkEnd w:id="24"/>
      <w:bookmarkEnd w:id="25"/>
    </w:p>
    <w:p w14:paraId="10713DEB" w14:textId="77777777" w:rsidR="0076773F" w:rsidRDefault="00000000">
      <w:pPr>
        <w:pStyle w:val="Style2"/>
        <w:numPr>
          <w:ilvl w:val="1"/>
          <w:numId w:val="8"/>
        </w:numPr>
        <w:spacing w:line="360" w:lineRule="auto"/>
      </w:pPr>
      <w:bookmarkStart w:id="26" w:name="_Toc6523465"/>
      <w:bookmarkStart w:id="27" w:name="_Toc6523309"/>
      <w:bookmarkStart w:id="28" w:name="_Toc6523812"/>
      <w:bookmarkStart w:id="29" w:name="_Toc6523811"/>
      <w:bookmarkStart w:id="30" w:name="_Toc6523308"/>
      <w:bookmarkStart w:id="31" w:name="_Toc6523466"/>
      <w:bookmarkStart w:id="32" w:name="_Toc198906576"/>
      <w:bookmarkStart w:id="33" w:name="_Toc204099737"/>
      <w:bookmarkEnd w:id="26"/>
      <w:bookmarkEnd w:id="27"/>
      <w:bookmarkEnd w:id="28"/>
      <w:bookmarkEnd w:id="29"/>
      <w:bookmarkEnd w:id="30"/>
      <w:bookmarkEnd w:id="31"/>
      <w:r>
        <w:t>组织边界</w:t>
      </w:r>
      <w:bookmarkEnd w:id="32"/>
      <w:bookmarkEnd w:id="33"/>
    </w:p>
    <w:p w14:paraId="63610A8E"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温</w:t>
      </w:r>
      <w:r>
        <w:rPr>
          <w:rFonts w:eastAsia="宋体" w:cs="Arial"/>
          <w:iCs/>
          <w:sz w:val="24"/>
          <w:lang w:eastAsia="zh-CN"/>
        </w:rPr>
        <w:t>室气体盘查之组织边界设定，依照</w:t>
      </w:r>
      <w:r>
        <w:rPr>
          <w:rFonts w:eastAsia="宋体" w:cs="Arial" w:hint="eastAsia"/>
          <w:iCs/>
          <w:sz w:val="24"/>
          <w:lang w:eastAsia="zh-CN"/>
        </w:rPr>
        <w:t>GHG Protocol</w:t>
      </w:r>
      <w:r>
        <w:rPr>
          <w:rFonts w:eastAsia="宋体" w:cs="Arial"/>
          <w:iCs/>
          <w:sz w:val="24"/>
          <w:lang w:eastAsia="zh-CN"/>
        </w:rPr>
        <w:t>相关准则，并参考温室气体盘查议定书，以</w:t>
      </w:r>
      <w:r>
        <w:rPr>
          <w:rFonts w:eastAsia="宋体" w:cs="Arial"/>
          <w:iCs/>
          <w:sz w:val="24"/>
          <w:lang w:eastAsia="zh-CN"/>
        </w:rPr>
        <w:t>“</w:t>
      </w:r>
      <w:r>
        <w:rPr>
          <w:rFonts w:eastAsia="宋体" w:cs="Arial"/>
          <w:iCs/>
          <w:sz w:val="24"/>
          <w:lang w:eastAsia="zh-CN"/>
        </w:rPr>
        <w:t>运营控制权</w:t>
      </w:r>
      <w:r>
        <w:rPr>
          <w:rFonts w:eastAsia="宋体" w:cs="Arial"/>
          <w:iCs/>
          <w:sz w:val="24"/>
          <w:lang w:eastAsia="zh-CN"/>
        </w:rPr>
        <w:t>”</w:t>
      </w:r>
      <w:r>
        <w:rPr>
          <w:rFonts w:eastAsia="宋体" w:cs="Arial"/>
          <w:iCs/>
          <w:sz w:val="24"/>
          <w:lang w:eastAsia="zh-CN"/>
        </w:rPr>
        <w:t>方式来进行设定；本次盘查范围为位于中国湖北省黄石市黄石大道</w:t>
      </w:r>
      <w:r>
        <w:rPr>
          <w:rFonts w:eastAsia="宋体" w:cs="Arial"/>
          <w:iCs/>
          <w:sz w:val="24"/>
          <w:lang w:eastAsia="zh-CN"/>
        </w:rPr>
        <w:t>316</w:t>
      </w:r>
      <w:commentRangeStart w:id="34"/>
      <w:commentRangeStart w:id="35"/>
      <w:r>
        <w:rPr>
          <w:rFonts w:eastAsia="宋体" w:cs="Arial"/>
          <w:iCs/>
          <w:sz w:val="24"/>
          <w:lang w:eastAsia="zh-CN"/>
        </w:rPr>
        <w:t>号</w:t>
      </w:r>
      <w:commentRangeEnd w:id="34"/>
      <w:r>
        <w:rPr>
          <w:rFonts w:eastAsia="宋体" w:cs="Arial"/>
          <w:iCs/>
          <w:sz w:val="24"/>
          <w:lang w:eastAsia="zh-CN"/>
        </w:rPr>
        <w:commentReference w:id="34"/>
      </w:r>
      <w:commentRangeEnd w:id="35"/>
      <w:r>
        <w:rPr>
          <w:rStyle w:val="af8"/>
        </w:rPr>
        <w:commentReference w:id="35"/>
      </w:r>
      <w:r>
        <w:rPr>
          <w:rFonts w:eastAsia="宋体" w:cs="Arial"/>
          <w:iCs/>
          <w:sz w:val="24"/>
          <w:lang w:eastAsia="zh-CN"/>
        </w:rPr>
        <w:t>的大冶特殊钢有限公司所有产生</w:t>
      </w:r>
      <w:r>
        <w:rPr>
          <w:rFonts w:eastAsia="宋体" w:cs="Arial"/>
          <w:iCs/>
          <w:sz w:val="24"/>
          <w:lang w:eastAsia="zh-CN"/>
        </w:rPr>
        <w:t>GHG</w:t>
      </w:r>
      <w:r>
        <w:rPr>
          <w:rFonts w:eastAsia="宋体" w:cs="Arial"/>
          <w:iCs/>
          <w:sz w:val="24"/>
          <w:lang w:eastAsia="zh-CN"/>
        </w:rPr>
        <w:t>排放和清除量的设施，对组织边界内的排放源及排放量给予盘查和报告</w:t>
      </w:r>
    </w:p>
    <w:p w14:paraId="1CDECD8B" w14:textId="77777777" w:rsidR="0076773F" w:rsidRDefault="0076773F">
      <w:pPr>
        <w:pStyle w:val="afb"/>
        <w:spacing w:beforeLines="50" w:line="360" w:lineRule="auto"/>
        <w:ind w:left="567"/>
        <w:rPr>
          <w:rFonts w:eastAsia="宋体" w:cs="Arial"/>
          <w:iCs/>
          <w:sz w:val="24"/>
          <w:lang w:eastAsia="zh-CN"/>
        </w:rPr>
      </w:pPr>
    </w:p>
    <w:p w14:paraId="2A800CD0" w14:textId="77777777" w:rsidR="0076773F" w:rsidRDefault="00000000">
      <w:pPr>
        <w:pStyle w:val="Style2"/>
        <w:numPr>
          <w:ilvl w:val="1"/>
          <w:numId w:val="8"/>
        </w:numPr>
        <w:spacing w:line="360" w:lineRule="auto"/>
      </w:pPr>
      <w:bookmarkStart w:id="36" w:name="_Toc198906577"/>
      <w:bookmarkStart w:id="37" w:name="_Toc204099738"/>
      <w:r>
        <w:t>合并方法学</w:t>
      </w:r>
      <w:bookmarkEnd w:id="36"/>
      <w:bookmarkEnd w:id="37"/>
    </w:p>
    <w:p w14:paraId="0D784DB3" w14:textId="77777777" w:rsidR="0076773F" w:rsidRDefault="00000000">
      <w:pPr>
        <w:pStyle w:val="afb"/>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5B49801A" w14:textId="77777777" w:rsidR="0076773F" w:rsidRDefault="0076773F">
      <w:pPr>
        <w:pStyle w:val="afb"/>
        <w:spacing w:beforeLines="50" w:line="360" w:lineRule="auto"/>
        <w:ind w:left="567"/>
        <w:rPr>
          <w:rFonts w:eastAsia="宋体" w:cs="Arial"/>
          <w:iCs/>
          <w:sz w:val="24"/>
          <w:lang w:eastAsia="zh-CN"/>
        </w:rPr>
      </w:pPr>
    </w:p>
    <w:p w14:paraId="2DC44880" w14:textId="77777777" w:rsidR="0076773F" w:rsidRDefault="00000000">
      <w:pPr>
        <w:pStyle w:val="Style2"/>
        <w:numPr>
          <w:ilvl w:val="0"/>
          <w:numId w:val="11"/>
        </w:numPr>
        <w:spacing w:line="360" w:lineRule="auto"/>
        <w:rPr>
          <w:b/>
          <w:iCs/>
          <w:sz w:val="28"/>
          <w:szCs w:val="28"/>
        </w:rPr>
      </w:pPr>
      <w:r>
        <w:rPr>
          <w:b/>
          <w:iCs/>
          <w:sz w:val="28"/>
          <w:szCs w:val="28"/>
        </w:rPr>
        <w:t xml:space="preserve"> </w:t>
      </w:r>
      <w:bookmarkStart w:id="38" w:name="_Toc198906578"/>
      <w:bookmarkStart w:id="39" w:name="_Toc204099739"/>
      <w:r>
        <w:rPr>
          <w:b/>
          <w:iCs/>
          <w:sz w:val="28"/>
          <w:szCs w:val="28"/>
        </w:rPr>
        <w:t>报告边界</w:t>
      </w:r>
      <w:bookmarkEnd w:id="38"/>
      <w:bookmarkEnd w:id="39"/>
    </w:p>
    <w:p w14:paraId="5E1E3548" w14:textId="77777777" w:rsidR="0076773F" w:rsidRDefault="00000000">
      <w:pPr>
        <w:pStyle w:val="Style2"/>
        <w:numPr>
          <w:ilvl w:val="1"/>
          <w:numId w:val="8"/>
        </w:numPr>
        <w:spacing w:line="360" w:lineRule="auto"/>
      </w:pPr>
      <w:bookmarkStart w:id="40" w:name="_Toc6523313"/>
      <w:bookmarkStart w:id="41" w:name="_Toc6523816"/>
      <w:bookmarkStart w:id="42" w:name="_Toc6523470"/>
      <w:bookmarkStart w:id="43" w:name="_Toc198906579"/>
      <w:bookmarkStart w:id="44" w:name="_Hlk6517159"/>
      <w:bookmarkStart w:id="45" w:name="_Toc204099740"/>
      <w:bookmarkEnd w:id="40"/>
      <w:bookmarkEnd w:id="41"/>
      <w:bookmarkEnd w:id="42"/>
      <w:r>
        <w:t>直接温室气体排放</w:t>
      </w:r>
      <w:bookmarkEnd w:id="43"/>
      <w:bookmarkEnd w:id="45"/>
    </w:p>
    <w:bookmarkEnd w:id="44"/>
    <w:p w14:paraId="374908F8"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本次盘查识别和量化的</w:t>
      </w:r>
      <w:r>
        <w:rPr>
          <w:rFonts w:eastAsia="宋体" w:cs="Arial" w:hint="eastAsia"/>
          <w:iCs/>
          <w:sz w:val="24"/>
          <w:lang w:eastAsia="zh-CN"/>
        </w:rPr>
        <w:t>GHG Protocol</w:t>
      </w:r>
      <w:r>
        <w:rPr>
          <w:rFonts w:eastAsia="宋体" w:cs="Arial" w:hint="eastAsia"/>
          <w:iCs/>
          <w:sz w:val="24"/>
          <w:lang w:eastAsia="zh-CN"/>
        </w:rPr>
        <w:t>范围一</w:t>
      </w:r>
      <w:r>
        <w:rPr>
          <w:rFonts w:eastAsia="宋体" w:cs="Arial"/>
          <w:iCs/>
          <w:sz w:val="24"/>
          <w:lang w:eastAsia="zh-CN"/>
        </w:rPr>
        <w:t>直接排放源</w:t>
      </w:r>
      <w:commentRangeStart w:id="46"/>
      <w:commentRangeStart w:id="47"/>
      <w:r>
        <w:rPr>
          <w:rFonts w:eastAsia="宋体" w:cs="Arial"/>
          <w:iCs/>
          <w:sz w:val="24"/>
          <w:lang w:eastAsia="zh-CN"/>
        </w:rPr>
        <w:t>包括</w:t>
      </w:r>
      <w:commentRangeEnd w:id="46"/>
      <w:r>
        <w:rPr>
          <w:rStyle w:val="af8"/>
        </w:rPr>
        <w:commentReference w:id="46"/>
      </w:r>
      <w:commentRangeEnd w:id="47"/>
      <w:r>
        <w:rPr>
          <w:rStyle w:val="af8"/>
        </w:rPr>
        <w:commentReference w:id="47"/>
      </w:r>
      <w:r>
        <w:rPr>
          <w:rFonts w:eastAsia="宋体" w:cs="Arial"/>
          <w:iCs/>
          <w:sz w:val="24"/>
          <w:lang w:eastAsia="zh-CN"/>
        </w:rPr>
        <w:t>如下：</w:t>
      </w:r>
    </w:p>
    <w:p w14:paraId="07E9D2B0" w14:textId="77777777" w:rsidR="0076773F" w:rsidRDefault="0076773F">
      <w:pPr>
        <w:spacing w:before="0" w:line="360" w:lineRule="auto"/>
        <w:rPr>
          <w:rFonts w:eastAsia="宋体" w:cs="Arial"/>
          <w:iCs/>
          <w:sz w:val="24"/>
          <w:lang w:eastAsia="zh-CN"/>
        </w:rPr>
      </w:pPr>
    </w:p>
    <w:p w14:paraId="30444D15" w14:textId="77777777" w:rsidR="0076773F"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r>
        <w:rPr>
          <w:rFonts w:hint="eastAsia"/>
          <w:lang w:eastAsia="zh-CN"/>
        </w:rPr>
        <w:t>范围一直接排放源</w:t>
      </w:r>
    </w:p>
    <w:tbl>
      <w:tblPr>
        <w:tblW w:w="9031" w:type="dxa"/>
        <w:tblLook w:val="04A0" w:firstRow="1" w:lastRow="0" w:firstColumn="1" w:lastColumn="0" w:noHBand="0" w:noVBand="1"/>
      </w:tblPr>
      <w:tblGrid>
        <w:gridCol w:w="2784"/>
        <w:gridCol w:w="3566"/>
        <w:gridCol w:w="2490"/>
        <w:gridCol w:w="222"/>
      </w:tblGrid>
      <w:tr w:rsidR="0076773F" w14:paraId="593CB408" w14:textId="77777777">
        <w:trPr>
          <w:gridAfter w:val="1"/>
          <w:wAfter w:w="11" w:type="dxa"/>
          <w:trHeight w:val="330"/>
        </w:trPr>
        <w:tc>
          <w:tcPr>
            <w:tcW w:w="28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AE83A9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GHG</w:t>
            </w:r>
            <w:r>
              <w:rPr>
                <w:rFonts w:ascii="宋体" w:eastAsia="宋体" w:hAnsi="宋体" w:cs="Arial" w:hint="eastAsia"/>
                <w:b/>
                <w:bCs/>
                <w:szCs w:val="20"/>
                <w:lang w:val="en-US" w:eastAsia="zh-CN"/>
              </w:rPr>
              <w:t>排放类别</w:t>
            </w:r>
          </w:p>
        </w:tc>
        <w:tc>
          <w:tcPr>
            <w:tcW w:w="36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A1BA996"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排放源</w:t>
            </w:r>
          </w:p>
        </w:tc>
        <w:tc>
          <w:tcPr>
            <w:tcW w:w="254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245C252"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设施</w:t>
            </w:r>
          </w:p>
        </w:tc>
      </w:tr>
      <w:tr w:rsidR="0076773F" w14:paraId="121A4416" w14:textId="77777777">
        <w:trPr>
          <w:trHeight w:val="315"/>
        </w:trPr>
        <w:tc>
          <w:tcPr>
            <w:tcW w:w="2840" w:type="dxa"/>
            <w:vMerge/>
            <w:tcBorders>
              <w:top w:val="single" w:sz="4" w:space="0" w:color="auto"/>
              <w:left w:val="single" w:sz="4" w:space="0" w:color="auto"/>
              <w:bottom w:val="single" w:sz="4" w:space="0" w:color="auto"/>
              <w:right w:val="single" w:sz="4" w:space="0" w:color="auto"/>
            </w:tcBorders>
            <w:vAlign w:val="center"/>
          </w:tcPr>
          <w:p w14:paraId="08D3747F" w14:textId="77777777" w:rsidR="0076773F" w:rsidRDefault="0076773F">
            <w:pPr>
              <w:spacing w:before="0"/>
              <w:rPr>
                <w:rFonts w:eastAsia="PMingLiU" w:cs="Arial"/>
                <w:b/>
                <w:bCs/>
                <w:szCs w:val="20"/>
                <w:lang w:val="en-US" w:eastAsia="zh-CN"/>
              </w:rPr>
            </w:pPr>
          </w:p>
        </w:tc>
        <w:tc>
          <w:tcPr>
            <w:tcW w:w="3640" w:type="dxa"/>
            <w:vMerge/>
            <w:tcBorders>
              <w:top w:val="single" w:sz="4" w:space="0" w:color="auto"/>
              <w:left w:val="single" w:sz="4" w:space="0" w:color="auto"/>
              <w:bottom w:val="single" w:sz="4" w:space="0" w:color="auto"/>
              <w:right w:val="single" w:sz="4" w:space="0" w:color="auto"/>
            </w:tcBorders>
            <w:vAlign w:val="center"/>
          </w:tcPr>
          <w:p w14:paraId="3328DA98" w14:textId="77777777" w:rsidR="0076773F" w:rsidRDefault="0076773F">
            <w:pPr>
              <w:spacing w:before="0"/>
              <w:rPr>
                <w:rFonts w:eastAsia="PMingLiU" w:cs="Arial"/>
                <w:b/>
                <w:bCs/>
                <w:szCs w:val="20"/>
                <w:lang w:val="en-US" w:eastAsia="zh-CN"/>
              </w:rPr>
            </w:pPr>
          </w:p>
        </w:tc>
        <w:tc>
          <w:tcPr>
            <w:tcW w:w="2540" w:type="dxa"/>
            <w:vMerge/>
            <w:tcBorders>
              <w:top w:val="single" w:sz="4" w:space="0" w:color="auto"/>
              <w:left w:val="single" w:sz="4" w:space="0" w:color="auto"/>
              <w:bottom w:val="single" w:sz="4" w:space="0" w:color="auto"/>
              <w:right w:val="single" w:sz="4" w:space="0" w:color="auto"/>
            </w:tcBorders>
            <w:vAlign w:val="center"/>
          </w:tcPr>
          <w:p w14:paraId="4156C45F" w14:textId="77777777" w:rsidR="0076773F" w:rsidRDefault="0076773F">
            <w:pPr>
              <w:spacing w:before="0"/>
              <w:rPr>
                <w:rFonts w:eastAsia="PMingLiU" w:cs="Arial"/>
                <w:b/>
                <w:bCs/>
                <w:szCs w:val="20"/>
                <w:lang w:val="en-US" w:eastAsia="zh-CN"/>
              </w:rPr>
            </w:pPr>
          </w:p>
        </w:tc>
        <w:tc>
          <w:tcPr>
            <w:tcW w:w="11" w:type="dxa"/>
            <w:tcBorders>
              <w:top w:val="nil"/>
              <w:left w:val="nil"/>
              <w:bottom w:val="nil"/>
              <w:right w:val="nil"/>
            </w:tcBorders>
            <w:shd w:val="clear" w:color="auto" w:fill="auto"/>
            <w:noWrap/>
            <w:vAlign w:val="center"/>
          </w:tcPr>
          <w:p w14:paraId="38B85178" w14:textId="77777777" w:rsidR="0076773F" w:rsidRDefault="0076773F">
            <w:pPr>
              <w:spacing w:before="0"/>
              <w:jc w:val="center"/>
              <w:rPr>
                <w:rFonts w:eastAsia="PMingLiU" w:cs="Arial"/>
                <w:b/>
                <w:bCs/>
                <w:szCs w:val="20"/>
                <w:lang w:val="en-US" w:eastAsia="zh-CN"/>
              </w:rPr>
            </w:pPr>
          </w:p>
        </w:tc>
      </w:tr>
      <w:tr w:rsidR="0076773F" w14:paraId="77B0B9C8" w14:textId="77777777">
        <w:trPr>
          <w:trHeight w:val="315"/>
        </w:trPr>
        <w:tc>
          <w:tcPr>
            <w:tcW w:w="2840" w:type="dxa"/>
            <w:vMerge/>
            <w:tcBorders>
              <w:top w:val="single" w:sz="4" w:space="0" w:color="auto"/>
              <w:left w:val="single" w:sz="4" w:space="0" w:color="auto"/>
              <w:bottom w:val="single" w:sz="4" w:space="0" w:color="auto"/>
              <w:right w:val="single" w:sz="4" w:space="0" w:color="auto"/>
            </w:tcBorders>
            <w:vAlign w:val="center"/>
          </w:tcPr>
          <w:p w14:paraId="14B2AB27" w14:textId="77777777" w:rsidR="0076773F" w:rsidRDefault="0076773F">
            <w:pPr>
              <w:spacing w:before="0"/>
              <w:rPr>
                <w:rFonts w:eastAsia="PMingLiU" w:cs="Arial"/>
                <w:b/>
                <w:bCs/>
                <w:szCs w:val="20"/>
                <w:lang w:val="en-US" w:eastAsia="zh-CN"/>
              </w:rPr>
            </w:pPr>
          </w:p>
        </w:tc>
        <w:tc>
          <w:tcPr>
            <w:tcW w:w="3640" w:type="dxa"/>
            <w:vMerge/>
            <w:tcBorders>
              <w:top w:val="single" w:sz="4" w:space="0" w:color="auto"/>
              <w:left w:val="single" w:sz="4" w:space="0" w:color="auto"/>
              <w:bottom w:val="single" w:sz="4" w:space="0" w:color="auto"/>
              <w:right w:val="single" w:sz="4" w:space="0" w:color="auto"/>
            </w:tcBorders>
            <w:vAlign w:val="center"/>
          </w:tcPr>
          <w:p w14:paraId="255CC29F" w14:textId="77777777" w:rsidR="0076773F" w:rsidRDefault="0076773F">
            <w:pPr>
              <w:spacing w:before="0"/>
              <w:rPr>
                <w:rFonts w:eastAsia="PMingLiU" w:cs="Arial"/>
                <w:b/>
                <w:bCs/>
                <w:szCs w:val="20"/>
                <w:lang w:val="en-US" w:eastAsia="zh-CN"/>
              </w:rPr>
            </w:pPr>
          </w:p>
        </w:tc>
        <w:tc>
          <w:tcPr>
            <w:tcW w:w="2540" w:type="dxa"/>
            <w:vMerge/>
            <w:tcBorders>
              <w:top w:val="single" w:sz="4" w:space="0" w:color="auto"/>
              <w:left w:val="single" w:sz="4" w:space="0" w:color="auto"/>
              <w:bottom w:val="single" w:sz="4" w:space="0" w:color="auto"/>
              <w:right w:val="single" w:sz="4" w:space="0" w:color="auto"/>
            </w:tcBorders>
            <w:vAlign w:val="center"/>
          </w:tcPr>
          <w:p w14:paraId="72A3243A" w14:textId="77777777" w:rsidR="0076773F" w:rsidRDefault="0076773F">
            <w:pPr>
              <w:spacing w:before="0"/>
              <w:rPr>
                <w:rFonts w:eastAsia="PMingLiU" w:cs="Arial"/>
                <w:b/>
                <w:bCs/>
                <w:szCs w:val="20"/>
                <w:lang w:val="en-US" w:eastAsia="zh-CN"/>
              </w:rPr>
            </w:pPr>
          </w:p>
        </w:tc>
        <w:tc>
          <w:tcPr>
            <w:tcW w:w="11" w:type="dxa"/>
            <w:tcBorders>
              <w:top w:val="nil"/>
              <w:left w:val="nil"/>
              <w:bottom w:val="nil"/>
              <w:right w:val="nil"/>
            </w:tcBorders>
            <w:shd w:val="clear" w:color="auto" w:fill="auto"/>
            <w:noWrap/>
            <w:vAlign w:val="center"/>
          </w:tcPr>
          <w:p w14:paraId="77B1B66F" w14:textId="77777777" w:rsidR="0076773F" w:rsidRDefault="0076773F">
            <w:pPr>
              <w:spacing w:before="0"/>
              <w:rPr>
                <w:rFonts w:ascii="Times New Roman" w:eastAsia="Times New Roman" w:hAnsi="Times New Roman"/>
                <w:szCs w:val="20"/>
                <w:lang w:val="en-US" w:eastAsia="zh-CN"/>
              </w:rPr>
            </w:pPr>
          </w:p>
        </w:tc>
      </w:tr>
      <w:tr w:rsidR="0076773F" w14:paraId="321CF7FA"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51D4186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50BA07A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天然气燃烧</w:t>
            </w:r>
          </w:p>
        </w:tc>
        <w:tc>
          <w:tcPr>
            <w:tcW w:w="2540" w:type="dxa"/>
            <w:tcBorders>
              <w:top w:val="nil"/>
              <w:left w:val="nil"/>
              <w:bottom w:val="single" w:sz="4" w:space="0" w:color="auto"/>
              <w:right w:val="single" w:sz="4" w:space="0" w:color="auto"/>
            </w:tcBorders>
            <w:shd w:val="clear" w:color="auto" w:fill="auto"/>
            <w:noWrap/>
            <w:vAlign w:val="center"/>
          </w:tcPr>
          <w:p w14:paraId="0BC48DC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热处理炉（加热炉）</w:t>
            </w:r>
          </w:p>
        </w:tc>
        <w:tc>
          <w:tcPr>
            <w:tcW w:w="11" w:type="dxa"/>
            <w:vAlign w:val="center"/>
          </w:tcPr>
          <w:p w14:paraId="0E7ED0CD" w14:textId="77777777" w:rsidR="0076773F" w:rsidRDefault="0076773F">
            <w:pPr>
              <w:spacing w:before="0"/>
              <w:rPr>
                <w:rFonts w:ascii="Times New Roman" w:eastAsia="Times New Roman" w:hAnsi="Times New Roman"/>
                <w:szCs w:val="20"/>
                <w:lang w:val="en-US" w:eastAsia="zh-CN"/>
              </w:rPr>
            </w:pPr>
          </w:p>
        </w:tc>
      </w:tr>
      <w:tr w:rsidR="0076773F" w14:paraId="0038AECE"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C6211C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7951D97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液化石油气燃烧</w:t>
            </w:r>
          </w:p>
        </w:tc>
        <w:tc>
          <w:tcPr>
            <w:tcW w:w="2540" w:type="dxa"/>
            <w:tcBorders>
              <w:top w:val="nil"/>
              <w:left w:val="nil"/>
              <w:bottom w:val="single" w:sz="4" w:space="0" w:color="auto"/>
              <w:right w:val="single" w:sz="4" w:space="0" w:color="auto"/>
            </w:tcBorders>
            <w:shd w:val="clear" w:color="auto" w:fill="auto"/>
            <w:noWrap/>
            <w:vAlign w:val="center"/>
          </w:tcPr>
          <w:p w14:paraId="5410649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冶钢宾馆</w:t>
            </w:r>
          </w:p>
        </w:tc>
        <w:tc>
          <w:tcPr>
            <w:tcW w:w="11" w:type="dxa"/>
            <w:vAlign w:val="center"/>
          </w:tcPr>
          <w:p w14:paraId="13F02E9B" w14:textId="77777777" w:rsidR="0076773F" w:rsidRDefault="0076773F">
            <w:pPr>
              <w:spacing w:before="0"/>
              <w:rPr>
                <w:rFonts w:ascii="Times New Roman" w:eastAsia="Times New Roman" w:hAnsi="Times New Roman"/>
                <w:szCs w:val="20"/>
                <w:lang w:val="en-US" w:eastAsia="zh-CN"/>
              </w:rPr>
            </w:pPr>
          </w:p>
        </w:tc>
      </w:tr>
      <w:tr w:rsidR="0076773F" w14:paraId="31A825D6"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1996B4A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lastRenderedPageBreak/>
              <w:t>固定燃烧</w:t>
            </w:r>
          </w:p>
        </w:tc>
        <w:tc>
          <w:tcPr>
            <w:tcW w:w="3640" w:type="dxa"/>
            <w:tcBorders>
              <w:top w:val="nil"/>
              <w:left w:val="nil"/>
              <w:bottom w:val="single" w:sz="4" w:space="0" w:color="auto"/>
              <w:right w:val="single" w:sz="4" w:space="0" w:color="auto"/>
            </w:tcBorders>
            <w:shd w:val="clear" w:color="auto" w:fill="auto"/>
            <w:noWrap/>
            <w:vAlign w:val="center"/>
          </w:tcPr>
          <w:p w14:paraId="459E589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烟煤燃烧</w:t>
            </w:r>
          </w:p>
        </w:tc>
        <w:tc>
          <w:tcPr>
            <w:tcW w:w="2540" w:type="dxa"/>
            <w:tcBorders>
              <w:top w:val="nil"/>
              <w:left w:val="nil"/>
              <w:bottom w:val="single" w:sz="4" w:space="0" w:color="auto"/>
              <w:right w:val="single" w:sz="4" w:space="0" w:color="auto"/>
            </w:tcBorders>
            <w:shd w:val="clear" w:color="auto" w:fill="auto"/>
            <w:noWrap/>
            <w:vAlign w:val="center"/>
          </w:tcPr>
          <w:p w14:paraId="66BA92B3"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高炉</w:t>
            </w:r>
          </w:p>
        </w:tc>
        <w:tc>
          <w:tcPr>
            <w:tcW w:w="11" w:type="dxa"/>
            <w:vAlign w:val="center"/>
          </w:tcPr>
          <w:p w14:paraId="1E9ABF43" w14:textId="77777777" w:rsidR="0076773F" w:rsidRDefault="0076773F">
            <w:pPr>
              <w:spacing w:before="0"/>
              <w:rPr>
                <w:rFonts w:ascii="Times New Roman" w:eastAsia="Times New Roman" w:hAnsi="Times New Roman"/>
                <w:szCs w:val="20"/>
                <w:lang w:val="en-US" w:eastAsia="zh-CN"/>
              </w:rPr>
            </w:pPr>
          </w:p>
        </w:tc>
      </w:tr>
      <w:tr w:rsidR="0076773F" w14:paraId="1FED553A"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1AC05AE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606D54A5"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无烟煤燃烧</w:t>
            </w:r>
          </w:p>
        </w:tc>
        <w:tc>
          <w:tcPr>
            <w:tcW w:w="2540" w:type="dxa"/>
            <w:tcBorders>
              <w:top w:val="nil"/>
              <w:left w:val="nil"/>
              <w:bottom w:val="single" w:sz="4" w:space="0" w:color="auto"/>
              <w:right w:val="single" w:sz="4" w:space="0" w:color="auto"/>
            </w:tcBorders>
            <w:shd w:val="clear" w:color="auto" w:fill="auto"/>
            <w:noWrap/>
            <w:vAlign w:val="center"/>
          </w:tcPr>
          <w:p w14:paraId="5D55254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高炉、烧结</w:t>
            </w:r>
          </w:p>
        </w:tc>
        <w:tc>
          <w:tcPr>
            <w:tcW w:w="11" w:type="dxa"/>
            <w:vAlign w:val="center"/>
          </w:tcPr>
          <w:p w14:paraId="26838E0D" w14:textId="77777777" w:rsidR="0076773F" w:rsidRDefault="0076773F">
            <w:pPr>
              <w:spacing w:before="0"/>
              <w:rPr>
                <w:rFonts w:ascii="Times New Roman" w:eastAsia="Times New Roman" w:hAnsi="Times New Roman"/>
                <w:szCs w:val="20"/>
                <w:lang w:val="en-US" w:eastAsia="zh-CN"/>
              </w:rPr>
            </w:pPr>
          </w:p>
        </w:tc>
      </w:tr>
      <w:tr w:rsidR="0076773F" w14:paraId="658DD8DC" w14:textId="77777777">
        <w:trPr>
          <w:trHeight w:val="285"/>
        </w:trPr>
        <w:tc>
          <w:tcPr>
            <w:tcW w:w="2840" w:type="dxa"/>
            <w:tcBorders>
              <w:top w:val="single" w:sz="4" w:space="0" w:color="808080"/>
              <w:left w:val="single" w:sz="4" w:space="0" w:color="808080"/>
              <w:bottom w:val="single" w:sz="4" w:space="0" w:color="auto"/>
              <w:right w:val="single" w:sz="4" w:space="0" w:color="auto"/>
            </w:tcBorders>
            <w:shd w:val="clear" w:color="000000" w:fill="FFFFFF"/>
            <w:vAlign w:val="center"/>
          </w:tcPr>
          <w:p w14:paraId="6EEB570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55759F6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洗精煤燃烧</w:t>
            </w:r>
          </w:p>
        </w:tc>
        <w:tc>
          <w:tcPr>
            <w:tcW w:w="2540" w:type="dxa"/>
            <w:tcBorders>
              <w:top w:val="single" w:sz="4" w:space="0" w:color="808080"/>
              <w:left w:val="single" w:sz="4" w:space="0" w:color="808080"/>
              <w:bottom w:val="nil"/>
              <w:right w:val="single" w:sz="4" w:space="0" w:color="auto"/>
            </w:tcBorders>
            <w:shd w:val="clear" w:color="auto" w:fill="auto"/>
            <w:noWrap/>
            <w:vAlign w:val="center"/>
          </w:tcPr>
          <w:p w14:paraId="1C70E46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焦炉</w:t>
            </w:r>
          </w:p>
        </w:tc>
        <w:tc>
          <w:tcPr>
            <w:tcW w:w="11" w:type="dxa"/>
            <w:vAlign w:val="center"/>
          </w:tcPr>
          <w:p w14:paraId="31F6D673" w14:textId="77777777" w:rsidR="0076773F" w:rsidRDefault="0076773F">
            <w:pPr>
              <w:spacing w:before="0"/>
              <w:rPr>
                <w:rFonts w:ascii="Times New Roman" w:eastAsia="Times New Roman" w:hAnsi="Times New Roman"/>
                <w:szCs w:val="20"/>
                <w:lang w:val="en-US" w:eastAsia="zh-CN"/>
              </w:rPr>
            </w:pPr>
          </w:p>
        </w:tc>
      </w:tr>
      <w:tr w:rsidR="0076773F" w14:paraId="486B31BB"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0DC55D05"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678E4E4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焦炭燃烧</w:t>
            </w:r>
          </w:p>
        </w:tc>
        <w:tc>
          <w:tcPr>
            <w:tcW w:w="2540" w:type="dxa"/>
            <w:tcBorders>
              <w:top w:val="single" w:sz="4" w:space="0" w:color="808080"/>
              <w:left w:val="single" w:sz="4" w:space="0" w:color="808080"/>
              <w:bottom w:val="nil"/>
              <w:right w:val="single" w:sz="4" w:space="0" w:color="auto"/>
            </w:tcBorders>
            <w:shd w:val="clear" w:color="auto" w:fill="auto"/>
            <w:noWrap/>
            <w:vAlign w:val="center"/>
          </w:tcPr>
          <w:p w14:paraId="595DBBE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w:t>
            </w:r>
          </w:p>
        </w:tc>
        <w:tc>
          <w:tcPr>
            <w:tcW w:w="11" w:type="dxa"/>
            <w:vAlign w:val="center"/>
          </w:tcPr>
          <w:p w14:paraId="7BFD8884" w14:textId="77777777" w:rsidR="0076773F" w:rsidRDefault="0076773F">
            <w:pPr>
              <w:spacing w:before="0"/>
              <w:rPr>
                <w:rFonts w:ascii="Times New Roman" w:eastAsia="Times New Roman" w:hAnsi="Times New Roman"/>
                <w:szCs w:val="20"/>
                <w:lang w:val="en-US" w:eastAsia="zh-CN"/>
              </w:rPr>
            </w:pPr>
          </w:p>
        </w:tc>
      </w:tr>
      <w:tr w:rsidR="0076773F" w14:paraId="73886711"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535F9D7D"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162993F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焦屑燃烧</w:t>
            </w:r>
          </w:p>
        </w:tc>
        <w:tc>
          <w:tcPr>
            <w:tcW w:w="2540" w:type="dxa"/>
            <w:tcBorders>
              <w:top w:val="single" w:sz="4" w:space="0" w:color="808080"/>
              <w:left w:val="single" w:sz="4" w:space="0" w:color="808080"/>
              <w:bottom w:val="nil"/>
              <w:right w:val="single" w:sz="4" w:space="0" w:color="auto"/>
            </w:tcBorders>
            <w:shd w:val="clear" w:color="auto" w:fill="auto"/>
            <w:noWrap/>
            <w:vAlign w:val="center"/>
          </w:tcPr>
          <w:p w14:paraId="541F00A3"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11" w:type="dxa"/>
            <w:vAlign w:val="center"/>
          </w:tcPr>
          <w:p w14:paraId="4468621A" w14:textId="77777777" w:rsidR="0076773F" w:rsidRDefault="0076773F">
            <w:pPr>
              <w:spacing w:before="0"/>
              <w:rPr>
                <w:rFonts w:ascii="Times New Roman" w:eastAsia="Times New Roman" w:hAnsi="Times New Roman"/>
                <w:szCs w:val="20"/>
                <w:lang w:val="en-US" w:eastAsia="zh-CN"/>
              </w:rPr>
            </w:pPr>
          </w:p>
        </w:tc>
      </w:tr>
      <w:tr w:rsidR="0076773F" w14:paraId="3CDF07C8"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2E6FF65"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固定燃烧</w:t>
            </w:r>
          </w:p>
        </w:tc>
        <w:tc>
          <w:tcPr>
            <w:tcW w:w="3640" w:type="dxa"/>
            <w:tcBorders>
              <w:top w:val="nil"/>
              <w:left w:val="nil"/>
              <w:bottom w:val="single" w:sz="4" w:space="0" w:color="auto"/>
              <w:right w:val="single" w:sz="4" w:space="0" w:color="auto"/>
            </w:tcBorders>
            <w:shd w:val="clear" w:color="auto" w:fill="auto"/>
            <w:noWrap/>
            <w:vAlign w:val="center"/>
          </w:tcPr>
          <w:p w14:paraId="02E0A83A"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焦炉煤气燃烧</w:t>
            </w:r>
          </w:p>
        </w:tc>
        <w:tc>
          <w:tcPr>
            <w:tcW w:w="2540" w:type="dxa"/>
            <w:tcBorders>
              <w:top w:val="single" w:sz="4" w:space="0" w:color="auto"/>
              <w:left w:val="nil"/>
              <w:bottom w:val="single" w:sz="4" w:space="0" w:color="auto"/>
              <w:right w:val="single" w:sz="4" w:space="0" w:color="auto"/>
            </w:tcBorders>
            <w:shd w:val="clear" w:color="auto" w:fill="auto"/>
            <w:noWrap/>
            <w:vAlign w:val="center"/>
          </w:tcPr>
          <w:p w14:paraId="7FA26713"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外售</w:t>
            </w:r>
          </w:p>
        </w:tc>
        <w:tc>
          <w:tcPr>
            <w:tcW w:w="11" w:type="dxa"/>
            <w:vAlign w:val="center"/>
          </w:tcPr>
          <w:p w14:paraId="145931FA" w14:textId="77777777" w:rsidR="0076773F" w:rsidRDefault="0076773F">
            <w:pPr>
              <w:spacing w:before="0"/>
              <w:rPr>
                <w:rFonts w:ascii="Times New Roman" w:eastAsia="Times New Roman" w:hAnsi="Times New Roman"/>
                <w:szCs w:val="20"/>
                <w:lang w:val="en-US" w:eastAsia="zh-CN"/>
              </w:rPr>
            </w:pPr>
          </w:p>
        </w:tc>
      </w:tr>
      <w:tr w:rsidR="0076773F" w14:paraId="0EEC35DC"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533A53D4"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移动燃烧</w:t>
            </w:r>
          </w:p>
        </w:tc>
        <w:tc>
          <w:tcPr>
            <w:tcW w:w="3640" w:type="dxa"/>
            <w:tcBorders>
              <w:top w:val="nil"/>
              <w:left w:val="nil"/>
              <w:bottom w:val="single" w:sz="4" w:space="0" w:color="auto"/>
              <w:right w:val="single" w:sz="4" w:space="0" w:color="auto"/>
            </w:tcBorders>
            <w:shd w:val="clear" w:color="auto" w:fill="auto"/>
            <w:noWrap/>
            <w:vAlign w:val="center"/>
          </w:tcPr>
          <w:p w14:paraId="7FAED37D" w14:textId="77777777" w:rsidR="0076773F" w:rsidRDefault="00000000">
            <w:pPr>
              <w:spacing w:before="0"/>
              <w:rPr>
                <w:rFonts w:eastAsia="PMingLiU" w:cs="Arial"/>
                <w:szCs w:val="20"/>
                <w:lang w:val="en-US" w:eastAsia="zh-CN"/>
              </w:rPr>
            </w:pPr>
            <w:r>
              <w:rPr>
                <w:rFonts w:eastAsia="PMingLiU" w:cs="Arial"/>
                <w:szCs w:val="20"/>
                <w:lang w:val="en-US" w:eastAsia="zh-CN"/>
              </w:rPr>
              <w:t>0#</w:t>
            </w:r>
            <w:r>
              <w:rPr>
                <w:rFonts w:ascii="宋体" w:eastAsia="宋体" w:hAnsi="宋体" w:cs="Arial" w:hint="eastAsia"/>
                <w:szCs w:val="20"/>
                <w:lang w:val="en-US" w:eastAsia="zh-CN"/>
              </w:rPr>
              <w:t>柴油燃烧</w:t>
            </w:r>
          </w:p>
        </w:tc>
        <w:tc>
          <w:tcPr>
            <w:tcW w:w="2540" w:type="dxa"/>
            <w:tcBorders>
              <w:top w:val="nil"/>
              <w:left w:val="nil"/>
              <w:bottom w:val="single" w:sz="4" w:space="0" w:color="auto"/>
              <w:right w:val="single" w:sz="4" w:space="0" w:color="auto"/>
            </w:tcBorders>
            <w:shd w:val="clear" w:color="auto" w:fill="auto"/>
            <w:noWrap/>
            <w:vAlign w:val="center"/>
          </w:tcPr>
          <w:p w14:paraId="70F45CB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场内运输</w:t>
            </w:r>
          </w:p>
        </w:tc>
        <w:tc>
          <w:tcPr>
            <w:tcW w:w="11" w:type="dxa"/>
            <w:vAlign w:val="center"/>
          </w:tcPr>
          <w:p w14:paraId="6994DCEC" w14:textId="77777777" w:rsidR="0076773F" w:rsidRDefault="0076773F">
            <w:pPr>
              <w:spacing w:before="0"/>
              <w:rPr>
                <w:rFonts w:ascii="Times New Roman" w:eastAsia="Times New Roman" w:hAnsi="Times New Roman"/>
                <w:szCs w:val="20"/>
                <w:lang w:val="en-US" w:eastAsia="zh-CN"/>
              </w:rPr>
            </w:pPr>
          </w:p>
        </w:tc>
      </w:tr>
      <w:tr w:rsidR="0076773F" w14:paraId="1A7A9D58"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16DAF086"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移动燃烧</w:t>
            </w:r>
          </w:p>
        </w:tc>
        <w:tc>
          <w:tcPr>
            <w:tcW w:w="3640" w:type="dxa"/>
            <w:tcBorders>
              <w:top w:val="nil"/>
              <w:left w:val="nil"/>
              <w:bottom w:val="single" w:sz="4" w:space="0" w:color="auto"/>
              <w:right w:val="single" w:sz="4" w:space="0" w:color="auto"/>
            </w:tcBorders>
            <w:shd w:val="clear" w:color="auto" w:fill="auto"/>
            <w:noWrap/>
            <w:vAlign w:val="center"/>
          </w:tcPr>
          <w:p w14:paraId="6849EF9D" w14:textId="77777777" w:rsidR="0076773F" w:rsidRDefault="00000000">
            <w:pPr>
              <w:spacing w:before="0"/>
              <w:rPr>
                <w:rFonts w:eastAsia="PMingLiU" w:cs="Arial"/>
                <w:szCs w:val="20"/>
                <w:lang w:val="en-US" w:eastAsia="zh-CN"/>
              </w:rPr>
            </w:pPr>
            <w:r>
              <w:rPr>
                <w:rFonts w:eastAsia="PMingLiU" w:cs="Arial"/>
                <w:szCs w:val="20"/>
                <w:lang w:val="en-US" w:eastAsia="zh-CN"/>
              </w:rPr>
              <w:t>92#</w:t>
            </w:r>
            <w:r>
              <w:rPr>
                <w:rFonts w:ascii="宋体" w:eastAsia="宋体" w:hAnsi="宋体" w:cs="Arial" w:hint="eastAsia"/>
                <w:szCs w:val="20"/>
                <w:lang w:val="en-US" w:eastAsia="zh-CN"/>
              </w:rPr>
              <w:t>汽油燃烧</w:t>
            </w:r>
          </w:p>
        </w:tc>
        <w:tc>
          <w:tcPr>
            <w:tcW w:w="2540" w:type="dxa"/>
            <w:tcBorders>
              <w:top w:val="nil"/>
              <w:left w:val="nil"/>
              <w:bottom w:val="single" w:sz="4" w:space="0" w:color="auto"/>
              <w:right w:val="single" w:sz="4" w:space="0" w:color="auto"/>
            </w:tcBorders>
            <w:shd w:val="clear" w:color="auto" w:fill="auto"/>
            <w:noWrap/>
            <w:vAlign w:val="center"/>
          </w:tcPr>
          <w:p w14:paraId="777A36F1"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公务车</w:t>
            </w:r>
          </w:p>
        </w:tc>
        <w:tc>
          <w:tcPr>
            <w:tcW w:w="11" w:type="dxa"/>
            <w:vAlign w:val="center"/>
          </w:tcPr>
          <w:p w14:paraId="269AC4BF" w14:textId="77777777" w:rsidR="0076773F" w:rsidRDefault="0076773F">
            <w:pPr>
              <w:spacing w:before="0"/>
              <w:rPr>
                <w:rFonts w:ascii="Times New Roman" w:eastAsia="Times New Roman" w:hAnsi="Times New Roman"/>
                <w:szCs w:val="20"/>
                <w:lang w:val="en-US" w:eastAsia="zh-CN"/>
              </w:rPr>
            </w:pPr>
          </w:p>
        </w:tc>
      </w:tr>
      <w:tr w:rsidR="0076773F" w14:paraId="6927ED6C" w14:textId="77777777">
        <w:trPr>
          <w:trHeight w:val="315"/>
        </w:trPr>
        <w:tc>
          <w:tcPr>
            <w:tcW w:w="2840" w:type="dxa"/>
            <w:tcBorders>
              <w:top w:val="nil"/>
              <w:left w:val="single" w:sz="4" w:space="0" w:color="auto"/>
              <w:bottom w:val="single" w:sz="4" w:space="0" w:color="auto"/>
              <w:right w:val="single" w:sz="4" w:space="0" w:color="auto"/>
            </w:tcBorders>
            <w:shd w:val="clear" w:color="000000" w:fill="FFFFFF"/>
            <w:vAlign w:val="center"/>
          </w:tcPr>
          <w:p w14:paraId="6CF2F72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640" w:type="dxa"/>
            <w:tcBorders>
              <w:top w:val="nil"/>
              <w:left w:val="nil"/>
              <w:bottom w:val="single" w:sz="4" w:space="0" w:color="auto"/>
              <w:right w:val="single" w:sz="4" w:space="0" w:color="auto"/>
            </w:tcBorders>
            <w:shd w:val="clear" w:color="auto" w:fill="auto"/>
            <w:noWrap/>
            <w:vAlign w:val="center"/>
          </w:tcPr>
          <w:p w14:paraId="4000B09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制冷剂逸散（</w:t>
            </w:r>
            <w:r>
              <w:rPr>
                <w:rFonts w:eastAsia="PMingLiU" w:cs="Arial"/>
                <w:szCs w:val="20"/>
                <w:lang w:val="en-US" w:eastAsia="zh-CN"/>
              </w:rPr>
              <w:t>R32</w:t>
            </w:r>
            <w:r>
              <w:rPr>
                <w:rFonts w:ascii="宋体" w:eastAsia="宋体" w:hAnsi="宋体" w:cs="Arial" w:hint="eastAsia"/>
                <w:szCs w:val="20"/>
                <w:lang w:val="en-US" w:eastAsia="zh-CN"/>
              </w:rPr>
              <w:t>）</w:t>
            </w:r>
          </w:p>
        </w:tc>
        <w:tc>
          <w:tcPr>
            <w:tcW w:w="2540" w:type="dxa"/>
            <w:tcBorders>
              <w:top w:val="nil"/>
              <w:left w:val="nil"/>
              <w:bottom w:val="single" w:sz="4" w:space="0" w:color="auto"/>
              <w:right w:val="single" w:sz="4" w:space="0" w:color="auto"/>
            </w:tcBorders>
            <w:shd w:val="clear" w:color="auto" w:fill="auto"/>
            <w:noWrap/>
            <w:vAlign w:val="center"/>
          </w:tcPr>
          <w:p w14:paraId="758382D2"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分体式空调</w:t>
            </w:r>
          </w:p>
        </w:tc>
        <w:tc>
          <w:tcPr>
            <w:tcW w:w="11" w:type="dxa"/>
            <w:vAlign w:val="center"/>
          </w:tcPr>
          <w:p w14:paraId="513E96B1" w14:textId="77777777" w:rsidR="0076773F" w:rsidRDefault="0076773F">
            <w:pPr>
              <w:spacing w:before="0"/>
              <w:rPr>
                <w:rFonts w:ascii="Times New Roman" w:eastAsia="Times New Roman" w:hAnsi="Times New Roman"/>
                <w:szCs w:val="20"/>
                <w:lang w:val="en-US" w:eastAsia="zh-CN"/>
              </w:rPr>
            </w:pPr>
          </w:p>
        </w:tc>
      </w:tr>
      <w:tr w:rsidR="0076773F" w14:paraId="505C5D52"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BCC425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640" w:type="dxa"/>
            <w:tcBorders>
              <w:top w:val="nil"/>
              <w:left w:val="nil"/>
              <w:bottom w:val="single" w:sz="4" w:space="0" w:color="auto"/>
              <w:right w:val="single" w:sz="4" w:space="0" w:color="auto"/>
            </w:tcBorders>
            <w:shd w:val="clear" w:color="auto" w:fill="auto"/>
            <w:noWrap/>
            <w:vAlign w:val="center"/>
          </w:tcPr>
          <w:p w14:paraId="261AECD6" w14:textId="77777777" w:rsidR="0076773F" w:rsidRDefault="00000000">
            <w:pPr>
              <w:spacing w:before="0"/>
              <w:rPr>
                <w:rFonts w:eastAsia="PMingLiU" w:cs="Arial"/>
                <w:szCs w:val="20"/>
                <w:lang w:val="en-US" w:eastAsia="zh-CN"/>
              </w:rPr>
            </w:pPr>
            <w:r>
              <w:rPr>
                <w:rFonts w:eastAsia="PMingLiU" w:cs="Arial"/>
                <w:szCs w:val="20"/>
                <w:lang w:val="en-US" w:eastAsia="zh-CN"/>
              </w:rPr>
              <w:t>CO2</w:t>
            </w:r>
            <w:r>
              <w:rPr>
                <w:rFonts w:ascii="宋体" w:eastAsia="宋体" w:hAnsi="宋体" w:cs="Arial" w:hint="eastAsia"/>
                <w:szCs w:val="20"/>
                <w:lang w:val="en-US" w:eastAsia="zh-CN"/>
              </w:rPr>
              <w:t>逸散</w:t>
            </w:r>
          </w:p>
        </w:tc>
        <w:tc>
          <w:tcPr>
            <w:tcW w:w="2540" w:type="dxa"/>
            <w:tcBorders>
              <w:top w:val="nil"/>
              <w:left w:val="nil"/>
              <w:bottom w:val="single" w:sz="4" w:space="0" w:color="auto"/>
              <w:right w:val="single" w:sz="4" w:space="0" w:color="auto"/>
            </w:tcBorders>
            <w:shd w:val="clear" w:color="auto" w:fill="auto"/>
            <w:noWrap/>
            <w:vAlign w:val="center"/>
          </w:tcPr>
          <w:p w14:paraId="71FC9BAA"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二氧化碳灭火器</w:t>
            </w:r>
          </w:p>
        </w:tc>
        <w:tc>
          <w:tcPr>
            <w:tcW w:w="11" w:type="dxa"/>
            <w:vAlign w:val="center"/>
          </w:tcPr>
          <w:p w14:paraId="02ECC55E" w14:textId="77777777" w:rsidR="0076773F" w:rsidRDefault="0076773F">
            <w:pPr>
              <w:spacing w:before="0"/>
              <w:rPr>
                <w:rFonts w:ascii="Times New Roman" w:eastAsia="Times New Roman" w:hAnsi="Times New Roman"/>
                <w:szCs w:val="20"/>
                <w:lang w:val="en-US" w:eastAsia="zh-CN"/>
              </w:rPr>
            </w:pPr>
          </w:p>
        </w:tc>
      </w:tr>
      <w:tr w:rsidR="0076773F" w14:paraId="74816A4E"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274F926"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640" w:type="dxa"/>
            <w:tcBorders>
              <w:top w:val="nil"/>
              <w:left w:val="nil"/>
              <w:bottom w:val="single" w:sz="4" w:space="0" w:color="auto"/>
              <w:right w:val="single" w:sz="4" w:space="0" w:color="auto"/>
            </w:tcBorders>
            <w:shd w:val="clear" w:color="auto" w:fill="auto"/>
            <w:noWrap/>
            <w:vAlign w:val="center"/>
          </w:tcPr>
          <w:p w14:paraId="5C86CF90" w14:textId="77777777" w:rsidR="0076773F"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2540" w:type="dxa"/>
            <w:tcBorders>
              <w:top w:val="nil"/>
              <w:left w:val="nil"/>
              <w:bottom w:val="single" w:sz="4" w:space="0" w:color="auto"/>
              <w:right w:val="single" w:sz="4" w:space="0" w:color="auto"/>
            </w:tcBorders>
            <w:shd w:val="clear" w:color="auto" w:fill="auto"/>
            <w:noWrap/>
            <w:vAlign w:val="center"/>
          </w:tcPr>
          <w:p w14:paraId="3AD5C053"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化粪池</w:t>
            </w:r>
          </w:p>
        </w:tc>
        <w:tc>
          <w:tcPr>
            <w:tcW w:w="11" w:type="dxa"/>
            <w:vAlign w:val="center"/>
          </w:tcPr>
          <w:p w14:paraId="3540080B" w14:textId="77777777" w:rsidR="0076773F" w:rsidRDefault="0076773F">
            <w:pPr>
              <w:spacing w:before="0"/>
              <w:rPr>
                <w:rFonts w:ascii="Times New Roman" w:eastAsia="Times New Roman" w:hAnsi="Times New Roman"/>
                <w:szCs w:val="20"/>
                <w:lang w:val="en-US" w:eastAsia="zh-CN"/>
              </w:rPr>
            </w:pPr>
          </w:p>
        </w:tc>
      </w:tr>
      <w:tr w:rsidR="0076773F" w14:paraId="03592E3E" w14:textId="77777777">
        <w:trPr>
          <w:trHeight w:val="285"/>
        </w:trPr>
        <w:tc>
          <w:tcPr>
            <w:tcW w:w="2840" w:type="dxa"/>
            <w:tcBorders>
              <w:top w:val="single" w:sz="4" w:space="0" w:color="808080"/>
              <w:left w:val="single" w:sz="4" w:space="0" w:color="808080"/>
              <w:bottom w:val="nil"/>
              <w:right w:val="single" w:sz="4" w:space="0" w:color="auto"/>
            </w:tcBorders>
            <w:shd w:val="clear" w:color="000000" w:fill="FFFFFF"/>
            <w:vAlign w:val="center"/>
          </w:tcPr>
          <w:p w14:paraId="23D82A2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逸散排放</w:t>
            </w:r>
          </w:p>
        </w:tc>
        <w:tc>
          <w:tcPr>
            <w:tcW w:w="3640" w:type="dxa"/>
            <w:tcBorders>
              <w:top w:val="nil"/>
              <w:left w:val="nil"/>
              <w:bottom w:val="single" w:sz="4" w:space="0" w:color="auto"/>
              <w:right w:val="single" w:sz="4" w:space="0" w:color="auto"/>
            </w:tcBorders>
            <w:shd w:val="clear" w:color="auto" w:fill="auto"/>
            <w:noWrap/>
            <w:vAlign w:val="center"/>
          </w:tcPr>
          <w:p w14:paraId="36D5B85D" w14:textId="77777777" w:rsidR="0076773F"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2540" w:type="dxa"/>
            <w:tcBorders>
              <w:top w:val="nil"/>
              <w:left w:val="nil"/>
              <w:bottom w:val="single" w:sz="4" w:space="0" w:color="auto"/>
              <w:right w:val="single" w:sz="4" w:space="0" w:color="auto"/>
            </w:tcBorders>
            <w:shd w:val="clear" w:color="auto" w:fill="auto"/>
            <w:noWrap/>
            <w:vAlign w:val="center"/>
          </w:tcPr>
          <w:p w14:paraId="400EA95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厌氧池</w:t>
            </w:r>
          </w:p>
        </w:tc>
        <w:tc>
          <w:tcPr>
            <w:tcW w:w="11" w:type="dxa"/>
            <w:vAlign w:val="center"/>
          </w:tcPr>
          <w:p w14:paraId="0D835B7B" w14:textId="77777777" w:rsidR="0076773F" w:rsidRDefault="0076773F">
            <w:pPr>
              <w:spacing w:before="0"/>
              <w:rPr>
                <w:rFonts w:ascii="Times New Roman" w:eastAsia="Times New Roman" w:hAnsi="Times New Roman"/>
                <w:szCs w:val="20"/>
                <w:lang w:val="en-US" w:eastAsia="zh-CN"/>
              </w:rPr>
            </w:pPr>
          </w:p>
        </w:tc>
      </w:tr>
      <w:tr w:rsidR="0076773F" w14:paraId="4255427B" w14:textId="77777777">
        <w:trPr>
          <w:trHeight w:val="285"/>
        </w:trPr>
        <w:tc>
          <w:tcPr>
            <w:tcW w:w="2840" w:type="dxa"/>
            <w:tcBorders>
              <w:top w:val="single" w:sz="4" w:space="0" w:color="auto"/>
              <w:left w:val="single" w:sz="4" w:space="0" w:color="auto"/>
              <w:bottom w:val="single" w:sz="4" w:space="0" w:color="auto"/>
              <w:right w:val="single" w:sz="4" w:space="0" w:color="auto"/>
            </w:tcBorders>
            <w:shd w:val="clear" w:color="000000" w:fill="FFFFFF"/>
            <w:vAlign w:val="center"/>
          </w:tcPr>
          <w:p w14:paraId="0F4FA89D"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640" w:type="dxa"/>
            <w:tcBorders>
              <w:top w:val="nil"/>
              <w:left w:val="nil"/>
              <w:bottom w:val="single" w:sz="4" w:space="0" w:color="auto"/>
              <w:right w:val="single" w:sz="4" w:space="0" w:color="auto"/>
            </w:tcBorders>
            <w:shd w:val="clear" w:color="auto" w:fill="auto"/>
            <w:noWrap/>
            <w:vAlign w:val="center"/>
          </w:tcPr>
          <w:p w14:paraId="7E044953" w14:textId="77777777" w:rsidR="0076773F" w:rsidRDefault="00000000">
            <w:pPr>
              <w:spacing w:before="0"/>
              <w:rPr>
                <w:rFonts w:eastAsia="PMingLiU" w:cs="Arial"/>
                <w:szCs w:val="20"/>
                <w:lang w:val="en-US" w:eastAsia="zh-CN"/>
              </w:rPr>
            </w:pPr>
            <w:r>
              <w:rPr>
                <w:rFonts w:eastAsia="PMingLiU" w:cs="Arial"/>
                <w:szCs w:val="20"/>
                <w:lang w:val="en-US" w:eastAsia="zh-CN"/>
              </w:rPr>
              <w:t>SF6</w:t>
            </w:r>
            <w:r>
              <w:rPr>
                <w:rFonts w:ascii="宋体" w:eastAsia="宋体" w:hAnsi="宋体" w:cs="Arial" w:hint="eastAsia"/>
                <w:szCs w:val="20"/>
                <w:lang w:val="en-US" w:eastAsia="zh-CN"/>
              </w:rPr>
              <w:t>逸散</w:t>
            </w:r>
          </w:p>
        </w:tc>
        <w:tc>
          <w:tcPr>
            <w:tcW w:w="2540" w:type="dxa"/>
            <w:tcBorders>
              <w:top w:val="nil"/>
              <w:left w:val="nil"/>
              <w:bottom w:val="single" w:sz="4" w:space="0" w:color="auto"/>
              <w:right w:val="single" w:sz="4" w:space="0" w:color="auto"/>
            </w:tcBorders>
            <w:shd w:val="clear" w:color="auto" w:fill="auto"/>
            <w:noWrap/>
            <w:vAlign w:val="center"/>
          </w:tcPr>
          <w:p w14:paraId="057E017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高压开关</w:t>
            </w:r>
          </w:p>
        </w:tc>
        <w:tc>
          <w:tcPr>
            <w:tcW w:w="11" w:type="dxa"/>
            <w:vAlign w:val="center"/>
          </w:tcPr>
          <w:p w14:paraId="4E0C20DB" w14:textId="77777777" w:rsidR="0076773F" w:rsidRDefault="0076773F">
            <w:pPr>
              <w:spacing w:before="0"/>
              <w:rPr>
                <w:rFonts w:ascii="Times New Roman" w:eastAsia="Times New Roman" w:hAnsi="Times New Roman"/>
                <w:szCs w:val="20"/>
                <w:lang w:val="en-US" w:eastAsia="zh-CN"/>
              </w:rPr>
            </w:pPr>
          </w:p>
        </w:tc>
      </w:tr>
      <w:tr w:rsidR="0076773F" w14:paraId="677C909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5BE4491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5FD5D4F8"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石灰石</w:t>
            </w:r>
          </w:p>
        </w:tc>
        <w:tc>
          <w:tcPr>
            <w:tcW w:w="2540" w:type="dxa"/>
            <w:tcBorders>
              <w:top w:val="nil"/>
              <w:left w:val="nil"/>
              <w:bottom w:val="single" w:sz="4" w:space="0" w:color="auto"/>
              <w:right w:val="single" w:sz="4" w:space="0" w:color="auto"/>
            </w:tcBorders>
            <w:shd w:val="clear" w:color="auto" w:fill="auto"/>
            <w:noWrap/>
            <w:vAlign w:val="center"/>
          </w:tcPr>
          <w:p w14:paraId="29581C7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石灰窑</w:t>
            </w:r>
          </w:p>
        </w:tc>
        <w:tc>
          <w:tcPr>
            <w:tcW w:w="11" w:type="dxa"/>
            <w:vAlign w:val="center"/>
          </w:tcPr>
          <w:p w14:paraId="3448CA10" w14:textId="77777777" w:rsidR="0076773F" w:rsidRDefault="0076773F">
            <w:pPr>
              <w:spacing w:before="0"/>
              <w:rPr>
                <w:rFonts w:ascii="Times New Roman" w:eastAsia="Times New Roman" w:hAnsi="Times New Roman"/>
                <w:szCs w:val="20"/>
                <w:lang w:val="en-US" w:eastAsia="zh-CN"/>
              </w:rPr>
            </w:pPr>
          </w:p>
        </w:tc>
      </w:tr>
      <w:tr w:rsidR="0076773F" w14:paraId="7DE2A9F0"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0C2F2D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41EA74E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白云石</w:t>
            </w:r>
          </w:p>
        </w:tc>
        <w:tc>
          <w:tcPr>
            <w:tcW w:w="2540" w:type="dxa"/>
            <w:tcBorders>
              <w:top w:val="nil"/>
              <w:left w:val="nil"/>
              <w:bottom w:val="single" w:sz="4" w:space="0" w:color="auto"/>
              <w:right w:val="single" w:sz="4" w:space="0" w:color="auto"/>
            </w:tcBorders>
            <w:shd w:val="clear" w:color="auto" w:fill="auto"/>
            <w:noWrap/>
            <w:vAlign w:val="center"/>
          </w:tcPr>
          <w:p w14:paraId="5A946DA1"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高炉</w:t>
            </w:r>
          </w:p>
        </w:tc>
        <w:tc>
          <w:tcPr>
            <w:tcW w:w="11" w:type="dxa"/>
            <w:vAlign w:val="center"/>
          </w:tcPr>
          <w:p w14:paraId="0B3EA8E9" w14:textId="77777777" w:rsidR="0076773F" w:rsidRDefault="0076773F">
            <w:pPr>
              <w:spacing w:before="0"/>
              <w:rPr>
                <w:rFonts w:ascii="Times New Roman" w:eastAsia="Times New Roman" w:hAnsi="Times New Roman"/>
                <w:szCs w:val="20"/>
                <w:lang w:val="en-US" w:eastAsia="zh-CN"/>
              </w:rPr>
            </w:pPr>
          </w:p>
        </w:tc>
      </w:tr>
      <w:tr w:rsidR="0076773F" w14:paraId="00329208"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7B9E5E5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0595F6B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电极</w:t>
            </w:r>
          </w:p>
        </w:tc>
        <w:tc>
          <w:tcPr>
            <w:tcW w:w="2540" w:type="dxa"/>
            <w:tcBorders>
              <w:top w:val="nil"/>
              <w:left w:val="nil"/>
              <w:bottom w:val="single" w:sz="4" w:space="0" w:color="auto"/>
              <w:right w:val="single" w:sz="4" w:space="0" w:color="auto"/>
            </w:tcBorders>
            <w:shd w:val="clear" w:color="auto" w:fill="auto"/>
            <w:noWrap/>
            <w:vAlign w:val="center"/>
          </w:tcPr>
          <w:p w14:paraId="65268C7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12E89897" w14:textId="77777777" w:rsidR="0076773F" w:rsidRDefault="0076773F">
            <w:pPr>
              <w:spacing w:before="0"/>
              <w:rPr>
                <w:rFonts w:ascii="Times New Roman" w:eastAsia="Times New Roman" w:hAnsi="Times New Roman"/>
                <w:szCs w:val="20"/>
                <w:lang w:val="en-US" w:eastAsia="zh-CN"/>
              </w:rPr>
            </w:pPr>
          </w:p>
        </w:tc>
      </w:tr>
      <w:tr w:rsidR="0076773F" w14:paraId="552793A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F18E0B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6871EC4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废钢</w:t>
            </w:r>
          </w:p>
        </w:tc>
        <w:tc>
          <w:tcPr>
            <w:tcW w:w="2540" w:type="dxa"/>
            <w:tcBorders>
              <w:top w:val="nil"/>
              <w:left w:val="nil"/>
              <w:bottom w:val="single" w:sz="4" w:space="0" w:color="auto"/>
              <w:right w:val="single" w:sz="4" w:space="0" w:color="auto"/>
            </w:tcBorders>
            <w:shd w:val="clear" w:color="auto" w:fill="auto"/>
            <w:noWrap/>
            <w:vAlign w:val="center"/>
          </w:tcPr>
          <w:p w14:paraId="75833F0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4716EA4E" w14:textId="77777777" w:rsidR="0076773F" w:rsidRDefault="0076773F">
            <w:pPr>
              <w:spacing w:before="0"/>
              <w:rPr>
                <w:rFonts w:ascii="Times New Roman" w:eastAsia="Times New Roman" w:hAnsi="Times New Roman"/>
                <w:szCs w:val="20"/>
                <w:lang w:val="en-US" w:eastAsia="zh-CN"/>
              </w:rPr>
            </w:pPr>
          </w:p>
        </w:tc>
      </w:tr>
      <w:tr w:rsidR="0076773F" w14:paraId="3971E94F"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A58DF1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6E73324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w:t>
            </w:r>
          </w:p>
        </w:tc>
        <w:tc>
          <w:tcPr>
            <w:tcW w:w="2540" w:type="dxa"/>
            <w:tcBorders>
              <w:top w:val="nil"/>
              <w:left w:val="nil"/>
              <w:bottom w:val="single" w:sz="4" w:space="0" w:color="auto"/>
              <w:right w:val="single" w:sz="4" w:space="0" w:color="auto"/>
            </w:tcBorders>
            <w:shd w:val="clear" w:color="auto" w:fill="auto"/>
            <w:noWrap/>
            <w:vAlign w:val="center"/>
          </w:tcPr>
          <w:p w14:paraId="545C74C1"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79F7FB55" w14:textId="77777777" w:rsidR="0076773F" w:rsidRDefault="0076773F">
            <w:pPr>
              <w:spacing w:before="0"/>
              <w:rPr>
                <w:rFonts w:ascii="Times New Roman" w:eastAsia="Times New Roman" w:hAnsi="Times New Roman"/>
                <w:szCs w:val="20"/>
                <w:lang w:val="en-US" w:eastAsia="zh-CN"/>
              </w:rPr>
            </w:pPr>
          </w:p>
        </w:tc>
      </w:tr>
      <w:tr w:rsidR="0076773F" w14:paraId="16F2F3A6"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6210583C"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auto" w:fill="auto"/>
            <w:noWrap/>
            <w:vAlign w:val="center"/>
          </w:tcPr>
          <w:p w14:paraId="2815DC2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w:t>
            </w:r>
          </w:p>
        </w:tc>
        <w:tc>
          <w:tcPr>
            <w:tcW w:w="2540" w:type="dxa"/>
            <w:tcBorders>
              <w:top w:val="nil"/>
              <w:left w:val="nil"/>
              <w:bottom w:val="single" w:sz="4" w:space="0" w:color="auto"/>
              <w:right w:val="single" w:sz="4" w:space="0" w:color="auto"/>
            </w:tcBorders>
            <w:shd w:val="clear" w:color="auto" w:fill="auto"/>
            <w:noWrap/>
            <w:vAlign w:val="center"/>
          </w:tcPr>
          <w:p w14:paraId="69AB7C49"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72CBFE98" w14:textId="77777777" w:rsidR="0076773F" w:rsidRDefault="0076773F">
            <w:pPr>
              <w:spacing w:before="0"/>
              <w:rPr>
                <w:rFonts w:ascii="Times New Roman" w:eastAsia="Times New Roman" w:hAnsi="Times New Roman"/>
                <w:szCs w:val="20"/>
                <w:lang w:val="en-US" w:eastAsia="zh-CN"/>
              </w:rPr>
            </w:pPr>
          </w:p>
        </w:tc>
      </w:tr>
      <w:tr w:rsidR="0076773F" w14:paraId="64916DC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0179E67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3C8B682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w:t>
            </w:r>
          </w:p>
        </w:tc>
        <w:tc>
          <w:tcPr>
            <w:tcW w:w="2540" w:type="dxa"/>
            <w:tcBorders>
              <w:top w:val="nil"/>
              <w:left w:val="nil"/>
              <w:bottom w:val="single" w:sz="4" w:space="0" w:color="auto"/>
              <w:right w:val="single" w:sz="4" w:space="0" w:color="auto"/>
            </w:tcBorders>
            <w:shd w:val="clear" w:color="000000" w:fill="FFFFFF"/>
            <w:noWrap/>
            <w:vAlign w:val="center"/>
          </w:tcPr>
          <w:p w14:paraId="4B2782D9"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45D3AC9A" w14:textId="77777777" w:rsidR="0076773F" w:rsidRDefault="0076773F">
            <w:pPr>
              <w:spacing w:before="0"/>
              <w:rPr>
                <w:rFonts w:ascii="Times New Roman" w:eastAsia="Times New Roman" w:hAnsi="Times New Roman"/>
                <w:szCs w:val="20"/>
                <w:lang w:val="en-US" w:eastAsia="zh-CN"/>
              </w:rPr>
            </w:pPr>
          </w:p>
        </w:tc>
      </w:tr>
      <w:tr w:rsidR="0076773F" w14:paraId="2E745A2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3A2C6ED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55A4ECE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w:t>
            </w:r>
          </w:p>
        </w:tc>
        <w:tc>
          <w:tcPr>
            <w:tcW w:w="2540" w:type="dxa"/>
            <w:tcBorders>
              <w:top w:val="nil"/>
              <w:left w:val="nil"/>
              <w:bottom w:val="single" w:sz="4" w:space="0" w:color="auto"/>
              <w:right w:val="single" w:sz="4" w:space="0" w:color="auto"/>
            </w:tcBorders>
            <w:shd w:val="clear" w:color="000000" w:fill="FFFFFF"/>
            <w:noWrap/>
            <w:vAlign w:val="center"/>
          </w:tcPr>
          <w:p w14:paraId="3320EF46"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1188215B" w14:textId="77777777" w:rsidR="0076773F" w:rsidRDefault="0076773F">
            <w:pPr>
              <w:spacing w:before="0"/>
              <w:rPr>
                <w:rFonts w:ascii="Times New Roman" w:eastAsia="Times New Roman" w:hAnsi="Times New Roman"/>
                <w:szCs w:val="20"/>
                <w:lang w:val="en-US" w:eastAsia="zh-CN"/>
              </w:rPr>
            </w:pPr>
          </w:p>
        </w:tc>
      </w:tr>
      <w:tr w:rsidR="0076773F" w14:paraId="3FAAE69B"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40B2751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1941AED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w:t>
            </w:r>
          </w:p>
        </w:tc>
        <w:tc>
          <w:tcPr>
            <w:tcW w:w="2540" w:type="dxa"/>
            <w:tcBorders>
              <w:top w:val="nil"/>
              <w:left w:val="nil"/>
              <w:bottom w:val="single" w:sz="4" w:space="0" w:color="auto"/>
              <w:right w:val="single" w:sz="4" w:space="0" w:color="auto"/>
            </w:tcBorders>
            <w:shd w:val="clear" w:color="000000" w:fill="FFFFFF"/>
            <w:noWrap/>
            <w:vAlign w:val="center"/>
          </w:tcPr>
          <w:p w14:paraId="07DC7720"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炼钢</w:t>
            </w:r>
          </w:p>
        </w:tc>
        <w:tc>
          <w:tcPr>
            <w:tcW w:w="11" w:type="dxa"/>
            <w:vAlign w:val="center"/>
          </w:tcPr>
          <w:p w14:paraId="2FD2A905" w14:textId="77777777" w:rsidR="0076773F" w:rsidRDefault="0076773F">
            <w:pPr>
              <w:spacing w:before="0"/>
              <w:rPr>
                <w:rFonts w:ascii="Times New Roman" w:eastAsia="Times New Roman" w:hAnsi="Times New Roman"/>
                <w:szCs w:val="20"/>
                <w:lang w:val="en-US" w:eastAsia="zh-CN"/>
              </w:rPr>
            </w:pPr>
          </w:p>
        </w:tc>
      </w:tr>
      <w:tr w:rsidR="0076773F" w14:paraId="57A33191"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1A5D8E38"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1225BFE1"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钢坯</w:t>
            </w:r>
          </w:p>
        </w:tc>
        <w:tc>
          <w:tcPr>
            <w:tcW w:w="2540" w:type="dxa"/>
            <w:tcBorders>
              <w:top w:val="nil"/>
              <w:left w:val="nil"/>
              <w:bottom w:val="single" w:sz="4" w:space="0" w:color="auto"/>
              <w:right w:val="single" w:sz="4" w:space="0" w:color="auto"/>
            </w:tcBorders>
            <w:shd w:val="clear" w:color="000000" w:fill="FFFFFF"/>
            <w:noWrap/>
            <w:vAlign w:val="center"/>
          </w:tcPr>
          <w:p w14:paraId="4D3EE3CB"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固碳产品</w:t>
            </w:r>
          </w:p>
        </w:tc>
        <w:tc>
          <w:tcPr>
            <w:tcW w:w="11" w:type="dxa"/>
            <w:vAlign w:val="center"/>
          </w:tcPr>
          <w:p w14:paraId="00B5C069" w14:textId="77777777" w:rsidR="0076773F" w:rsidRDefault="0076773F">
            <w:pPr>
              <w:spacing w:before="0"/>
              <w:rPr>
                <w:rFonts w:ascii="Times New Roman" w:eastAsia="Times New Roman" w:hAnsi="Times New Roman"/>
                <w:szCs w:val="20"/>
                <w:lang w:val="en-US" w:eastAsia="zh-CN"/>
              </w:rPr>
            </w:pPr>
          </w:p>
        </w:tc>
      </w:tr>
      <w:tr w:rsidR="0076773F" w14:paraId="667B69AA"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AB17513"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74E52055"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粗苯</w:t>
            </w:r>
          </w:p>
        </w:tc>
        <w:tc>
          <w:tcPr>
            <w:tcW w:w="2540" w:type="dxa"/>
            <w:tcBorders>
              <w:top w:val="nil"/>
              <w:left w:val="nil"/>
              <w:bottom w:val="single" w:sz="4" w:space="0" w:color="auto"/>
              <w:right w:val="single" w:sz="4" w:space="0" w:color="auto"/>
            </w:tcBorders>
            <w:shd w:val="clear" w:color="000000" w:fill="FFFFFF"/>
            <w:noWrap/>
            <w:vAlign w:val="center"/>
          </w:tcPr>
          <w:p w14:paraId="15165332"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外售</w:t>
            </w:r>
          </w:p>
        </w:tc>
        <w:tc>
          <w:tcPr>
            <w:tcW w:w="11" w:type="dxa"/>
            <w:vAlign w:val="center"/>
          </w:tcPr>
          <w:p w14:paraId="14825173" w14:textId="77777777" w:rsidR="0076773F" w:rsidRDefault="0076773F">
            <w:pPr>
              <w:spacing w:before="0"/>
              <w:rPr>
                <w:rFonts w:ascii="Times New Roman" w:eastAsia="Times New Roman" w:hAnsi="Times New Roman"/>
                <w:szCs w:val="20"/>
                <w:lang w:val="en-US" w:eastAsia="zh-CN"/>
              </w:rPr>
            </w:pPr>
          </w:p>
        </w:tc>
      </w:tr>
      <w:tr w:rsidR="0076773F" w14:paraId="29FEE16F" w14:textId="77777777">
        <w:trPr>
          <w:trHeight w:val="285"/>
        </w:trPr>
        <w:tc>
          <w:tcPr>
            <w:tcW w:w="2840" w:type="dxa"/>
            <w:tcBorders>
              <w:top w:val="nil"/>
              <w:left w:val="single" w:sz="4" w:space="0" w:color="auto"/>
              <w:bottom w:val="single" w:sz="4" w:space="0" w:color="auto"/>
              <w:right w:val="single" w:sz="4" w:space="0" w:color="auto"/>
            </w:tcBorders>
            <w:shd w:val="clear" w:color="000000" w:fill="FFFFFF"/>
            <w:vAlign w:val="center"/>
          </w:tcPr>
          <w:p w14:paraId="27918423"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制程排放</w:t>
            </w:r>
          </w:p>
        </w:tc>
        <w:tc>
          <w:tcPr>
            <w:tcW w:w="3640" w:type="dxa"/>
            <w:tcBorders>
              <w:top w:val="nil"/>
              <w:left w:val="nil"/>
              <w:bottom w:val="single" w:sz="4" w:space="0" w:color="auto"/>
              <w:right w:val="single" w:sz="4" w:space="0" w:color="auto"/>
            </w:tcBorders>
            <w:shd w:val="clear" w:color="000000" w:fill="FFFFFF"/>
            <w:noWrap/>
            <w:vAlign w:val="center"/>
          </w:tcPr>
          <w:p w14:paraId="14870357"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煤焦油</w:t>
            </w:r>
          </w:p>
        </w:tc>
        <w:tc>
          <w:tcPr>
            <w:tcW w:w="2540" w:type="dxa"/>
            <w:tcBorders>
              <w:top w:val="nil"/>
              <w:left w:val="nil"/>
              <w:bottom w:val="single" w:sz="4" w:space="0" w:color="auto"/>
              <w:right w:val="single" w:sz="4" w:space="0" w:color="auto"/>
            </w:tcBorders>
            <w:shd w:val="clear" w:color="000000" w:fill="FFFFFF"/>
            <w:noWrap/>
            <w:vAlign w:val="center"/>
          </w:tcPr>
          <w:p w14:paraId="1A97E52B"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危废处置</w:t>
            </w:r>
          </w:p>
        </w:tc>
        <w:tc>
          <w:tcPr>
            <w:tcW w:w="11" w:type="dxa"/>
            <w:vAlign w:val="center"/>
          </w:tcPr>
          <w:p w14:paraId="503F5DD0" w14:textId="77777777" w:rsidR="0076773F" w:rsidRDefault="0076773F">
            <w:pPr>
              <w:spacing w:before="0"/>
              <w:rPr>
                <w:rFonts w:ascii="Times New Roman" w:eastAsia="Times New Roman" w:hAnsi="Times New Roman"/>
                <w:szCs w:val="20"/>
                <w:lang w:val="en-US" w:eastAsia="zh-CN"/>
              </w:rPr>
            </w:pPr>
          </w:p>
        </w:tc>
      </w:tr>
    </w:tbl>
    <w:p w14:paraId="14623717" w14:textId="77777777" w:rsidR="0076773F" w:rsidRDefault="0076773F">
      <w:pPr>
        <w:spacing w:before="0" w:line="360" w:lineRule="auto"/>
        <w:rPr>
          <w:rFonts w:eastAsia="宋体" w:cs="Arial"/>
          <w:iCs/>
          <w:sz w:val="24"/>
          <w:lang w:eastAsia="zh-CN"/>
        </w:rPr>
      </w:pPr>
    </w:p>
    <w:p w14:paraId="16E82BA0" w14:textId="77777777" w:rsidR="0076773F" w:rsidRDefault="00000000">
      <w:pPr>
        <w:pStyle w:val="Style2"/>
        <w:numPr>
          <w:ilvl w:val="1"/>
          <w:numId w:val="8"/>
        </w:numPr>
        <w:spacing w:line="360" w:lineRule="auto"/>
      </w:pPr>
      <w:bookmarkStart w:id="48" w:name="_Toc198906580"/>
      <w:bookmarkStart w:id="49" w:name="_Toc204099741"/>
      <w:r>
        <w:t>间接温室气体排放</w:t>
      </w:r>
      <w:bookmarkEnd w:id="48"/>
      <w:bookmarkEnd w:id="49"/>
    </w:p>
    <w:p w14:paraId="63DE4A6D"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依据大冶特殊钢温室气体盘查控制程序（</w:t>
      </w:r>
      <w:r>
        <w:rPr>
          <w:rFonts w:eastAsia="宋体" w:cs="Arial"/>
          <w:iCs/>
          <w:sz w:val="24"/>
          <w:lang w:eastAsia="zh-CN"/>
        </w:rPr>
        <w:t>DY-GHG-2023</w:t>
      </w:r>
      <w:r>
        <w:rPr>
          <w:rFonts w:eastAsia="宋体" w:cs="Arial"/>
          <w:iCs/>
          <w:sz w:val="24"/>
          <w:lang w:eastAsia="zh-CN"/>
        </w:rPr>
        <w:t>）</w:t>
      </w:r>
      <w:r>
        <w:rPr>
          <w:rFonts w:eastAsia="宋体" w:cs="Arial"/>
          <w:iCs/>
          <w:sz w:val="24"/>
          <w:lang w:eastAsia="zh-CN"/>
        </w:rPr>
        <w:t>6.0</w:t>
      </w:r>
      <w:r>
        <w:rPr>
          <w:rFonts w:eastAsia="宋体" w:cs="Arial"/>
          <w:iCs/>
          <w:sz w:val="24"/>
          <w:lang w:eastAsia="zh-CN"/>
        </w:rPr>
        <w:t>重大</w:t>
      </w:r>
      <w:r>
        <w:rPr>
          <w:rFonts w:eastAsia="宋体" w:cs="Arial"/>
          <w:iCs/>
          <w:sz w:val="24"/>
          <w:lang w:eastAsia="zh-CN"/>
        </w:rPr>
        <w:t>GHG</w:t>
      </w:r>
      <w:r>
        <w:rPr>
          <w:rFonts w:eastAsia="宋体" w:cs="Arial"/>
          <w:iCs/>
          <w:sz w:val="24"/>
          <w:lang w:eastAsia="zh-CN"/>
        </w:rPr>
        <w:t>间接排放评价标准，盘查小组于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r>
        <w:rPr>
          <w:rFonts w:eastAsia="宋体" w:cs="Arial" w:hint="eastAsia"/>
          <w:iCs/>
          <w:sz w:val="24"/>
          <w:lang w:eastAsia="zh-CN"/>
        </w:rPr>
        <w:t>7</w:t>
      </w:r>
      <w:r>
        <w:rPr>
          <w:rFonts w:eastAsia="宋体" w:cs="Arial"/>
          <w:iCs/>
          <w:sz w:val="24"/>
          <w:lang w:eastAsia="zh-CN"/>
        </w:rPr>
        <w:t>月</w:t>
      </w:r>
      <w:r>
        <w:rPr>
          <w:rFonts w:eastAsia="宋体" w:cs="Arial" w:hint="eastAsia"/>
          <w:iCs/>
          <w:sz w:val="24"/>
          <w:lang w:val="en-US" w:eastAsia="zh-CN"/>
        </w:rPr>
        <w:t>3</w:t>
      </w:r>
      <w:r>
        <w:rPr>
          <w:rFonts w:eastAsia="宋体" w:cs="Arial"/>
          <w:iCs/>
          <w:sz w:val="24"/>
          <w:lang w:eastAsia="zh-CN"/>
        </w:rPr>
        <w:t>日对间接温室气体排放进行评价，评价结果如下：</w:t>
      </w:r>
    </w:p>
    <w:p w14:paraId="61DA255E" w14:textId="77777777" w:rsidR="0076773F" w:rsidRDefault="00000000">
      <w:pPr>
        <w:pStyle w:val="afb"/>
        <w:spacing w:before="0" w:line="360" w:lineRule="auto"/>
        <w:ind w:left="567"/>
        <w:rPr>
          <w:rFonts w:eastAsia="宋体" w:cs="Arial"/>
          <w:iCs/>
          <w:sz w:val="24"/>
          <w:lang w:eastAsia="zh-CN"/>
        </w:rPr>
      </w:pPr>
      <w:r>
        <w:rPr>
          <w:rFonts w:eastAsia="宋体" w:cs="Arial" w:hint="eastAsia"/>
          <w:iCs/>
          <w:sz w:val="24"/>
          <w:lang w:eastAsia="zh-CN"/>
        </w:rPr>
        <w:t>GHG Protocol</w:t>
      </w:r>
      <w:r>
        <w:rPr>
          <w:rFonts w:eastAsia="宋体" w:cs="Arial" w:hint="eastAsia"/>
          <w:iCs/>
          <w:sz w:val="24"/>
          <w:lang w:eastAsia="zh-CN"/>
        </w:rPr>
        <w:t>范围二</w:t>
      </w:r>
      <w:r>
        <w:rPr>
          <w:rFonts w:eastAsia="宋体" w:cs="Arial"/>
          <w:iCs/>
          <w:sz w:val="24"/>
          <w:lang w:eastAsia="zh-CN"/>
        </w:rPr>
        <w:t>输入能源的间接温室气体排放和</w:t>
      </w:r>
      <w:r>
        <w:rPr>
          <w:rFonts w:eastAsia="宋体" w:cs="Arial" w:hint="eastAsia"/>
          <w:iCs/>
          <w:sz w:val="24"/>
          <w:lang w:eastAsia="zh-CN"/>
        </w:rPr>
        <w:t>范围三价值链</w:t>
      </w:r>
      <w:commentRangeStart w:id="50"/>
      <w:commentRangeStart w:id="51"/>
      <w:r>
        <w:rPr>
          <w:rFonts w:eastAsia="宋体" w:cs="Arial" w:hint="eastAsia"/>
          <w:iCs/>
          <w:sz w:val="24"/>
          <w:lang w:eastAsia="zh-CN"/>
        </w:rPr>
        <w:t>的</w:t>
      </w:r>
      <w:commentRangeEnd w:id="50"/>
      <w:r>
        <w:rPr>
          <w:rStyle w:val="af8"/>
        </w:rPr>
        <w:commentReference w:id="50"/>
      </w:r>
      <w:commentRangeEnd w:id="51"/>
      <w:r>
        <w:rPr>
          <w:rStyle w:val="af8"/>
        </w:rPr>
        <w:commentReference w:id="51"/>
      </w:r>
      <w:r>
        <w:rPr>
          <w:rFonts w:eastAsia="宋体" w:cs="Arial"/>
          <w:iCs/>
          <w:sz w:val="24"/>
          <w:lang w:eastAsia="zh-CN"/>
        </w:rPr>
        <w:t>间接温室气体排放属于重大间接排放源，予以识别和量化，见表</w:t>
      </w:r>
      <w:r>
        <w:rPr>
          <w:rFonts w:eastAsia="宋体" w:cs="Arial"/>
          <w:iCs/>
          <w:sz w:val="24"/>
          <w:lang w:eastAsia="zh-CN"/>
        </w:rPr>
        <w:t>2</w:t>
      </w:r>
      <w:r>
        <w:rPr>
          <w:rFonts w:eastAsia="宋体" w:cs="Arial"/>
          <w:iCs/>
          <w:sz w:val="24"/>
          <w:lang w:eastAsia="zh-CN"/>
        </w:rPr>
        <w:t>。</w:t>
      </w:r>
    </w:p>
    <w:p w14:paraId="08D864F6" w14:textId="77777777" w:rsidR="0076773F" w:rsidRDefault="0076773F">
      <w:pPr>
        <w:spacing w:before="0" w:line="360" w:lineRule="auto"/>
        <w:rPr>
          <w:rFonts w:eastAsia="宋体" w:cs="Arial"/>
          <w:iCs/>
          <w:sz w:val="24"/>
          <w:lang w:eastAsia="zh-CN"/>
        </w:rPr>
      </w:pPr>
    </w:p>
    <w:p w14:paraId="70A5F4BA" w14:textId="77777777" w:rsidR="0076773F"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r>
        <w:rPr>
          <w:rFonts w:hint="eastAsia"/>
          <w:lang w:eastAsia="zh-CN"/>
        </w:rPr>
        <w:t>范围二、三间接排放源</w:t>
      </w:r>
    </w:p>
    <w:tbl>
      <w:tblPr>
        <w:tblW w:w="9076" w:type="dxa"/>
        <w:tblLayout w:type="fixed"/>
        <w:tblLook w:val="04A0" w:firstRow="1" w:lastRow="0" w:firstColumn="1" w:lastColumn="0" w:noHBand="0" w:noVBand="1"/>
      </w:tblPr>
      <w:tblGrid>
        <w:gridCol w:w="2830"/>
        <w:gridCol w:w="3544"/>
        <w:gridCol w:w="2466"/>
        <w:gridCol w:w="236"/>
      </w:tblGrid>
      <w:tr w:rsidR="0076773F" w14:paraId="446A8C01" w14:textId="77777777" w:rsidTr="003D649A">
        <w:trPr>
          <w:gridAfter w:val="1"/>
          <w:wAfter w:w="236" w:type="dxa"/>
          <w:trHeight w:val="330"/>
        </w:trPr>
        <w:tc>
          <w:tcPr>
            <w:tcW w:w="2830"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1C62FF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GHG</w:t>
            </w:r>
            <w:r>
              <w:rPr>
                <w:rFonts w:ascii="宋体" w:eastAsia="宋体" w:hAnsi="宋体" w:cs="Arial" w:hint="eastAsia"/>
                <w:b/>
                <w:bCs/>
                <w:szCs w:val="20"/>
                <w:lang w:val="en-US" w:eastAsia="zh-CN"/>
              </w:rPr>
              <w:t>排放类别</w:t>
            </w:r>
          </w:p>
        </w:tc>
        <w:tc>
          <w:tcPr>
            <w:tcW w:w="3544"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B2A3C97"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排放源</w:t>
            </w:r>
          </w:p>
        </w:tc>
        <w:tc>
          <w:tcPr>
            <w:tcW w:w="2466"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E63596C"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设施</w:t>
            </w:r>
          </w:p>
        </w:tc>
      </w:tr>
      <w:tr w:rsidR="0076773F" w14:paraId="71B3363D" w14:textId="77777777" w:rsidTr="003D649A">
        <w:trPr>
          <w:trHeight w:val="315"/>
        </w:trPr>
        <w:tc>
          <w:tcPr>
            <w:tcW w:w="2830" w:type="dxa"/>
            <w:vMerge/>
            <w:tcBorders>
              <w:top w:val="single" w:sz="4" w:space="0" w:color="auto"/>
              <w:left w:val="single" w:sz="4" w:space="0" w:color="auto"/>
              <w:bottom w:val="single" w:sz="4" w:space="0" w:color="auto"/>
              <w:right w:val="single" w:sz="4" w:space="0" w:color="auto"/>
            </w:tcBorders>
            <w:vAlign w:val="center"/>
          </w:tcPr>
          <w:p w14:paraId="4689E14C" w14:textId="77777777" w:rsidR="0076773F" w:rsidRDefault="0076773F">
            <w:pPr>
              <w:spacing w:before="0"/>
              <w:rPr>
                <w:rFonts w:eastAsia="PMingLiU" w:cs="Arial"/>
                <w:b/>
                <w:bCs/>
                <w:szCs w:val="20"/>
                <w:lang w:val="en-US" w:eastAsia="zh-CN"/>
              </w:rPr>
            </w:pPr>
          </w:p>
        </w:tc>
        <w:tc>
          <w:tcPr>
            <w:tcW w:w="3544" w:type="dxa"/>
            <w:vMerge/>
            <w:tcBorders>
              <w:top w:val="single" w:sz="4" w:space="0" w:color="auto"/>
              <w:left w:val="single" w:sz="4" w:space="0" w:color="auto"/>
              <w:bottom w:val="single" w:sz="4" w:space="0" w:color="auto"/>
              <w:right w:val="single" w:sz="4" w:space="0" w:color="auto"/>
            </w:tcBorders>
            <w:vAlign w:val="center"/>
          </w:tcPr>
          <w:p w14:paraId="3294FFC5" w14:textId="77777777" w:rsidR="0076773F" w:rsidRDefault="0076773F">
            <w:pPr>
              <w:spacing w:before="0"/>
              <w:rPr>
                <w:rFonts w:eastAsia="PMingLiU" w:cs="Arial"/>
                <w:b/>
                <w:bCs/>
                <w:szCs w:val="20"/>
                <w:lang w:val="en-US" w:eastAsia="zh-CN"/>
              </w:rPr>
            </w:pPr>
          </w:p>
        </w:tc>
        <w:tc>
          <w:tcPr>
            <w:tcW w:w="2466" w:type="dxa"/>
            <w:vMerge/>
            <w:tcBorders>
              <w:top w:val="single" w:sz="4" w:space="0" w:color="auto"/>
              <w:left w:val="single" w:sz="4" w:space="0" w:color="auto"/>
              <w:bottom w:val="single" w:sz="4" w:space="0" w:color="auto"/>
              <w:right w:val="single" w:sz="4" w:space="0" w:color="auto"/>
            </w:tcBorders>
            <w:vAlign w:val="center"/>
          </w:tcPr>
          <w:p w14:paraId="1924F645" w14:textId="77777777" w:rsidR="0076773F" w:rsidRDefault="0076773F">
            <w:pPr>
              <w:spacing w:before="0"/>
              <w:rPr>
                <w:rFonts w:eastAsia="PMingLiU" w:cs="Arial"/>
                <w:b/>
                <w:bCs/>
                <w:szCs w:val="20"/>
                <w:lang w:val="en-US" w:eastAsia="zh-CN"/>
              </w:rPr>
            </w:pPr>
          </w:p>
        </w:tc>
        <w:tc>
          <w:tcPr>
            <w:tcW w:w="236" w:type="dxa"/>
            <w:tcBorders>
              <w:top w:val="nil"/>
              <w:left w:val="nil"/>
              <w:bottom w:val="nil"/>
              <w:right w:val="nil"/>
            </w:tcBorders>
            <w:shd w:val="clear" w:color="auto" w:fill="auto"/>
            <w:noWrap/>
            <w:vAlign w:val="center"/>
          </w:tcPr>
          <w:p w14:paraId="3A087668" w14:textId="77777777" w:rsidR="0076773F" w:rsidRDefault="0076773F">
            <w:pPr>
              <w:spacing w:before="0"/>
              <w:jc w:val="center"/>
              <w:rPr>
                <w:rFonts w:eastAsia="PMingLiU" w:cs="Arial"/>
                <w:b/>
                <w:bCs/>
                <w:szCs w:val="20"/>
                <w:lang w:val="en-US" w:eastAsia="zh-CN"/>
              </w:rPr>
            </w:pPr>
          </w:p>
        </w:tc>
      </w:tr>
      <w:tr w:rsidR="0076773F" w14:paraId="3BD72319" w14:textId="77777777" w:rsidTr="003D649A">
        <w:trPr>
          <w:trHeight w:val="315"/>
        </w:trPr>
        <w:tc>
          <w:tcPr>
            <w:tcW w:w="2830" w:type="dxa"/>
            <w:vMerge/>
            <w:tcBorders>
              <w:top w:val="single" w:sz="4" w:space="0" w:color="auto"/>
              <w:left w:val="single" w:sz="4" w:space="0" w:color="auto"/>
              <w:bottom w:val="single" w:sz="4" w:space="0" w:color="auto"/>
              <w:right w:val="single" w:sz="4" w:space="0" w:color="auto"/>
            </w:tcBorders>
            <w:vAlign w:val="center"/>
          </w:tcPr>
          <w:p w14:paraId="0334C6CA" w14:textId="77777777" w:rsidR="0076773F" w:rsidRDefault="0076773F">
            <w:pPr>
              <w:spacing w:before="0"/>
              <w:rPr>
                <w:rFonts w:eastAsia="PMingLiU" w:cs="Arial"/>
                <w:b/>
                <w:bCs/>
                <w:szCs w:val="20"/>
                <w:lang w:val="en-US" w:eastAsia="zh-CN"/>
              </w:rPr>
            </w:pPr>
          </w:p>
        </w:tc>
        <w:tc>
          <w:tcPr>
            <w:tcW w:w="3544" w:type="dxa"/>
            <w:vMerge/>
            <w:tcBorders>
              <w:top w:val="single" w:sz="4" w:space="0" w:color="auto"/>
              <w:left w:val="single" w:sz="4" w:space="0" w:color="auto"/>
              <w:bottom w:val="single" w:sz="4" w:space="0" w:color="auto"/>
              <w:right w:val="single" w:sz="4" w:space="0" w:color="auto"/>
            </w:tcBorders>
            <w:vAlign w:val="center"/>
          </w:tcPr>
          <w:p w14:paraId="1ABAD3FB" w14:textId="77777777" w:rsidR="0076773F" w:rsidRDefault="0076773F">
            <w:pPr>
              <w:spacing w:before="0"/>
              <w:rPr>
                <w:rFonts w:eastAsia="PMingLiU" w:cs="Arial"/>
                <w:b/>
                <w:bCs/>
                <w:szCs w:val="20"/>
                <w:lang w:val="en-US" w:eastAsia="zh-CN"/>
              </w:rPr>
            </w:pPr>
          </w:p>
        </w:tc>
        <w:tc>
          <w:tcPr>
            <w:tcW w:w="2466" w:type="dxa"/>
            <w:vMerge/>
            <w:tcBorders>
              <w:top w:val="single" w:sz="4" w:space="0" w:color="auto"/>
              <w:left w:val="single" w:sz="4" w:space="0" w:color="auto"/>
              <w:bottom w:val="single" w:sz="4" w:space="0" w:color="auto"/>
              <w:right w:val="single" w:sz="4" w:space="0" w:color="auto"/>
            </w:tcBorders>
            <w:vAlign w:val="center"/>
          </w:tcPr>
          <w:p w14:paraId="0C62F831" w14:textId="77777777" w:rsidR="0076773F" w:rsidRDefault="0076773F">
            <w:pPr>
              <w:spacing w:before="0"/>
              <w:rPr>
                <w:rFonts w:eastAsia="PMingLiU" w:cs="Arial"/>
                <w:b/>
                <w:bCs/>
                <w:szCs w:val="20"/>
                <w:lang w:val="en-US" w:eastAsia="zh-CN"/>
              </w:rPr>
            </w:pPr>
          </w:p>
        </w:tc>
        <w:tc>
          <w:tcPr>
            <w:tcW w:w="236" w:type="dxa"/>
            <w:tcBorders>
              <w:top w:val="nil"/>
              <w:left w:val="nil"/>
              <w:bottom w:val="nil"/>
              <w:right w:val="nil"/>
            </w:tcBorders>
            <w:shd w:val="clear" w:color="auto" w:fill="auto"/>
            <w:noWrap/>
            <w:vAlign w:val="center"/>
          </w:tcPr>
          <w:p w14:paraId="4BD8162A" w14:textId="77777777" w:rsidR="0076773F" w:rsidRDefault="0076773F">
            <w:pPr>
              <w:spacing w:before="0"/>
              <w:rPr>
                <w:rFonts w:ascii="Times New Roman" w:eastAsia="Times New Roman" w:hAnsi="Times New Roman"/>
                <w:szCs w:val="20"/>
                <w:lang w:val="en-US" w:eastAsia="zh-CN"/>
              </w:rPr>
            </w:pPr>
          </w:p>
        </w:tc>
      </w:tr>
      <w:tr w:rsidR="0076773F" w14:paraId="754BCF25"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76A47C1"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输入能源间接温室气体排放</w:t>
            </w:r>
          </w:p>
        </w:tc>
        <w:tc>
          <w:tcPr>
            <w:tcW w:w="3544" w:type="dxa"/>
            <w:tcBorders>
              <w:top w:val="nil"/>
              <w:left w:val="nil"/>
              <w:bottom w:val="single" w:sz="4" w:space="0" w:color="auto"/>
              <w:right w:val="single" w:sz="4" w:space="0" w:color="auto"/>
            </w:tcBorders>
            <w:shd w:val="clear" w:color="000000" w:fill="FFFFFF"/>
            <w:noWrap/>
            <w:vAlign w:val="center"/>
          </w:tcPr>
          <w:p w14:paraId="534F908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外购电力（基于位置）</w:t>
            </w:r>
          </w:p>
        </w:tc>
        <w:tc>
          <w:tcPr>
            <w:tcW w:w="2466" w:type="dxa"/>
            <w:tcBorders>
              <w:top w:val="nil"/>
              <w:left w:val="nil"/>
              <w:bottom w:val="single" w:sz="4" w:space="0" w:color="auto"/>
              <w:right w:val="single" w:sz="4" w:space="0" w:color="auto"/>
            </w:tcBorders>
            <w:shd w:val="clear" w:color="000000" w:fill="FFFFFF"/>
            <w:noWrap/>
            <w:vAlign w:val="center"/>
          </w:tcPr>
          <w:p w14:paraId="2E677317"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236" w:type="dxa"/>
            <w:vAlign w:val="center"/>
          </w:tcPr>
          <w:p w14:paraId="51B7051B" w14:textId="77777777" w:rsidR="0076773F" w:rsidRDefault="0076773F">
            <w:pPr>
              <w:spacing w:before="0"/>
              <w:rPr>
                <w:rFonts w:ascii="Times New Roman" w:eastAsia="Times New Roman" w:hAnsi="Times New Roman"/>
                <w:szCs w:val="20"/>
                <w:lang w:val="en-US" w:eastAsia="zh-CN"/>
              </w:rPr>
            </w:pPr>
          </w:p>
        </w:tc>
      </w:tr>
      <w:tr w:rsidR="0076773F" w14:paraId="459C252F"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856C5A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输入能源间接温室气体排放</w:t>
            </w:r>
          </w:p>
        </w:tc>
        <w:tc>
          <w:tcPr>
            <w:tcW w:w="3544" w:type="dxa"/>
            <w:tcBorders>
              <w:top w:val="nil"/>
              <w:left w:val="nil"/>
              <w:bottom w:val="single" w:sz="4" w:space="0" w:color="auto"/>
              <w:right w:val="single" w:sz="4" w:space="0" w:color="auto"/>
            </w:tcBorders>
            <w:shd w:val="clear" w:color="000000" w:fill="FFFFFF"/>
            <w:noWrap/>
            <w:vAlign w:val="center"/>
          </w:tcPr>
          <w:p w14:paraId="33EAC588"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外购电力（基于市场）</w:t>
            </w:r>
          </w:p>
        </w:tc>
        <w:tc>
          <w:tcPr>
            <w:tcW w:w="2466" w:type="dxa"/>
            <w:tcBorders>
              <w:top w:val="nil"/>
              <w:left w:val="nil"/>
              <w:bottom w:val="single" w:sz="4" w:space="0" w:color="auto"/>
              <w:right w:val="single" w:sz="4" w:space="0" w:color="auto"/>
            </w:tcBorders>
            <w:shd w:val="clear" w:color="000000" w:fill="FFFFFF"/>
            <w:noWrap/>
            <w:vAlign w:val="center"/>
          </w:tcPr>
          <w:p w14:paraId="50A8CF1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236" w:type="dxa"/>
            <w:vAlign w:val="center"/>
          </w:tcPr>
          <w:p w14:paraId="771D99A4" w14:textId="77777777" w:rsidR="0076773F" w:rsidRDefault="0076773F">
            <w:pPr>
              <w:spacing w:before="0"/>
              <w:rPr>
                <w:rFonts w:ascii="Times New Roman" w:eastAsia="Times New Roman" w:hAnsi="Times New Roman"/>
                <w:szCs w:val="20"/>
                <w:lang w:val="en-US" w:eastAsia="zh-CN"/>
              </w:rPr>
            </w:pPr>
          </w:p>
        </w:tc>
      </w:tr>
      <w:tr w:rsidR="0076773F" w14:paraId="7047C1F7"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24B589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6F933F0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铁矿石生产</w:t>
            </w:r>
          </w:p>
        </w:tc>
        <w:tc>
          <w:tcPr>
            <w:tcW w:w="2466" w:type="dxa"/>
            <w:tcBorders>
              <w:top w:val="nil"/>
              <w:left w:val="nil"/>
              <w:bottom w:val="single" w:sz="4" w:space="0" w:color="auto"/>
              <w:right w:val="single" w:sz="4" w:space="0" w:color="auto"/>
            </w:tcBorders>
            <w:shd w:val="clear" w:color="000000" w:fill="FFFFFF"/>
            <w:noWrap/>
            <w:vAlign w:val="center"/>
          </w:tcPr>
          <w:p w14:paraId="7EE5A7A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w:t>
            </w:r>
          </w:p>
        </w:tc>
        <w:tc>
          <w:tcPr>
            <w:tcW w:w="236" w:type="dxa"/>
            <w:vAlign w:val="center"/>
          </w:tcPr>
          <w:p w14:paraId="4B5E008B" w14:textId="77777777" w:rsidR="0076773F" w:rsidRDefault="0076773F">
            <w:pPr>
              <w:spacing w:before="0"/>
              <w:rPr>
                <w:rFonts w:ascii="Times New Roman" w:eastAsia="Times New Roman" w:hAnsi="Times New Roman"/>
                <w:szCs w:val="20"/>
                <w:lang w:val="en-US" w:eastAsia="zh-CN"/>
              </w:rPr>
            </w:pPr>
          </w:p>
        </w:tc>
      </w:tr>
      <w:tr w:rsidR="0076773F" w14:paraId="60DBFC1C"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BE9090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060C4BC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生石灰生产</w:t>
            </w:r>
          </w:p>
        </w:tc>
        <w:tc>
          <w:tcPr>
            <w:tcW w:w="2466" w:type="dxa"/>
            <w:tcBorders>
              <w:top w:val="nil"/>
              <w:left w:val="nil"/>
              <w:bottom w:val="single" w:sz="4" w:space="0" w:color="auto"/>
              <w:right w:val="single" w:sz="4" w:space="0" w:color="auto"/>
            </w:tcBorders>
            <w:shd w:val="clear" w:color="000000" w:fill="FFFFFF"/>
            <w:noWrap/>
            <w:vAlign w:val="center"/>
          </w:tcPr>
          <w:p w14:paraId="20C2E868"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烧结、转炉、电炉</w:t>
            </w:r>
          </w:p>
        </w:tc>
        <w:tc>
          <w:tcPr>
            <w:tcW w:w="236" w:type="dxa"/>
            <w:vAlign w:val="center"/>
          </w:tcPr>
          <w:p w14:paraId="705AA795" w14:textId="77777777" w:rsidR="0076773F" w:rsidRDefault="0076773F">
            <w:pPr>
              <w:spacing w:before="0"/>
              <w:rPr>
                <w:rFonts w:ascii="Times New Roman" w:eastAsia="Times New Roman" w:hAnsi="Times New Roman"/>
                <w:szCs w:val="20"/>
                <w:lang w:val="en-US" w:eastAsia="zh-CN"/>
              </w:rPr>
            </w:pPr>
          </w:p>
        </w:tc>
      </w:tr>
      <w:tr w:rsidR="0076773F" w14:paraId="6CB23972"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263971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71A8FE5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石灰石生产</w:t>
            </w:r>
          </w:p>
        </w:tc>
        <w:tc>
          <w:tcPr>
            <w:tcW w:w="2466" w:type="dxa"/>
            <w:tcBorders>
              <w:top w:val="nil"/>
              <w:left w:val="nil"/>
              <w:bottom w:val="single" w:sz="4" w:space="0" w:color="auto"/>
              <w:right w:val="single" w:sz="4" w:space="0" w:color="auto"/>
            </w:tcBorders>
            <w:shd w:val="clear" w:color="000000" w:fill="FFFFFF"/>
            <w:noWrap/>
            <w:vAlign w:val="center"/>
          </w:tcPr>
          <w:p w14:paraId="7B3127B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w:t>
            </w:r>
          </w:p>
        </w:tc>
        <w:tc>
          <w:tcPr>
            <w:tcW w:w="236" w:type="dxa"/>
            <w:vAlign w:val="center"/>
          </w:tcPr>
          <w:p w14:paraId="27CC890B" w14:textId="77777777" w:rsidR="0076773F" w:rsidRDefault="0076773F">
            <w:pPr>
              <w:spacing w:before="0"/>
              <w:rPr>
                <w:rFonts w:ascii="Times New Roman" w:eastAsia="Times New Roman" w:hAnsi="Times New Roman"/>
                <w:szCs w:val="20"/>
                <w:lang w:val="en-US" w:eastAsia="zh-CN"/>
              </w:rPr>
            </w:pPr>
          </w:p>
        </w:tc>
      </w:tr>
      <w:tr w:rsidR="0076773F" w14:paraId="1247BDC0"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C52AB1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5A79B7A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白云石生产</w:t>
            </w:r>
          </w:p>
        </w:tc>
        <w:tc>
          <w:tcPr>
            <w:tcW w:w="2466" w:type="dxa"/>
            <w:tcBorders>
              <w:top w:val="nil"/>
              <w:left w:val="nil"/>
              <w:bottom w:val="single" w:sz="4" w:space="0" w:color="auto"/>
              <w:right w:val="single" w:sz="4" w:space="0" w:color="auto"/>
            </w:tcBorders>
            <w:shd w:val="clear" w:color="000000" w:fill="FFFFFF"/>
            <w:noWrap/>
            <w:vAlign w:val="center"/>
          </w:tcPr>
          <w:p w14:paraId="0A87E4B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烧结、转炉、电炉</w:t>
            </w:r>
          </w:p>
        </w:tc>
        <w:tc>
          <w:tcPr>
            <w:tcW w:w="236" w:type="dxa"/>
            <w:vAlign w:val="center"/>
          </w:tcPr>
          <w:p w14:paraId="1A5D8F1B" w14:textId="77777777" w:rsidR="0076773F" w:rsidRDefault="0076773F">
            <w:pPr>
              <w:spacing w:before="0"/>
              <w:rPr>
                <w:rFonts w:ascii="Times New Roman" w:eastAsia="Times New Roman" w:hAnsi="Times New Roman"/>
                <w:szCs w:val="20"/>
                <w:lang w:val="en-US" w:eastAsia="zh-CN"/>
              </w:rPr>
            </w:pPr>
          </w:p>
        </w:tc>
      </w:tr>
      <w:tr w:rsidR="0076773F" w14:paraId="6C687B24"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6547386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784BB67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轻烧白云石生产</w:t>
            </w:r>
          </w:p>
        </w:tc>
        <w:tc>
          <w:tcPr>
            <w:tcW w:w="2466" w:type="dxa"/>
            <w:tcBorders>
              <w:top w:val="nil"/>
              <w:left w:val="nil"/>
              <w:bottom w:val="single" w:sz="4" w:space="0" w:color="auto"/>
              <w:right w:val="single" w:sz="4" w:space="0" w:color="auto"/>
            </w:tcBorders>
            <w:shd w:val="clear" w:color="000000" w:fill="FFFFFF"/>
            <w:noWrap/>
            <w:vAlign w:val="center"/>
          </w:tcPr>
          <w:p w14:paraId="0BA3AE0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2158F2D4" w14:textId="77777777" w:rsidR="0076773F" w:rsidRDefault="0076773F">
            <w:pPr>
              <w:spacing w:before="0"/>
              <w:rPr>
                <w:rFonts w:ascii="Times New Roman" w:eastAsia="Times New Roman" w:hAnsi="Times New Roman"/>
                <w:szCs w:val="20"/>
                <w:lang w:val="en-US" w:eastAsia="zh-CN"/>
              </w:rPr>
            </w:pPr>
          </w:p>
        </w:tc>
      </w:tr>
      <w:tr w:rsidR="0076773F" w14:paraId="4EF661F7"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F4902E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2F00FDE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球团生产</w:t>
            </w:r>
          </w:p>
        </w:tc>
        <w:tc>
          <w:tcPr>
            <w:tcW w:w="2466" w:type="dxa"/>
            <w:tcBorders>
              <w:top w:val="nil"/>
              <w:left w:val="nil"/>
              <w:bottom w:val="single" w:sz="4" w:space="0" w:color="auto"/>
              <w:right w:val="single" w:sz="4" w:space="0" w:color="auto"/>
            </w:tcBorders>
            <w:shd w:val="clear" w:color="000000" w:fill="FFFFFF"/>
            <w:noWrap/>
            <w:vAlign w:val="center"/>
          </w:tcPr>
          <w:p w14:paraId="54198AB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高炉、转炉</w:t>
            </w:r>
          </w:p>
        </w:tc>
        <w:tc>
          <w:tcPr>
            <w:tcW w:w="236" w:type="dxa"/>
            <w:vAlign w:val="center"/>
          </w:tcPr>
          <w:p w14:paraId="72EB7BB9" w14:textId="77777777" w:rsidR="0076773F" w:rsidRDefault="0076773F">
            <w:pPr>
              <w:spacing w:before="0"/>
              <w:rPr>
                <w:rFonts w:ascii="Times New Roman" w:eastAsia="Times New Roman" w:hAnsi="Times New Roman"/>
                <w:szCs w:val="20"/>
                <w:lang w:val="en-US" w:eastAsia="zh-CN"/>
              </w:rPr>
            </w:pPr>
          </w:p>
        </w:tc>
      </w:tr>
      <w:tr w:rsidR="0076773F" w14:paraId="40CC17A1"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D19210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2814599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废钢生产</w:t>
            </w:r>
          </w:p>
        </w:tc>
        <w:tc>
          <w:tcPr>
            <w:tcW w:w="2466" w:type="dxa"/>
            <w:tcBorders>
              <w:top w:val="nil"/>
              <w:left w:val="nil"/>
              <w:bottom w:val="single" w:sz="4" w:space="0" w:color="auto"/>
              <w:right w:val="single" w:sz="4" w:space="0" w:color="auto"/>
            </w:tcBorders>
            <w:shd w:val="clear" w:color="000000" w:fill="FFFFFF"/>
            <w:noWrap/>
            <w:vAlign w:val="center"/>
          </w:tcPr>
          <w:p w14:paraId="2FBDC61B"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1E65C1E4" w14:textId="77777777" w:rsidR="0076773F" w:rsidRDefault="0076773F">
            <w:pPr>
              <w:spacing w:before="0"/>
              <w:rPr>
                <w:rFonts w:ascii="Times New Roman" w:eastAsia="Times New Roman" w:hAnsi="Times New Roman"/>
                <w:szCs w:val="20"/>
                <w:lang w:val="en-US" w:eastAsia="zh-CN"/>
              </w:rPr>
            </w:pPr>
          </w:p>
        </w:tc>
      </w:tr>
      <w:tr w:rsidR="0076773F" w14:paraId="190A18B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0B3401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27AFCDC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电极生产</w:t>
            </w:r>
          </w:p>
        </w:tc>
        <w:tc>
          <w:tcPr>
            <w:tcW w:w="2466" w:type="dxa"/>
            <w:tcBorders>
              <w:top w:val="nil"/>
              <w:left w:val="nil"/>
              <w:bottom w:val="single" w:sz="4" w:space="0" w:color="auto"/>
              <w:right w:val="single" w:sz="4" w:space="0" w:color="auto"/>
            </w:tcBorders>
            <w:shd w:val="clear" w:color="000000" w:fill="FFFFFF"/>
            <w:noWrap/>
            <w:vAlign w:val="center"/>
          </w:tcPr>
          <w:p w14:paraId="1E7680D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4339BCBB" w14:textId="77777777" w:rsidR="0076773F" w:rsidRDefault="0076773F">
            <w:pPr>
              <w:spacing w:before="0"/>
              <w:rPr>
                <w:rFonts w:ascii="Times New Roman" w:eastAsia="Times New Roman" w:hAnsi="Times New Roman"/>
                <w:szCs w:val="20"/>
                <w:lang w:val="en-US" w:eastAsia="zh-CN"/>
              </w:rPr>
            </w:pPr>
          </w:p>
        </w:tc>
      </w:tr>
      <w:tr w:rsidR="0076773F" w14:paraId="3509811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3363FD7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000000" w:fill="FFFFFF"/>
            <w:noWrap/>
            <w:vAlign w:val="center"/>
          </w:tcPr>
          <w:p w14:paraId="1DFF091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锰铁生产</w:t>
            </w:r>
          </w:p>
        </w:tc>
        <w:tc>
          <w:tcPr>
            <w:tcW w:w="2466" w:type="dxa"/>
            <w:tcBorders>
              <w:top w:val="nil"/>
              <w:left w:val="nil"/>
              <w:bottom w:val="single" w:sz="4" w:space="0" w:color="auto"/>
              <w:right w:val="single" w:sz="4" w:space="0" w:color="auto"/>
            </w:tcBorders>
            <w:shd w:val="clear" w:color="000000" w:fill="FFFFFF"/>
            <w:noWrap/>
            <w:vAlign w:val="center"/>
          </w:tcPr>
          <w:p w14:paraId="5C0D32F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016905A0" w14:textId="77777777" w:rsidR="0076773F" w:rsidRDefault="0076773F">
            <w:pPr>
              <w:spacing w:before="0"/>
              <w:rPr>
                <w:rFonts w:ascii="Times New Roman" w:eastAsia="Times New Roman" w:hAnsi="Times New Roman"/>
                <w:szCs w:val="20"/>
                <w:lang w:val="en-US" w:eastAsia="zh-CN"/>
              </w:rPr>
            </w:pPr>
          </w:p>
        </w:tc>
      </w:tr>
      <w:tr w:rsidR="0076773F" w14:paraId="6F18C3A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8A9875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2ABA57A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镍铁生产</w:t>
            </w:r>
          </w:p>
        </w:tc>
        <w:tc>
          <w:tcPr>
            <w:tcW w:w="2466" w:type="dxa"/>
            <w:tcBorders>
              <w:top w:val="nil"/>
              <w:left w:val="nil"/>
              <w:bottom w:val="single" w:sz="4" w:space="0" w:color="auto"/>
              <w:right w:val="single" w:sz="4" w:space="0" w:color="auto"/>
            </w:tcBorders>
            <w:shd w:val="clear" w:color="auto" w:fill="auto"/>
            <w:noWrap/>
            <w:vAlign w:val="center"/>
          </w:tcPr>
          <w:p w14:paraId="49C2976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493771E2" w14:textId="77777777" w:rsidR="0076773F" w:rsidRDefault="0076773F">
            <w:pPr>
              <w:spacing w:before="0"/>
              <w:rPr>
                <w:rFonts w:ascii="Times New Roman" w:eastAsia="Times New Roman" w:hAnsi="Times New Roman"/>
                <w:szCs w:val="20"/>
                <w:lang w:val="en-US" w:eastAsia="zh-CN"/>
              </w:rPr>
            </w:pPr>
          </w:p>
        </w:tc>
      </w:tr>
      <w:tr w:rsidR="0076773F" w14:paraId="293B22E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2417456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2BCF13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铬铁生产</w:t>
            </w:r>
          </w:p>
        </w:tc>
        <w:tc>
          <w:tcPr>
            <w:tcW w:w="2466" w:type="dxa"/>
            <w:tcBorders>
              <w:top w:val="nil"/>
              <w:left w:val="nil"/>
              <w:bottom w:val="single" w:sz="4" w:space="0" w:color="auto"/>
              <w:right w:val="single" w:sz="4" w:space="0" w:color="auto"/>
            </w:tcBorders>
            <w:shd w:val="clear" w:color="auto" w:fill="auto"/>
            <w:noWrap/>
            <w:vAlign w:val="center"/>
          </w:tcPr>
          <w:p w14:paraId="4219E8BB"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77022B11" w14:textId="77777777" w:rsidR="0076773F" w:rsidRDefault="0076773F">
            <w:pPr>
              <w:spacing w:before="0"/>
              <w:rPr>
                <w:rFonts w:ascii="Times New Roman" w:eastAsia="Times New Roman" w:hAnsi="Times New Roman"/>
                <w:szCs w:val="20"/>
                <w:lang w:val="en-US" w:eastAsia="zh-CN"/>
              </w:rPr>
            </w:pPr>
          </w:p>
        </w:tc>
      </w:tr>
      <w:tr w:rsidR="0076773F" w14:paraId="320D5FFD"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CB728A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79A03B2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萤石生产</w:t>
            </w:r>
          </w:p>
        </w:tc>
        <w:tc>
          <w:tcPr>
            <w:tcW w:w="2466" w:type="dxa"/>
            <w:tcBorders>
              <w:top w:val="nil"/>
              <w:left w:val="nil"/>
              <w:bottom w:val="single" w:sz="4" w:space="0" w:color="auto"/>
              <w:right w:val="single" w:sz="4" w:space="0" w:color="auto"/>
            </w:tcBorders>
            <w:shd w:val="clear" w:color="auto" w:fill="auto"/>
            <w:noWrap/>
            <w:vAlign w:val="center"/>
          </w:tcPr>
          <w:p w14:paraId="1309495E"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66504FAC" w14:textId="77777777" w:rsidR="0076773F" w:rsidRDefault="0076773F">
            <w:pPr>
              <w:spacing w:before="0"/>
              <w:rPr>
                <w:rFonts w:ascii="Times New Roman" w:eastAsia="Times New Roman" w:hAnsi="Times New Roman"/>
                <w:szCs w:val="20"/>
                <w:lang w:val="en-US" w:eastAsia="zh-CN"/>
              </w:rPr>
            </w:pPr>
          </w:p>
        </w:tc>
      </w:tr>
      <w:tr w:rsidR="0076773F" w14:paraId="7DCF3808"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62832F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0F38279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硅铁生产</w:t>
            </w:r>
          </w:p>
        </w:tc>
        <w:tc>
          <w:tcPr>
            <w:tcW w:w="2466" w:type="dxa"/>
            <w:tcBorders>
              <w:top w:val="nil"/>
              <w:left w:val="nil"/>
              <w:bottom w:val="single" w:sz="4" w:space="0" w:color="auto"/>
              <w:right w:val="single" w:sz="4" w:space="0" w:color="auto"/>
            </w:tcBorders>
            <w:shd w:val="clear" w:color="auto" w:fill="auto"/>
            <w:noWrap/>
            <w:vAlign w:val="center"/>
          </w:tcPr>
          <w:p w14:paraId="7852A67C"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15C9E7D3" w14:textId="77777777" w:rsidR="0076773F" w:rsidRDefault="0076773F">
            <w:pPr>
              <w:spacing w:before="0"/>
              <w:rPr>
                <w:rFonts w:ascii="Times New Roman" w:eastAsia="Times New Roman" w:hAnsi="Times New Roman"/>
                <w:szCs w:val="20"/>
                <w:lang w:val="en-US" w:eastAsia="zh-CN"/>
              </w:rPr>
            </w:pPr>
          </w:p>
        </w:tc>
      </w:tr>
      <w:tr w:rsidR="0076773F" w14:paraId="3FF8A35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1A5757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1397C8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钼铁生产</w:t>
            </w:r>
          </w:p>
        </w:tc>
        <w:tc>
          <w:tcPr>
            <w:tcW w:w="2466" w:type="dxa"/>
            <w:tcBorders>
              <w:top w:val="nil"/>
              <w:left w:val="nil"/>
              <w:bottom w:val="single" w:sz="4" w:space="0" w:color="auto"/>
              <w:right w:val="single" w:sz="4" w:space="0" w:color="auto"/>
            </w:tcBorders>
            <w:shd w:val="clear" w:color="auto" w:fill="auto"/>
            <w:noWrap/>
            <w:vAlign w:val="center"/>
          </w:tcPr>
          <w:p w14:paraId="40EEA733"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1E911C55" w14:textId="77777777" w:rsidR="0076773F" w:rsidRDefault="0076773F">
            <w:pPr>
              <w:spacing w:before="0"/>
              <w:rPr>
                <w:rFonts w:ascii="Times New Roman" w:eastAsia="Times New Roman" w:hAnsi="Times New Roman"/>
                <w:szCs w:val="20"/>
                <w:lang w:val="en-US" w:eastAsia="zh-CN"/>
              </w:rPr>
            </w:pPr>
          </w:p>
        </w:tc>
      </w:tr>
      <w:tr w:rsidR="0076773F" w14:paraId="5757D78C"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09E74B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19EFF72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铝铁生产</w:t>
            </w:r>
          </w:p>
        </w:tc>
        <w:tc>
          <w:tcPr>
            <w:tcW w:w="2466" w:type="dxa"/>
            <w:tcBorders>
              <w:top w:val="nil"/>
              <w:left w:val="nil"/>
              <w:bottom w:val="single" w:sz="4" w:space="0" w:color="auto"/>
              <w:right w:val="single" w:sz="4" w:space="0" w:color="auto"/>
            </w:tcBorders>
            <w:shd w:val="clear" w:color="auto" w:fill="auto"/>
            <w:noWrap/>
            <w:vAlign w:val="center"/>
          </w:tcPr>
          <w:p w14:paraId="25E9843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0A82CF50" w14:textId="77777777" w:rsidR="0076773F" w:rsidRDefault="0076773F">
            <w:pPr>
              <w:spacing w:before="0"/>
              <w:rPr>
                <w:rFonts w:ascii="Times New Roman" w:eastAsia="Times New Roman" w:hAnsi="Times New Roman"/>
                <w:szCs w:val="20"/>
                <w:lang w:val="en-US" w:eastAsia="zh-CN"/>
              </w:rPr>
            </w:pPr>
          </w:p>
        </w:tc>
      </w:tr>
      <w:tr w:rsidR="0076773F" w14:paraId="36B522BC"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FF50B7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56C6E7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铝生产</w:t>
            </w:r>
          </w:p>
        </w:tc>
        <w:tc>
          <w:tcPr>
            <w:tcW w:w="2466" w:type="dxa"/>
            <w:tcBorders>
              <w:top w:val="nil"/>
              <w:left w:val="nil"/>
              <w:bottom w:val="single" w:sz="4" w:space="0" w:color="auto"/>
              <w:right w:val="single" w:sz="4" w:space="0" w:color="auto"/>
            </w:tcBorders>
            <w:shd w:val="clear" w:color="auto" w:fill="auto"/>
            <w:noWrap/>
            <w:vAlign w:val="center"/>
          </w:tcPr>
          <w:p w14:paraId="27B45CDB"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4D5AFD52" w14:textId="77777777" w:rsidR="0076773F" w:rsidRDefault="0076773F">
            <w:pPr>
              <w:spacing w:before="0"/>
              <w:rPr>
                <w:rFonts w:ascii="Times New Roman" w:eastAsia="Times New Roman" w:hAnsi="Times New Roman"/>
                <w:szCs w:val="20"/>
                <w:lang w:val="en-US" w:eastAsia="zh-CN"/>
              </w:rPr>
            </w:pPr>
          </w:p>
        </w:tc>
      </w:tr>
      <w:tr w:rsidR="0076773F" w14:paraId="5C83FB74"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E02480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18915A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增碳剂生产</w:t>
            </w:r>
          </w:p>
        </w:tc>
        <w:tc>
          <w:tcPr>
            <w:tcW w:w="2466" w:type="dxa"/>
            <w:tcBorders>
              <w:top w:val="nil"/>
              <w:left w:val="nil"/>
              <w:bottom w:val="single" w:sz="4" w:space="0" w:color="auto"/>
              <w:right w:val="single" w:sz="4" w:space="0" w:color="auto"/>
            </w:tcBorders>
            <w:shd w:val="clear" w:color="auto" w:fill="auto"/>
            <w:noWrap/>
            <w:vAlign w:val="center"/>
          </w:tcPr>
          <w:p w14:paraId="1B37AE9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w:t>
            </w:r>
          </w:p>
        </w:tc>
        <w:tc>
          <w:tcPr>
            <w:tcW w:w="236" w:type="dxa"/>
            <w:vAlign w:val="center"/>
          </w:tcPr>
          <w:p w14:paraId="423092FE" w14:textId="77777777" w:rsidR="0076773F" w:rsidRDefault="0076773F">
            <w:pPr>
              <w:spacing w:before="0"/>
              <w:rPr>
                <w:rFonts w:ascii="Times New Roman" w:eastAsia="Times New Roman" w:hAnsi="Times New Roman"/>
                <w:szCs w:val="20"/>
                <w:lang w:val="en-US" w:eastAsia="zh-CN"/>
              </w:rPr>
            </w:pPr>
          </w:p>
        </w:tc>
      </w:tr>
      <w:tr w:rsidR="0076773F" w14:paraId="6AA5DCA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E52818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4E4029E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铁鳞生产</w:t>
            </w:r>
          </w:p>
        </w:tc>
        <w:tc>
          <w:tcPr>
            <w:tcW w:w="2466" w:type="dxa"/>
            <w:tcBorders>
              <w:top w:val="nil"/>
              <w:left w:val="nil"/>
              <w:bottom w:val="single" w:sz="4" w:space="0" w:color="auto"/>
              <w:right w:val="single" w:sz="4" w:space="0" w:color="auto"/>
            </w:tcBorders>
            <w:shd w:val="clear" w:color="auto" w:fill="auto"/>
            <w:noWrap/>
            <w:vAlign w:val="center"/>
          </w:tcPr>
          <w:p w14:paraId="0E955C0A"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炼钢</w:t>
            </w:r>
          </w:p>
        </w:tc>
        <w:tc>
          <w:tcPr>
            <w:tcW w:w="236" w:type="dxa"/>
            <w:vAlign w:val="center"/>
          </w:tcPr>
          <w:p w14:paraId="12F8B78A" w14:textId="77777777" w:rsidR="0076773F" w:rsidRDefault="0076773F">
            <w:pPr>
              <w:spacing w:before="0"/>
              <w:rPr>
                <w:rFonts w:ascii="Times New Roman" w:eastAsia="Times New Roman" w:hAnsi="Times New Roman"/>
                <w:szCs w:val="20"/>
                <w:lang w:val="en-US" w:eastAsia="zh-CN"/>
              </w:rPr>
            </w:pPr>
          </w:p>
        </w:tc>
      </w:tr>
      <w:tr w:rsidR="0076773F" w14:paraId="19E6D81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80FFE3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1898594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氨水生产</w:t>
            </w:r>
          </w:p>
        </w:tc>
        <w:tc>
          <w:tcPr>
            <w:tcW w:w="2466" w:type="dxa"/>
            <w:tcBorders>
              <w:top w:val="nil"/>
              <w:left w:val="nil"/>
              <w:bottom w:val="single" w:sz="4" w:space="0" w:color="auto"/>
              <w:right w:val="single" w:sz="4" w:space="0" w:color="auto"/>
            </w:tcBorders>
            <w:shd w:val="clear" w:color="auto" w:fill="auto"/>
            <w:noWrap/>
            <w:vAlign w:val="center"/>
          </w:tcPr>
          <w:p w14:paraId="27A4BB0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w:t>
            </w:r>
          </w:p>
        </w:tc>
        <w:tc>
          <w:tcPr>
            <w:tcW w:w="236" w:type="dxa"/>
            <w:vAlign w:val="center"/>
          </w:tcPr>
          <w:p w14:paraId="75A6C52A" w14:textId="77777777" w:rsidR="0076773F" w:rsidRDefault="0076773F">
            <w:pPr>
              <w:spacing w:before="0"/>
              <w:rPr>
                <w:rFonts w:ascii="Times New Roman" w:eastAsia="Times New Roman" w:hAnsi="Times New Roman"/>
                <w:szCs w:val="20"/>
                <w:lang w:val="en-US" w:eastAsia="zh-CN"/>
              </w:rPr>
            </w:pPr>
          </w:p>
        </w:tc>
      </w:tr>
      <w:tr w:rsidR="0076773F" w14:paraId="4FA944E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7FDB41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6AF3A5B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碳化硅生产</w:t>
            </w:r>
          </w:p>
        </w:tc>
        <w:tc>
          <w:tcPr>
            <w:tcW w:w="2466" w:type="dxa"/>
            <w:tcBorders>
              <w:top w:val="nil"/>
              <w:left w:val="nil"/>
              <w:bottom w:val="single" w:sz="4" w:space="0" w:color="auto"/>
              <w:right w:val="single" w:sz="4" w:space="0" w:color="auto"/>
            </w:tcBorders>
            <w:shd w:val="clear" w:color="auto" w:fill="auto"/>
            <w:noWrap/>
            <w:vAlign w:val="center"/>
          </w:tcPr>
          <w:p w14:paraId="2029F80A"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051D49EA" w14:textId="77777777" w:rsidR="0076773F" w:rsidRDefault="0076773F">
            <w:pPr>
              <w:spacing w:before="0"/>
              <w:rPr>
                <w:rFonts w:ascii="Times New Roman" w:eastAsia="Times New Roman" w:hAnsi="Times New Roman"/>
                <w:szCs w:val="20"/>
                <w:lang w:val="en-US" w:eastAsia="zh-CN"/>
              </w:rPr>
            </w:pPr>
          </w:p>
        </w:tc>
      </w:tr>
      <w:tr w:rsidR="0076773F" w14:paraId="1CF61B8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2BC5939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55BC8FE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镁生产</w:t>
            </w:r>
          </w:p>
        </w:tc>
        <w:tc>
          <w:tcPr>
            <w:tcW w:w="2466" w:type="dxa"/>
            <w:tcBorders>
              <w:top w:val="nil"/>
              <w:left w:val="nil"/>
              <w:bottom w:val="single" w:sz="4" w:space="0" w:color="auto"/>
              <w:right w:val="single" w:sz="4" w:space="0" w:color="auto"/>
            </w:tcBorders>
            <w:shd w:val="clear" w:color="auto" w:fill="auto"/>
            <w:noWrap/>
            <w:vAlign w:val="center"/>
          </w:tcPr>
          <w:p w14:paraId="3DE96EA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3F46DF6C" w14:textId="77777777" w:rsidR="0076773F" w:rsidRDefault="0076773F">
            <w:pPr>
              <w:spacing w:before="0"/>
              <w:rPr>
                <w:rFonts w:ascii="Times New Roman" w:eastAsia="Times New Roman" w:hAnsi="Times New Roman"/>
                <w:szCs w:val="20"/>
                <w:lang w:val="en-US" w:eastAsia="zh-CN"/>
              </w:rPr>
            </w:pPr>
          </w:p>
        </w:tc>
      </w:tr>
      <w:tr w:rsidR="0076773F" w14:paraId="2836ED5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288A2BE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57C4444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所有其他纸制品加工制造</w:t>
            </w:r>
          </w:p>
        </w:tc>
        <w:tc>
          <w:tcPr>
            <w:tcW w:w="2466" w:type="dxa"/>
            <w:tcBorders>
              <w:top w:val="nil"/>
              <w:left w:val="nil"/>
              <w:bottom w:val="single" w:sz="4" w:space="0" w:color="auto"/>
              <w:right w:val="single" w:sz="4" w:space="0" w:color="auto"/>
            </w:tcBorders>
            <w:shd w:val="clear" w:color="auto" w:fill="auto"/>
            <w:noWrap/>
            <w:vAlign w:val="center"/>
          </w:tcPr>
          <w:p w14:paraId="1F7BD9BE"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w:t>
            </w:r>
          </w:p>
        </w:tc>
        <w:tc>
          <w:tcPr>
            <w:tcW w:w="236" w:type="dxa"/>
            <w:vAlign w:val="center"/>
          </w:tcPr>
          <w:p w14:paraId="6D5D1D38" w14:textId="77777777" w:rsidR="0076773F" w:rsidRDefault="0076773F">
            <w:pPr>
              <w:spacing w:before="0"/>
              <w:rPr>
                <w:rFonts w:ascii="Times New Roman" w:eastAsia="Times New Roman" w:hAnsi="Times New Roman"/>
                <w:szCs w:val="20"/>
                <w:lang w:val="en-US" w:eastAsia="zh-CN"/>
              </w:rPr>
            </w:pPr>
          </w:p>
        </w:tc>
      </w:tr>
      <w:tr w:rsidR="0076773F" w14:paraId="169DE6E6"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E3B45E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22F62E2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办公用品(纸张除外)制造</w:t>
            </w:r>
          </w:p>
        </w:tc>
        <w:tc>
          <w:tcPr>
            <w:tcW w:w="2466" w:type="dxa"/>
            <w:tcBorders>
              <w:top w:val="nil"/>
              <w:left w:val="nil"/>
              <w:bottom w:val="single" w:sz="4" w:space="0" w:color="auto"/>
              <w:right w:val="single" w:sz="4" w:space="0" w:color="auto"/>
            </w:tcBorders>
            <w:shd w:val="clear" w:color="auto" w:fill="auto"/>
            <w:noWrap/>
            <w:vAlign w:val="center"/>
          </w:tcPr>
          <w:p w14:paraId="59544EBA"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w:t>
            </w:r>
          </w:p>
        </w:tc>
        <w:tc>
          <w:tcPr>
            <w:tcW w:w="236" w:type="dxa"/>
            <w:vAlign w:val="center"/>
          </w:tcPr>
          <w:p w14:paraId="125D0BE4" w14:textId="77777777" w:rsidR="0076773F" w:rsidRDefault="0076773F">
            <w:pPr>
              <w:spacing w:before="0"/>
              <w:rPr>
                <w:rFonts w:ascii="Times New Roman" w:eastAsia="Times New Roman" w:hAnsi="Times New Roman"/>
                <w:szCs w:val="20"/>
                <w:lang w:val="en-US" w:eastAsia="zh-CN"/>
              </w:rPr>
            </w:pPr>
          </w:p>
        </w:tc>
      </w:tr>
      <w:tr w:rsidR="0076773F" w14:paraId="282C923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2AFBA7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3544" w:type="dxa"/>
            <w:tcBorders>
              <w:top w:val="nil"/>
              <w:left w:val="nil"/>
              <w:bottom w:val="single" w:sz="4" w:space="0" w:color="auto"/>
              <w:right w:val="single" w:sz="4" w:space="0" w:color="auto"/>
            </w:tcBorders>
            <w:shd w:val="clear" w:color="auto" w:fill="auto"/>
            <w:noWrap/>
            <w:vAlign w:val="center"/>
          </w:tcPr>
          <w:p w14:paraId="6A90D71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源水</w:t>
            </w:r>
          </w:p>
        </w:tc>
        <w:tc>
          <w:tcPr>
            <w:tcW w:w="2466" w:type="dxa"/>
            <w:tcBorders>
              <w:top w:val="nil"/>
              <w:left w:val="nil"/>
              <w:bottom w:val="single" w:sz="4" w:space="0" w:color="auto"/>
              <w:right w:val="single" w:sz="4" w:space="0" w:color="auto"/>
            </w:tcBorders>
            <w:shd w:val="clear" w:color="auto" w:fill="auto"/>
            <w:noWrap/>
            <w:vAlign w:val="center"/>
          </w:tcPr>
          <w:p w14:paraId="5199981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水处理工序</w:t>
            </w:r>
          </w:p>
        </w:tc>
        <w:tc>
          <w:tcPr>
            <w:tcW w:w="236" w:type="dxa"/>
            <w:vAlign w:val="center"/>
          </w:tcPr>
          <w:p w14:paraId="0C6C0C9D" w14:textId="77777777" w:rsidR="0076773F" w:rsidRDefault="0076773F">
            <w:pPr>
              <w:spacing w:before="0"/>
              <w:rPr>
                <w:rFonts w:ascii="Times New Roman" w:eastAsia="Times New Roman" w:hAnsi="Times New Roman"/>
                <w:szCs w:val="20"/>
                <w:lang w:val="en-US" w:eastAsia="zh-CN"/>
              </w:rPr>
            </w:pPr>
          </w:p>
        </w:tc>
      </w:tr>
      <w:tr w:rsidR="0076773F" w14:paraId="3E709A9E"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50F318A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vAlign w:val="center"/>
          </w:tcPr>
          <w:p w14:paraId="1904DCF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采购产品空调和暖空气加热设备和商业和工业制冷设备制造</w:t>
            </w:r>
          </w:p>
        </w:tc>
        <w:tc>
          <w:tcPr>
            <w:tcW w:w="2466" w:type="dxa"/>
            <w:tcBorders>
              <w:top w:val="nil"/>
              <w:left w:val="nil"/>
              <w:bottom w:val="single" w:sz="4" w:space="0" w:color="auto"/>
              <w:right w:val="single" w:sz="4" w:space="0" w:color="auto"/>
            </w:tcBorders>
            <w:shd w:val="clear" w:color="auto" w:fill="auto"/>
            <w:noWrap/>
            <w:vAlign w:val="center"/>
          </w:tcPr>
          <w:p w14:paraId="6A9DA89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办公室、各工序</w:t>
            </w:r>
          </w:p>
        </w:tc>
        <w:tc>
          <w:tcPr>
            <w:tcW w:w="236" w:type="dxa"/>
            <w:vAlign w:val="center"/>
          </w:tcPr>
          <w:p w14:paraId="3D59F09D" w14:textId="77777777" w:rsidR="0076773F" w:rsidRDefault="0076773F">
            <w:pPr>
              <w:spacing w:before="0"/>
              <w:rPr>
                <w:rFonts w:ascii="Times New Roman" w:eastAsia="Times New Roman" w:hAnsi="Times New Roman"/>
                <w:szCs w:val="20"/>
                <w:lang w:val="en-US" w:eastAsia="zh-CN"/>
              </w:rPr>
            </w:pPr>
          </w:p>
        </w:tc>
      </w:tr>
      <w:tr w:rsidR="0076773F" w14:paraId="73DF3A4C"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0E8623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6E0D728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电子计算机制造</w:t>
            </w:r>
          </w:p>
        </w:tc>
        <w:tc>
          <w:tcPr>
            <w:tcW w:w="2466" w:type="dxa"/>
            <w:tcBorders>
              <w:top w:val="nil"/>
              <w:left w:val="nil"/>
              <w:bottom w:val="single" w:sz="4" w:space="0" w:color="auto"/>
              <w:right w:val="single" w:sz="4" w:space="0" w:color="auto"/>
            </w:tcBorders>
            <w:shd w:val="clear" w:color="auto" w:fill="auto"/>
            <w:noWrap/>
            <w:vAlign w:val="center"/>
          </w:tcPr>
          <w:p w14:paraId="14EFCA5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办公室、各工序</w:t>
            </w:r>
          </w:p>
        </w:tc>
        <w:tc>
          <w:tcPr>
            <w:tcW w:w="236" w:type="dxa"/>
            <w:vAlign w:val="center"/>
          </w:tcPr>
          <w:p w14:paraId="4E321F15" w14:textId="77777777" w:rsidR="0076773F" w:rsidRDefault="0076773F">
            <w:pPr>
              <w:spacing w:before="0"/>
              <w:rPr>
                <w:rFonts w:ascii="Times New Roman" w:eastAsia="Times New Roman" w:hAnsi="Times New Roman"/>
                <w:szCs w:val="20"/>
                <w:lang w:val="en-US" w:eastAsia="zh-CN"/>
              </w:rPr>
            </w:pPr>
          </w:p>
        </w:tc>
      </w:tr>
      <w:tr w:rsidR="0076773F" w14:paraId="6D2E717F"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5CC755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1FBF3F1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焊接及焊接设备制造</w:t>
            </w:r>
          </w:p>
        </w:tc>
        <w:tc>
          <w:tcPr>
            <w:tcW w:w="2466" w:type="dxa"/>
            <w:tcBorders>
              <w:top w:val="nil"/>
              <w:left w:val="nil"/>
              <w:bottom w:val="single" w:sz="4" w:space="0" w:color="auto"/>
              <w:right w:val="single" w:sz="4" w:space="0" w:color="auto"/>
            </w:tcBorders>
            <w:shd w:val="clear" w:color="auto" w:fill="auto"/>
            <w:noWrap/>
            <w:vAlign w:val="center"/>
          </w:tcPr>
          <w:p w14:paraId="06E401B8"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74229155" w14:textId="77777777" w:rsidR="0076773F" w:rsidRDefault="0076773F">
            <w:pPr>
              <w:spacing w:before="0"/>
              <w:rPr>
                <w:rFonts w:ascii="Times New Roman" w:eastAsia="Times New Roman" w:hAnsi="Times New Roman"/>
                <w:szCs w:val="20"/>
                <w:lang w:val="en-US" w:eastAsia="zh-CN"/>
              </w:rPr>
            </w:pPr>
          </w:p>
        </w:tc>
      </w:tr>
      <w:tr w:rsidR="0076773F" w14:paraId="069B7521"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29C50CA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07830B5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其他工业设备制造</w:t>
            </w:r>
          </w:p>
        </w:tc>
        <w:tc>
          <w:tcPr>
            <w:tcW w:w="2466" w:type="dxa"/>
            <w:tcBorders>
              <w:top w:val="nil"/>
              <w:left w:val="nil"/>
              <w:bottom w:val="single" w:sz="4" w:space="0" w:color="auto"/>
              <w:right w:val="single" w:sz="4" w:space="0" w:color="auto"/>
            </w:tcBorders>
            <w:shd w:val="clear" w:color="auto" w:fill="auto"/>
            <w:noWrap/>
            <w:vAlign w:val="center"/>
          </w:tcPr>
          <w:p w14:paraId="49576DBC"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3A19B0AB" w14:textId="77777777" w:rsidR="0076773F" w:rsidRDefault="0076773F">
            <w:pPr>
              <w:spacing w:before="0"/>
              <w:rPr>
                <w:rFonts w:ascii="Times New Roman" w:eastAsia="Times New Roman" w:hAnsi="Times New Roman"/>
                <w:szCs w:val="20"/>
                <w:lang w:val="en-US" w:eastAsia="zh-CN"/>
              </w:rPr>
            </w:pPr>
          </w:p>
        </w:tc>
      </w:tr>
      <w:tr w:rsidR="0076773F" w14:paraId="3BC6A6CF"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4E920C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4E9AFEB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测量和测试电力和电气信号的仪器制造</w:t>
            </w:r>
          </w:p>
        </w:tc>
        <w:tc>
          <w:tcPr>
            <w:tcW w:w="2466" w:type="dxa"/>
            <w:tcBorders>
              <w:top w:val="nil"/>
              <w:left w:val="nil"/>
              <w:bottom w:val="single" w:sz="4" w:space="0" w:color="auto"/>
              <w:right w:val="single" w:sz="4" w:space="0" w:color="auto"/>
            </w:tcBorders>
            <w:shd w:val="clear" w:color="auto" w:fill="auto"/>
            <w:noWrap/>
            <w:vAlign w:val="center"/>
          </w:tcPr>
          <w:p w14:paraId="2B2B2B9E"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32352484" w14:textId="77777777" w:rsidR="0076773F" w:rsidRDefault="0076773F">
            <w:pPr>
              <w:spacing w:before="0"/>
              <w:rPr>
                <w:rFonts w:ascii="Times New Roman" w:eastAsia="Times New Roman" w:hAnsi="Times New Roman"/>
                <w:szCs w:val="20"/>
                <w:lang w:val="en-US" w:eastAsia="zh-CN"/>
              </w:rPr>
            </w:pPr>
          </w:p>
        </w:tc>
      </w:tr>
      <w:tr w:rsidR="0076773F" w14:paraId="2CE910A7"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EFA184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6B826E2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计算机系统设计服务</w:t>
            </w:r>
          </w:p>
        </w:tc>
        <w:tc>
          <w:tcPr>
            <w:tcW w:w="2466" w:type="dxa"/>
            <w:tcBorders>
              <w:top w:val="nil"/>
              <w:left w:val="nil"/>
              <w:bottom w:val="single" w:sz="4" w:space="0" w:color="auto"/>
              <w:right w:val="single" w:sz="4" w:space="0" w:color="auto"/>
            </w:tcBorders>
            <w:shd w:val="clear" w:color="auto" w:fill="auto"/>
            <w:noWrap/>
            <w:vAlign w:val="center"/>
          </w:tcPr>
          <w:p w14:paraId="05C7B80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59EB24A1" w14:textId="77777777" w:rsidR="0076773F" w:rsidRDefault="0076773F">
            <w:pPr>
              <w:spacing w:before="0"/>
              <w:rPr>
                <w:rFonts w:ascii="Times New Roman" w:eastAsia="Times New Roman" w:hAnsi="Times New Roman"/>
                <w:szCs w:val="20"/>
                <w:lang w:val="en-US" w:eastAsia="zh-CN"/>
              </w:rPr>
            </w:pPr>
          </w:p>
        </w:tc>
      </w:tr>
      <w:tr w:rsidR="0076773F" w14:paraId="6D1E0304"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4309A2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5797A37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机械动力传动设备制造</w:t>
            </w:r>
          </w:p>
        </w:tc>
        <w:tc>
          <w:tcPr>
            <w:tcW w:w="2466" w:type="dxa"/>
            <w:tcBorders>
              <w:top w:val="nil"/>
              <w:left w:val="nil"/>
              <w:bottom w:val="single" w:sz="4" w:space="0" w:color="auto"/>
              <w:right w:val="single" w:sz="4" w:space="0" w:color="auto"/>
            </w:tcBorders>
            <w:shd w:val="clear" w:color="auto" w:fill="auto"/>
            <w:noWrap/>
            <w:vAlign w:val="center"/>
          </w:tcPr>
          <w:p w14:paraId="6F65D98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3156E1B7" w14:textId="77777777" w:rsidR="0076773F" w:rsidRDefault="0076773F">
            <w:pPr>
              <w:spacing w:before="0"/>
              <w:rPr>
                <w:rFonts w:ascii="Times New Roman" w:eastAsia="Times New Roman" w:hAnsi="Times New Roman"/>
                <w:szCs w:val="20"/>
                <w:lang w:val="en-US" w:eastAsia="zh-CN"/>
              </w:rPr>
            </w:pPr>
          </w:p>
        </w:tc>
      </w:tr>
      <w:tr w:rsidR="0076773F" w14:paraId="6550D4C5"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3366B2F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05ED0AD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测量、分配及其他泵类设备制造</w:t>
            </w:r>
          </w:p>
        </w:tc>
        <w:tc>
          <w:tcPr>
            <w:tcW w:w="2466" w:type="dxa"/>
            <w:tcBorders>
              <w:top w:val="nil"/>
              <w:left w:val="nil"/>
              <w:bottom w:val="single" w:sz="4" w:space="0" w:color="auto"/>
              <w:right w:val="single" w:sz="4" w:space="0" w:color="auto"/>
            </w:tcBorders>
            <w:shd w:val="clear" w:color="auto" w:fill="auto"/>
            <w:noWrap/>
            <w:vAlign w:val="center"/>
          </w:tcPr>
          <w:p w14:paraId="71C5DB2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4E7478F3" w14:textId="77777777" w:rsidR="0076773F" w:rsidRDefault="0076773F">
            <w:pPr>
              <w:spacing w:before="0"/>
              <w:rPr>
                <w:rFonts w:ascii="Times New Roman" w:eastAsia="Times New Roman" w:hAnsi="Times New Roman"/>
                <w:szCs w:val="20"/>
                <w:lang w:val="en-US" w:eastAsia="zh-CN"/>
              </w:rPr>
            </w:pPr>
          </w:p>
        </w:tc>
      </w:tr>
      <w:tr w:rsidR="0076773F" w14:paraId="0E1C27F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68FF893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2E40FD2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用于测量、显示和控制工业过程变量的仪器及相关产品制造</w:t>
            </w:r>
          </w:p>
        </w:tc>
        <w:tc>
          <w:tcPr>
            <w:tcW w:w="2466" w:type="dxa"/>
            <w:tcBorders>
              <w:top w:val="nil"/>
              <w:left w:val="nil"/>
              <w:bottom w:val="single" w:sz="4" w:space="0" w:color="auto"/>
              <w:right w:val="single" w:sz="4" w:space="0" w:color="auto"/>
            </w:tcBorders>
            <w:shd w:val="clear" w:color="auto" w:fill="auto"/>
            <w:noWrap/>
            <w:vAlign w:val="center"/>
          </w:tcPr>
          <w:p w14:paraId="0E3C445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3915A307" w14:textId="77777777" w:rsidR="0076773F" w:rsidRDefault="0076773F">
            <w:pPr>
              <w:spacing w:before="0"/>
              <w:rPr>
                <w:rFonts w:ascii="Times New Roman" w:eastAsia="Times New Roman" w:hAnsi="Times New Roman"/>
                <w:szCs w:val="20"/>
                <w:lang w:val="en-US" w:eastAsia="zh-CN"/>
              </w:rPr>
            </w:pPr>
          </w:p>
        </w:tc>
      </w:tr>
      <w:tr w:rsidR="0076773F" w14:paraId="4DE5FA8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6935580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3E7F4B6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所有其他杂项电气设备及元件制造</w:t>
            </w:r>
          </w:p>
        </w:tc>
        <w:tc>
          <w:tcPr>
            <w:tcW w:w="2466" w:type="dxa"/>
            <w:tcBorders>
              <w:top w:val="nil"/>
              <w:left w:val="nil"/>
              <w:bottom w:val="single" w:sz="4" w:space="0" w:color="auto"/>
              <w:right w:val="single" w:sz="4" w:space="0" w:color="auto"/>
            </w:tcBorders>
            <w:shd w:val="clear" w:color="auto" w:fill="auto"/>
            <w:noWrap/>
            <w:vAlign w:val="center"/>
          </w:tcPr>
          <w:p w14:paraId="347C8B1B"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28F158BC" w14:textId="77777777" w:rsidR="0076773F" w:rsidRDefault="0076773F">
            <w:pPr>
              <w:spacing w:before="0"/>
              <w:rPr>
                <w:rFonts w:ascii="Times New Roman" w:eastAsia="Times New Roman" w:hAnsi="Times New Roman"/>
                <w:szCs w:val="20"/>
                <w:lang w:val="en-US" w:eastAsia="zh-CN"/>
              </w:rPr>
            </w:pPr>
          </w:p>
        </w:tc>
      </w:tr>
      <w:tr w:rsidR="0076773F" w14:paraId="6D8763E5"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AC95C9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3544" w:type="dxa"/>
            <w:tcBorders>
              <w:top w:val="nil"/>
              <w:left w:val="nil"/>
              <w:bottom w:val="single" w:sz="4" w:space="0" w:color="auto"/>
              <w:right w:val="single" w:sz="4" w:space="0" w:color="auto"/>
            </w:tcBorders>
            <w:shd w:val="clear" w:color="auto" w:fill="auto"/>
            <w:noWrap/>
            <w:vAlign w:val="center"/>
          </w:tcPr>
          <w:p w14:paraId="69F2129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所有其他杂项制造</w:t>
            </w:r>
          </w:p>
        </w:tc>
        <w:tc>
          <w:tcPr>
            <w:tcW w:w="2466" w:type="dxa"/>
            <w:tcBorders>
              <w:top w:val="nil"/>
              <w:left w:val="nil"/>
              <w:bottom w:val="single" w:sz="4" w:space="0" w:color="auto"/>
              <w:right w:val="single" w:sz="4" w:space="0" w:color="auto"/>
            </w:tcBorders>
            <w:shd w:val="clear" w:color="auto" w:fill="auto"/>
            <w:noWrap/>
            <w:vAlign w:val="center"/>
          </w:tcPr>
          <w:p w14:paraId="06C0808E"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22107C90" w14:textId="77777777" w:rsidR="0076773F" w:rsidRDefault="0076773F">
            <w:pPr>
              <w:spacing w:before="0"/>
              <w:rPr>
                <w:rFonts w:ascii="Times New Roman" w:eastAsia="Times New Roman" w:hAnsi="Times New Roman"/>
                <w:szCs w:val="20"/>
                <w:lang w:val="en-US" w:eastAsia="zh-CN"/>
              </w:rPr>
            </w:pPr>
          </w:p>
        </w:tc>
      </w:tr>
      <w:tr w:rsidR="0076773F" w14:paraId="21EDC9FE"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7E10423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50CA670B"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液化石油气生产</w:t>
            </w:r>
          </w:p>
        </w:tc>
        <w:tc>
          <w:tcPr>
            <w:tcW w:w="2466" w:type="dxa"/>
            <w:tcBorders>
              <w:top w:val="nil"/>
              <w:left w:val="nil"/>
              <w:bottom w:val="single" w:sz="4" w:space="0" w:color="auto"/>
              <w:right w:val="single" w:sz="4" w:space="0" w:color="auto"/>
            </w:tcBorders>
            <w:shd w:val="clear" w:color="auto" w:fill="auto"/>
            <w:noWrap/>
            <w:vAlign w:val="center"/>
          </w:tcPr>
          <w:p w14:paraId="7FDFEA15"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冶钢宾馆</w:t>
            </w:r>
          </w:p>
        </w:tc>
        <w:tc>
          <w:tcPr>
            <w:tcW w:w="236" w:type="dxa"/>
            <w:vAlign w:val="center"/>
          </w:tcPr>
          <w:p w14:paraId="4C2426B5" w14:textId="77777777" w:rsidR="0076773F" w:rsidRDefault="0076773F">
            <w:pPr>
              <w:spacing w:before="0"/>
              <w:rPr>
                <w:rFonts w:ascii="Times New Roman" w:eastAsia="Times New Roman" w:hAnsi="Times New Roman"/>
                <w:szCs w:val="20"/>
                <w:lang w:val="en-US" w:eastAsia="zh-CN"/>
              </w:rPr>
            </w:pPr>
          </w:p>
        </w:tc>
      </w:tr>
      <w:tr w:rsidR="0076773F" w14:paraId="3329B9BB"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3A6ADFC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3116B7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洗精煤生产</w:t>
            </w:r>
          </w:p>
        </w:tc>
        <w:tc>
          <w:tcPr>
            <w:tcW w:w="2466" w:type="dxa"/>
            <w:tcBorders>
              <w:top w:val="nil"/>
              <w:left w:val="nil"/>
              <w:bottom w:val="single" w:sz="4" w:space="0" w:color="auto"/>
              <w:right w:val="single" w:sz="4" w:space="0" w:color="auto"/>
            </w:tcBorders>
            <w:shd w:val="clear" w:color="auto" w:fill="auto"/>
            <w:noWrap/>
            <w:vAlign w:val="center"/>
          </w:tcPr>
          <w:p w14:paraId="4F92E80F"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焦化</w:t>
            </w:r>
          </w:p>
        </w:tc>
        <w:tc>
          <w:tcPr>
            <w:tcW w:w="236" w:type="dxa"/>
            <w:vAlign w:val="center"/>
          </w:tcPr>
          <w:p w14:paraId="51DD5599" w14:textId="77777777" w:rsidR="0076773F" w:rsidRDefault="0076773F">
            <w:pPr>
              <w:spacing w:before="0"/>
              <w:rPr>
                <w:rFonts w:ascii="Times New Roman" w:eastAsia="Times New Roman" w:hAnsi="Times New Roman"/>
                <w:szCs w:val="20"/>
                <w:lang w:val="en-US" w:eastAsia="zh-CN"/>
              </w:rPr>
            </w:pPr>
          </w:p>
        </w:tc>
      </w:tr>
      <w:tr w:rsidR="0076773F" w14:paraId="0C4A9061"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62C70B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08FF126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柴油生产</w:t>
            </w:r>
          </w:p>
        </w:tc>
        <w:tc>
          <w:tcPr>
            <w:tcW w:w="2466" w:type="dxa"/>
            <w:tcBorders>
              <w:top w:val="nil"/>
              <w:left w:val="nil"/>
              <w:bottom w:val="single" w:sz="4" w:space="0" w:color="auto"/>
              <w:right w:val="single" w:sz="4" w:space="0" w:color="auto"/>
            </w:tcBorders>
            <w:shd w:val="clear" w:color="auto" w:fill="auto"/>
            <w:noWrap/>
            <w:vAlign w:val="center"/>
          </w:tcPr>
          <w:p w14:paraId="3C72448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06BC991D" w14:textId="77777777" w:rsidR="0076773F" w:rsidRDefault="0076773F">
            <w:pPr>
              <w:spacing w:before="0"/>
              <w:rPr>
                <w:rFonts w:ascii="Times New Roman" w:eastAsia="Times New Roman" w:hAnsi="Times New Roman"/>
                <w:szCs w:val="20"/>
                <w:lang w:val="en-US" w:eastAsia="zh-CN"/>
              </w:rPr>
            </w:pPr>
          </w:p>
        </w:tc>
      </w:tr>
      <w:tr w:rsidR="0076773F" w14:paraId="770D338D"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23919E7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24795B8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汽油生产</w:t>
            </w:r>
          </w:p>
        </w:tc>
        <w:tc>
          <w:tcPr>
            <w:tcW w:w="2466" w:type="dxa"/>
            <w:tcBorders>
              <w:top w:val="nil"/>
              <w:left w:val="nil"/>
              <w:bottom w:val="single" w:sz="4" w:space="0" w:color="auto"/>
              <w:right w:val="single" w:sz="4" w:space="0" w:color="auto"/>
            </w:tcBorders>
            <w:shd w:val="clear" w:color="auto" w:fill="auto"/>
            <w:noWrap/>
            <w:vAlign w:val="center"/>
          </w:tcPr>
          <w:p w14:paraId="5EB82BA5"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车队</w:t>
            </w:r>
          </w:p>
        </w:tc>
        <w:tc>
          <w:tcPr>
            <w:tcW w:w="236" w:type="dxa"/>
            <w:vAlign w:val="center"/>
          </w:tcPr>
          <w:p w14:paraId="5A6F333B" w14:textId="77777777" w:rsidR="0076773F" w:rsidRDefault="0076773F">
            <w:pPr>
              <w:spacing w:before="0"/>
              <w:rPr>
                <w:rFonts w:ascii="Times New Roman" w:eastAsia="Times New Roman" w:hAnsi="Times New Roman"/>
                <w:szCs w:val="20"/>
                <w:lang w:val="en-US" w:eastAsia="zh-CN"/>
              </w:rPr>
            </w:pPr>
          </w:p>
        </w:tc>
      </w:tr>
      <w:tr w:rsidR="0076773F" w14:paraId="01A24EE9"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507F8F4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48A75AC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焦炭生产</w:t>
            </w:r>
          </w:p>
        </w:tc>
        <w:tc>
          <w:tcPr>
            <w:tcW w:w="2466" w:type="dxa"/>
            <w:tcBorders>
              <w:top w:val="nil"/>
              <w:left w:val="nil"/>
              <w:bottom w:val="single" w:sz="4" w:space="0" w:color="auto"/>
              <w:right w:val="single" w:sz="4" w:space="0" w:color="auto"/>
            </w:tcBorders>
            <w:shd w:val="clear" w:color="auto" w:fill="auto"/>
            <w:noWrap/>
            <w:vAlign w:val="center"/>
          </w:tcPr>
          <w:p w14:paraId="5753281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236" w:type="dxa"/>
            <w:vAlign w:val="center"/>
          </w:tcPr>
          <w:p w14:paraId="2C34D37E" w14:textId="77777777" w:rsidR="0076773F" w:rsidRDefault="0076773F">
            <w:pPr>
              <w:spacing w:before="0"/>
              <w:rPr>
                <w:rFonts w:ascii="Times New Roman" w:eastAsia="Times New Roman" w:hAnsi="Times New Roman"/>
                <w:szCs w:val="20"/>
                <w:lang w:val="en-US" w:eastAsia="zh-CN"/>
              </w:rPr>
            </w:pPr>
          </w:p>
        </w:tc>
      </w:tr>
      <w:tr w:rsidR="0076773F" w14:paraId="0BD9194F"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4AB9F4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5AEE19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焦屑生产</w:t>
            </w:r>
          </w:p>
        </w:tc>
        <w:tc>
          <w:tcPr>
            <w:tcW w:w="2466" w:type="dxa"/>
            <w:tcBorders>
              <w:top w:val="nil"/>
              <w:left w:val="nil"/>
              <w:bottom w:val="single" w:sz="4" w:space="0" w:color="auto"/>
              <w:right w:val="single" w:sz="4" w:space="0" w:color="auto"/>
            </w:tcBorders>
            <w:shd w:val="clear" w:color="auto" w:fill="auto"/>
            <w:noWrap/>
            <w:vAlign w:val="center"/>
          </w:tcPr>
          <w:p w14:paraId="7B6476C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236" w:type="dxa"/>
            <w:vAlign w:val="center"/>
          </w:tcPr>
          <w:p w14:paraId="582E860A" w14:textId="77777777" w:rsidR="0076773F" w:rsidRDefault="0076773F">
            <w:pPr>
              <w:spacing w:before="0"/>
              <w:rPr>
                <w:rFonts w:ascii="Times New Roman" w:eastAsia="Times New Roman" w:hAnsi="Times New Roman"/>
                <w:szCs w:val="20"/>
                <w:lang w:val="en-US" w:eastAsia="zh-CN"/>
              </w:rPr>
            </w:pPr>
          </w:p>
        </w:tc>
      </w:tr>
      <w:tr w:rsidR="0076773F" w14:paraId="5314EFC2"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22AC9FD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537D31D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烟煤生产</w:t>
            </w:r>
          </w:p>
        </w:tc>
        <w:tc>
          <w:tcPr>
            <w:tcW w:w="2466" w:type="dxa"/>
            <w:tcBorders>
              <w:top w:val="nil"/>
              <w:left w:val="nil"/>
              <w:bottom w:val="single" w:sz="4" w:space="0" w:color="auto"/>
              <w:right w:val="single" w:sz="4" w:space="0" w:color="auto"/>
            </w:tcBorders>
            <w:shd w:val="clear" w:color="auto" w:fill="auto"/>
            <w:noWrap/>
            <w:vAlign w:val="center"/>
          </w:tcPr>
          <w:p w14:paraId="04EE793A"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高炉</w:t>
            </w:r>
          </w:p>
        </w:tc>
        <w:tc>
          <w:tcPr>
            <w:tcW w:w="236" w:type="dxa"/>
            <w:vAlign w:val="center"/>
          </w:tcPr>
          <w:p w14:paraId="4BAD514E" w14:textId="77777777" w:rsidR="0076773F" w:rsidRDefault="0076773F">
            <w:pPr>
              <w:spacing w:before="0"/>
              <w:rPr>
                <w:rFonts w:ascii="Times New Roman" w:eastAsia="Times New Roman" w:hAnsi="Times New Roman"/>
                <w:szCs w:val="20"/>
                <w:lang w:val="en-US" w:eastAsia="zh-CN"/>
              </w:rPr>
            </w:pPr>
          </w:p>
        </w:tc>
      </w:tr>
      <w:tr w:rsidR="0076773F" w14:paraId="1B53F5EE"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653EB7D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321EE5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无烟煤生产</w:t>
            </w:r>
          </w:p>
        </w:tc>
        <w:tc>
          <w:tcPr>
            <w:tcW w:w="2466" w:type="dxa"/>
            <w:tcBorders>
              <w:top w:val="nil"/>
              <w:left w:val="nil"/>
              <w:bottom w:val="single" w:sz="4" w:space="0" w:color="auto"/>
              <w:right w:val="single" w:sz="4" w:space="0" w:color="auto"/>
            </w:tcBorders>
            <w:shd w:val="clear" w:color="auto" w:fill="auto"/>
            <w:noWrap/>
            <w:vAlign w:val="center"/>
          </w:tcPr>
          <w:p w14:paraId="66453367"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烧结、高炉</w:t>
            </w:r>
          </w:p>
        </w:tc>
        <w:tc>
          <w:tcPr>
            <w:tcW w:w="236" w:type="dxa"/>
            <w:vAlign w:val="center"/>
          </w:tcPr>
          <w:p w14:paraId="07D1EBE9" w14:textId="77777777" w:rsidR="0076773F" w:rsidRDefault="0076773F">
            <w:pPr>
              <w:spacing w:before="0"/>
              <w:rPr>
                <w:rFonts w:ascii="Times New Roman" w:eastAsia="Times New Roman" w:hAnsi="Times New Roman"/>
                <w:szCs w:val="20"/>
                <w:lang w:val="en-US" w:eastAsia="zh-CN"/>
              </w:rPr>
            </w:pPr>
          </w:p>
        </w:tc>
      </w:tr>
      <w:tr w:rsidR="0076773F" w14:paraId="09FF6194"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7F0E6C5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675F77B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天然气生产</w:t>
            </w:r>
          </w:p>
        </w:tc>
        <w:tc>
          <w:tcPr>
            <w:tcW w:w="2466" w:type="dxa"/>
            <w:tcBorders>
              <w:top w:val="nil"/>
              <w:left w:val="nil"/>
              <w:bottom w:val="single" w:sz="4" w:space="0" w:color="auto"/>
              <w:right w:val="single" w:sz="4" w:space="0" w:color="auto"/>
            </w:tcBorders>
            <w:shd w:val="clear" w:color="auto" w:fill="auto"/>
            <w:noWrap/>
            <w:vAlign w:val="center"/>
          </w:tcPr>
          <w:p w14:paraId="548051D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转炉、电炉、锻造、热处理</w:t>
            </w:r>
          </w:p>
        </w:tc>
        <w:tc>
          <w:tcPr>
            <w:tcW w:w="236" w:type="dxa"/>
            <w:vAlign w:val="center"/>
          </w:tcPr>
          <w:p w14:paraId="59CF8A74" w14:textId="77777777" w:rsidR="0076773F" w:rsidRDefault="0076773F">
            <w:pPr>
              <w:spacing w:before="0"/>
              <w:rPr>
                <w:rFonts w:ascii="Times New Roman" w:eastAsia="Times New Roman" w:hAnsi="Times New Roman"/>
                <w:szCs w:val="20"/>
                <w:lang w:val="en-US" w:eastAsia="zh-CN"/>
              </w:rPr>
            </w:pPr>
          </w:p>
        </w:tc>
      </w:tr>
      <w:tr w:rsidR="0076773F" w14:paraId="5690D5E2" w14:textId="77777777" w:rsidTr="003D649A">
        <w:trPr>
          <w:trHeight w:val="480"/>
        </w:trPr>
        <w:tc>
          <w:tcPr>
            <w:tcW w:w="2830" w:type="dxa"/>
            <w:tcBorders>
              <w:top w:val="nil"/>
              <w:left w:val="single" w:sz="4" w:space="0" w:color="auto"/>
              <w:bottom w:val="single" w:sz="4" w:space="0" w:color="auto"/>
              <w:right w:val="single" w:sz="4" w:space="0" w:color="auto"/>
            </w:tcBorders>
            <w:shd w:val="clear" w:color="000000" w:fill="FFFFFF"/>
            <w:vAlign w:val="center"/>
          </w:tcPr>
          <w:p w14:paraId="254F31A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范围一、二相关燃料和能源相关的活动产生的排放</w:t>
            </w:r>
          </w:p>
        </w:tc>
        <w:tc>
          <w:tcPr>
            <w:tcW w:w="3544" w:type="dxa"/>
            <w:tcBorders>
              <w:top w:val="nil"/>
              <w:left w:val="nil"/>
              <w:bottom w:val="single" w:sz="4" w:space="0" w:color="auto"/>
              <w:right w:val="single" w:sz="4" w:space="0" w:color="auto"/>
            </w:tcBorders>
            <w:shd w:val="clear" w:color="auto" w:fill="auto"/>
            <w:noWrap/>
            <w:vAlign w:val="center"/>
          </w:tcPr>
          <w:p w14:paraId="6A3080B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外购电力上游排放</w:t>
            </w:r>
          </w:p>
        </w:tc>
        <w:tc>
          <w:tcPr>
            <w:tcW w:w="2466" w:type="dxa"/>
            <w:tcBorders>
              <w:top w:val="nil"/>
              <w:left w:val="nil"/>
              <w:bottom w:val="single" w:sz="4" w:space="0" w:color="auto"/>
              <w:right w:val="single" w:sz="4" w:space="0" w:color="auto"/>
            </w:tcBorders>
            <w:shd w:val="clear" w:color="auto" w:fill="auto"/>
            <w:noWrap/>
            <w:vAlign w:val="center"/>
          </w:tcPr>
          <w:p w14:paraId="61C6333C"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各工序</w:t>
            </w:r>
          </w:p>
        </w:tc>
        <w:tc>
          <w:tcPr>
            <w:tcW w:w="236" w:type="dxa"/>
            <w:vAlign w:val="center"/>
          </w:tcPr>
          <w:p w14:paraId="0BA86755" w14:textId="77777777" w:rsidR="0076773F" w:rsidRDefault="0076773F">
            <w:pPr>
              <w:spacing w:before="0"/>
              <w:rPr>
                <w:rFonts w:ascii="Times New Roman" w:eastAsia="Times New Roman" w:hAnsi="Times New Roman"/>
                <w:szCs w:val="20"/>
                <w:lang w:val="en-US" w:eastAsia="zh-CN"/>
              </w:rPr>
            </w:pPr>
          </w:p>
        </w:tc>
      </w:tr>
      <w:tr w:rsidR="0076773F" w14:paraId="703EC814"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D6A2D2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3D53C44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2466" w:type="dxa"/>
            <w:tcBorders>
              <w:top w:val="nil"/>
              <w:left w:val="nil"/>
              <w:bottom w:val="single" w:sz="4" w:space="0" w:color="auto"/>
              <w:right w:val="single" w:sz="4" w:space="0" w:color="auto"/>
            </w:tcBorders>
            <w:shd w:val="clear" w:color="auto" w:fill="auto"/>
            <w:noWrap/>
            <w:vAlign w:val="center"/>
          </w:tcPr>
          <w:p w14:paraId="519EBD93"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51DB970E" w14:textId="77777777" w:rsidR="0076773F" w:rsidRDefault="0076773F">
            <w:pPr>
              <w:spacing w:before="0"/>
              <w:rPr>
                <w:rFonts w:ascii="Times New Roman" w:eastAsia="Times New Roman" w:hAnsi="Times New Roman"/>
                <w:szCs w:val="20"/>
                <w:lang w:val="en-US" w:eastAsia="zh-CN"/>
              </w:rPr>
            </w:pPr>
          </w:p>
        </w:tc>
      </w:tr>
      <w:tr w:rsidR="0076773F" w14:paraId="7BA84E53"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338E98D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008AF17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2466" w:type="dxa"/>
            <w:tcBorders>
              <w:top w:val="nil"/>
              <w:left w:val="nil"/>
              <w:bottom w:val="single" w:sz="4" w:space="0" w:color="auto"/>
              <w:right w:val="single" w:sz="4" w:space="0" w:color="auto"/>
            </w:tcBorders>
            <w:shd w:val="clear" w:color="auto" w:fill="auto"/>
            <w:noWrap/>
            <w:vAlign w:val="center"/>
          </w:tcPr>
          <w:p w14:paraId="6D5EF969"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6F932967" w14:textId="77777777" w:rsidR="0076773F" w:rsidRDefault="0076773F">
            <w:pPr>
              <w:spacing w:before="0"/>
              <w:rPr>
                <w:rFonts w:ascii="Times New Roman" w:eastAsia="Times New Roman" w:hAnsi="Times New Roman"/>
                <w:szCs w:val="20"/>
                <w:lang w:val="en-US" w:eastAsia="zh-CN"/>
              </w:rPr>
            </w:pPr>
          </w:p>
        </w:tc>
      </w:tr>
      <w:tr w:rsidR="0076773F" w14:paraId="253ABBEF"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2D1B46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420181D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466" w:type="dxa"/>
            <w:tcBorders>
              <w:top w:val="nil"/>
              <w:left w:val="nil"/>
              <w:bottom w:val="single" w:sz="4" w:space="0" w:color="auto"/>
              <w:right w:val="single" w:sz="4" w:space="0" w:color="auto"/>
            </w:tcBorders>
            <w:shd w:val="clear" w:color="auto" w:fill="auto"/>
            <w:noWrap/>
            <w:vAlign w:val="center"/>
          </w:tcPr>
          <w:p w14:paraId="4EDF1370"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5EF9839B" w14:textId="77777777" w:rsidR="0076773F" w:rsidRDefault="0076773F">
            <w:pPr>
              <w:spacing w:before="0"/>
              <w:rPr>
                <w:rFonts w:ascii="Times New Roman" w:eastAsia="Times New Roman" w:hAnsi="Times New Roman"/>
                <w:szCs w:val="20"/>
                <w:lang w:val="en-US" w:eastAsia="zh-CN"/>
              </w:rPr>
            </w:pPr>
          </w:p>
        </w:tc>
      </w:tr>
      <w:tr w:rsidR="0076773F" w14:paraId="3DAADA3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948858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544" w:type="dxa"/>
            <w:tcBorders>
              <w:top w:val="nil"/>
              <w:left w:val="nil"/>
              <w:bottom w:val="single" w:sz="4" w:space="0" w:color="auto"/>
              <w:right w:val="single" w:sz="4" w:space="0" w:color="auto"/>
            </w:tcBorders>
            <w:shd w:val="clear" w:color="auto" w:fill="auto"/>
            <w:noWrap/>
            <w:vAlign w:val="center"/>
          </w:tcPr>
          <w:p w14:paraId="4E36A33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生活垃圾和厨余垃圾</w:t>
            </w:r>
          </w:p>
        </w:tc>
        <w:tc>
          <w:tcPr>
            <w:tcW w:w="2466" w:type="dxa"/>
            <w:tcBorders>
              <w:top w:val="nil"/>
              <w:left w:val="nil"/>
              <w:bottom w:val="single" w:sz="4" w:space="0" w:color="auto"/>
              <w:right w:val="single" w:sz="4" w:space="0" w:color="auto"/>
            </w:tcBorders>
            <w:shd w:val="clear" w:color="auto" w:fill="auto"/>
            <w:noWrap/>
            <w:vAlign w:val="center"/>
          </w:tcPr>
          <w:p w14:paraId="212070C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垃圾站</w:t>
            </w:r>
          </w:p>
        </w:tc>
        <w:tc>
          <w:tcPr>
            <w:tcW w:w="236" w:type="dxa"/>
            <w:vAlign w:val="center"/>
          </w:tcPr>
          <w:p w14:paraId="7492C560" w14:textId="77777777" w:rsidR="0076773F" w:rsidRDefault="0076773F">
            <w:pPr>
              <w:spacing w:before="0"/>
              <w:rPr>
                <w:rFonts w:ascii="Times New Roman" w:eastAsia="Times New Roman" w:hAnsi="Times New Roman"/>
                <w:szCs w:val="20"/>
                <w:lang w:val="en-US" w:eastAsia="zh-CN"/>
              </w:rPr>
            </w:pPr>
          </w:p>
        </w:tc>
      </w:tr>
      <w:tr w:rsidR="0076773F" w14:paraId="74E81F89"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5E82C1B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544" w:type="dxa"/>
            <w:tcBorders>
              <w:top w:val="nil"/>
              <w:left w:val="nil"/>
              <w:bottom w:val="single" w:sz="4" w:space="0" w:color="auto"/>
              <w:right w:val="single" w:sz="4" w:space="0" w:color="auto"/>
            </w:tcBorders>
            <w:shd w:val="clear" w:color="auto" w:fill="auto"/>
            <w:noWrap/>
            <w:vAlign w:val="center"/>
          </w:tcPr>
          <w:p w14:paraId="594E000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w:t>
            </w:r>
          </w:p>
        </w:tc>
        <w:tc>
          <w:tcPr>
            <w:tcW w:w="2466" w:type="dxa"/>
            <w:tcBorders>
              <w:top w:val="nil"/>
              <w:left w:val="nil"/>
              <w:bottom w:val="single" w:sz="4" w:space="0" w:color="auto"/>
              <w:right w:val="single" w:sz="4" w:space="0" w:color="auto"/>
            </w:tcBorders>
            <w:shd w:val="clear" w:color="auto" w:fill="auto"/>
            <w:noWrap/>
            <w:vAlign w:val="center"/>
          </w:tcPr>
          <w:p w14:paraId="20645DD2"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45700121" w14:textId="77777777" w:rsidR="0076773F" w:rsidRDefault="0076773F">
            <w:pPr>
              <w:spacing w:before="0"/>
              <w:rPr>
                <w:rFonts w:ascii="Times New Roman" w:eastAsia="Times New Roman" w:hAnsi="Times New Roman"/>
                <w:szCs w:val="20"/>
                <w:lang w:val="en-US" w:eastAsia="zh-CN"/>
              </w:rPr>
            </w:pPr>
          </w:p>
        </w:tc>
      </w:tr>
      <w:tr w:rsidR="0076773F" w14:paraId="1F6DA95B"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80EAEB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544" w:type="dxa"/>
            <w:tcBorders>
              <w:top w:val="nil"/>
              <w:left w:val="nil"/>
              <w:bottom w:val="single" w:sz="4" w:space="0" w:color="auto"/>
              <w:right w:val="single" w:sz="4" w:space="0" w:color="auto"/>
            </w:tcBorders>
            <w:shd w:val="clear" w:color="auto" w:fill="auto"/>
            <w:noWrap/>
            <w:vAlign w:val="center"/>
          </w:tcPr>
          <w:p w14:paraId="3651D50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废油水</w:t>
            </w:r>
          </w:p>
        </w:tc>
        <w:tc>
          <w:tcPr>
            <w:tcW w:w="2466" w:type="dxa"/>
            <w:tcBorders>
              <w:top w:val="nil"/>
              <w:left w:val="nil"/>
              <w:bottom w:val="single" w:sz="4" w:space="0" w:color="auto"/>
              <w:right w:val="single" w:sz="4" w:space="0" w:color="auto"/>
            </w:tcBorders>
            <w:shd w:val="clear" w:color="auto" w:fill="auto"/>
            <w:noWrap/>
            <w:vAlign w:val="center"/>
          </w:tcPr>
          <w:p w14:paraId="7C668E56"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056F71CE" w14:textId="77777777" w:rsidR="0076773F" w:rsidRDefault="0076773F">
            <w:pPr>
              <w:spacing w:before="0"/>
              <w:rPr>
                <w:rFonts w:ascii="Times New Roman" w:eastAsia="Times New Roman" w:hAnsi="Times New Roman"/>
                <w:szCs w:val="20"/>
                <w:lang w:val="en-US" w:eastAsia="zh-CN"/>
              </w:rPr>
            </w:pPr>
          </w:p>
        </w:tc>
      </w:tr>
      <w:tr w:rsidR="0076773F" w14:paraId="74BE3787"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D06C06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544" w:type="dxa"/>
            <w:tcBorders>
              <w:top w:val="nil"/>
              <w:left w:val="nil"/>
              <w:bottom w:val="single" w:sz="4" w:space="0" w:color="auto"/>
              <w:right w:val="single" w:sz="4" w:space="0" w:color="auto"/>
            </w:tcBorders>
            <w:shd w:val="clear" w:color="auto" w:fill="auto"/>
            <w:noWrap/>
            <w:vAlign w:val="center"/>
          </w:tcPr>
          <w:p w14:paraId="1710200A"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煤焦油</w:t>
            </w:r>
          </w:p>
        </w:tc>
        <w:tc>
          <w:tcPr>
            <w:tcW w:w="2466" w:type="dxa"/>
            <w:tcBorders>
              <w:top w:val="nil"/>
              <w:left w:val="nil"/>
              <w:bottom w:val="single" w:sz="4" w:space="0" w:color="auto"/>
              <w:right w:val="single" w:sz="4" w:space="0" w:color="auto"/>
            </w:tcBorders>
            <w:shd w:val="clear" w:color="auto" w:fill="auto"/>
            <w:noWrap/>
            <w:vAlign w:val="center"/>
          </w:tcPr>
          <w:p w14:paraId="60A9D355" w14:textId="77777777" w:rsidR="0076773F" w:rsidRDefault="00000000">
            <w:pPr>
              <w:spacing w:before="0"/>
              <w:rPr>
                <w:rFonts w:ascii="宋体" w:eastAsia="宋体" w:hAnsi="宋体" w:cs="宋体" w:hint="eastAsia"/>
                <w:color w:val="FF0000"/>
                <w:szCs w:val="20"/>
                <w:lang w:val="en-US" w:eastAsia="zh-CN"/>
              </w:rPr>
            </w:pPr>
            <w:r>
              <w:rPr>
                <w:rFonts w:ascii="宋体" w:eastAsia="宋体" w:hAnsi="宋体" w:cs="宋体" w:hint="eastAsia"/>
                <w:color w:val="FF0000"/>
                <w:szCs w:val="20"/>
                <w:lang w:val="en-US" w:eastAsia="zh-CN"/>
              </w:rPr>
              <w:t>-</w:t>
            </w:r>
          </w:p>
        </w:tc>
        <w:tc>
          <w:tcPr>
            <w:tcW w:w="236" w:type="dxa"/>
            <w:vAlign w:val="center"/>
          </w:tcPr>
          <w:p w14:paraId="6E1D4A74" w14:textId="77777777" w:rsidR="0076773F" w:rsidRDefault="0076773F">
            <w:pPr>
              <w:spacing w:before="0"/>
              <w:rPr>
                <w:rFonts w:ascii="Times New Roman" w:eastAsia="Times New Roman" w:hAnsi="Times New Roman"/>
                <w:szCs w:val="20"/>
                <w:lang w:val="en-US" w:eastAsia="zh-CN"/>
              </w:rPr>
            </w:pPr>
          </w:p>
        </w:tc>
      </w:tr>
      <w:tr w:rsidR="0076773F" w14:paraId="1E7F79AD"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0652BC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3544" w:type="dxa"/>
            <w:tcBorders>
              <w:top w:val="nil"/>
              <w:left w:val="nil"/>
              <w:bottom w:val="single" w:sz="4" w:space="0" w:color="auto"/>
              <w:right w:val="single" w:sz="4" w:space="0" w:color="auto"/>
            </w:tcBorders>
            <w:shd w:val="clear" w:color="auto" w:fill="auto"/>
            <w:noWrap/>
            <w:vAlign w:val="center"/>
          </w:tcPr>
          <w:p w14:paraId="044C72B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废弃物运输</w:t>
            </w:r>
          </w:p>
        </w:tc>
        <w:tc>
          <w:tcPr>
            <w:tcW w:w="2466" w:type="dxa"/>
            <w:tcBorders>
              <w:top w:val="nil"/>
              <w:left w:val="nil"/>
              <w:bottom w:val="single" w:sz="4" w:space="0" w:color="auto"/>
              <w:right w:val="single" w:sz="4" w:space="0" w:color="auto"/>
            </w:tcBorders>
            <w:shd w:val="clear" w:color="auto" w:fill="auto"/>
            <w:noWrap/>
            <w:vAlign w:val="center"/>
          </w:tcPr>
          <w:p w14:paraId="03DA9E85"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75001055" w14:textId="77777777" w:rsidR="0076773F" w:rsidRDefault="0076773F">
            <w:pPr>
              <w:spacing w:before="0"/>
              <w:rPr>
                <w:rFonts w:ascii="Times New Roman" w:eastAsia="Times New Roman" w:hAnsi="Times New Roman"/>
                <w:szCs w:val="20"/>
                <w:lang w:val="en-US" w:eastAsia="zh-CN"/>
              </w:rPr>
            </w:pPr>
          </w:p>
        </w:tc>
      </w:tr>
      <w:tr w:rsidR="0076773F" w14:paraId="3EDD4CA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B6BB1C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544" w:type="dxa"/>
            <w:tcBorders>
              <w:top w:val="nil"/>
              <w:left w:val="nil"/>
              <w:bottom w:val="single" w:sz="4" w:space="0" w:color="auto"/>
              <w:right w:val="single" w:sz="4" w:space="0" w:color="auto"/>
            </w:tcBorders>
            <w:shd w:val="clear" w:color="auto" w:fill="auto"/>
            <w:noWrap/>
            <w:vAlign w:val="center"/>
          </w:tcPr>
          <w:p w14:paraId="0D90B1A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航运</w:t>
            </w:r>
          </w:p>
        </w:tc>
        <w:tc>
          <w:tcPr>
            <w:tcW w:w="2466" w:type="dxa"/>
            <w:tcBorders>
              <w:top w:val="nil"/>
              <w:left w:val="nil"/>
              <w:bottom w:val="single" w:sz="4" w:space="0" w:color="auto"/>
              <w:right w:val="single" w:sz="4" w:space="0" w:color="auto"/>
            </w:tcBorders>
            <w:shd w:val="clear" w:color="auto" w:fill="auto"/>
            <w:noWrap/>
            <w:vAlign w:val="center"/>
          </w:tcPr>
          <w:p w14:paraId="02FD407F"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48A00B46" w14:textId="77777777" w:rsidR="0076773F" w:rsidRDefault="0076773F">
            <w:pPr>
              <w:spacing w:before="0"/>
              <w:rPr>
                <w:rFonts w:ascii="Times New Roman" w:eastAsia="Times New Roman" w:hAnsi="Times New Roman"/>
                <w:szCs w:val="20"/>
                <w:lang w:val="en-US" w:eastAsia="zh-CN"/>
              </w:rPr>
            </w:pPr>
          </w:p>
        </w:tc>
      </w:tr>
      <w:tr w:rsidR="0076773F" w14:paraId="0346514B"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4AD38E4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544" w:type="dxa"/>
            <w:tcBorders>
              <w:top w:val="nil"/>
              <w:left w:val="nil"/>
              <w:bottom w:val="single" w:sz="4" w:space="0" w:color="auto"/>
              <w:right w:val="single" w:sz="4" w:space="0" w:color="auto"/>
            </w:tcBorders>
            <w:shd w:val="clear" w:color="auto" w:fill="auto"/>
            <w:noWrap/>
            <w:vAlign w:val="center"/>
          </w:tcPr>
          <w:p w14:paraId="3106C05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466" w:type="dxa"/>
            <w:tcBorders>
              <w:top w:val="nil"/>
              <w:left w:val="nil"/>
              <w:bottom w:val="single" w:sz="4" w:space="0" w:color="auto"/>
              <w:right w:val="single" w:sz="4" w:space="0" w:color="auto"/>
            </w:tcBorders>
            <w:shd w:val="clear" w:color="auto" w:fill="auto"/>
            <w:noWrap/>
            <w:vAlign w:val="center"/>
          </w:tcPr>
          <w:p w14:paraId="6B0DB56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07F5FF0D" w14:textId="77777777" w:rsidR="0076773F" w:rsidRDefault="0076773F">
            <w:pPr>
              <w:spacing w:before="0"/>
              <w:rPr>
                <w:rFonts w:ascii="Times New Roman" w:eastAsia="Times New Roman" w:hAnsi="Times New Roman"/>
                <w:szCs w:val="20"/>
                <w:lang w:val="en-US" w:eastAsia="zh-CN"/>
              </w:rPr>
            </w:pPr>
          </w:p>
        </w:tc>
      </w:tr>
      <w:tr w:rsidR="0076773F" w14:paraId="00714380"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3BA96D3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3544" w:type="dxa"/>
            <w:tcBorders>
              <w:top w:val="nil"/>
              <w:left w:val="nil"/>
              <w:bottom w:val="single" w:sz="4" w:space="0" w:color="auto"/>
              <w:right w:val="single" w:sz="4" w:space="0" w:color="auto"/>
            </w:tcBorders>
            <w:shd w:val="clear" w:color="auto" w:fill="auto"/>
            <w:noWrap/>
            <w:vAlign w:val="center"/>
          </w:tcPr>
          <w:p w14:paraId="6DD0591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员工差旅住宿</w:t>
            </w:r>
          </w:p>
        </w:tc>
        <w:tc>
          <w:tcPr>
            <w:tcW w:w="2466" w:type="dxa"/>
            <w:tcBorders>
              <w:top w:val="nil"/>
              <w:left w:val="nil"/>
              <w:bottom w:val="single" w:sz="4" w:space="0" w:color="auto"/>
              <w:right w:val="single" w:sz="4" w:space="0" w:color="auto"/>
            </w:tcBorders>
            <w:shd w:val="clear" w:color="auto" w:fill="auto"/>
            <w:noWrap/>
            <w:vAlign w:val="center"/>
          </w:tcPr>
          <w:p w14:paraId="6CF76E7F"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6B56EA8E" w14:textId="77777777" w:rsidR="0076773F" w:rsidRDefault="0076773F">
            <w:pPr>
              <w:spacing w:before="0"/>
              <w:rPr>
                <w:rFonts w:ascii="Times New Roman" w:eastAsia="Times New Roman" w:hAnsi="Times New Roman"/>
                <w:szCs w:val="20"/>
                <w:lang w:val="en-US" w:eastAsia="zh-CN"/>
              </w:rPr>
            </w:pPr>
          </w:p>
        </w:tc>
      </w:tr>
      <w:tr w:rsidR="0076773F" w14:paraId="4E04FE7F"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43726F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544" w:type="dxa"/>
            <w:tcBorders>
              <w:top w:val="nil"/>
              <w:left w:val="nil"/>
              <w:bottom w:val="single" w:sz="4" w:space="0" w:color="auto"/>
              <w:right w:val="single" w:sz="4" w:space="0" w:color="auto"/>
            </w:tcBorders>
            <w:shd w:val="clear" w:color="auto" w:fill="auto"/>
            <w:noWrap/>
            <w:vAlign w:val="center"/>
          </w:tcPr>
          <w:p w14:paraId="22DFBF8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通勤车</w:t>
            </w:r>
          </w:p>
        </w:tc>
        <w:tc>
          <w:tcPr>
            <w:tcW w:w="2466" w:type="dxa"/>
            <w:tcBorders>
              <w:top w:val="nil"/>
              <w:left w:val="nil"/>
              <w:bottom w:val="single" w:sz="4" w:space="0" w:color="auto"/>
              <w:right w:val="single" w:sz="4" w:space="0" w:color="auto"/>
            </w:tcBorders>
            <w:shd w:val="clear" w:color="auto" w:fill="auto"/>
            <w:noWrap/>
            <w:vAlign w:val="center"/>
          </w:tcPr>
          <w:p w14:paraId="7CC3A0E7" w14:textId="77777777" w:rsidR="0076773F" w:rsidRDefault="00000000">
            <w:pPr>
              <w:spacing w:before="0"/>
              <w:rPr>
                <w:rFonts w:eastAsia="PMingLiU" w:cs="Arial"/>
                <w:szCs w:val="20"/>
                <w:lang w:val="en-US" w:eastAsia="zh-CN"/>
              </w:rPr>
            </w:pPr>
            <w:r>
              <w:rPr>
                <w:rFonts w:eastAsia="PMingLiU" w:cs="Arial"/>
                <w:szCs w:val="20"/>
                <w:lang w:val="en-US" w:eastAsia="zh-CN"/>
              </w:rPr>
              <w:t>-</w:t>
            </w:r>
          </w:p>
        </w:tc>
        <w:tc>
          <w:tcPr>
            <w:tcW w:w="236" w:type="dxa"/>
            <w:vAlign w:val="center"/>
          </w:tcPr>
          <w:p w14:paraId="7800B3F7" w14:textId="77777777" w:rsidR="0076773F" w:rsidRDefault="0076773F">
            <w:pPr>
              <w:spacing w:before="0"/>
              <w:rPr>
                <w:rFonts w:ascii="Times New Roman" w:eastAsia="Times New Roman" w:hAnsi="Times New Roman"/>
                <w:szCs w:val="20"/>
                <w:lang w:val="en-US" w:eastAsia="zh-CN"/>
              </w:rPr>
            </w:pPr>
          </w:p>
        </w:tc>
      </w:tr>
      <w:tr w:rsidR="0076773F" w14:paraId="7DD20D2A"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30A41A0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544" w:type="dxa"/>
            <w:tcBorders>
              <w:top w:val="nil"/>
              <w:left w:val="nil"/>
              <w:bottom w:val="single" w:sz="4" w:space="0" w:color="auto"/>
              <w:right w:val="single" w:sz="4" w:space="0" w:color="auto"/>
            </w:tcBorders>
            <w:shd w:val="clear" w:color="auto" w:fill="auto"/>
            <w:noWrap/>
            <w:vAlign w:val="center"/>
          </w:tcPr>
          <w:p w14:paraId="2287CB8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电动车</w:t>
            </w:r>
          </w:p>
        </w:tc>
        <w:tc>
          <w:tcPr>
            <w:tcW w:w="2466" w:type="dxa"/>
            <w:tcBorders>
              <w:top w:val="nil"/>
              <w:left w:val="nil"/>
              <w:bottom w:val="single" w:sz="4" w:space="0" w:color="auto"/>
              <w:right w:val="single" w:sz="4" w:space="0" w:color="auto"/>
            </w:tcBorders>
            <w:shd w:val="clear" w:color="auto" w:fill="auto"/>
            <w:noWrap/>
            <w:vAlign w:val="center"/>
          </w:tcPr>
          <w:p w14:paraId="4E989280" w14:textId="77777777" w:rsidR="0076773F" w:rsidRDefault="00000000">
            <w:pPr>
              <w:spacing w:before="0"/>
              <w:rPr>
                <w:rFonts w:eastAsia="PMingLiU" w:cs="Arial"/>
                <w:szCs w:val="20"/>
                <w:lang w:val="en-US" w:eastAsia="zh-CN"/>
              </w:rPr>
            </w:pPr>
            <w:r>
              <w:rPr>
                <w:rFonts w:eastAsia="PMingLiU" w:cs="Arial"/>
                <w:szCs w:val="20"/>
                <w:lang w:val="en-US" w:eastAsia="zh-CN"/>
              </w:rPr>
              <w:t>-</w:t>
            </w:r>
          </w:p>
        </w:tc>
        <w:tc>
          <w:tcPr>
            <w:tcW w:w="236" w:type="dxa"/>
            <w:vAlign w:val="center"/>
          </w:tcPr>
          <w:p w14:paraId="4E390DC5" w14:textId="77777777" w:rsidR="0076773F" w:rsidRDefault="0076773F">
            <w:pPr>
              <w:spacing w:before="0"/>
              <w:rPr>
                <w:rFonts w:ascii="Times New Roman" w:eastAsia="Times New Roman" w:hAnsi="Times New Roman"/>
                <w:szCs w:val="20"/>
                <w:lang w:val="en-US" w:eastAsia="zh-CN"/>
              </w:rPr>
            </w:pPr>
          </w:p>
        </w:tc>
      </w:tr>
      <w:tr w:rsidR="0076773F" w14:paraId="23D4235D"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E4FF2D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544" w:type="dxa"/>
            <w:tcBorders>
              <w:top w:val="nil"/>
              <w:left w:val="nil"/>
              <w:bottom w:val="single" w:sz="4" w:space="0" w:color="auto"/>
              <w:right w:val="single" w:sz="4" w:space="0" w:color="auto"/>
            </w:tcBorders>
            <w:shd w:val="clear" w:color="auto" w:fill="auto"/>
            <w:noWrap/>
            <w:vAlign w:val="center"/>
          </w:tcPr>
          <w:p w14:paraId="5C2472E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自驾油车</w:t>
            </w:r>
          </w:p>
        </w:tc>
        <w:tc>
          <w:tcPr>
            <w:tcW w:w="2466" w:type="dxa"/>
            <w:tcBorders>
              <w:top w:val="nil"/>
              <w:left w:val="nil"/>
              <w:bottom w:val="single" w:sz="4" w:space="0" w:color="auto"/>
              <w:right w:val="single" w:sz="4" w:space="0" w:color="auto"/>
            </w:tcBorders>
            <w:shd w:val="clear" w:color="auto" w:fill="auto"/>
            <w:noWrap/>
            <w:vAlign w:val="center"/>
          </w:tcPr>
          <w:p w14:paraId="7D59F74A" w14:textId="77777777" w:rsidR="0076773F" w:rsidRDefault="00000000">
            <w:pPr>
              <w:spacing w:before="0"/>
              <w:rPr>
                <w:rFonts w:eastAsia="PMingLiU" w:cs="Arial"/>
                <w:szCs w:val="20"/>
                <w:lang w:val="en-US" w:eastAsia="zh-CN"/>
              </w:rPr>
            </w:pPr>
            <w:r>
              <w:rPr>
                <w:rFonts w:eastAsia="PMingLiU" w:cs="Arial"/>
                <w:szCs w:val="20"/>
                <w:lang w:val="en-US" w:eastAsia="zh-CN"/>
              </w:rPr>
              <w:t>-</w:t>
            </w:r>
          </w:p>
        </w:tc>
        <w:tc>
          <w:tcPr>
            <w:tcW w:w="236" w:type="dxa"/>
            <w:vAlign w:val="center"/>
          </w:tcPr>
          <w:p w14:paraId="7F70C21F" w14:textId="77777777" w:rsidR="0076773F" w:rsidRDefault="0076773F">
            <w:pPr>
              <w:spacing w:before="0"/>
              <w:rPr>
                <w:rFonts w:ascii="Times New Roman" w:eastAsia="Times New Roman" w:hAnsi="Times New Roman"/>
                <w:szCs w:val="20"/>
                <w:lang w:val="en-US" w:eastAsia="zh-CN"/>
              </w:rPr>
            </w:pPr>
          </w:p>
        </w:tc>
      </w:tr>
      <w:tr w:rsidR="0076773F" w14:paraId="2520E8A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C5D634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3544" w:type="dxa"/>
            <w:tcBorders>
              <w:top w:val="nil"/>
              <w:left w:val="nil"/>
              <w:bottom w:val="single" w:sz="4" w:space="0" w:color="auto"/>
              <w:right w:val="single" w:sz="4" w:space="0" w:color="auto"/>
            </w:tcBorders>
            <w:shd w:val="clear" w:color="auto" w:fill="auto"/>
            <w:noWrap/>
            <w:vAlign w:val="center"/>
          </w:tcPr>
          <w:p w14:paraId="45B57E7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自驾电车</w:t>
            </w:r>
          </w:p>
        </w:tc>
        <w:tc>
          <w:tcPr>
            <w:tcW w:w="2466" w:type="dxa"/>
            <w:tcBorders>
              <w:top w:val="nil"/>
              <w:left w:val="nil"/>
              <w:bottom w:val="single" w:sz="4" w:space="0" w:color="auto"/>
              <w:right w:val="single" w:sz="4" w:space="0" w:color="auto"/>
            </w:tcBorders>
            <w:shd w:val="clear" w:color="auto" w:fill="auto"/>
            <w:noWrap/>
            <w:vAlign w:val="center"/>
          </w:tcPr>
          <w:p w14:paraId="5EC2855B" w14:textId="77777777" w:rsidR="0076773F" w:rsidRDefault="00000000">
            <w:pPr>
              <w:spacing w:before="0"/>
              <w:rPr>
                <w:rFonts w:eastAsia="PMingLiU" w:cs="Arial"/>
                <w:szCs w:val="20"/>
                <w:lang w:val="en-US" w:eastAsia="zh-CN"/>
              </w:rPr>
            </w:pPr>
            <w:r>
              <w:rPr>
                <w:rFonts w:eastAsia="PMingLiU" w:cs="Arial"/>
                <w:szCs w:val="20"/>
                <w:lang w:val="en-US" w:eastAsia="zh-CN"/>
              </w:rPr>
              <w:t>-</w:t>
            </w:r>
          </w:p>
        </w:tc>
        <w:tc>
          <w:tcPr>
            <w:tcW w:w="236" w:type="dxa"/>
            <w:vAlign w:val="center"/>
          </w:tcPr>
          <w:p w14:paraId="6782EF3D" w14:textId="77777777" w:rsidR="0076773F" w:rsidRDefault="0076773F">
            <w:pPr>
              <w:spacing w:before="0"/>
              <w:rPr>
                <w:rFonts w:ascii="Times New Roman" w:eastAsia="Times New Roman" w:hAnsi="Times New Roman"/>
                <w:szCs w:val="20"/>
                <w:lang w:val="en-US" w:eastAsia="zh-CN"/>
              </w:rPr>
            </w:pPr>
          </w:p>
        </w:tc>
      </w:tr>
      <w:tr w:rsidR="0076773F" w14:paraId="30BA7255"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A8B15C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44D05B5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2466" w:type="dxa"/>
            <w:tcBorders>
              <w:top w:val="nil"/>
              <w:left w:val="nil"/>
              <w:bottom w:val="single" w:sz="4" w:space="0" w:color="auto"/>
              <w:right w:val="single" w:sz="4" w:space="0" w:color="auto"/>
            </w:tcBorders>
            <w:shd w:val="clear" w:color="auto" w:fill="auto"/>
            <w:noWrap/>
            <w:vAlign w:val="center"/>
          </w:tcPr>
          <w:p w14:paraId="084C50C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72C2A82B" w14:textId="77777777" w:rsidR="0076773F" w:rsidRDefault="0076773F">
            <w:pPr>
              <w:spacing w:before="0"/>
              <w:rPr>
                <w:rFonts w:ascii="Times New Roman" w:eastAsia="Times New Roman" w:hAnsi="Times New Roman"/>
                <w:szCs w:val="20"/>
                <w:lang w:val="en-US" w:eastAsia="zh-CN"/>
              </w:rPr>
            </w:pPr>
          </w:p>
        </w:tc>
      </w:tr>
      <w:tr w:rsidR="0076773F" w14:paraId="671B39D9"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7BC0F25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341D7D5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2466" w:type="dxa"/>
            <w:tcBorders>
              <w:top w:val="nil"/>
              <w:left w:val="nil"/>
              <w:bottom w:val="single" w:sz="4" w:space="0" w:color="auto"/>
              <w:right w:val="single" w:sz="4" w:space="0" w:color="auto"/>
            </w:tcBorders>
            <w:shd w:val="clear" w:color="auto" w:fill="auto"/>
            <w:noWrap/>
            <w:vAlign w:val="center"/>
          </w:tcPr>
          <w:p w14:paraId="6A5E8A7C"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47F39801" w14:textId="77777777" w:rsidR="0076773F" w:rsidRDefault="0076773F">
            <w:pPr>
              <w:spacing w:before="0"/>
              <w:rPr>
                <w:rFonts w:ascii="Times New Roman" w:eastAsia="Times New Roman" w:hAnsi="Times New Roman"/>
                <w:szCs w:val="20"/>
                <w:lang w:val="en-US" w:eastAsia="zh-CN"/>
              </w:rPr>
            </w:pPr>
          </w:p>
        </w:tc>
      </w:tr>
      <w:tr w:rsidR="0076773F" w14:paraId="6EF6ED16"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A8731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4F8B2B4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2466" w:type="dxa"/>
            <w:tcBorders>
              <w:top w:val="nil"/>
              <w:left w:val="nil"/>
              <w:bottom w:val="single" w:sz="4" w:space="0" w:color="auto"/>
              <w:right w:val="single" w:sz="4" w:space="0" w:color="auto"/>
            </w:tcBorders>
            <w:shd w:val="clear" w:color="auto" w:fill="auto"/>
            <w:noWrap/>
            <w:vAlign w:val="center"/>
          </w:tcPr>
          <w:p w14:paraId="2908D91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537C9F45" w14:textId="77777777" w:rsidR="0076773F" w:rsidRDefault="0076773F">
            <w:pPr>
              <w:spacing w:before="0"/>
              <w:rPr>
                <w:rFonts w:ascii="Times New Roman" w:eastAsia="Times New Roman" w:hAnsi="Times New Roman"/>
                <w:szCs w:val="20"/>
                <w:lang w:val="en-US" w:eastAsia="zh-CN"/>
              </w:rPr>
            </w:pPr>
          </w:p>
        </w:tc>
      </w:tr>
      <w:tr w:rsidR="0076773F" w14:paraId="69BCAA80"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1F248B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下游运输配送产生的排放</w:t>
            </w:r>
          </w:p>
        </w:tc>
        <w:tc>
          <w:tcPr>
            <w:tcW w:w="3544" w:type="dxa"/>
            <w:tcBorders>
              <w:top w:val="nil"/>
              <w:left w:val="nil"/>
              <w:bottom w:val="single" w:sz="4" w:space="0" w:color="auto"/>
              <w:right w:val="single" w:sz="4" w:space="0" w:color="auto"/>
            </w:tcBorders>
            <w:shd w:val="clear" w:color="auto" w:fill="auto"/>
            <w:noWrap/>
            <w:vAlign w:val="center"/>
          </w:tcPr>
          <w:p w14:paraId="16DCB20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汽运-副产品</w:t>
            </w:r>
          </w:p>
        </w:tc>
        <w:tc>
          <w:tcPr>
            <w:tcW w:w="2466" w:type="dxa"/>
            <w:tcBorders>
              <w:top w:val="nil"/>
              <w:left w:val="nil"/>
              <w:bottom w:val="single" w:sz="4" w:space="0" w:color="auto"/>
              <w:right w:val="single" w:sz="4" w:space="0" w:color="auto"/>
            </w:tcBorders>
            <w:shd w:val="clear" w:color="auto" w:fill="auto"/>
            <w:noWrap/>
            <w:vAlign w:val="center"/>
          </w:tcPr>
          <w:p w14:paraId="2BA79C8D"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w:t>
            </w:r>
          </w:p>
        </w:tc>
        <w:tc>
          <w:tcPr>
            <w:tcW w:w="236" w:type="dxa"/>
            <w:vAlign w:val="center"/>
          </w:tcPr>
          <w:p w14:paraId="582DA26A" w14:textId="77777777" w:rsidR="0076773F" w:rsidRDefault="0076773F">
            <w:pPr>
              <w:spacing w:before="0"/>
              <w:rPr>
                <w:rFonts w:ascii="Times New Roman" w:eastAsia="Times New Roman" w:hAnsi="Times New Roman"/>
                <w:szCs w:val="20"/>
                <w:lang w:val="en-US" w:eastAsia="zh-CN"/>
              </w:rPr>
            </w:pPr>
          </w:p>
        </w:tc>
      </w:tr>
      <w:tr w:rsidR="0076773F" w14:paraId="1C4ECF3C"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5E5E33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544" w:type="dxa"/>
            <w:tcBorders>
              <w:top w:val="nil"/>
              <w:left w:val="nil"/>
              <w:bottom w:val="single" w:sz="4" w:space="0" w:color="auto"/>
              <w:right w:val="single" w:sz="4" w:space="0" w:color="auto"/>
            </w:tcBorders>
            <w:shd w:val="clear" w:color="auto" w:fill="auto"/>
            <w:noWrap/>
            <w:vAlign w:val="center"/>
          </w:tcPr>
          <w:p w14:paraId="5F4A925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锻材加工</w:t>
            </w:r>
          </w:p>
        </w:tc>
        <w:tc>
          <w:tcPr>
            <w:tcW w:w="2466" w:type="dxa"/>
            <w:tcBorders>
              <w:top w:val="nil"/>
              <w:left w:val="nil"/>
              <w:bottom w:val="single" w:sz="4" w:space="0" w:color="auto"/>
              <w:right w:val="single" w:sz="4" w:space="0" w:color="auto"/>
            </w:tcBorders>
            <w:shd w:val="clear" w:color="auto" w:fill="auto"/>
            <w:noWrap/>
            <w:vAlign w:val="center"/>
          </w:tcPr>
          <w:p w14:paraId="4ADCF9E2"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1A6B2A9F" w14:textId="77777777" w:rsidR="0076773F" w:rsidRDefault="0076773F">
            <w:pPr>
              <w:spacing w:before="0"/>
              <w:rPr>
                <w:rFonts w:ascii="Times New Roman" w:eastAsia="Times New Roman" w:hAnsi="Times New Roman"/>
                <w:szCs w:val="20"/>
                <w:lang w:val="en-US" w:eastAsia="zh-CN"/>
              </w:rPr>
            </w:pPr>
          </w:p>
        </w:tc>
      </w:tr>
      <w:tr w:rsidR="0076773F" w14:paraId="527FF6FE"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670F07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544" w:type="dxa"/>
            <w:tcBorders>
              <w:top w:val="nil"/>
              <w:left w:val="nil"/>
              <w:bottom w:val="single" w:sz="4" w:space="0" w:color="auto"/>
              <w:right w:val="single" w:sz="4" w:space="0" w:color="auto"/>
            </w:tcBorders>
            <w:shd w:val="clear" w:color="auto" w:fill="auto"/>
            <w:noWrap/>
            <w:vAlign w:val="center"/>
          </w:tcPr>
          <w:p w14:paraId="05C6AE0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棒材加工</w:t>
            </w:r>
          </w:p>
        </w:tc>
        <w:tc>
          <w:tcPr>
            <w:tcW w:w="2466" w:type="dxa"/>
            <w:tcBorders>
              <w:top w:val="nil"/>
              <w:left w:val="nil"/>
              <w:bottom w:val="single" w:sz="4" w:space="0" w:color="auto"/>
              <w:right w:val="single" w:sz="4" w:space="0" w:color="auto"/>
            </w:tcBorders>
            <w:shd w:val="clear" w:color="auto" w:fill="auto"/>
            <w:noWrap/>
            <w:vAlign w:val="center"/>
          </w:tcPr>
          <w:p w14:paraId="320EE204"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00017206" w14:textId="77777777" w:rsidR="0076773F" w:rsidRDefault="0076773F">
            <w:pPr>
              <w:spacing w:before="0"/>
              <w:rPr>
                <w:rFonts w:ascii="Times New Roman" w:eastAsia="Times New Roman" w:hAnsi="Times New Roman"/>
                <w:szCs w:val="20"/>
                <w:lang w:val="en-US" w:eastAsia="zh-CN"/>
              </w:rPr>
            </w:pPr>
          </w:p>
        </w:tc>
      </w:tr>
      <w:tr w:rsidR="0076773F" w14:paraId="7B6281DB"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12334B9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544" w:type="dxa"/>
            <w:tcBorders>
              <w:top w:val="nil"/>
              <w:left w:val="nil"/>
              <w:bottom w:val="single" w:sz="4" w:space="0" w:color="auto"/>
              <w:right w:val="single" w:sz="4" w:space="0" w:color="auto"/>
            </w:tcBorders>
            <w:shd w:val="clear" w:color="auto" w:fill="auto"/>
            <w:noWrap/>
            <w:vAlign w:val="center"/>
          </w:tcPr>
          <w:p w14:paraId="54E69A1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钢管加工</w:t>
            </w:r>
          </w:p>
        </w:tc>
        <w:tc>
          <w:tcPr>
            <w:tcW w:w="2466" w:type="dxa"/>
            <w:tcBorders>
              <w:top w:val="nil"/>
              <w:left w:val="nil"/>
              <w:bottom w:val="single" w:sz="4" w:space="0" w:color="auto"/>
              <w:right w:val="single" w:sz="4" w:space="0" w:color="auto"/>
            </w:tcBorders>
            <w:shd w:val="clear" w:color="auto" w:fill="auto"/>
            <w:noWrap/>
            <w:vAlign w:val="center"/>
          </w:tcPr>
          <w:p w14:paraId="2DB363B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56043B44" w14:textId="77777777" w:rsidR="0076773F" w:rsidRDefault="0076773F">
            <w:pPr>
              <w:spacing w:before="0"/>
              <w:rPr>
                <w:rFonts w:ascii="Times New Roman" w:eastAsia="Times New Roman" w:hAnsi="Times New Roman"/>
                <w:szCs w:val="20"/>
                <w:lang w:val="en-US" w:eastAsia="zh-CN"/>
              </w:rPr>
            </w:pPr>
          </w:p>
        </w:tc>
      </w:tr>
      <w:tr w:rsidR="0076773F" w14:paraId="37E5E182" w14:textId="77777777" w:rsidTr="003D649A">
        <w:trPr>
          <w:trHeight w:val="285"/>
        </w:trPr>
        <w:tc>
          <w:tcPr>
            <w:tcW w:w="2830" w:type="dxa"/>
            <w:tcBorders>
              <w:top w:val="nil"/>
              <w:left w:val="single" w:sz="4" w:space="0" w:color="auto"/>
              <w:bottom w:val="single" w:sz="4" w:space="0" w:color="auto"/>
              <w:right w:val="single" w:sz="4" w:space="0" w:color="auto"/>
            </w:tcBorders>
            <w:shd w:val="clear" w:color="000000" w:fill="FFFFFF"/>
            <w:vAlign w:val="center"/>
          </w:tcPr>
          <w:p w14:paraId="0D1CACD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3544" w:type="dxa"/>
            <w:tcBorders>
              <w:top w:val="nil"/>
              <w:left w:val="nil"/>
              <w:bottom w:val="single" w:sz="4" w:space="0" w:color="auto"/>
              <w:right w:val="single" w:sz="4" w:space="0" w:color="auto"/>
            </w:tcBorders>
            <w:shd w:val="clear" w:color="auto" w:fill="auto"/>
            <w:noWrap/>
            <w:vAlign w:val="center"/>
          </w:tcPr>
          <w:p w14:paraId="201E83F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钢坯加工</w:t>
            </w:r>
          </w:p>
        </w:tc>
        <w:tc>
          <w:tcPr>
            <w:tcW w:w="2466" w:type="dxa"/>
            <w:tcBorders>
              <w:top w:val="nil"/>
              <w:left w:val="nil"/>
              <w:bottom w:val="single" w:sz="4" w:space="0" w:color="auto"/>
              <w:right w:val="single" w:sz="4" w:space="0" w:color="auto"/>
            </w:tcBorders>
            <w:shd w:val="clear" w:color="auto" w:fill="auto"/>
            <w:noWrap/>
            <w:vAlign w:val="center"/>
          </w:tcPr>
          <w:p w14:paraId="4DB8D9B1"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47844207" w14:textId="77777777" w:rsidR="0076773F" w:rsidRDefault="0076773F">
            <w:pPr>
              <w:spacing w:before="0"/>
              <w:rPr>
                <w:rFonts w:ascii="Times New Roman" w:eastAsia="Times New Roman" w:hAnsi="Times New Roman"/>
                <w:szCs w:val="20"/>
                <w:lang w:val="en-US" w:eastAsia="zh-CN"/>
              </w:rPr>
            </w:pPr>
          </w:p>
        </w:tc>
      </w:tr>
      <w:tr w:rsidR="003D649A" w14:paraId="4597B6BB" w14:textId="77777777" w:rsidTr="003D649A">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tcPr>
          <w:p w14:paraId="305A9DD0" w14:textId="4A4E2AC8" w:rsidR="003D649A" w:rsidRDefault="003D649A">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w:t>
            </w:r>
            <w:r>
              <w:rPr>
                <w:rFonts w:ascii="宋体" w:eastAsia="宋体" w:hAnsi="宋体" w:cs="宋体" w:hint="eastAsia"/>
                <w:color w:val="000000"/>
                <w:szCs w:val="20"/>
                <w:lang w:val="en-US" w:eastAsia="zh-CN"/>
              </w:rPr>
              <w:t>使用</w:t>
            </w:r>
            <w:r>
              <w:rPr>
                <w:rFonts w:ascii="宋体" w:eastAsia="宋体" w:hAnsi="宋体" w:cs="宋体" w:hint="eastAsia"/>
                <w:color w:val="000000"/>
                <w:szCs w:val="20"/>
                <w:lang w:val="en-US" w:eastAsia="zh-CN"/>
              </w:rPr>
              <w:t>产生的排放</w:t>
            </w:r>
          </w:p>
        </w:tc>
        <w:tc>
          <w:tcPr>
            <w:tcW w:w="3544" w:type="dxa"/>
            <w:tcBorders>
              <w:top w:val="nil"/>
              <w:left w:val="nil"/>
              <w:bottom w:val="single" w:sz="4" w:space="0" w:color="auto"/>
              <w:right w:val="single" w:sz="4" w:space="0" w:color="auto"/>
            </w:tcBorders>
            <w:shd w:val="clear" w:color="auto" w:fill="auto"/>
            <w:noWrap/>
            <w:vAlign w:val="center"/>
          </w:tcPr>
          <w:p w14:paraId="1F6506B0" w14:textId="60028ED0" w:rsidR="003D649A" w:rsidRPr="003D649A" w:rsidRDefault="003D649A">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外售焦炉煤气燃烧</w:t>
            </w:r>
          </w:p>
        </w:tc>
        <w:tc>
          <w:tcPr>
            <w:tcW w:w="2466" w:type="dxa"/>
            <w:tcBorders>
              <w:top w:val="nil"/>
              <w:left w:val="nil"/>
              <w:bottom w:val="single" w:sz="4" w:space="0" w:color="auto"/>
              <w:right w:val="single" w:sz="4" w:space="0" w:color="auto"/>
            </w:tcBorders>
            <w:shd w:val="clear" w:color="auto" w:fill="auto"/>
            <w:noWrap/>
            <w:vAlign w:val="center"/>
          </w:tcPr>
          <w:p w14:paraId="01BE446A" w14:textId="1AE81120" w:rsidR="003D649A" w:rsidRDefault="003D649A">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7B534C01" w14:textId="77777777" w:rsidR="003D649A" w:rsidRDefault="003D649A">
            <w:pPr>
              <w:spacing w:before="0"/>
              <w:rPr>
                <w:rFonts w:ascii="Times New Roman" w:eastAsia="Times New Roman" w:hAnsi="Times New Roman"/>
                <w:szCs w:val="20"/>
                <w:lang w:val="en-US" w:eastAsia="zh-CN"/>
              </w:rPr>
            </w:pPr>
          </w:p>
        </w:tc>
      </w:tr>
      <w:tr w:rsidR="0076773F" w14:paraId="108E9355" w14:textId="77777777" w:rsidTr="003D649A">
        <w:trPr>
          <w:trHeight w:val="300"/>
        </w:trPr>
        <w:tc>
          <w:tcPr>
            <w:tcW w:w="2830" w:type="dxa"/>
            <w:tcBorders>
              <w:top w:val="nil"/>
              <w:left w:val="single" w:sz="4" w:space="0" w:color="auto"/>
              <w:bottom w:val="single" w:sz="4" w:space="0" w:color="auto"/>
              <w:right w:val="single" w:sz="4" w:space="0" w:color="auto"/>
            </w:tcBorders>
            <w:shd w:val="clear" w:color="000000" w:fill="FFFFFF"/>
            <w:vAlign w:val="center"/>
          </w:tcPr>
          <w:p w14:paraId="0908FF5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外售产品报废产生的排放</w:t>
            </w:r>
          </w:p>
        </w:tc>
        <w:tc>
          <w:tcPr>
            <w:tcW w:w="3544" w:type="dxa"/>
            <w:tcBorders>
              <w:top w:val="nil"/>
              <w:left w:val="nil"/>
              <w:bottom w:val="single" w:sz="4" w:space="0" w:color="auto"/>
              <w:right w:val="single" w:sz="4" w:space="0" w:color="auto"/>
            </w:tcBorders>
            <w:shd w:val="clear" w:color="auto" w:fill="auto"/>
            <w:noWrap/>
            <w:vAlign w:val="center"/>
          </w:tcPr>
          <w:p w14:paraId="3938482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产品报废</w:t>
            </w:r>
          </w:p>
        </w:tc>
        <w:tc>
          <w:tcPr>
            <w:tcW w:w="2466" w:type="dxa"/>
            <w:tcBorders>
              <w:top w:val="nil"/>
              <w:left w:val="nil"/>
              <w:bottom w:val="single" w:sz="4" w:space="0" w:color="auto"/>
              <w:right w:val="single" w:sz="4" w:space="0" w:color="auto"/>
            </w:tcBorders>
            <w:shd w:val="clear" w:color="auto" w:fill="auto"/>
            <w:noWrap/>
            <w:vAlign w:val="center"/>
          </w:tcPr>
          <w:p w14:paraId="3F35E08E" w14:textId="77777777" w:rsidR="0076773F" w:rsidRDefault="00000000">
            <w:pPr>
              <w:spacing w:before="0"/>
              <w:rPr>
                <w:rFonts w:ascii="宋体" w:eastAsia="宋体" w:hAnsi="宋体" w:cs="宋体" w:hint="eastAsia"/>
                <w:szCs w:val="20"/>
                <w:lang w:val="en-US" w:eastAsia="zh-CN"/>
              </w:rPr>
            </w:pPr>
            <w:r>
              <w:rPr>
                <w:rFonts w:ascii="宋体" w:eastAsia="宋体" w:hAnsi="宋体" w:cs="宋体" w:hint="eastAsia"/>
                <w:szCs w:val="20"/>
                <w:lang w:val="en-US" w:eastAsia="zh-CN"/>
              </w:rPr>
              <w:t>下游钢铁厂</w:t>
            </w:r>
          </w:p>
        </w:tc>
        <w:tc>
          <w:tcPr>
            <w:tcW w:w="236" w:type="dxa"/>
            <w:vAlign w:val="center"/>
          </w:tcPr>
          <w:p w14:paraId="10F48B3E" w14:textId="77777777" w:rsidR="0076773F" w:rsidRDefault="0076773F">
            <w:pPr>
              <w:spacing w:before="0"/>
              <w:rPr>
                <w:rFonts w:ascii="Times New Roman" w:eastAsia="Times New Roman" w:hAnsi="Times New Roman"/>
                <w:szCs w:val="20"/>
                <w:lang w:val="en-US" w:eastAsia="zh-CN"/>
              </w:rPr>
            </w:pPr>
          </w:p>
        </w:tc>
      </w:tr>
    </w:tbl>
    <w:p w14:paraId="75D4DCE1" w14:textId="77777777" w:rsidR="0076773F" w:rsidRDefault="0076773F">
      <w:pPr>
        <w:pStyle w:val="afb"/>
        <w:spacing w:before="0" w:line="360" w:lineRule="auto"/>
        <w:ind w:left="567"/>
        <w:rPr>
          <w:rFonts w:eastAsia="宋体" w:cs="Arial"/>
          <w:iCs/>
          <w:sz w:val="24"/>
          <w:lang w:eastAsia="zh-CN"/>
        </w:rPr>
      </w:pPr>
    </w:p>
    <w:p w14:paraId="022A88E5" w14:textId="77777777" w:rsidR="0076773F" w:rsidRDefault="00000000">
      <w:pPr>
        <w:pStyle w:val="Style2"/>
        <w:numPr>
          <w:ilvl w:val="1"/>
          <w:numId w:val="8"/>
        </w:numPr>
        <w:spacing w:line="360" w:lineRule="auto"/>
      </w:pPr>
      <w:bookmarkStart w:id="52" w:name="_Toc198906581"/>
      <w:bookmarkStart w:id="53" w:name="_Toc204099742"/>
      <w:r>
        <w:t>生物排放</w:t>
      </w:r>
      <w:bookmarkEnd w:id="52"/>
      <w:bookmarkEnd w:id="53"/>
    </w:p>
    <w:p w14:paraId="34D2750F"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本公司无生物排放。</w:t>
      </w:r>
    </w:p>
    <w:p w14:paraId="08E19F51" w14:textId="77777777" w:rsidR="0076773F" w:rsidRDefault="0076773F">
      <w:pPr>
        <w:pStyle w:val="afb"/>
        <w:spacing w:before="0" w:line="360" w:lineRule="auto"/>
        <w:ind w:left="567"/>
        <w:rPr>
          <w:rFonts w:eastAsia="宋体" w:cs="Arial"/>
          <w:iCs/>
          <w:sz w:val="24"/>
          <w:lang w:eastAsia="zh-CN"/>
        </w:rPr>
      </w:pPr>
    </w:p>
    <w:p w14:paraId="52A988E4" w14:textId="77777777" w:rsidR="0076773F" w:rsidRDefault="00000000">
      <w:pPr>
        <w:pStyle w:val="Style2"/>
        <w:numPr>
          <w:ilvl w:val="1"/>
          <w:numId w:val="8"/>
        </w:numPr>
        <w:spacing w:line="360" w:lineRule="auto"/>
      </w:pPr>
      <w:bookmarkStart w:id="54" w:name="_Toc198906582"/>
      <w:bookmarkStart w:id="55" w:name="_Toc204099743"/>
      <w:r>
        <w:t>直接</w:t>
      </w:r>
      <w:r>
        <w:t>GHG</w:t>
      </w:r>
      <w:r>
        <w:t>移除</w:t>
      </w:r>
      <w:bookmarkEnd w:id="54"/>
      <w:bookmarkEnd w:id="55"/>
    </w:p>
    <w:p w14:paraId="4CF581F2"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本公司无直接</w:t>
      </w:r>
      <w:r>
        <w:rPr>
          <w:rFonts w:eastAsia="宋体" w:cs="Arial"/>
          <w:iCs/>
          <w:sz w:val="24"/>
          <w:lang w:eastAsia="zh-CN"/>
        </w:rPr>
        <w:t>GHG</w:t>
      </w:r>
      <w:r>
        <w:rPr>
          <w:rFonts w:eastAsia="宋体" w:cs="Arial"/>
          <w:iCs/>
          <w:sz w:val="24"/>
          <w:lang w:eastAsia="zh-CN"/>
        </w:rPr>
        <w:t>移除。</w:t>
      </w:r>
    </w:p>
    <w:p w14:paraId="01870912" w14:textId="77777777" w:rsidR="0076773F" w:rsidRDefault="0076773F">
      <w:pPr>
        <w:spacing w:before="0" w:line="360" w:lineRule="auto"/>
        <w:rPr>
          <w:rFonts w:eastAsia="宋体" w:cs="Arial"/>
          <w:iCs/>
          <w:sz w:val="24"/>
          <w:lang w:eastAsia="zh-CN"/>
        </w:rPr>
      </w:pPr>
    </w:p>
    <w:p w14:paraId="34739716" w14:textId="77777777" w:rsidR="0076773F" w:rsidRDefault="00000000">
      <w:pPr>
        <w:pStyle w:val="Style2"/>
        <w:numPr>
          <w:ilvl w:val="1"/>
          <w:numId w:val="8"/>
        </w:numPr>
        <w:spacing w:line="360" w:lineRule="auto"/>
      </w:pPr>
      <w:bookmarkStart w:id="56" w:name="_Toc198906583"/>
      <w:bookmarkStart w:id="57" w:name="_Toc204099744"/>
      <w:r>
        <w:t>GHG</w:t>
      </w:r>
      <w:r>
        <w:t>储存</w:t>
      </w:r>
      <w:bookmarkEnd w:id="56"/>
      <w:bookmarkEnd w:id="57"/>
    </w:p>
    <w:p w14:paraId="5177EC87"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本公司无</w:t>
      </w:r>
      <w:r>
        <w:rPr>
          <w:rFonts w:eastAsia="宋体" w:cs="Arial"/>
          <w:iCs/>
          <w:sz w:val="24"/>
          <w:lang w:eastAsia="zh-CN"/>
        </w:rPr>
        <w:t>GHG</w:t>
      </w:r>
      <w:r>
        <w:rPr>
          <w:rFonts w:eastAsia="宋体" w:cs="Arial"/>
          <w:iCs/>
          <w:sz w:val="24"/>
          <w:lang w:eastAsia="zh-CN"/>
        </w:rPr>
        <w:t>库。</w:t>
      </w:r>
    </w:p>
    <w:p w14:paraId="00B9CB9B" w14:textId="77777777" w:rsidR="0076773F" w:rsidRDefault="0076773F">
      <w:pPr>
        <w:pStyle w:val="afb"/>
        <w:spacing w:before="0" w:line="360" w:lineRule="auto"/>
        <w:ind w:left="567"/>
        <w:rPr>
          <w:rFonts w:eastAsia="宋体" w:cs="Arial"/>
          <w:iCs/>
          <w:sz w:val="24"/>
          <w:lang w:eastAsia="zh-CN"/>
        </w:rPr>
      </w:pPr>
    </w:p>
    <w:p w14:paraId="72C498ED" w14:textId="77777777" w:rsidR="0076773F" w:rsidRDefault="00000000">
      <w:pPr>
        <w:pStyle w:val="Style2"/>
        <w:numPr>
          <w:ilvl w:val="0"/>
          <w:numId w:val="8"/>
        </w:numPr>
        <w:spacing w:line="360" w:lineRule="auto"/>
        <w:rPr>
          <w:b/>
          <w:iCs/>
          <w:sz w:val="28"/>
          <w:szCs w:val="28"/>
        </w:rPr>
      </w:pPr>
      <w:bookmarkStart w:id="58" w:name="_Toc198906584"/>
      <w:bookmarkStart w:id="59" w:name="_Toc204099745"/>
      <w:r>
        <w:rPr>
          <w:b/>
          <w:iCs/>
          <w:sz w:val="28"/>
          <w:szCs w:val="28"/>
        </w:rPr>
        <w:t>温室气体盘查清册与量化说明</w:t>
      </w:r>
      <w:bookmarkEnd w:id="58"/>
      <w:bookmarkEnd w:id="59"/>
    </w:p>
    <w:p w14:paraId="7B2BAEF6" w14:textId="77777777" w:rsidR="0076773F" w:rsidRDefault="00000000">
      <w:pPr>
        <w:pStyle w:val="Style2"/>
        <w:numPr>
          <w:ilvl w:val="1"/>
          <w:numId w:val="8"/>
        </w:numPr>
        <w:spacing w:line="360" w:lineRule="auto"/>
      </w:pPr>
      <w:bookmarkStart w:id="60" w:name="_Toc6523823"/>
      <w:bookmarkStart w:id="61" w:name="_Toc6523320"/>
      <w:bookmarkStart w:id="62" w:name="_Toc6523477"/>
      <w:bookmarkStart w:id="63" w:name="_Toc198906585"/>
      <w:bookmarkStart w:id="64" w:name="_Toc175660674"/>
      <w:bookmarkStart w:id="65" w:name="_Toc204099746"/>
      <w:bookmarkEnd w:id="60"/>
      <w:bookmarkEnd w:id="61"/>
      <w:bookmarkEnd w:id="62"/>
      <w:r>
        <w:rPr>
          <w:rFonts w:hint="eastAsia"/>
        </w:rPr>
        <w:t>温室气体盘查</w:t>
      </w:r>
      <w:commentRangeStart w:id="66"/>
      <w:commentRangeStart w:id="67"/>
      <w:r>
        <w:rPr>
          <w:rFonts w:hint="eastAsia"/>
        </w:rPr>
        <w:t>清册</w:t>
      </w:r>
      <w:commentRangeEnd w:id="66"/>
      <w:r>
        <w:rPr>
          <w:rStyle w:val="af8"/>
          <w:rFonts w:eastAsiaTheme="minorEastAsia" w:cs="Times New Roman"/>
          <w:caps w:val="0"/>
          <w:spacing w:val="0"/>
          <w:lang w:eastAsia="fr-FR"/>
        </w:rPr>
        <w:commentReference w:id="66"/>
      </w:r>
      <w:bookmarkEnd w:id="63"/>
      <w:bookmarkEnd w:id="64"/>
      <w:commentRangeEnd w:id="67"/>
      <w:r>
        <w:rPr>
          <w:rStyle w:val="af8"/>
          <w:rFonts w:eastAsiaTheme="minorEastAsia" w:cs="Times New Roman"/>
          <w:caps w:val="0"/>
          <w:spacing w:val="0"/>
          <w:lang w:eastAsia="fr-FR"/>
        </w:rPr>
        <w:commentReference w:id="67"/>
      </w:r>
      <w:bookmarkEnd w:id="65"/>
    </w:p>
    <w:p w14:paraId="55E40A47" w14:textId="77777777" w:rsidR="0076773F" w:rsidRDefault="00000000">
      <w:pPr>
        <w:pStyle w:val="Style2"/>
        <w:numPr>
          <w:ilvl w:val="2"/>
          <w:numId w:val="12"/>
        </w:numPr>
        <w:spacing w:line="360" w:lineRule="auto"/>
      </w:pPr>
      <w:bookmarkStart w:id="68" w:name="_Toc198906586"/>
      <w:bookmarkStart w:id="69" w:name="_Toc175660675"/>
      <w:bookmarkStart w:id="70" w:name="_Toc204099747"/>
      <w:r>
        <w:rPr>
          <w:rFonts w:hint="eastAsia"/>
        </w:rPr>
        <w:t>范围一直接排放源清册</w:t>
      </w:r>
      <w:bookmarkEnd w:id="68"/>
      <w:bookmarkEnd w:id="69"/>
      <w:bookmarkEnd w:id="70"/>
    </w:p>
    <w:tbl>
      <w:tblPr>
        <w:tblW w:w="5000" w:type="pct"/>
        <w:tblLayout w:type="fixed"/>
        <w:tblLook w:val="04A0" w:firstRow="1" w:lastRow="0" w:firstColumn="1" w:lastColumn="0" w:noHBand="0" w:noVBand="1"/>
      </w:tblPr>
      <w:tblGrid>
        <w:gridCol w:w="1311"/>
        <w:gridCol w:w="1563"/>
        <w:gridCol w:w="1024"/>
        <w:gridCol w:w="1024"/>
        <w:gridCol w:w="689"/>
        <w:gridCol w:w="691"/>
        <w:gridCol w:w="691"/>
        <w:gridCol w:w="689"/>
        <w:gridCol w:w="691"/>
        <w:gridCol w:w="689"/>
      </w:tblGrid>
      <w:tr w:rsidR="0076773F" w14:paraId="753C12E6" w14:textId="77777777">
        <w:trPr>
          <w:trHeight w:val="503"/>
        </w:trPr>
        <w:tc>
          <w:tcPr>
            <w:tcW w:w="72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31D031C"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863"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B0D0A7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565"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E56263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65" w:type="pct"/>
            <w:tcBorders>
              <w:top w:val="single" w:sz="4" w:space="0" w:color="auto"/>
              <w:left w:val="nil"/>
              <w:bottom w:val="single" w:sz="4" w:space="0" w:color="auto"/>
              <w:right w:val="single" w:sz="4" w:space="0" w:color="auto"/>
            </w:tcBorders>
            <w:shd w:val="clear" w:color="000000" w:fill="FF6600"/>
            <w:noWrap/>
            <w:vAlign w:val="center"/>
          </w:tcPr>
          <w:p w14:paraId="1A03AC1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80" w:type="pct"/>
            <w:tcBorders>
              <w:top w:val="single" w:sz="4" w:space="0" w:color="auto"/>
              <w:left w:val="nil"/>
              <w:bottom w:val="single" w:sz="4" w:space="0" w:color="auto"/>
              <w:right w:val="single" w:sz="4" w:space="0" w:color="auto"/>
            </w:tcBorders>
            <w:shd w:val="clear" w:color="000000" w:fill="FF6600"/>
            <w:noWrap/>
            <w:vAlign w:val="center"/>
          </w:tcPr>
          <w:p w14:paraId="19ED9C7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81" w:type="pct"/>
            <w:tcBorders>
              <w:top w:val="single" w:sz="4" w:space="0" w:color="auto"/>
              <w:left w:val="nil"/>
              <w:bottom w:val="single" w:sz="4" w:space="0" w:color="auto"/>
              <w:right w:val="single" w:sz="4" w:space="0" w:color="auto"/>
            </w:tcBorders>
            <w:shd w:val="clear" w:color="000000" w:fill="FF6600"/>
            <w:noWrap/>
            <w:vAlign w:val="center"/>
          </w:tcPr>
          <w:p w14:paraId="4B98B34C"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81" w:type="pct"/>
            <w:tcBorders>
              <w:top w:val="single" w:sz="4" w:space="0" w:color="auto"/>
              <w:left w:val="nil"/>
              <w:bottom w:val="single" w:sz="4" w:space="0" w:color="auto"/>
              <w:right w:val="single" w:sz="4" w:space="0" w:color="auto"/>
            </w:tcBorders>
            <w:shd w:val="clear" w:color="000000" w:fill="FF6600"/>
            <w:noWrap/>
            <w:vAlign w:val="center"/>
          </w:tcPr>
          <w:p w14:paraId="3C234AE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80" w:type="pct"/>
            <w:tcBorders>
              <w:top w:val="single" w:sz="4" w:space="0" w:color="auto"/>
              <w:left w:val="nil"/>
              <w:bottom w:val="single" w:sz="4" w:space="0" w:color="auto"/>
              <w:right w:val="single" w:sz="4" w:space="0" w:color="auto"/>
            </w:tcBorders>
            <w:shd w:val="clear" w:color="000000" w:fill="FF6600"/>
            <w:noWrap/>
            <w:vAlign w:val="center"/>
          </w:tcPr>
          <w:p w14:paraId="30FE663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81" w:type="pct"/>
            <w:tcBorders>
              <w:top w:val="single" w:sz="4" w:space="0" w:color="auto"/>
              <w:left w:val="nil"/>
              <w:bottom w:val="single" w:sz="4" w:space="0" w:color="auto"/>
              <w:right w:val="single" w:sz="4" w:space="0" w:color="auto"/>
            </w:tcBorders>
            <w:shd w:val="clear" w:color="000000" w:fill="FF6600"/>
            <w:noWrap/>
            <w:vAlign w:val="center"/>
          </w:tcPr>
          <w:p w14:paraId="2AA489C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81" w:type="pct"/>
            <w:tcBorders>
              <w:top w:val="single" w:sz="4" w:space="0" w:color="auto"/>
              <w:left w:val="nil"/>
              <w:bottom w:val="single" w:sz="4" w:space="0" w:color="auto"/>
              <w:right w:val="single" w:sz="4" w:space="0" w:color="auto"/>
            </w:tcBorders>
            <w:shd w:val="clear" w:color="000000" w:fill="FF6600"/>
            <w:noWrap/>
            <w:vAlign w:val="center"/>
          </w:tcPr>
          <w:p w14:paraId="05464E7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365ACD75" w14:textId="77777777">
        <w:trPr>
          <w:trHeight w:val="503"/>
        </w:trPr>
        <w:tc>
          <w:tcPr>
            <w:tcW w:w="724" w:type="pct"/>
            <w:vMerge/>
            <w:tcBorders>
              <w:top w:val="single" w:sz="4" w:space="0" w:color="auto"/>
              <w:left w:val="single" w:sz="4" w:space="0" w:color="auto"/>
              <w:bottom w:val="single" w:sz="4" w:space="0" w:color="auto"/>
              <w:right w:val="single" w:sz="4" w:space="0" w:color="auto"/>
            </w:tcBorders>
            <w:vAlign w:val="center"/>
          </w:tcPr>
          <w:p w14:paraId="1CADF732" w14:textId="77777777" w:rsidR="0076773F" w:rsidRDefault="0076773F">
            <w:pPr>
              <w:spacing w:before="0"/>
              <w:rPr>
                <w:rFonts w:ascii="宋体" w:eastAsia="宋体" w:hAnsi="宋体" w:cs="宋体" w:hint="eastAsia"/>
                <w:b/>
                <w:bCs/>
                <w:color w:val="FFFFFF"/>
                <w:szCs w:val="20"/>
                <w:lang w:val="en-US" w:eastAsia="zh-CN"/>
              </w:rPr>
            </w:pPr>
          </w:p>
        </w:tc>
        <w:tc>
          <w:tcPr>
            <w:tcW w:w="863" w:type="pct"/>
            <w:vMerge/>
            <w:tcBorders>
              <w:top w:val="single" w:sz="4" w:space="0" w:color="auto"/>
              <w:left w:val="single" w:sz="4" w:space="0" w:color="auto"/>
              <w:bottom w:val="single" w:sz="4" w:space="0" w:color="auto"/>
              <w:right w:val="single" w:sz="4" w:space="0" w:color="auto"/>
            </w:tcBorders>
            <w:vAlign w:val="center"/>
          </w:tcPr>
          <w:p w14:paraId="58F0F388" w14:textId="77777777" w:rsidR="0076773F" w:rsidRDefault="0076773F">
            <w:pPr>
              <w:spacing w:before="0"/>
              <w:rPr>
                <w:rFonts w:ascii="宋体" w:eastAsia="宋体" w:hAnsi="宋体" w:cs="宋体" w:hint="eastAsia"/>
                <w:b/>
                <w:bCs/>
                <w:color w:val="FFFFFF"/>
                <w:szCs w:val="20"/>
                <w:lang w:val="en-US" w:eastAsia="zh-CN"/>
              </w:rPr>
            </w:pPr>
          </w:p>
        </w:tc>
        <w:tc>
          <w:tcPr>
            <w:tcW w:w="565" w:type="pct"/>
            <w:vMerge/>
            <w:tcBorders>
              <w:top w:val="single" w:sz="4" w:space="0" w:color="auto"/>
              <w:left w:val="single" w:sz="4" w:space="0" w:color="auto"/>
              <w:bottom w:val="single" w:sz="4" w:space="0" w:color="auto"/>
              <w:right w:val="single" w:sz="4" w:space="0" w:color="auto"/>
            </w:tcBorders>
            <w:vAlign w:val="center"/>
          </w:tcPr>
          <w:p w14:paraId="2EBB955A" w14:textId="77777777" w:rsidR="0076773F" w:rsidRDefault="0076773F">
            <w:pPr>
              <w:spacing w:before="0"/>
              <w:rPr>
                <w:rFonts w:ascii="宋体" w:eastAsia="宋体" w:hAnsi="宋体" w:cs="宋体" w:hint="eastAsia"/>
                <w:b/>
                <w:bCs/>
                <w:color w:val="FFFFFF"/>
                <w:szCs w:val="20"/>
                <w:lang w:val="en-US" w:eastAsia="zh-CN"/>
              </w:rPr>
            </w:pPr>
          </w:p>
        </w:tc>
        <w:tc>
          <w:tcPr>
            <w:tcW w:w="2848" w:type="pct"/>
            <w:gridSpan w:val="7"/>
            <w:tcBorders>
              <w:top w:val="single" w:sz="4" w:space="0" w:color="auto"/>
              <w:left w:val="nil"/>
              <w:bottom w:val="single" w:sz="4" w:space="0" w:color="auto"/>
              <w:right w:val="single" w:sz="4" w:space="0" w:color="auto"/>
            </w:tcBorders>
            <w:shd w:val="clear" w:color="000000" w:fill="FF6600"/>
            <w:noWrap/>
            <w:vAlign w:val="center"/>
          </w:tcPr>
          <w:p w14:paraId="6D5D7B9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487E0A64" w14:textId="77777777">
        <w:trPr>
          <w:trHeight w:val="503"/>
        </w:trPr>
        <w:tc>
          <w:tcPr>
            <w:tcW w:w="724" w:type="pct"/>
            <w:tcBorders>
              <w:top w:val="nil"/>
              <w:left w:val="single" w:sz="4" w:space="0" w:color="FFFFFF"/>
              <w:bottom w:val="single" w:sz="4" w:space="0" w:color="000000"/>
              <w:right w:val="single" w:sz="4" w:space="0" w:color="FFCC99"/>
            </w:tcBorders>
            <w:shd w:val="clear" w:color="000000" w:fill="FFCC99"/>
            <w:noWrap/>
            <w:vAlign w:val="center"/>
          </w:tcPr>
          <w:p w14:paraId="5488E28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范围一</w:t>
            </w:r>
            <w:r>
              <w:rPr>
                <w:rFonts w:eastAsia="宋体" w:cs="Arial"/>
                <w:b/>
                <w:bCs/>
                <w:color w:val="000000"/>
                <w:szCs w:val="20"/>
                <w:lang w:val="en-US" w:eastAsia="zh-CN"/>
              </w:rPr>
              <w:t xml:space="preserve"> </w:t>
            </w:r>
            <w:r>
              <w:rPr>
                <w:rFonts w:ascii="宋体" w:eastAsia="宋体" w:hAnsi="宋体" w:cs="宋体" w:hint="eastAsia"/>
                <w:b/>
                <w:bCs/>
                <w:color w:val="000000"/>
                <w:szCs w:val="20"/>
                <w:lang w:val="en-US" w:eastAsia="zh-CN"/>
              </w:rPr>
              <w:t>直接排放</w:t>
            </w:r>
          </w:p>
        </w:tc>
        <w:tc>
          <w:tcPr>
            <w:tcW w:w="863" w:type="pct"/>
            <w:tcBorders>
              <w:top w:val="nil"/>
              <w:left w:val="nil"/>
              <w:bottom w:val="single" w:sz="4" w:space="0" w:color="000000"/>
              <w:right w:val="single" w:sz="4" w:space="0" w:color="FFCC99"/>
            </w:tcBorders>
            <w:shd w:val="clear" w:color="000000" w:fill="FFCC99"/>
            <w:noWrap/>
            <w:vAlign w:val="center"/>
          </w:tcPr>
          <w:p w14:paraId="2267843A" w14:textId="77777777" w:rsidR="0076773F" w:rsidRDefault="00000000">
            <w:pPr>
              <w:spacing w:before="0"/>
              <w:rPr>
                <w:rFonts w:eastAsia="PMingLiU" w:cs="Arial"/>
                <w:b/>
                <w:bCs/>
                <w:color w:val="000000"/>
                <w:szCs w:val="20"/>
                <w:lang w:val="en-US" w:eastAsia="zh-CN"/>
              </w:rPr>
            </w:pPr>
            <w:r>
              <w:rPr>
                <w:rFonts w:eastAsia="PMingLiU" w:cs="Arial"/>
                <w:b/>
                <w:bCs/>
                <w:color w:val="000000"/>
                <w:szCs w:val="20"/>
                <w:lang w:val="en-US" w:eastAsia="zh-CN"/>
              </w:rPr>
              <w:t xml:space="preserve">　</w:t>
            </w:r>
          </w:p>
        </w:tc>
        <w:tc>
          <w:tcPr>
            <w:tcW w:w="565" w:type="pct"/>
            <w:tcBorders>
              <w:top w:val="nil"/>
              <w:left w:val="nil"/>
              <w:bottom w:val="single" w:sz="4" w:space="0" w:color="000000"/>
              <w:right w:val="single" w:sz="4" w:space="0" w:color="FFCC99"/>
            </w:tcBorders>
            <w:shd w:val="clear" w:color="000000" w:fill="FFCC99"/>
            <w:noWrap/>
            <w:vAlign w:val="center"/>
          </w:tcPr>
          <w:p w14:paraId="7848727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7127268.44 </w:t>
            </w:r>
          </w:p>
        </w:tc>
        <w:tc>
          <w:tcPr>
            <w:tcW w:w="565" w:type="pct"/>
            <w:tcBorders>
              <w:top w:val="nil"/>
              <w:left w:val="nil"/>
              <w:bottom w:val="single" w:sz="4" w:space="0" w:color="000000"/>
              <w:right w:val="single" w:sz="4" w:space="0" w:color="FFCC99"/>
            </w:tcBorders>
            <w:shd w:val="clear" w:color="000000" w:fill="FFCC99"/>
            <w:noWrap/>
            <w:vAlign w:val="center"/>
          </w:tcPr>
          <w:p w14:paraId="0E5C57C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7091099.95 </w:t>
            </w:r>
          </w:p>
        </w:tc>
        <w:tc>
          <w:tcPr>
            <w:tcW w:w="380" w:type="pct"/>
            <w:tcBorders>
              <w:top w:val="nil"/>
              <w:left w:val="nil"/>
              <w:bottom w:val="single" w:sz="4" w:space="0" w:color="000000"/>
              <w:right w:val="single" w:sz="4" w:space="0" w:color="FFCC99"/>
            </w:tcBorders>
            <w:shd w:val="clear" w:color="000000" w:fill="FFCC99"/>
            <w:noWrap/>
            <w:vAlign w:val="center"/>
          </w:tcPr>
          <w:p w14:paraId="07A08CF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2569.68 </w:t>
            </w:r>
          </w:p>
        </w:tc>
        <w:tc>
          <w:tcPr>
            <w:tcW w:w="381" w:type="pct"/>
            <w:tcBorders>
              <w:top w:val="nil"/>
              <w:left w:val="nil"/>
              <w:bottom w:val="single" w:sz="4" w:space="0" w:color="000000"/>
              <w:right w:val="single" w:sz="4" w:space="0" w:color="FFCC99"/>
            </w:tcBorders>
            <w:shd w:val="clear" w:color="000000" w:fill="FFCC99"/>
            <w:noWrap/>
            <w:vAlign w:val="center"/>
          </w:tcPr>
          <w:p w14:paraId="354CBC7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30422.62 </w:t>
            </w:r>
          </w:p>
        </w:tc>
        <w:tc>
          <w:tcPr>
            <w:tcW w:w="381" w:type="pct"/>
            <w:tcBorders>
              <w:top w:val="nil"/>
              <w:left w:val="nil"/>
              <w:bottom w:val="single" w:sz="4" w:space="0" w:color="000000"/>
              <w:right w:val="single" w:sz="4" w:space="0" w:color="FFCC99"/>
            </w:tcBorders>
            <w:shd w:val="clear" w:color="000000" w:fill="FFCC99"/>
            <w:noWrap/>
            <w:vAlign w:val="center"/>
          </w:tcPr>
          <w:p w14:paraId="5BE802A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717.03 </w:t>
            </w:r>
          </w:p>
        </w:tc>
        <w:tc>
          <w:tcPr>
            <w:tcW w:w="380" w:type="pct"/>
            <w:tcBorders>
              <w:top w:val="nil"/>
              <w:left w:val="nil"/>
              <w:bottom w:val="single" w:sz="4" w:space="0" w:color="000000"/>
              <w:right w:val="single" w:sz="4" w:space="0" w:color="FFCC99"/>
            </w:tcBorders>
            <w:shd w:val="clear" w:color="000000" w:fill="FFCC99"/>
            <w:noWrap/>
            <w:vAlign w:val="center"/>
          </w:tcPr>
          <w:p w14:paraId="6EBB2C3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81" w:type="pct"/>
            <w:tcBorders>
              <w:top w:val="nil"/>
              <w:left w:val="nil"/>
              <w:bottom w:val="single" w:sz="4" w:space="0" w:color="000000"/>
              <w:right w:val="single" w:sz="4" w:space="0" w:color="FFCC99"/>
            </w:tcBorders>
            <w:shd w:val="clear" w:color="000000" w:fill="FFCC99"/>
            <w:noWrap/>
            <w:vAlign w:val="center"/>
          </w:tcPr>
          <w:p w14:paraId="1D9D235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2459.16 </w:t>
            </w:r>
          </w:p>
        </w:tc>
        <w:tc>
          <w:tcPr>
            <w:tcW w:w="381" w:type="pct"/>
            <w:tcBorders>
              <w:top w:val="nil"/>
              <w:left w:val="nil"/>
              <w:bottom w:val="single" w:sz="4" w:space="0" w:color="000000"/>
              <w:right w:val="single" w:sz="4" w:space="0" w:color="FFCC99"/>
            </w:tcBorders>
            <w:shd w:val="clear" w:color="000000" w:fill="FFCC99"/>
            <w:noWrap/>
            <w:vAlign w:val="center"/>
          </w:tcPr>
          <w:p w14:paraId="30625C5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2FEE2786" w14:textId="77777777">
        <w:trPr>
          <w:trHeight w:val="503"/>
        </w:trPr>
        <w:tc>
          <w:tcPr>
            <w:tcW w:w="724" w:type="pct"/>
            <w:tcBorders>
              <w:top w:val="nil"/>
              <w:left w:val="single" w:sz="4" w:space="0" w:color="FFFFFF"/>
              <w:bottom w:val="single" w:sz="4" w:space="0" w:color="FFFFFF"/>
              <w:right w:val="single" w:sz="4" w:space="0" w:color="FFFFFF"/>
            </w:tcBorders>
            <w:shd w:val="clear" w:color="000000" w:fill="92D050"/>
            <w:noWrap/>
            <w:vAlign w:val="center"/>
          </w:tcPr>
          <w:p w14:paraId="2661776B"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w:t>
            </w:r>
          </w:p>
        </w:tc>
        <w:tc>
          <w:tcPr>
            <w:tcW w:w="863" w:type="pct"/>
            <w:tcBorders>
              <w:top w:val="nil"/>
              <w:left w:val="nil"/>
              <w:bottom w:val="single" w:sz="4" w:space="0" w:color="FFFFFF"/>
              <w:right w:val="single" w:sz="4" w:space="0" w:color="FFFFFF"/>
            </w:tcBorders>
            <w:shd w:val="clear" w:color="000000" w:fill="92D050"/>
            <w:noWrap/>
            <w:vAlign w:val="center"/>
          </w:tcPr>
          <w:p w14:paraId="042F1C9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固定源燃烧直接排放</w:t>
            </w:r>
          </w:p>
        </w:tc>
        <w:tc>
          <w:tcPr>
            <w:tcW w:w="565" w:type="pct"/>
            <w:tcBorders>
              <w:top w:val="single" w:sz="4" w:space="0" w:color="FFFFFF"/>
              <w:left w:val="nil"/>
              <w:bottom w:val="single" w:sz="4" w:space="0" w:color="FFFFFF"/>
              <w:right w:val="single" w:sz="4" w:space="0" w:color="FFFFFF"/>
            </w:tcBorders>
            <w:shd w:val="clear" w:color="000000" w:fill="92D050"/>
            <w:noWrap/>
            <w:vAlign w:val="center"/>
          </w:tcPr>
          <w:p w14:paraId="1E6882B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7227644.24 </w:t>
            </w:r>
          </w:p>
        </w:tc>
        <w:tc>
          <w:tcPr>
            <w:tcW w:w="565" w:type="pct"/>
            <w:tcBorders>
              <w:top w:val="nil"/>
              <w:left w:val="nil"/>
              <w:bottom w:val="single" w:sz="4" w:space="0" w:color="FFFFFF"/>
              <w:right w:val="single" w:sz="4" w:space="0" w:color="FFFFFF"/>
            </w:tcBorders>
            <w:shd w:val="clear" w:color="000000" w:fill="92D050"/>
            <w:noWrap/>
            <w:vAlign w:val="center"/>
          </w:tcPr>
          <w:p w14:paraId="2A6C0A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7195204.64 </w:t>
            </w:r>
          </w:p>
        </w:tc>
        <w:tc>
          <w:tcPr>
            <w:tcW w:w="380" w:type="pct"/>
            <w:tcBorders>
              <w:top w:val="nil"/>
              <w:left w:val="nil"/>
              <w:bottom w:val="single" w:sz="4" w:space="0" w:color="FFFFFF"/>
              <w:right w:val="single" w:sz="4" w:space="0" w:color="FFFFFF"/>
            </w:tcBorders>
            <w:shd w:val="clear" w:color="000000" w:fill="92D050"/>
            <w:noWrap/>
            <w:vAlign w:val="center"/>
          </w:tcPr>
          <w:p w14:paraId="0DD84D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2083.98 </w:t>
            </w:r>
          </w:p>
        </w:tc>
        <w:tc>
          <w:tcPr>
            <w:tcW w:w="381" w:type="pct"/>
            <w:tcBorders>
              <w:top w:val="nil"/>
              <w:left w:val="nil"/>
              <w:bottom w:val="single" w:sz="4" w:space="0" w:color="FFFFFF"/>
              <w:right w:val="single" w:sz="4" w:space="0" w:color="FFFFFF"/>
            </w:tcBorders>
            <w:shd w:val="clear" w:color="000000" w:fill="92D050"/>
            <w:noWrap/>
            <w:vAlign w:val="center"/>
          </w:tcPr>
          <w:p w14:paraId="3E132BC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30355.62 </w:t>
            </w:r>
          </w:p>
        </w:tc>
        <w:tc>
          <w:tcPr>
            <w:tcW w:w="381" w:type="pct"/>
            <w:tcBorders>
              <w:top w:val="nil"/>
              <w:left w:val="nil"/>
              <w:bottom w:val="single" w:sz="4" w:space="0" w:color="FFFFFF"/>
              <w:right w:val="single" w:sz="4" w:space="0" w:color="FFFFFF"/>
            </w:tcBorders>
            <w:shd w:val="clear" w:color="000000" w:fill="92D050"/>
            <w:noWrap/>
            <w:vAlign w:val="center"/>
          </w:tcPr>
          <w:p w14:paraId="008232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92D050"/>
            <w:noWrap/>
            <w:vAlign w:val="center"/>
          </w:tcPr>
          <w:p w14:paraId="1DE78CB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570DA5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419298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90D331C"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5E6F13A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1.1.1</w:t>
            </w:r>
          </w:p>
        </w:tc>
        <w:tc>
          <w:tcPr>
            <w:tcW w:w="863" w:type="pct"/>
            <w:tcBorders>
              <w:top w:val="nil"/>
              <w:left w:val="nil"/>
              <w:bottom w:val="single" w:sz="4" w:space="0" w:color="FFFFFF"/>
              <w:right w:val="single" w:sz="4" w:space="0" w:color="FFFFFF"/>
            </w:tcBorders>
            <w:shd w:val="clear" w:color="000000" w:fill="FFFF00"/>
            <w:vAlign w:val="center"/>
          </w:tcPr>
          <w:p w14:paraId="66529F1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天然气燃烧</w:t>
            </w:r>
          </w:p>
        </w:tc>
        <w:tc>
          <w:tcPr>
            <w:tcW w:w="565" w:type="pct"/>
            <w:tcBorders>
              <w:top w:val="nil"/>
              <w:left w:val="nil"/>
              <w:bottom w:val="single" w:sz="4" w:space="0" w:color="FFFFFF"/>
              <w:right w:val="single" w:sz="4" w:space="0" w:color="FFFFFF"/>
            </w:tcBorders>
            <w:shd w:val="clear" w:color="000000" w:fill="A6A6A6"/>
            <w:noWrap/>
            <w:vAlign w:val="center"/>
          </w:tcPr>
          <w:p w14:paraId="0AAD83D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38881.73 </w:t>
            </w:r>
          </w:p>
        </w:tc>
        <w:tc>
          <w:tcPr>
            <w:tcW w:w="565" w:type="pct"/>
            <w:tcBorders>
              <w:top w:val="nil"/>
              <w:left w:val="nil"/>
              <w:bottom w:val="single" w:sz="4" w:space="0" w:color="FFFFFF"/>
              <w:right w:val="single" w:sz="4" w:space="0" w:color="FFFFFF"/>
            </w:tcBorders>
            <w:shd w:val="clear" w:color="000000" w:fill="A6A6A6"/>
            <w:noWrap/>
            <w:vAlign w:val="center"/>
          </w:tcPr>
          <w:p w14:paraId="3DA733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38843.51 </w:t>
            </w:r>
          </w:p>
        </w:tc>
        <w:tc>
          <w:tcPr>
            <w:tcW w:w="380" w:type="pct"/>
            <w:tcBorders>
              <w:top w:val="nil"/>
              <w:left w:val="nil"/>
              <w:bottom w:val="single" w:sz="4" w:space="0" w:color="FFFFFF"/>
              <w:right w:val="single" w:sz="4" w:space="0" w:color="FFFFFF"/>
            </w:tcBorders>
            <w:shd w:val="clear" w:color="000000" w:fill="A6A6A6"/>
            <w:noWrap/>
            <w:vAlign w:val="center"/>
          </w:tcPr>
          <w:p w14:paraId="526B08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19.32 </w:t>
            </w:r>
          </w:p>
        </w:tc>
        <w:tc>
          <w:tcPr>
            <w:tcW w:w="381" w:type="pct"/>
            <w:tcBorders>
              <w:top w:val="nil"/>
              <w:left w:val="nil"/>
              <w:bottom w:val="single" w:sz="4" w:space="0" w:color="FFFFFF"/>
              <w:right w:val="single" w:sz="4" w:space="0" w:color="FFFFFF"/>
            </w:tcBorders>
            <w:shd w:val="clear" w:color="000000" w:fill="A6A6A6"/>
            <w:noWrap/>
            <w:vAlign w:val="center"/>
          </w:tcPr>
          <w:p w14:paraId="6F31DE6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18.90 </w:t>
            </w:r>
          </w:p>
        </w:tc>
        <w:tc>
          <w:tcPr>
            <w:tcW w:w="381" w:type="pct"/>
            <w:tcBorders>
              <w:top w:val="nil"/>
              <w:left w:val="nil"/>
              <w:bottom w:val="single" w:sz="4" w:space="0" w:color="FFFFFF"/>
              <w:right w:val="single" w:sz="4" w:space="0" w:color="FFFFFF"/>
            </w:tcBorders>
            <w:shd w:val="clear" w:color="000000" w:fill="A6A6A6"/>
            <w:noWrap/>
            <w:vAlign w:val="center"/>
          </w:tcPr>
          <w:p w14:paraId="672F0A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12A6A0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D63E4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C49DF6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BA48964"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6A6EA33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1.1.2</w:t>
            </w:r>
          </w:p>
        </w:tc>
        <w:tc>
          <w:tcPr>
            <w:tcW w:w="863" w:type="pct"/>
            <w:tcBorders>
              <w:top w:val="nil"/>
              <w:left w:val="nil"/>
              <w:bottom w:val="single" w:sz="4" w:space="0" w:color="FFFFFF"/>
              <w:right w:val="single" w:sz="4" w:space="0" w:color="FFFFFF"/>
            </w:tcBorders>
            <w:shd w:val="clear" w:color="000000" w:fill="FFFF00"/>
            <w:vAlign w:val="center"/>
          </w:tcPr>
          <w:p w14:paraId="31778FD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液化石油气燃烧</w:t>
            </w:r>
          </w:p>
        </w:tc>
        <w:tc>
          <w:tcPr>
            <w:tcW w:w="565" w:type="pct"/>
            <w:tcBorders>
              <w:top w:val="nil"/>
              <w:left w:val="nil"/>
              <w:bottom w:val="single" w:sz="4" w:space="0" w:color="FFFFFF"/>
              <w:right w:val="single" w:sz="4" w:space="0" w:color="FFFFFF"/>
            </w:tcBorders>
            <w:shd w:val="clear" w:color="000000" w:fill="A6A6A6"/>
            <w:noWrap/>
            <w:vAlign w:val="center"/>
          </w:tcPr>
          <w:p w14:paraId="52D589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29.16 </w:t>
            </w:r>
          </w:p>
        </w:tc>
        <w:tc>
          <w:tcPr>
            <w:tcW w:w="565" w:type="pct"/>
            <w:tcBorders>
              <w:top w:val="nil"/>
              <w:left w:val="nil"/>
              <w:bottom w:val="single" w:sz="4" w:space="0" w:color="FFFFFF"/>
              <w:right w:val="single" w:sz="4" w:space="0" w:color="FFFFFF"/>
            </w:tcBorders>
            <w:shd w:val="clear" w:color="000000" w:fill="A6A6A6"/>
            <w:noWrap/>
            <w:vAlign w:val="center"/>
          </w:tcPr>
          <w:p w14:paraId="650D1E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29.14 </w:t>
            </w:r>
          </w:p>
        </w:tc>
        <w:tc>
          <w:tcPr>
            <w:tcW w:w="380" w:type="pct"/>
            <w:tcBorders>
              <w:top w:val="nil"/>
              <w:left w:val="nil"/>
              <w:bottom w:val="single" w:sz="4" w:space="0" w:color="FFFFFF"/>
              <w:right w:val="single" w:sz="4" w:space="0" w:color="FFFFFF"/>
            </w:tcBorders>
            <w:shd w:val="clear" w:color="000000" w:fill="A6A6A6"/>
            <w:noWrap/>
            <w:vAlign w:val="center"/>
          </w:tcPr>
          <w:p w14:paraId="435640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0.01 </w:t>
            </w:r>
          </w:p>
        </w:tc>
        <w:tc>
          <w:tcPr>
            <w:tcW w:w="381" w:type="pct"/>
            <w:tcBorders>
              <w:top w:val="nil"/>
              <w:left w:val="nil"/>
              <w:bottom w:val="single" w:sz="4" w:space="0" w:color="FFFFFF"/>
              <w:right w:val="single" w:sz="4" w:space="0" w:color="FFFFFF"/>
            </w:tcBorders>
            <w:shd w:val="clear" w:color="000000" w:fill="A6A6A6"/>
            <w:noWrap/>
            <w:vAlign w:val="center"/>
          </w:tcPr>
          <w:p w14:paraId="5F02B69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0.01 </w:t>
            </w:r>
          </w:p>
        </w:tc>
        <w:tc>
          <w:tcPr>
            <w:tcW w:w="381" w:type="pct"/>
            <w:tcBorders>
              <w:top w:val="nil"/>
              <w:left w:val="nil"/>
              <w:bottom w:val="single" w:sz="4" w:space="0" w:color="FFFFFF"/>
              <w:right w:val="single" w:sz="4" w:space="0" w:color="FFFFFF"/>
            </w:tcBorders>
            <w:shd w:val="clear" w:color="000000" w:fill="A6A6A6"/>
            <w:noWrap/>
            <w:vAlign w:val="center"/>
          </w:tcPr>
          <w:p w14:paraId="0622F4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61A110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10CA5A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D3B6B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C539275"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7237B85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1.1.3</w:t>
            </w:r>
          </w:p>
        </w:tc>
        <w:tc>
          <w:tcPr>
            <w:tcW w:w="863" w:type="pct"/>
            <w:tcBorders>
              <w:top w:val="nil"/>
              <w:left w:val="nil"/>
              <w:bottom w:val="single" w:sz="4" w:space="0" w:color="FFFFFF"/>
              <w:right w:val="single" w:sz="4" w:space="0" w:color="FFFFFF"/>
            </w:tcBorders>
            <w:shd w:val="clear" w:color="000000" w:fill="FFFF00"/>
            <w:vAlign w:val="center"/>
          </w:tcPr>
          <w:p w14:paraId="5EA6BFF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烟煤燃烧</w:t>
            </w:r>
          </w:p>
        </w:tc>
        <w:tc>
          <w:tcPr>
            <w:tcW w:w="565" w:type="pct"/>
            <w:tcBorders>
              <w:top w:val="nil"/>
              <w:left w:val="nil"/>
              <w:bottom w:val="single" w:sz="4" w:space="0" w:color="FFFFFF"/>
              <w:right w:val="single" w:sz="4" w:space="0" w:color="FFFFFF"/>
            </w:tcBorders>
            <w:shd w:val="clear" w:color="000000" w:fill="A6A6A6"/>
            <w:noWrap/>
            <w:vAlign w:val="center"/>
          </w:tcPr>
          <w:p w14:paraId="3E20082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925941.32 </w:t>
            </w:r>
          </w:p>
        </w:tc>
        <w:tc>
          <w:tcPr>
            <w:tcW w:w="565" w:type="pct"/>
            <w:tcBorders>
              <w:top w:val="nil"/>
              <w:left w:val="nil"/>
              <w:bottom w:val="single" w:sz="4" w:space="0" w:color="FFFFFF"/>
              <w:right w:val="single" w:sz="4" w:space="0" w:color="FFFFFF"/>
            </w:tcBorders>
            <w:shd w:val="clear" w:color="000000" w:fill="A6A6A6"/>
            <w:noWrap/>
            <w:vAlign w:val="center"/>
          </w:tcPr>
          <w:p w14:paraId="6DE69A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921839.46 </w:t>
            </w:r>
          </w:p>
        </w:tc>
        <w:tc>
          <w:tcPr>
            <w:tcW w:w="380" w:type="pct"/>
            <w:tcBorders>
              <w:top w:val="nil"/>
              <w:left w:val="nil"/>
              <w:bottom w:val="single" w:sz="4" w:space="0" w:color="FFFFFF"/>
              <w:right w:val="single" w:sz="4" w:space="0" w:color="FFFFFF"/>
            </w:tcBorders>
            <w:shd w:val="clear" w:color="000000" w:fill="A6A6A6"/>
            <w:noWrap/>
            <w:vAlign w:val="center"/>
          </w:tcPr>
          <w:p w14:paraId="42B5F6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261.64 </w:t>
            </w:r>
          </w:p>
        </w:tc>
        <w:tc>
          <w:tcPr>
            <w:tcW w:w="381" w:type="pct"/>
            <w:tcBorders>
              <w:top w:val="nil"/>
              <w:left w:val="nil"/>
              <w:bottom w:val="single" w:sz="4" w:space="0" w:color="FFFFFF"/>
              <w:right w:val="single" w:sz="4" w:space="0" w:color="FFFFFF"/>
            </w:tcBorders>
            <w:shd w:val="clear" w:color="000000" w:fill="A6A6A6"/>
            <w:noWrap/>
            <w:vAlign w:val="center"/>
          </w:tcPr>
          <w:p w14:paraId="59B42AB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3840.22 </w:t>
            </w:r>
          </w:p>
        </w:tc>
        <w:tc>
          <w:tcPr>
            <w:tcW w:w="381" w:type="pct"/>
            <w:tcBorders>
              <w:top w:val="nil"/>
              <w:left w:val="nil"/>
              <w:bottom w:val="single" w:sz="4" w:space="0" w:color="FFFFFF"/>
              <w:right w:val="single" w:sz="4" w:space="0" w:color="FFFFFF"/>
            </w:tcBorders>
            <w:shd w:val="clear" w:color="000000" w:fill="A6A6A6"/>
            <w:noWrap/>
            <w:vAlign w:val="center"/>
          </w:tcPr>
          <w:p w14:paraId="6FD6D2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1F609C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86CE2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430B9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E292639"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6D266ED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1.1.4</w:t>
            </w:r>
          </w:p>
        </w:tc>
        <w:tc>
          <w:tcPr>
            <w:tcW w:w="863" w:type="pct"/>
            <w:tcBorders>
              <w:top w:val="nil"/>
              <w:left w:val="nil"/>
              <w:bottom w:val="single" w:sz="4" w:space="0" w:color="FFFFFF"/>
              <w:right w:val="single" w:sz="4" w:space="0" w:color="FFFFFF"/>
            </w:tcBorders>
            <w:shd w:val="clear" w:color="000000" w:fill="FFFF00"/>
            <w:vAlign w:val="center"/>
          </w:tcPr>
          <w:p w14:paraId="767619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无烟煤燃烧</w:t>
            </w:r>
          </w:p>
        </w:tc>
        <w:tc>
          <w:tcPr>
            <w:tcW w:w="565" w:type="pct"/>
            <w:tcBorders>
              <w:top w:val="nil"/>
              <w:left w:val="nil"/>
              <w:bottom w:val="single" w:sz="4" w:space="0" w:color="FFFFFF"/>
              <w:right w:val="single" w:sz="4" w:space="0" w:color="FFFFFF"/>
            </w:tcBorders>
            <w:shd w:val="clear" w:color="000000" w:fill="A6A6A6"/>
            <w:noWrap/>
            <w:vAlign w:val="center"/>
          </w:tcPr>
          <w:p w14:paraId="2BB83C7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637282.39 </w:t>
            </w:r>
          </w:p>
        </w:tc>
        <w:tc>
          <w:tcPr>
            <w:tcW w:w="565" w:type="pct"/>
            <w:tcBorders>
              <w:top w:val="nil"/>
              <w:left w:val="nil"/>
              <w:bottom w:val="single" w:sz="4" w:space="0" w:color="FFFFFF"/>
              <w:right w:val="single" w:sz="4" w:space="0" w:color="FFFFFF"/>
            </w:tcBorders>
            <w:shd w:val="clear" w:color="000000" w:fill="A6A6A6"/>
            <w:noWrap/>
            <w:vAlign w:val="center"/>
          </w:tcPr>
          <w:p w14:paraId="55F34FF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634459.27 </w:t>
            </w:r>
          </w:p>
        </w:tc>
        <w:tc>
          <w:tcPr>
            <w:tcW w:w="380" w:type="pct"/>
            <w:tcBorders>
              <w:top w:val="nil"/>
              <w:left w:val="nil"/>
              <w:bottom w:val="single" w:sz="4" w:space="0" w:color="FFFFFF"/>
              <w:right w:val="single" w:sz="4" w:space="0" w:color="FFFFFF"/>
            </w:tcBorders>
            <w:shd w:val="clear" w:color="000000" w:fill="A6A6A6"/>
            <w:noWrap/>
            <w:vAlign w:val="center"/>
          </w:tcPr>
          <w:p w14:paraId="724F37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180.08 </w:t>
            </w:r>
          </w:p>
        </w:tc>
        <w:tc>
          <w:tcPr>
            <w:tcW w:w="381" w:type="pct"/>
            <w:tcBorders>
              <w:top w:val="nil"/>
              <w:left w:val="nil"/>
              <w:bottom w:val="single" w:sz="4" w:space="0" w:color="FFFFFF"/>
              <w:right w:val="single" w:sz="4" w:space="0" w:color="FFFFFF"/>
            </w:tcBorders>
            <w:shd w:val="clear" w:color="000000" w:fill="A6A6A6"/>
            <w:noWrap/>
            <w:vAlign w:val="center"/>
          </w:tcPr>
          <w:p w14:paraId="64103C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2643.04 </w:t>
            </w:r>
          </w:p>
        </w:tc>
        <w:tc>
          <w:tcPr>
            <w:tcW w:w="381" w:type="pct"/>
            <w:tcBorders>
              <w:top w:val="nil"/>
              <w:left w:val="nil"/>
              <w:bottom w:val="single" w:sz="4" w:space="0" w:color="FFFFFF"/>
              <w:right w:val="single" w:sz="4" w:space="0" w:color="FFFFFF"/>
            </w:tcBorders>
            <w:shd w:val="clear" w:color="000000" w:fill="A6A6A6"/>
            <w:noWrap/>
            <w:vAlign w:val="center"/>
          </w:tcPr>
          <w:p w14:paraId="5DED099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69957D3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6F2340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4C394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5954581"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1BAC34B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1.1.5</w:t>
            </w:r>
          </w:p>
        </w:tc>
        <w:tc>
          <w:tcPr>
            <w:tcW w:w="863" w:type="pct"/>
            <w:tcBorders>
              <w:top w:val="nil"/>
              <w:left w:val="nil"/>
              <w:bottom w:val="single" w:sz="4" w:space="0" w:color="FFFFFF"/>
              <w:right w:val="single" w:sz="4" w:space="0" w:color="FFFFFF"/>
            </w:tcBorders>
            <w:shd w:val="clear" w:color="000000" w:fill="FFFF00"/>
            <w:vAlign w:val="center"/>
          </w:tcPr>
          <w:p w14:paraId="386F52C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洗精煤燃烧</w:t>
            </w:r>
          </w:p>
        </w:tc>
        <w:tc>
          <w:tcPr>
            <w:tcW w:w="565" w:type="pct"/>
            <w:tcBorders>
              <w:top w:val="nil"/>
              <w:left w:val="nil"/>
              <w:bottom w:val="single" w:sz="4" w:space="0" w:color="FFFFFF"/>
              <w:right w:val="single" w:sz="4" w:space="0" w:color="FFFFFF"/>
            </w:tcBorders>
            <w:shd w:val="clear" w:color="000000" w:fill="A6A6A6"/>
            <w:noWrap/>
            <w:vAlign w:val="center"/>
          </w:tcPr>
          <w:p w14:paraId="21C797A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4824841.57 </w:t>
            </w:r>
          </w:p>
        </w:tc>
        <w:tc>
          <w:tcPr>
            <w:tcW w:w="565" w:type="pct"/>
            <w:tcBorders>
              <w:top w:val="nil"/>
              <w:left w:val="nil"/>
              <w:bottom w:val="single" w:sz="4" w:space="0" w:color="FFFFFF"/>
              <w:right w:val="single" w:sz="4" w:space="0" w:color="FFFFFF"/>
            </w:tcBorders>
            <w:shd w:val="clear" w:color="000000" w:fill="A6A6A6"/>
            <w:noWrap/>
            <w:vAlign w:val="center"/>
          </w:tcPr>
          <w:p w14:paraId="0110AE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4802635.73 </w:t>
            </w:r>
          </w:p>
        </w:tc>
        <w:tc>
          <w:tcPr>
            <w:tcW w:w="380" w:type="pct"/>
            <w:tcBorders>
              <w:top w:val="nil"/>
              <w:left w:val="nil"/>
              <w:bottom w:val="single" w:sz="4" w:space="0" w:color="FFFFFF"/>
              <w:right w:val="single" w:sz="4" w:space="0" w:color="FFFFFF"/>
            </w:tcBorders>
            <w:shd w:val="clear" w:color="000000" w:fill="A6A6A6"/>
            <w:noWrap/>
            <w:vAlign w:val="center"/>
          </w:tcPr>
          <w:p w14:paraId="77F84CB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1416.42 </w:t>
            </w:r>
          </w:p>
        </w:tc>
        <w:tc>
          <w:tcPr>
            <w:tcW w:w="381" w:type="pct"/>
            <w:tcBorders>
              <w:top w:val="nil"/>
              <w:left w:val="nil"/>
              <w:bottom w:val="single" w:sz="4" w:space="0" w:color="FFFFFF"/>
              <w:right w:val="single" w:sz="4" w:space="0" w:color="FFFFFF"/>
            </w:tcBorders>
            <w:shd w:val="clear" w:color="000000" w:fill="A6A6A6"/>
            <w:noWrap/>
            <w:vAlign w:val="center"/>
          </w:tcPr>
          <w:p w14:paraId="0BA324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20789.42 </w:t>
            </w:r>
          </w:p>
        </w:tc>
        <w:tc>
          <w:tcPr>
            <w:tcW w:w="381" w:type="pct"/>
            <w:tcBorders>
              <w:top w:val="nil"/>
              <w:left w:val="nil"/>
              <w:bottom w:val="single" w:sz="4" w:space="0" w:color="FFFFFF"/>
              <w:right w:val="single" w:sz="4" w:space="0" w:color="FFFFFF"/>
            </w:tcBorders>
            <w:shd w:val="clear" w:color="000000" w:fill="A6A6A6"/>
            <w:noWrap/>
            <w:vAlign w:val="center"/>
          </w:tcPr>
          <w:p w14:paraId="0CCB88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772DA9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DD0D3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F54DC5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E81C8A9"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A98282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1.1.6</w:t>
            </w:r>
          </w:p>
        </w:tc>
        <w:tc>
          <w:tcPr>
            <w:tcW w:w="863" w:type="pct"/>
            <w:tcBorders>
              <w:top w:val="nil"/>
              <w:left w:val="nil"/>
              <w:bottom w:val="single" w:sz="4" w:space="0" w:color="FFFFFF"/>
              <w:right w:val="single" w:sz="4" w:space="0" w:color="FFFFFF"/>
            </w:tcBorders>
            <w:shd w:val="clear" w:color="000000" w:fill="FFFF00"/>
            <w:vAlign w:val="center"/>
          </w:tcPr>
          <w:p w14:paraId="7A4A16A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焦炭燃烧</w:t>
            </w:r>
          </w:p>
        </w:tc>
        <w:tc>
          <w:tcPr>
            <w:tcW w:w="565" w:type="pct"/>
            <w:tcBorders>
              <w:top w:val="nil"/>
              <w:left w:val="nil"/>
              <w:bottom w:val="single" w:sz="4" w:space="0" w:color="FFFFFF"/>
              <w:right w:val="single" w:sz="4" w:space="0" w:color="FFFFFF"/>
            </w:tcBorders>
            <w:shd w:val="clear" w:color="000000" w:fill="A6A6A6"/>
            <w:noWrap/>
            <w:vAlign w:val="center"/>
          </w:tcPr>
          <w:p w14:paraId="0754938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439843.84 </w:t>
            </w:r>
          </w:p>
        </w:tc>
        <w:tc>
          <w:tcPr>
            <w:tcW w:w="565" w:type="pct"/>
            <w:tcBorders>
              <w:top w:val="nil"/>
              <w:left w:val="nil"/>
              <w:bottom w:val="single" w:sz="4" w:space="0" w:color="FFFFFF"/>
              <w:right w:val="single" w:sz="4" w:space="0" w:color="FFFFFF"/>
            </w:tcBorders>
            <w:shd w:val="clear" w:color="000000" w:fill="A6A6A6"/>
            <w:noWrap/>
            <w:vAlign w:val="center"/>
          </w:tcPr>
          <w:p w14:paraId="52ACBA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438053.15 </w:t>
            </w:r>
          </w:p>
        </w:tc>
        <w:tc>
          <w:tcPr>
            <w:tcW w:w="380" w:type="pct"/>
            <w:tcBorders>
              <w:top w:val="nil"/>
              <w:left w:val="nil"/>
              <w:bottom w:val="single" w:sz="4" w:space="0" w:color="FFFFFF"/>
              <w:right w:val="single" w:sz="4" w:space="0" w:color="FFFFFF"/>
            </w:tcBorders>
            <w:shd w:val="clear" w:color="000000" w:fill="A6A6A6"/>
            <w:noWrap/>
            <w:vAlign w:val="center"/>
          </w:tcPr>
          <w:p w14:paraId="477C72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114.22 </w:t>
            </w:r>
          </w:p>
        </w:tc>
        <w:tc>
          <w:tcPr>
            <w:tcW w:w="381" w:type="pct"/>
            <w:tcBorders>
              <w:top w:val="nil"/>
              <w:left w:val="nil"/>
              <w:bottom w:val="single" w:sz="4" w:space="0" w:color="FFFFFF"/>
              <w:right w:val="single" w:sz="4" w:space="0" w:color="FFFFFF"/>
            </w:tcBorders>
            <w:shd w:val="clear" w:color="000000" w:fill="A6A6A6"/>
            <w:noWrap/>
            <w:vAlign w:val="center"/>
          </w:tcPr>
          <w:p w14:paraId="0C4777E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1676.47 </w:t>
            </w:r>
          </w:p>
        </w:tc>
        <w:tc>
          <w:tcPr>
            <w:tcW w:w="381" w:type="pct"/>
            <w:tcBorders>
              <w:top w:val="nil"/>
              <w:left w:val="nil"/>
              <w:bottom w:val="single" w:sz="4" w:space="0" w:color="FFFFFF"/>
              <w:right w:val="single" w:sz="4" w:space="0" w:color="FFFFFF"/>
            </w:tcBorders>
            <w:shd w:val="clear" w:color="000000" w:fill="A6A6A6"/>
            <w:noWrap/>
            <w:vAlign w:val="center"/>
          </w:tcPr>
          <w:p w14:paraId="2CD020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477CB0B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5931B0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78042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3F7FF1C"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73FBCC8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1.1.7</w:t>
            </w:r>
          </w:p>
        </w:tc>
        <w:tc>
          <w:tcPr>
            <w:tcW w:w="863" w:type="pct"/>
            <w:tcBorders>
              <w:top w:val="nil"/>
              <w:left w:val="nil"/>
              <w:bottom w:val="single" w:sz="4" w:space="0" w:color="FFFFFF"/>
              <w:right w:val="single" w:sz="4" w:space="0" w:color="FFFFFF"/>
            </w:tcBorders>
            <w:shd w:val="clear" w:color="000000" w:fill="FFFF00"/>
            <w:vAlign w:val="center"/>
          </w:tcPr>
          <w:p w14:paraId="1DE2BF7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焦屑燃烧</w:t>
            </w:r>
          </w:p>
        </w:tc>
        <w:tc>
          <w:tcPr>
            <w:tcW w:w="565" w:type="pct"/>
            <w:tcBorders>
              <w:top w:val="nil"/>
              <w:left w:val="nil"/>
              <w:bottom w:val="single" w:sz="4" w:space="0" w:color="FFFFFF"/>
              <w:right w:val="single" w:sz="4" w:space="0" w:color="FFFFFF"/>
            </w:tcBorders>
            <w:shd w:val="clear" w:color="000000" w:fill="A6A6A6"/>
            <w:noWrap/>
            <w:vAlign w:val="center"/>
          </w:tcPr>
          <w:p w14:paraId="1ED849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364657.36 </w:t>
            </w:r>
          </w:p>
        </w:tc>
        <w:tc>
          <w:tcPr>
            <w:tcW w:w="565" w:type="pct"/>
            <w:tcBorders>
              <w:top w:val="nil"/>
              <w:left w:val="nil"/>
              <w:bottom w:val="single" w:sz="4" w:space="0" w:color="FFFFFF"/>
              <w:right w:val="single" w:sz="4" w:space="0" w:color="FFFFFF"/>
            </w:tcBorders>
            <w:shd w:val="clear" w:color="000000" w:fill="A6A6A6"/>
            <w:noWrap/>
            <w:vAlign w:val="center"/>
          </w:tcPr>
          <w:p w14:paraId="6A94AD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363172.76 </w:t>
            </w:r>
          </w:p>
        </w:tc>
        <w:tc>
          <w:tcPr>
            <w:tcW w:w="380" w:type="pct"/>
            <w:tcBorders>
              <w:top w:val="nil"/>
              <w:left w:val="nil"/>
              <w:bottom w:val="single" w:sz="4" w:space="0" w:color="FFFFFF"/>
              <w:right w:val="single" w:sz="4" w:space="0" w:color="FFFFFF"/>
            </w:tcBorders>
            <w:shd w:val="clear" w:color="000000" w:fill="A6A6A6"/>
            <w:noWrap/>
            <w:vAlign w:val="center"/>
          </w:tcPr>
          <w:p w14:paraId="64E3C5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94.70 </w:t>
            </w:r>
          </w:p>
        </w:tc>
        <w:tc>
          <w:tcPr>
            <w:tcW w:w="381" w:type="pct"/>
            <w:tcBorders>
              <w:top w:val="nil"/>
              <w:left w:val="nil"/>
              <w:bottom w:val="single" w:sz="4" w:space="0" w:color="FFFFFF"/>
              <w:right w:val="single" w:sz="4" w:space="0" w:color="FFFFFF"/>
            </w:tcBorders>
            <w:shd w:val="clear" w:color="000000" w:fill="A6A6A6"/>
            <w:noWrap/>
            <w:vAlign w:val="center"/>
          </w:tcPr>
          <w:p w14:paraId="1122BC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1389.90 </w:t>
            </w:r>
          </w:p>
        </w:tc>
        <w:tc>
          <w:tcPr>
            <w:tcW w:w="381" w:type="pct"/>
            <w:tcBorders>
              <w:top w:val="nil"/>
              <w:left w:val="nil"/>
              <w:bottom w:val="single" w:sz="4" w:space="0" w:color="FFFFFF"/>
              <w:right w:val="single" w:sz="4" w:space="0" w:color="FFFFFF"/>
            </w:tcBorders>
            <w:shd w:val="clear" w:color="000000" w:fill="A6A6A6"/>
            <w:noWrap/>
            <w:vAlign w:val="center"/>
          </w:tcPr>
          <w:p w14:paraId="7CB237E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5C185A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D43DF1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FD185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BECF203"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1C02B99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1.1.8</w:t>
            </w:r>
          </w:p>
        </w:tc>
        <w:tc>
          <w:tcPr>
            <w:tcW w:w="863" w:type="pct"/>
            <w:tcBorders>
              <w:top w:val="nil"/>
              <w:left w:val="nil"/>
              <w:bottom w:val="single" w:sz="4" w:space="0" w:color="FFFFFF"/>
              <w:right w:val="single" w:sz="4" w:space="0" w:color="FFFFFF"/>
            </w:tcBorders>
            <w:shd w:val="clear" w:color="000000" w:fill="FFFF00"/>
            <w:vAlign w:val="center"/>
          </w:tcPr>
          <w:p w14:paraId="2F96258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焦炉煤气燃烧</w:t>
            </w:r>
          </w:p>
        </w:tc>
        <w:tc>
          <w:tcPr>
            <w:tcW w:w="565" w:type="pct"/>
            <w:tcBorders>
              <w:top w:val="nil"/>
              <w:left w:val="nil"/>
              <w:bottom w:val="single" w:sz="4" w:space="0" w:color="FFFFFF"/>
              <w:right w:val="single" w:sz="4" w:space="0" w:color="FFFFFF"/>
            </w:tcBorders>
            <w:shd w:val="clear" w:color="000000" w:fill="A6A6A6"/>
            <w:noWrap/>
            <w:vAlign w:val="center"/>
          </w:tcPr>
          <w:p w14:paraId="2E2A7FD0"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(3833.14)</w:t>
            </w:r>
          </w:p>
        </w:tc>
        <w:tc>
          <w:tcPr>
            <w:tcW w:w="565" w:type="pct"/>
            <w:tcBorders>
              <w:top w:val="nil"/>
              <w:left w:val="nil"/>
              <w:bottom w:val="single" w:sz="4" w:space="0" w:color="FFFFFF"/>
              <w:right w:val="single" w:sz="4" w:space="0" w:color="FFFFFF"/>
            </w:tcBorders>
            <w:shd w:val="clear" w:color="000000" w:fill="A6A6A6"/>
            <w:noWrap/>
            <w:vAlign w:val="center"/>
          </w:tcPr>
          <w:p w14:paraId="2F762B40"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(3828.38)</w:t>
            </w:r>
          </w:p>
        </w:tc>
        <w:tc>
          <w:tcPr>
            <w:tcW w:w="380" w:type="pct"/>
            <w:tcBorders>
              <w:top w:val="nil"/>
              <w:left w:val="nil"/>
              <w:bottom w:val="single" w:sz="4" w:space="0" w:color="FFFFFF"/>
              <w:right w:val="single" w:sz="4" w:space="0" w:color="FFFFFF"/>
            </w:tcBorders>
            <w:shd w:val="clear" w:color="000000" w:fill="A6A6A6"/>
            <w:noWrap/>
            <w:vAlign w:val="center"/>
          </w:tcPr>
          <w:p w14:paraId="6366042C"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(2.41)</w:t>
            </w:r>
          </w:p>
        </w:tc>
        <w:tc>
          <w:tcPr>
            <w:tcW w:w="381" w:type="pct"/>
            <w:tcBorders>
              <w:top w:val="nil"/>
              <w:left w:val="nil"/>
              <w:bottom w:val="single" w:sz="4" w:space="0" w:color="FFFFFF"/>
              <w:right w:val="single" w:sz="4" w:space="0" w:color="FFFFFF"/>
            </w:tcBorders>
            <w:shd w:val="clear" w:color="000000" w:fill="A6A6A6"/>
            <w:noWrap/>
            <w:vAlign w:val="center"/>
          </w:tcPr>
          <w:p w14:paraId="5BBB0897"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(2.35)</w:t>
            </w:r>
          </w:p>
        </w:tc>
        <w:tc>
          <w:tcPr>
            <w:tcW w:w="381" w:type="pct"/>
            <w:tcBorders>
              <w:top w:val="nil"/>
              <w:left w:val="nil"/>
              <w:bottom w:val="single" w:sz="4" w:space="0" w:color="FFFFFF"/>
              <w:right w:val="single" w:sz="4" w:space="0" w:color="FFFFFF"/>
            </w:tcBorders>
            <w:shd w:val="clear" w:color="000000" w:fill="A6A6A6"/>
            <w:noWrap/>
            <w:vAlign w:val="center"/>
          </w:tcPr>
          <w:p w14:paraId="3145655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4E4CB3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F9AEEC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5C8302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C1D2C79" w14:textId="77777777">
        <w:trPr>
          <w:trHeight w:val="503"/>
        </w:trPr>
        <w:tc>
          <w:tcPr>
            <w:tcW w:w="724" w:type="pct"/>
            <w:tcBorders>
              <w:top w:val="nil"/>
              <w:left w:val="single" w:sz="4" w:space="0" w:color="FFFFFF"/>
              <w:bottom w:val="single" w:sz="4" w:space="0" w:color="FFFFFF"/>
              <w:right w:val="single" w:sz="4" w:space="0" w:color="FFFFFF"/>
            </w:tcBorders>
            <w:shd w:val="clear" w:color="000000" w:fill="92D050"/>
            <w:noWrap/>
            <w:vAlign w:val="center"/>
          </w:tcPr>
          <w:p w14:paraId="1C0D116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1.2</w:t>
            </w:r>
          </w:p>
        </w:tc>
        <w:tc>
          <w:tcPr>
            <w:tcW w:w="863" w:type="pct"/>
            <w:tcBorders>
              <w:top w:val="nil"/>
              <w:left w:val="nil"/>
              <w:bottom w:val="single" w:sz="4" w:space="0" w:color="FFFFFF"/>
              <w:right w:val="single" w:sz="4" w:space="0" w:color="FFFFFF"/>
            </w:tcBorders>
            <w:shd w:val="clear" w:color="000000" w:fill="92D050"/>
            <w:noWrap/>
            <w:vAlign w:val="center"/>
          </w:tcPr>
          <w:p w14:paraId="3C60FAE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移动源燃烧直接排放</w:t>
            </w:r>
          </w:p>
        </w:tc>
        <w:tc>
          <w:tcPr>
            <w:tcW w:w="565" w:type="pct"/>
            <w:tcBorders>
              <w:top w:val="nil"/>
              <w:left w:val="nil"/>
              <w:bottom w:val="single" w:sz="4" w:space="0" w:color="FFFFFF"/>
              <w:right w:val="single" w:sz="4" w:space="0" w:color="FFFFFF"/>
            </w:tcBorders>
            <w:shd w:val="clear" w:color="000000" w:fill="92D050"/>
            <w:noWrap/>
            <w:vAlign w:val="center"/>
          </w:tcPr>
          <w:p w14:paraId="6F8728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4566.54 </w:t>
            </w:r>
          </w:p>
        </w:tc>
        <w:tc>
          <w:tcPr>
            <w:tcW w:w="565" w:type="pct"/>
            <w:tcBorders>
              <w:top w:val="nil"/>
              <w:left w:val="nil"/>
              <w:bottom w:val="single" w:sz="4" w:space="0" w:color="FFFFFF"/>
              <w:right w:val="single" w:sz="4" w:space="0" w:color="FFFFFF"/>
            </w:tcBorders>
            <w:shd w:val="clear" w:color="000000" w:fill="92D050"/>
            <w:noWrap/>
            <w:vAlign w:val="center"/>
          </w:tcPr>
          <w:p w14:paraId="2F2A48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4491.71 </w:t>
            </w:r>
          </w:p>
        </w:tc>
        <w:tc>
          <w:tcPr>
            <w:tcW w:w="380" w:type="pct"/>
            <w:tcBorders>
              <w:top w:val="nil"/>
              <w:left w:val="nil"/>
              <w:bottom w:val="single" w:sz="4" w:space="0" w:color="FFFFFF"/>
              <w:right w:val="single" w:sz="4" w:space="0" w:color="FFFFFF"/>
            </w:tcBorders>
            <w:shd w:val="clear" w:color="000000" w:fill="92D050"/>
            <w:noWrap/>
            <w:vAlign w:val="center"/>
          </w:tcPr>
          <w:p w14:paraId="04326D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7.83 </w:t>
            </w:r>
          </w:p>
        </w:tc>
        <w:tc>
          <w:tcPr>
            <w:tcW w:w="381" w:type="pct"/>
            <w:tcBorders>
              <w:top w:val="nil"/>
              <w:left w:val="nil"/>
              <w:bottom w:val="single" w:sz="4" w:space="0" w:color="FFFFFF"/>
              <w:right w:val="single" w:sz="4" w:space="0" w:color="FFFFFF"/>
            </w:tcBorders>
            <w:shd w:val="clear" w:color="000000" w:fill="92D050"/>
            <w:noWrap/>
            <w:vAlign w:val="center"/>
          </w:tcPr>
          <w:p w14:paraId="1D94871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67.00 </w:t>
            </w:r>
          </w:p>
        </w:tc>
        <w:tc>
          <w:tcPr>
            <w:tcW w:w="381" w:type="pct"/>
            <w:tcBorders>
              <w:top w:val="nil"/>
              <w:left w:val="nil"/>
              <w:bottom w:val="single" w:sz="4" w:space="0" w:color="FFFFFF"/>
              <w:right w:val="single" w:sz="4" w:space="0" w:color="FFFFFF"/>
            </w:tcBorders>
            <w:shd w:val="clear" w:color="000000" w:fill="92D050"/>
            <w:noWrap/>
            <w:vAlign w:val="center"/>
          </w:tcPr>
          <w:p w14:paraId="660F21F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92D050"/>
            <w:noWrap/>
            <w:vAlign w:val="center"/>
          </w:tcPr>
          <w:p w14:paraId="6D9806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7C443EC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61288FB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2ECB4F3"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640207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1.2.1</w:t>
            </w:r>
          </w:p>
        </w:tc>
        <w:tc>
          <w:tcPr>
            <w:tcW w:w="863" w:type="pct"/>
            <w:tcBorders>
              <w:top w:val="nil"/>
              <w:left w:val="nil"/>
              <w:bottom w:val="single" w:sz="4" w:space="0" w:color="FFFFFF"/>
              <w:right w:val="single" w:sz="4" w:space="0" w:color="FFFFFF"/>
            </w:tcBorders>
            <w:shd w:val="clear" w:color="000000" w:fill="FFFF00"/>
            <w:vAlign w:val="center"/>
          </w:tcPr>
          <w:p w14:paraId="552AF8B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0#</w:t>
            </w:r>
            <w:r>
              <w:rPr>
                <w:rFonts w:eastAsia="PMingLiU" w:cs="Arial"/>
                <w:color w:val="000000"/>
                <w:szCs w:val="20"/>
                <w:lang w:val="en-US" w:eastAsia="zh-CN"/>
              </w:rPr>
              <w:t>柴油燃烧</w:t>
            </w:r>
          </w:p>
        </w:tc>
        <w:tc>
          <w:tcPr>
            <w:tcW w:w="565" w:type="pct"/>
            <w:tcBorders>
              <w:top w:val="nil"/>
              <w:left w:val="nil"/>
              <w:bottom w:val="single" w:sz="4" w:space="0" w:color="FFFFFF"/>
              <w:right w:val="single" w:sz="4" w:space="0" w:color="FFFFFF"/>
            </w:tcBorders>
            <w:shd w:val="clear" w:color="000000" w:fill="A6A6A6"/>
            <w:noWrap/>
            <w:vAlign w:val="center"/>
          </w:tcPr>
          <w:p w14:paraId="6C9412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4417.07 </w:t>
            </w:r>
          </w:p>
        </w:tc>
        <w:tc>
          <w:tcPr>
            <w:tcW w:w="565" w:type="pct"/>
            <w:tcBorders>
              <w:top w:val="nil"/>
              <w:left w:val="nil"/>
              <w:bottom w:val="single" w:sz="4" w:space="0" w:color="FFFFFF"/>
              <w:right w:val="single" w:sz="4" w:space="0" w:color="FFFFFF"/>
            </w:tcBorders>
            <w:shd w:val="clear" w:color="000000" w:fill="A6A6A6"/>
            <w:noWrap/>
            <w:vAlign w:val="center"/>
          </w:tcPr>
          <w:p w14:paraId="079364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4348.21 </w:t>
            </w:r>
          </w:p>
        </w:tc>
        <w:tc>
          <w:tcPr>
            <w:tcW w:w="380" w:type="pct"/>
            <w:tcBorders>
              <w:top w:val="nil"/>
              <w:left w:val="nil"/>
              <w:bottom w:val="single" w:sz="4" w:space="0" w:color="FFFFFF"/>
              <w:right w:val="single" w:sz="4" w:space="0" w:color="FFFFFF"/>
            </w:tcBorders>
            <w:shd w:val="clear" w:color="000000" w:fill="A6A6A6"/>
            <w:noWrap/>
            <w:vAlign w:val="center"/>
          </w:tcPr>
          <w:p w14:paraId="3C82221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6.39 </w:t>
            </w:r>
          </w:p>
        </w:tc>
        <w:tc>
          <w:tcPr>
            <w:tcW w:w="381" w:type="pct"/>
            <w:tcBorders>
              <w:top w:val="nil"/>
              <w:left w:val="nil"/>
              <w:bottom w:val="single" w:sz="4" w:space="0" w:color="FFFFFF"/>
              <w:right w:val="single" w:sz="4" w:space="0" w:color="FFFFFF"/>
            </w:tcBorders>
            <w:shd w:val="clear" w:color="000000" w:fill="A6A6A6"/>
            <w:noWrap/>
            <w:vAlign w:val="center"/>
          </w:tcPr>
          <w:p w14:paraId="6762A5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62.48 </w:t>
            </w:r>
          </w:p>
        </w:tc>
        <w:tc>
          <w:tcPr>
            <w:tcW w:w="381" w:type="pct"/>
            <w:tcBorders>
              <w:top w:val="nil"/>
              <w:left w:val="nil"/>
              <w:bottom w:val="single" w:sz="4" w:space="0" w:color="FFFFFF"/>
              <w:right w:val="single" w:sz="4" w:space="0" w:color="FFFFFF"/>
            </w:tcBorders>
            <w:shd w:val="clear" w:color="000000" w:fill="A6A6A6"/>
            <w:noWrap/>
            <w:vAlign w:val="center"/>
          </w:tcPr>
          <w:p w14:paraId="4E7A7E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4C5D0E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911592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99637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CA9F988"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DE6A20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1.2.2</w:t>
            </w:r>
          </w:p>
        </w:tc>
        <w:tc>
          <w:tcPr>
            <w:tcW w:w="863" w:type="pct"/>
            <w:tcBorders>
              <w:top w:val="nil"/>
              <w:left w:val="nil"/>
              <w:bottom w:val="single" w:sz="4" w:space="0" w:color="FFFFFF"/>
              <w:right w:val="single" w:sz="4" w:space="0" w:color="FFFFFF"/>
            </w:tcBorders>
            <w:shd w:val="clear" w:color="000000" w:fill="FFFF00"/>
            <w:vAlign w:val="center"/>
          </w:tcPr>
          <w:p w14:paraId="53E3830B"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92#</w:t>
            </w:r>
            <w:r>
              <w:rPr>
                <w:rFonts w:eastAsia="PMingLiU" w:cs="Arial"/>
                <w:color w:val="000000"/>
                <w:szCs w:val="20"/>
                <w:lang w:val="en-US" w:eastAsia="zh-CN"/>
              </w:rPr>
              <w:t>汽油燃烧</w:t>
            </w:r>
          </w:p>
        </w:tc>
        <w:tc>
          <w:tcPr>
            <w:tcW w:w="565" w:type="pct"/>
            <w:tcBorders>
              <w:top w:val="nil"/>
              <w:left w:val="nil"/>
              <w:bottom w:val="single" w:sz="4" w:space="0" w:color="FFFFFF"/>
              <w:right w:val="single" w:sz="4" w:space="0" w:color="FFFFFF"/>
            </w:tcBorders>
            <w:shd w:val="clear" w:color="000000" w:fill="A6A6A6"/>
            <w:noWrap/>
            <w:vAlign w:val="center"/>
          </w:tcPr>
          <w:p w14:paraId="5A27314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149.47 </w:t>
            </w:r>
          </w:p>
        </w:tc>
        <w:tc>
          <w:tcPr>
            <w:tcW w:w="565" w:type="pct"/>
            <w:tcBorders>
              <w:top w:val="nil"/>
              <w:left w:val="nil"/>
              <w:bottom w:val="single" w:sz="4" w:space="0" w:color="FFFFFF"/>
              <w:right w:val="single" w:sz="4" w:space="0" w:color="FFFFFF"/>
            </w:tcBorders>
            <w:shd w:val="clear" w:color="000000" w:fill="A6A6A6"/>
            <w:noWrap/>
            <w:vAlign w:val="center"/>
          </w:tcPr>
          <w:p w14:paraId="2C9A93C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143.50 </w:t>
            </w:r>
          </w:p>
        </w:tc>
        <w:tc>
          <w:tcPr>
            <w:tcW w:w="380" w:type="pct"/>
            <w:tcBorders>
              <w:top w:val="nil"/>
              <w:left w:val="nil"/>
              <w:bottom w:val="single" w:sz="4" w:space="0" w:color="FFFFFF"/>
              <w:right w:val="single" w:sz="4" w:space="0" w:color="FFFFFF"/>
            </w:tcBorders>
            <w:shd w:val="clear" w:color="000000" w:fill="A6A6A6"/>
            <w:noWrap/>
            <w:vAlign w:val="center"/>
          </w:tcPr>
          <w:p w14:paraId="41237C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1.44 </w:t>
            </w:r>
          </w:p>
        </w:tc>
        <w:tc>
          <w:tcPr>
            <w:tcW w:w="381" w:type="pct"/>
            <w:tcBorders>
              <w:top w:val="nil"/>
              <w:left w:val="nil"/>
              <w:bottom w:val="single" w:sz="4" w:space="0" w:color="FFFFFF"/>
              <w:right w:val="single" w:sz="4" w:space="0" w:color="FFFFFF"/>
            </w:tcBorders>
            <w:shd w:val="clear" w:color="000000" w:fill="A6A6A6"/>
            <w:noWrap/>
            <w:vAlign w:val="center"/>
          </w:tcPr>
          <w:p w14:paraId="096475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4.52 </w:t>
            </w:r>
          </w:p>
        </w:tc>
        <w:tc>
          <w:tcPr>
            <w:tcW w:w="381" w:type="pct"/>
            <w:tcBorders>
              <w:top w:val="nil"/>
              <w:left w:val="nil"/>
              <w:bottom w:val="single" w:sz="4" w:space="0" w:color="FFFFFF"/>
              <w:right w:val="single" w:sz="4" w:space="0" w:color="FFFFFF"/>
            </w:tcBorders>
            <w:shd w:val="clear" w:color="000000" w:fill="A6A6A6"/>
            <w:noWrap/>
            <w:vAlign w:val="center"/>
          </w:tcPr>
          <w:p w14:paraId="6DF706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38C7831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8FD19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0D168B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E89BABB" w14:textId="77777777">
        <w:trPr>
          <w:trHeight w:val="503"/>
        </w:trPr>
        <w:tc>
          <w:tcPr>
            <w:tcW w:w="724" w:type="pct"/>
            <w:tcBorders>
              <w:top w:val="nil"/>
              <w:left w:val="single" w:sz="4" w:space="0" w:color="FFFFFF"/>
              <w:bottom w:val="single" w:sz="4" w:space="0" w:color="FFFFFF"/>
              <w:right w:val="single" w:sz="4" w:space="0" w:color="FFFFFF"/>
            </w:tcBorders>
            <w:shd w:val="clear" w:color="000000" w:fill="92D050"/>
            <w:noWrap/>
            <w:vAlign w:val="center"/>
          </w:tcPr>
          <w:p w14:paraId="1FD6CF3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w:t>
            </w:r>
          </w:p>
        </w:tc>
        <w:tc>
          <w:tcPr>
            <w:tcW w:w="863" w:type="pct"/>
            <w:tcBorders>
              <w:top w:val="nil"/>
              <w:left w:val="nil"/>
              <w:bottom w:val="single" w:sz="4" w:space="0" w:color="FFFFFF"/>
              <w:right w:val="single" w:sz="4" w:space="0" w:color="FFFFFF"/>
            </w:tcBorders>
            <w:shd w:val="clear" w:color="000000" w:fill="92D050"/>
            <w:noWrap/>
            <w:vAlign w:val="center"/>
          </w:tcPr>
          <w:p w14:paraId="0ED768B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逸散源直接排放</w:t>
            </w:r>
          </w:p>
        </w:tc>
        <w:tc>
          <w:tcPr>
            <w:tcW w:w="565" w:type="pct"/>
            <w:tcBorders>
              <w:top w:val="nil"/>
              <w:left w:val="nil"/>
              <w:bottom w:val="single" w:sz="4" w:space="0" w:color="FFFFFF"/>
              <w:right w:val="single" w:sz="4" w:space="0" w:color="FFFFFF"/>
            </w:tcBorders>
            <w:shd w:val="clear" w:color="000000" w:fill="92D050"/>
            <w:noWrap/>
            <w:vAlign w:val="center"/>
          </w:tcPr>
          <w:p w14:paraId="78D7F2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3654.72 </w:t>
            </w:r>
          </w:p>
        </w:tc>
        <w:tc>
          <w:tcPr>
            <w:tcW w:w="565" w:type="pct"/>
            <w:tcBorders>
              <w:top w:val="nil"/>
              <w:left w:val="nil"/>
              <w:bottom w:val="single" w:sz="4" w:space="0" w:color="FFFFFF"/>
              <w:right w:val="single" w:sz="4" w:space="0" w:color="FFFFFF"/>
            </w:tcBorders>
            <w:shd w:val="clear" w:color="000000" w:fill="92D050"/>
            <w:noWrap/>
            <w:vAlign w:val="center"/>
          </w:tcPr>
          <w:p w14:paraId="0F75FBB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0.66 </w:t>
            </w:r>
          </w:p>
        </w:tc>
        <w:tc>
          <w:tcPr>
            <w:tcW w:w="380" w:type="pct"/>
            <w:tcBorders>
              <w:top w:val="nil"/>
              <w:left w:val="nil"/>
              <w:bottom w:val="single" w:sz="4" w:space="0" w:color="FFFFFF"/>
              <w:right w:val="single" w:sz="4" w:space="0" w:color="FFFFFF"/>
            </w:tcBorders>
            <w:shd w:val="clear" w:color="000000" w:fill="92D050"/>
            <w:noWrap/>
            <w:vAlign w:val="center"/>
          </w:tcPr>
          <w:p w14:paraId="3C473D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477.87 </w:t>
            </w:r>
          </w:p>
        </w:tc>
        <w:tc>
          <w:tcPr>
            <w:tcW w:w="381" w:type="pct"/>
            <w:tcBorders>
              <w:top w:val="nil"/>
              <w:left w:val="nil"/>
              <w:bottom w:val="single" w:sz="4" w:space="0" w:color="FFFFFF"/>
              <w:right w:val="single" w:sz="4" w:space="0" w:color="FFFFFF"/>
            </w:tcBorders>
            <w:shd w:val="clear" w:color="000000" w:fill="92D050"/>
            <w:noWrap/>
            <w:vAlign w:val="center"/>
          </w:tcPr>
          <w:p w14:paraId="141BC26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07FD17A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717.03 </w:t>
            </w:r>
          </w:p>
        </w:tc>
        <w:tc>
          <w:tcPr>
            <w:tcW w:w="380" w:type="pct"/>
            <w:tcBorders>
              <w:top w:val="nil"/>
              <w:left w:val="nil"/>
              <w:bottom w:val="single" w:sz="4" w:space="0" w:color="FFFFFF"/>
              <w:right w:val="single" w:sz="4" w:space="0" w:color="FFFFFF"/>
            </w:tcBorders>
            <w:shd w:val="clear" w:color="000000" w:fill="92D050"/>
            <w:noWrap/>
            <w:vAlign w:val="center"/>
          </w:tcPr>
          <w:p w14:paraId="1381F4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7B995C1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2459.16 </w:t>
            </w:r>
          </w:p>
        </w:tc>
        <w:tc>
          <w:tcPr>
            <w:tcW w:w="381" w:type="pct"/>
            <w:tcBorders>
              <w:top w:val="nil"/>
              <w:left w:val="nil"/>
              <w:bottom w:val="single" w:sz="4" w:space="0" w:color="FFFFFF"/>
              <w:right w:val="single" w:sz="4" w:space="0" w:color="FFFFFF"/>
            </w:tcBorders>
            <w:shd w:val="clear" w:color="000000" w:fill="92D050"/>
            <w:noWrap/>
            <w:vAlign w:val="center"/>
          </w:tcPr>
          <w:p w14:paraId="456E2B8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B88DA0B"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74CD7118"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1.3.1</w:t>
            </w:r>
          </w:p>
        </w:tc>
        <w:tc>
          <w:tcPr>
            <w:tcW w:w="863" w:type="pct"/>
            <w:tcBorders>
              <w:top w:val="nil"/>
              <w:left w:val="nil"/>
              <w:bottom w:val="single" w:sz="4" w:space="0" w:color="FFFFFF"/>
              <w:right w:val="single" w:sz="4" w:space="0" w:color="FFFFFF"/>
            </w:tcBorders>
            <w:shd w:val="clear" w:color="000000" w:fill="FFFF00"/>
            <w:vAlign w:val="center"/>
          </w:tcPr>
          <w:p w14:paraId="0878ABC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制冷剂逸散（R32）</w:t>
            </w:r>
          </w:p>
        </w:tc>
        <w:tc>
          <w:tcPr>
            <w:tcW w:w="565" w:type="pct"/>
            <w:tcBorders>
              <w:top w:val="nil"/>
              <w:left w:val="nil"/>
              <w:bottom w:val="single" w:sz="4" w:space="0" w:color="FFFFFF"/>
              <w:right w:val="single" w:sz="4" w:space="0" w:color="FFFFFF"/>
            </w:tcBorders>
            <w:shd w:val="clear" w:color="000000" w:fill="A6A6A6"/>
            <w:noWrap/>
            <w:vAlign w:val="center"/>
          </w:tcPr>
          <w:p w14:paraId="1862566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717.03 </w:t>
            </w:r>
          </w:p>
        </w:tc>
        <w:tc>
          <w:tcPr>
            <w:tcW w:w="565" w:type="pct"/>
            <w:tcBorders>
              <w:top w:val="nil"/>
              <w:left w:val="nil"/>
              <w:bottom w:val="single" w:sz="4" w:space="0" w:color="FFFFFF"/>
              <w:right w:val="single" w:sz="4" w:space="0" w:color="FFFFFF"/>
            </w:tcBorders>
            <w:shd w:val="clear" w:color="000000" w:fill="A6A6A6"/>
            <w:noWrap/>
            <w:vAlign w:val="center"/>
          </w:tcPr>
          <w:p w14:paraId="0F9932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333B2E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163A7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7181A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717.03 </w:t>
            </w:r>
          </w:p>
        </w:tc>
        <w:tc>
          <w:tcPr>
            <w:tcW w:w="380" w:type="pct"/>
            <w:tcBorders>
              <w:top w:val="nil"/>
              <w:left w:val="nil"/>
              <w:bottom w:val="single" w:sz="4" w:space="0" w:color="FFFFFF"/>
              <w:right w:val="single" w:sz="4" w:space="0" w:color="FFFFFF"/>
            </w:tcBorders>
            <w:shd w:val="clear" w:color="000000" w:fill="A6A6A6"/>
            <w:noWrap/>
            <w:vAlign w:val="center"/>
          </w:tcPr>
          <w:p w14:paraId="12BFE2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65786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6C4EB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CDB1442"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1C218DD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1.3.2</w:t>
            </w:r>
          </w:p>
        </w:tc>
        <w:tc>
          <w:tcPr>
            <w:tcW w:w="863" w:type="pct"/>
            <w:tcBorders>
              <w:top w:val="nil"/>
              <w:left w:val="nil"/>
              <w:bottom w:val="single" w:sz="4" w:space="0" w:color="FFFFFF"/>
              <w:right w:val="single" w:sz="4" w:space="0" w:color="FFFFFF"/>
            </w:tcBorders>
            <w:shd w:val="clear" w:color="000000" w:fill="FFFF00"/>
            <w:vAlign w:val="center"/>
          </w:tcPr>
          <w:p w14:paraId="4E4C6E7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CO2逸散</w:t>
            </w:r>
          </w:p>
        </w:tc>
        <w:tc>
          <w:tcPr>
            <w:tcW w:w="565" w:type="pct"/>
            <w:tcBorders>
              <w:top w:val="nil"/>
              <w:left w:val="nil"/>
              <w:bottom w:val="single" w:sz="4" w:space="0" w:color="FFFFFF"/>
              <w:right w:val="single" w:sz="4" w:space="0" w:color="FFFFFF"/>
            </w:tcBorders>
            <w:shd w:val="clear" w:color="000000" w:fill="A6A6A6"/>
            <w:noWrap/>
            <w:vAlign w:val="center"/>
          </w:tcPr>
          <w:p w14:paraId="6537A06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0.66 </w:t>
            </w:r>
          </w:p>
        </w:tc>
        <w:tc>
          <w:tcPr>
            <w:tcW w:w="565" w:type="pct"/>
            <w:tcBorders>
              <w:top w:val="nil"/>
              <w:left w:val="nil"/>
              <w:bottom w:val="single" w:sz="4" w:space="0" w:color="FFFFFF"/>
              <w:right w:val="single" w:sz="4" w:space="0" w:color="FFFFFF"/>
            </w:tcBorders>
            <w:shd w:val="clear" w:color="000000" w:fill="A6A6A6"/>
            <w:noWrap/>
            <w:vAlign w:val="center"/>
          </w:tcPr>
          <w:p w14:paraId="221083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0.66 </w:t>
            </w:r>
          </w:p>
        </w:tc>
        <w:tc>
          <w:tcPr>
            <w:tcW w:w="380" w:type="pct"/>
            <w:tcBorders>
              <w:top w:val="nil"/>
              <w:left w:val="nil"/>
              <w:bottom w:val="single" w:sz="4" w:space="0" w:color="FFFFFF"/>
              <w:right w:val="single" w:sz="4" w:space="0" w:color="FFFFFF"/>
            </w:tcBorders>
            <w:shd w:val="clear" w:color="000000" w:fill="A6A6A6"/>
            <w:noWrap/>
            <w:vAlign w:val="center"/>
          </w:tcPr>
          <w:p w14:paraId="6E8FC7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CDD4D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0E0FC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236529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90C20F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15A36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6705ABF"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5BA50F6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1.3.3</w:t>
            </w:r>
          </w:p>
        </w:tc>
        <w:tc>
          <w:tcPr>
            <w:tcW w:w="863" w:type="pct"/>
            <w:tcBorders>
              <w:top w:val="nil"/>
              <w:left w:val="nil"/>
              <w:bottom w:val="single" w:sz="4" w:space="0" w:color="FFFFFF"/>
              <w:right w:val="single" w:sz="4" w:space="0" w:color="FFFFFF"/>
            </w:tcBorders>
            <w:shd w:val="clear" w:color="000000" w:fill="FFFF00"/>
            <w:vAlign w:val="center"/>
          </w:tcPr>
          <w:p w14:paraId="664BC93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CH4逸散</w:t>
            </w:r>
          </w:p>
        </w:tc>
        <w:tc>
          <w:tcPr>
            <w:tcW w:w="565" w:type="pct"/>
            <w:tcBorders>
              <w:top w:val="nil"/>
              <w:left w:val="nil"/>
              <w:bottom w:val="single" w:sz="4" w:space="0" w:color="FFFFFF"/>
              <w:right w:val="single" w:sz="4" w:space="0" w:color="FFFFFF"/>
            </w:tcBorders>
            <w:shd w:val="clear" w:color="000000" w:fill="A6A6A6"/>
            <w:noWrap/>
            <w:vAlign w:val="center"/>
          </w:tcPr>
          <w:p w14:paraId="047225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112.29 </w:t>
            </w:r>
          </w:p>
        </w:tc>
        <w:tc>
          <w:tcPr>
            <w:tcW w:w="565" w:type="pct"/>
            <w:tcBorders>
              <w:top w:val="nil"/>
              <w:left w:val="nil"/>
              <w:bottom w:val="single" w:sz="4" w:space="0" w:color="FFFFFF"/>
              <w:right w:val="single" w:sz="4" w:space="0" w:color="FFFFFF"/>
            </w:tcBorders>
            <w:shd w:val="clear" w:color="000000" w:fill="A6A6A6"/>
            <w:noWrap/>
            <w:vAlign w:val="center"/>
          </w:tcPr>
          <w:p w14:paraId="2A0941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401E27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112.29 </w:t>
            </w:r>
          </w:p>
        </w:tc>
        <w:tc>
          <w:tcPr>
            <w:tcW w:w="381" w:type="pct"/>
            <w:tcBorders>
              <w:top w:val="nil"/>
              <w:left w:val="nil"/>
              <w:bottom w:val="single" w:sz="4" w:space="0" w:color="FFFFFF"/>
              <w:right w:val="single" w:sz="4" w:space="0" w:color="FFFFFF"/>
            </w:tcBorders>
            <w:shd w:val="clear" w:color="000000" w:fill="A6A6A6"/>
            <w:noWrap/>
            <w:vAlign w:val="center"/>
          </w:tcPr>
          <w:p w14:paraId="5FCF6D8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3AAE1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3D9E15A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4B0BA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AE6E1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5102598"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5F5627D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1.3.4</w:t>
            </w:r>
          </w:p>
        </w:tc>
        <w:tc>
          <w:tcPr>
            <w:tcW w:w="863" w:type="pct"/>
            <w:tcBorders>
              <w:top w:val="nil"/>
              <w:left w:val="nil"/>
              <w:bottom w:val="single" w:sz="4" w:space="0" w:color="FFFFFF"/>
              <w:right w:val="single" w:sz="4" w:space="0" w:color="FFFFFF"/>
            </w:tcBorders>
            <w:shd w:val="clear" w:color="000000" w:fill="FFFF00"/>
            <w:vAlign w:val="center"/>
          </w:tcPr>
          <w:p w14:paraId="0743C79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CH4逸散</w:t>
            </w:r>
          </w:p>
        </w:tc>
        <w:tc>
          <w:tcPr>
            <w:tcW w:w="565" w:type="pct"/>
            <w:tcBorders>
              <w:top w:val="nil"/>
              <w:left w:val="nil"/>
              <w:bottom w:val="single" w:sz="4" w:space="0" w:color="FFFFFF"/>
              <w:right w:val="single" w:sz="4" w:space="0" w:color="FFFFFF"/>
            </w:tcBorders>
            <w:shd w:val="clear" w:color="000000" w:fill="A6A6A6"/>
            <w:noWrap/>
            <w:vAlign w:val="center"/>
          </w:tcPr>
          <w:p w14:paraId="4E4BB25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365.58 </w:t>
            </w:r>
          </w:p>
        </w:tc>
        <w:tc>
          <w:tcPr>
            <w:tcW w:w="565" w:type="pct"/>
            <w:tcBorders>
              <w:top w:val="nil"/>
              <w:left w:val="nil"/>
              <w:bottom w:val="single" w:sz="4" w:space="0" w:color="FFFFFF"/>
              <w:right w:val="single" w:sz="4" w:space="0" w:color="FFFFFF"/>
            </w:tcBorders>
            <w:shd w:val="clear" w:color="000000" w:fill="A6A6A6"/>
            <w:noWrap/>
            <w:vAlign w:val="center"/>
          </w:tcPr>
          <w:p w14:paraId="49054A9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6B0C13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365.58 </w:t>
            </w:r>
          </w:p>
        </w:tc>
        <w:tc>
          <w:tcPr>
            <w:tcW w:w="381" w:type="pct"/>
            <w:tcBorders>
              <w:top w:val="nil"/>
              <w:left w:val="nil"/>
              <w:bottom w:val="single" w:sz="4" w:space="0" w:color="FFFFFF"/>
              <w:right w:val="single" w:sz="4" w:space="0" w:color="FFFFFF"/>
            </w:tcBorders>
            <w:shd w:val="clear" w:color="000000" w:fill="A6A6A6"/>
            <w:noWrap/>
            <w:vAlign w:val="center"/>
          </w:tcPr>
          <w:p w14:paraId="4952CE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8D89A0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789A197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AD0E8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B833EE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DD61E13"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577EE24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1.3.5</w:t>
            </w:r>
          </w:p>
        </w:tc>
        <w:tc>
          <w:tcPr>
            <w:tcW w:w="863" w:type="pct"/>
            <w:tcBorders>
              <w:top w:val="nil"/>
              <w:left w:val="nil"/>
              <w:bottom w:val="single" w:sz="4" w:space="0" w:color="FFFFFF"/>
              <w:right w:val="single" w:sz="4" w:space="0" w:color="FFFFFF"/>
            </w:tcBorders>
            <w:shd w:val="clear" w:color="000000" w:fill="FFFF00"/>
            <w:vAlign w:val="center"/>
          </w:tcPr>
          <w:p w14:paraId="39BAADA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SF6逸散</w:t>
            </w:r>
          </w:p>
        </w:tc>
        <w:tc>
          <w:tcPr>
            <w:tcW w:w="565" w:type="pct"/>
            <w:tcBorders>
              <w:top w:val="nil"/>
              <w:left w:val="nil"/>
              <w:bottom w:val="single" w:sz="4" w:space="0" w:color="FFFFFF"/>
              <w:right w:val="single" w:sz="4" w:space="0" w:color="FFFFFF"/>
            </w:tcBorders>
            <w:shd w:val="clear" w:color="000000" w:fill="A6A6A6"/>
            <w:noWrap/>
            <w:vAlign w:val="center"/>
          </w:tcPr>
          <w:p w14:paraId="49A3E76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2459.16 </w:t>
            </w:r>
          </w:p>
        </w:tc>
        <w:tc>
          <w:tcPr>
            <w:tcW w:w="565" w:type="pct"/>
            <w:tcBorders>
              <w:top w:val="nil"/>
              <w:left w:val="nil"/>
              <w:bottom w:val="single" w:sz="4" w:space="0" w:color="FFFFFF"/>
              <w:right w:val="single" w:sz="4" w:space="0" w:color="FFFFFF"/>
            </w:tcBorders>
            <w:shd w:val="clear" w:color="000000" w:fill="A6A6A6"/>
            <w:noWrap/>
            <w:vAlign w:val="center"/>
          </w:tcPr>
          <w:p w14:paraId="2FF16C8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5BDD588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599F29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DFC19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1B5E54B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CE414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2459.16 </w:t>
            </w:r>
          </w:p>
        </w:tc>
        <w:tc>
          <w:tcPr>
            <w:tcW w:w="381" w:type="pct"/>
            <w:tcBorders>
              <w:top w:val="nil"/>
              <w:left w:val="nil"/>
              <w:bottom w:val="single" w:sz="4" w:space="0" w:color="FFFFFF"/>
              <w:right w:val="single" w:sz="4" w:space="0" w:color="FFFFFF"/>
            </w:tcBorders>
            <w:shd w:val="clear" w:color="000000" w:fill="A6A6A6"/>
            <w:noWrap/>
            <w:vAlign w:val="center"/>
          </w:tcPr>
          <w:p w14:paraId="250076B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CC546C4" w14:textId="77777777">
        <w:trPr>
          <w:trHeight w:val="503"/>
        </w:trPr>
        <w:tc>
          <w:tcPr>
            <w:tcW w:w="724" w:type="pct"/>
            <w:tcBorders>
              <w:top w:val="nil"/>
              <w:left w:val="single" w:sz="4" w:space="0" w:color="FFFFFF"/>
              <w:bottom w:val="single" w:sz="4" w:space="0" w:color="FFFFFF"/>
              <w:right w:val="single" w:sz="4" w:space="0" w:color="FFFFFF"/>
            </w:tcBorders>
            <w:shd w:val="clear" w:color="000000" w:fill="92D050"/>
            <w:noWrap/>
            <w:vAlign w:val="center"/>
          </w:tcPr>
          <w:p w14:paraId="3A4C741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w:t>
            </w:r>
          </w:p>
        </w:tc>
        <w:tc>
          <w:tcPr>
            <w:tcW w:w="863" w:type="pct"/>
            <w:tcBorders>
              <w:top w:val="nil"/>
              <w:left w:val="nil"/>
              <w:bottom w:val="single" w:sz="4" w:space="0" w:color="FFFFFF"/>
              <w:right w:val="single" w:sz="4" w:space="0" w:color="FFFFFF"/>
            </w:tcBorders>
            <w:shd w:val="clear" w:color="000000" w:fill="92D050"/>
            <w:noWrap/>
            <w:vAlign w:val="center"/>
          </w:tcPr>
          <w:p w14:paraId="220EE1F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制程排放</w:t>
            </w:r>
          </w:p>
        </w:tc>
        <w:tc>
          <w:tcPr>
            <w:tcW w:w="1050" w:type="dxa"/>
            <w:tcBorders>
              <w:top w:val="nil"/>
              <w:left w:val="nil"/>
              <w:bottom w:val="single" w:sz="4" w:space="0" w:color="FFFFFF"/>
              <w:right w:val="single" w:sz="4" w:space="0" w:color="FFFFFF"/>
            </w:tcBorders>
            <w:shd w:val="clear" w:color="000000" w:fill="92D050"/>
            <w:noWrap/>
            <w:vAlign w:val="center"/>
          </w:tcPr>
          <w:p w14:paraId="2FFE7B85" w14:textId="77777777" w:rsidR="0076773F" w:rsidRPr="0076773F" w:rsidRDefault="00000000">
            <w:pPr>
              <w:spacing w:before="0"/>
              <w:jc w:val="center"/>
              <w:rPr>
                <w:rFonts w:eastAsia="PMingLiU" w:cs="Arial"/>
                <w:color w:val="FF0000"/>
                <w:szCs w:val="20"/>
                <w:lang w:val="en-US" w:eastAsia="zh-CN"/>
                <w:rPrChange w:id="71" w:author="Jezin" w:date="2025-07-22T10:55:00Z">
                  <w:rPr>
                    <w:rFonts w:eastAsia="PMingLiU" w:cs="Arial"/>
                    <w:color w:val="000000"/>
                    <w:szCs w:val="20"/>
                    <w:lang w:val="en-US" w:eastAsia="zh-CN"/>
                  </w:rPr>
                </w:rPrChange>
              </w:rPr>
              <w:pPrChange w:id="72" w:author="Jezin" w:date="2025-07-22T10:55:00Z">
                <w:pPr>
                  <w:jc w:val="center"/>
                  <w:textAlignment w:val="center"/>
                </w:pPr>
              </w:pPrChange>
            </w:pPr>
            <w:ins w:id="73" w:author="Jezin" w:date="2025-07-22T10:55:00Z">
              <w:r>
                <w:rPr>
                  <w:rFonts w:eastAsia="PMingLiU" w:cs="Arial"/>
                  <w:color w:val="FF0000"/>
                  <w:szCs w:val="20"/>
                  <w:lang w:val="en-US" w:eastAsia="zh-CN" w:bidi="ar"/>
                </w:rPr>
                <w:t>(113616.67)</w:t>
              </w:r>
            </w:ins>
            <w:del w:id="74" w:author="Jezin" w:date="2025-07-22T10:55:00Z">
              <w:r>
                <w:rPr>
                  <w:rFonts w:eastAsia="PMingLiU" w:cs="Arial"/>
                  <w:color w:val="FF0000"/>
                  <w:szCs w:val="20"/>
                  <w:lang w:val="en-US" w:eastAsia="zh-CN"/>
                </w:rPr>
                <w:delText>(108597.06)</w:delText>
              </w:r>
            </w:del>
          </w:p>
        </w:tc>
        <w:tc>
          <w:tcPr>
            <w:tcW w:w="1050" w:type="dxa"/>
            <w:tcBorders>
              <w:top w:val="nil"/>
              <w:left w:val="nil"/>
              <w:bottom w:val="single" w:sz="4" w:space="0" w:color="FFFFFF"/>
              <w:right w:val="single" w:sz="4" w:space="0" w:color="FFFFFF"/>
            </w:tcBorders>
            <w:shd w:val="clear" w:color="000000" w:fill="92D050"/>
            <w:noWrap/>
            <w:vAlign w:val="center"/>
          </w:tcPr>
          <w:p w14:paraId="50D57428" w14:textId="77777777" w:rsidR="0076773F" w:rsidRPr="0076773F" w:rsidRDefault="00000000">
            <w:pPr>
              <w:spacing w:before="0"/>
              <w:jc w:val="center"/>
              <w:rPr>
                <w:rFonts w:eastAsia="PMingLiU" w:cs="Arial"/>
                <w:color w:val="FF0000"/>
                <w:szCs w:val="20"/>
                <w:lang w:val="en-US" w:eastAsia="zh-CN"/>
                <w:rPrChange w:id="75" w:author="Jezin" w:date="2025-07-22T10:55:00Z">
                  <w:rPr>
                    <w:rFonts w:eastAsia="PMingLiU" w:cs="Arial"/>
                    <w:color w:val="000000"/>
                    <w:szCs w:val="20"/>
                    <w:lang w:val="en-US" w:eastAsia="zh-CN"/>
                  </w:rPr>
                </w:rPrChange>
              </w:rPr>
              <w:pPrChange w:id="76" w:author="Jezin" w:date="2025-07-22T10:55:00Z">
                <w:pPr>
                  <w:jc w:val="center"/>
                  <w:textAlignment w:val="center"/>
                </w:pPr>
              </w:pPrChange>
            </w:pPr>
            <w:ins w:id="77" w:author="Jezin" w:date="2025-07-22T10:55:00Z">
              <w:r>
                <w:rPr>
                  <w:rFonts w:eastAsia="PMingLiU" w:cs="Arial"/>
                  <w:color w:val="FF0000"/>
                  <w:szCs w:val="20"/>
                  <w:lang w:val="en-US" w:eastAsia="zh-CN" w:bidi="ar"/>
                </w:rPr>
                <w:t>(113616.67)</w:t>
              </w:r>
            </w:ins>
            <w:del w:id="78" w:author="Jezin" w:date="2025-07-22T10:55:00Z">
              <w:r>
                <w:rPr>
                  <w:rFonts w:eastAsia="PMingLiU" w:cs="Arial"/>
                  <w:color w:val="FF0000"/>
                  <w:szCs w:val="20"/>
                  <w:lang w:val="en-US" w:eastAsia="zh-CN"/>
                </w:rPr>
                <w:delText>(108597.06)</w:delText>
              </w:r>
            </w:del>
          </w:p>
        </w:tc>
        <w:tc>
          <w:tcPr>
            <w:tcW w:w="380" w:type="pct"/>
            <w:tcBorders>
              <w:top w:val="nil"/>
              <w:left w:val="nil"/>
              <w:bottom w:val="single" w:sz="4" w:space="0" w:color="FFFFFF"/>
              <w:right w:val="single" w:sz="4" w:space="0" w:color="FFFFFF"/>
            </w:tcBorders>
            <w:shd w:val="clear" w:color="000000" w:fill="92D050"/>
            <w:noWrap/>
            <w:vAlign w:val="center"/>
          </w:tcPr>
          <w:p w14:paraId="27D6106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5A3F17A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417B47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92D050"/>
            <w:noWrap/>
            <w:vAlign w:val="center"/>
          </w:tcPr>
          <w:p w14:paraId="316A079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4BB230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92D050"/>
            <w:noWrap/>
            <w:vAlign w:val="center"/>
          </w:tcPr>
          <w:p w14:paraId="0E0624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0B6077B"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57388CAB"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lastRenderedPageBreak/>
              <w:t>1.4.1</w:t>
            </w:r>
          </w:p>
        </w:tc>
        <w:tc>
          <w:tcPr>
            <w:tcW w:w="863" w:type="pct"/>
            <w:tcBorders>
              <w:top w:val="nil"/>
              <w:left w:val="nil"/>
              <w:bottom w:val="single" w:sz="4" w:space="0" w:color="FFFFFF"/>
              <w:right w:val="single" w:sz="4" w:space="0" w:color="FFFFFF"/>
            </w:tcBorders>
            <w:shd w:val="clear" w:color="000000" w:fill="FFFF00"/>
            <w:vAlign w:val="center"/>
          </w:tcPr>
          <w:p w14:paraId="2F79503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w:t>
            </w:r>
          </w:p>
        </w:tc>
        <w:tc>
          <w:tcPr>
            <w:tcW w:w="565" w:type="pct"/>
            <w:tcBorders>
              <w:top w:val="nil"/>
              <w:left w:val="nil"/>
              <w:bottom w:val="single" w:sz="4" w:space="0" w:color="FFFFFF"/>
              <w:right w:val="single" w:sz="4" w:space="0" w:color="FFFFFF"/>
            </w:tcBorders>
            <w:shd w:val="clear" w:color="000000" w:fill="A6A6A6"/>
            <w:noWrap/>
            <w:vAlign w:val="center"/>
          </w:tcPr>
          <w:p w14:paraId="5C0639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8520.94 </w:t>
            </w:r>
          </w:p>
        </w:tc>
        <w:tc>
          <w:tcPr>
            <w:tcW w:w="565" w:type="pct"/>
            <w:tcBorders>
              <w:top w:val="nil"/>
              <w:left w:val="nil"/>
              <w:bottom w:val="single" w:sz="4" w:space="0" w:color="FFFFFF"/>
              <w:right w:val="single" w:sz="4" w:space="0" w:color="FFFFFF"/>
            </w:tcBorders>
            <w:shd w:val="clear" w:color="000000" w:fill="A6A6A6"/>
            <w:noWrap/>
            <w:vAlign w:val="center"/>
          </w:tcPr>
          <w:p w14:paraId="75EBCF7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8520.94 </w:t>
            </w:r>
          </w:p>
        </w:tc>
        <w:tc>
          <w:tcPr>
            <w:tcW w:w="380" w:type="pct"/>
            <w:tcBorders>
              <w:top w:val="nil"/>
              <w:left w:val="nil"/>
              <w:bottom w:val="single" w:sz="4" w:space="0" w:color="FFFFFF"/>
              <w:right w:val="single" w:sz="4" w:space="0" w:color="FFFFFF"/>
            </w:tcBorders>
            <w:shd w:val="clear" w:color="000000" w:fill="A6A6A6"/>
            <w:noWrap/>
            <w:vAlign w:val="center"/>
          </w:tcPr>
          <w:p w14:paraId="7281F9C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F58AF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845F1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7E5DCB3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F49BB7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AA9D75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BFDA351"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4249D76B"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1.4.2</w:t>
            </w:r>
          </w:p>
        </w:tc>
        <w:tc>
          <w:tcPr>
            <w:tcW w:w="863" w:type="pct"/>
            <w:tcBorders>
              <w:top w:val="nil"/>
              <w:left w:val="nil"/>
              <w:bottom w:val="single" w:sz="4" w:space="0" w:color="FFFFFF"/>
              <w:right w:val="single" w:sz="4" w:space="0" w:color="FFFFFF"/>
            </w:tcBorders>
            <w:shd w:val="clear" w:color="000000" w:fill="FFFF00"/>
            <w:vAlign w:val="center"/>
          </w:tcPr>
          <w:p w14:paraId="25DA06A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w:t>
            </w:r>
          </w:p>
        </w:tc>
        <w:tc>
          <w:tcPr>
            <w:tcW w:w="565" w:type="pct"/>
            <w:tcBorders>
              <w:top w:val="nil"/>
              <w:left w:val="nil"/>
              <w:bottom w:val="single" w:sz="4" w:space="0" w:color="FFFFFF"/>
              <w:right w:val="single" w:sz="4" w:space="0" w:color="FFFFFF"/>
            </w:tcBorders>
            <w:shd w:val="clear" w:color="000000" w:fill="A6A6A6"/>
            <w:noWrap/>
            <w:vAlign w:val="center"/>
          </w:tcPr>
          <w:p w14:paraId="383D11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169593.75 </w:t>
            </w:r>
          </w:p>
        </w:tc>
        <w:tc>
          <w:tcPr>
            <w:tcW w:w="565" w:type="pct"/>
            <w:tcBorders>
              <w:top w:val="nil"/>
              <w:left w:val="nil"/>
              <w:bottom w:val="single" w:sz="4" w:space="0" w:color="FFFFFF"/>
              <w:right w:val="single" w:sz="4" w:space="0" w:color="FFFFFF"/>
            </w:tcBorders>
            <w:shd w:val="clear" w:color="000000" w:fill="A6A6A6"/>
            <w:noWrap/>
            <w:vAlign w:val="center"/>
          </w:tcPr>
          <w:p w14:paraId="19D157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169593.75 </w:t>
            </w:r>
          </w:p>
        </w:tc>
        <w:tc>
          <w:tcPr>
            <w:tcW w:w="380" w:type="pct"/>
            <w:tcBorders>
              <w:top w:val="nil"/>
              <w:left w:val="nil"/>
              <w:bottom w:val="single" w:sz="4" w:space="0" w:color="FFFFFF"/>
              <w:right w:val="single" w:sz="4" w:space="0" w:color="FFFFFF"/>
            </w:tcBorders>
            <w:shd w:val="clear" w:color="000000" w:fill="A6A6A6"/>
            <w:noWrap/>
            <w:vAlign w:val="center"/>
          </w:tcPr>
          <w:p w14:paraId="0F20A8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2E4C7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DBA98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A7401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F6969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9F01FB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EEF733D"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4C6F5396"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1.4.3</w:t>
            </w:r>
          </w:p>
        </w:tc>
        <w:tc>
          <w:tcPr>
            <w:tcW w:w="863" w:type="pct"/>
            <w:tcBorders>
              <w:top w:val="nil"/>
              <w:left w:val="nil"/>
              <w:bottom w:val="single" w:sz="4" w:space="0" w:color="FFFFFF"/>
              <w:right w:val="single" w:sz="4" w:space="0" w:color="FFFFFF"/>
            </w:tcBorders>
            <w:shd w:val="clear" w:color="000000" w:fill="FFFF00"/>
            <w:vAlign w:val="center"/>
          </w:tcPr>
          <w:p w14:paraId="65E6706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电极</w:t>
            </w:r>
          </w:p>
        </w:tc>
        <w:tc>
          <w:tcPr>
            <w:tcW w:w="565" w:type="pct"/>
            <w:tcBorders>
              <w:top w:val="nil"/>
              <w:left w:val="nil"/>
              <w:bottom w:val="single" w:sz="4" w:space="0" w:color="FFFFFF"/>
              <w:right w:val="single" w:sz="4" w:space="0" w:color="FFFFFF"/>
            </w:tcBorders>
            <w:shd w:val="clear" w:color="000000" w:fill="A6A6A6"/>
            <w:noWrap/>
            <w:vAlign w:val="center"/>
          </w:tcPr>
          <w:p w14:paraId="5472906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17447.13 </w:t>
            </w:r>
          </w:p>
        </w:tc>
        <w:tc>
          <w:tcPr>
            <w:tcW w:w="565" w:type="pct"/>
            <w:tcBorders>
              <w:top w:val="nil"/>
              <w:left w:val="nil"/>
              <w:bottom w:val="single" w:sz="4" w:space="0" w:color="FFFFFF"/>
              <w:right w:val="single" w:sz="4" w:space="0" w:color="FFFFFF"/>
            </w:tcBorders>
            <w:shd w:val="clear" w:color="000000" w:fill="A6A6A6"/>
            <w:noWrap/>
            <w:vAlign w:val="center"/>
          </w:tcPr>
          <w:p w14:paraId="4A1BBF9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17447.13 </w:t>
            </w:r>
          </w:p>
        </w:tc>
        <w:tc>
          <w:tcPr>
            <w:tcW w:w="380" w:type="pct"/>
            <w:tcBorders>
              <w:top w:val="nil"/>
              <w:left w:val="nil"/>
              <w:bottom w:val="single" w:sz="4" w:space="0" w:color="FFFFFF"/>
              <w:right w:val="single" w:sz="4" w:space="0" w:color="FFFFFF"/>
            </w:tcBorders>
            <w:shd w:val="clear" w:color="000000" w:fill="A6A6A6"/>
            <w:noWrap/>
            <w:vAlign w:val="center"/>
          </w:tcPr>
          <w:p w14:paraId="25914E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2835E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4C266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0DD8D0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E76E79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29FFE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FBA3272"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1324990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1.4.4</w:t>
            </w:r>
          </w:p>
        </w:tc>
        <w:tc>
          <w:tcPr>
            <w:tcW w:w="863" w:type="pct"/>
            <w:tcBorders>
              <w:top w:val="nil"/>
              <w:left w:val="nil"/>
              <w:bottom w:val="single" w:sz="4" w:space="0" w:color="FFFFFF"/>
              <w:right w:val="single" w:sz="4" w:space="0" w:color="FFFFFF"/>
            </w:tcBorders>
            <w:shd w:val="clear" w:color="000000" w:fill="FFFF00"/>
            <w:vAlign w:val="center"/>
          </w:tcPr>
          <w:p w14:paraId="7E0F0E9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废钢</w:t>
            </w:r>
          </w:p>
        </w:tc>
        <w:tc>
          <w:tcPr>
            <w:tcW w:w="565" w:type="pct"/>
            <w:tcBorders>
              <w:top w:val="nil"/>
              <w:left w:val="nil"/>
              <w:bottom w:val="single" w:sz="4" w:space="0" w:color="FFFFFF"/>
              <w:right w:val="single" w:sz="4" w:space="0" w:color="FFFFFF"/>
            </w:tcBorders>
            <w:shd w:val="clear" w:color="000000" w:fill="A6A6A6"/>
            <w:noWrap/>
            <w:vAlign w:val="center"/>
          </w:tcPr>
          <w:p w14:paraId="22AF6C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39875.74 </w:t>
            </w:r>
          </w:p>
        </w:tc>
        <w:tc>
          <w:tcPr>
            <w:tcW w:w="565" w:type="pct"/>
            <w:tcBorders>
              <w:top w:val="nil"/>
              <w:left w:val="nil"/>
              <w:bottom w:val="single" w:sz="4" w:space="0" w:color="FFFFFF"/>
              <w:right w:val="single" w:sz="4" w:space="0" w:color="FFFFFF"/>
            </w:tcBorders>
            <w:shd w:val="clear" w:color="000000" w:fill="A6A6A6"/>
            <w:noWrap/>
            <w:vAlign w:val="center"/>
          </w:tcPr>
          <w:p w14:paraId="3ED12D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39875.74 </w:t>
            </w:r>
          </w:p>
        </w:tc>
        <w:tc>
          <w:tcPr>
            <w:tcW w:w="380" w:type="pct"/>
            <w:tcBorders>
              <w:top w:val="nil"/>
              <w:left w:val="nil"/>
              <w:bottom w:val="single" w:sz="4" w:space="0" w:color="FFFFFF"/>
              <w:right w:val="single" w:sz="4" w:space="0" w:color="FFFFFF"/>
            </w:tcBorders>
            <w:shd w:val="clear" w:color="000000" w:fill="A6A6A6"/>
            <w:noWrap/>
            <w:vAlign w:val="center"/>
          </w:tcPr>
          <w:p w14:paraId="79D40D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723BFB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17E4B1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351263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D72AD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3827B1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834B783"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52E259E"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1.4.5</w:t>
            </w:r>
          </w:p>
        </w:tc>
        <w:tc>
          <w:tcPr>
            <w:tcW w:w="863" w:type="pct"/>
            <w:tcBorders>
              <w:top w:val="nil"/>
              <w:left w:val="nil"/>
              <w:bottom w:val="single" w:sz="4" w:space="0" w:color="FFFFFF"/>
              <w:right w:val="single" w:sz="4" w:space="0" w:color="FFFFFF"/>
            </w:tcBorders>
            <w:shd w:val="clear" w:color="000000" w:fill="FFFF00"/>
            <w:vAlign w:val="center"/>
          </w:tcPr>
          <w:p w14:paraId="4665EEF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w:t>
            </w:r>
          </w:p>
        </w:tc>
        <w:tc>
          <w:tcPr>
            <w:tcW w:w="565" w:type="pct"/>
            <w:tcBorders>
              <w:top w:val="nil"/>
              <w:left w:val="nil"/>
              <w:bottom w:val="single" w:sz="4" w:space="0" w:color="FFFFFF"/>
              <w:right w:val="single" w:sz="4" w:space="0" w:color="FFFFFF"/>
            </w:tcBorders>
            <w:shd w:val="clear" w:color="000000" w:fill="A6A6A6"/>
            <w:noWrap/>
            <w:vAlign w:val="center"/>
          </w:tcPr>
          <w:p w14:paraId="4F8C9DD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13114.10 </w:t>
            </w:r>
          </w:p>
        </w:tc>
        <w:tc>
          <w:tcPr>
            <w:tcW w:w="565" w:type="pct"/>
            <w:tcBorders>
              <w:top w:val="nil"/>
              <w:left w:val="nil"/>
              <w:bottom w:val="single" w:sz="4" w:space="0" w:color="FFFFFF"/>
              <w:right w:val="single" w:sz="4" w:space="0" w:color="FFFFFF"/>
            </w:tcBorders>
            <w:shd w:val="clear" w:color="000000" w:fill="A6A6A6"/>
            <w:noWrap/>
            <w:vAlign w:val="center"/>
          </w:tcPr>
          <w:p w14:paraId="6091335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13114.10 </w:t>
            </w:r>
          </w:p>
        </w:tc>
        <w:tc>
          <w:tcPr>
            <w:tcW w:w="380" w:type="pct"/>
            <w:tcBorders>
              <w:top w:val="nil"/>
              <w:left w:val="nil"/>
              <w:bottom w:val="single" w:sz="4" w:space="0" w:color="FFFFFF"/>
              <w:right w:val="single" w:sz="4" w:space="0" w:color="FFFFFF"/>
            </w:tcBorders>
            <w:shd w:val="clear" w:color="000000" w:fill="A6A6A6"/>
            <w:noWrap/>
            <w:vAlign w:val="center"/>
          </w:tcPr>
          <w:p w14:paraId="3D6AE3A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8AC31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0FD291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5B1DC30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FD09AF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0D50B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778FC9E"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0970E61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1.4.6</w:t>
            </w:r>
          </w:p>
        </w:tc>
        <w:tc>
          <w:tcPr>
            <w:tcW w:w="863" w:type="pct"/>
            <w:tcBorders>
              <w:top w:val="nil"/>
              <w:left w:val="nil"/>
              <w:bottom w:val="single" w:sz="4" w:space="0" w:color="FFFFFF"/>
              <w:right w:val="single" w:sz="4" w:space="0" w:color="FFFFFF"/>
            </w:tcBorders>
            <w:shd w:val="clear" w:color="000000" w:fill="FFFF00"/>
            <w:vAlign w:val="center"/>
          </w:tcPr>
          <w:p w14:paraId="4B3807D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w:t>
            </w:r>
          </w:p>
        </w:tc>
        <w:tc>
          <w:tcPr>
            <w:tcW w:w="565" w:type="pct"/>
            <w:tcBorders>
              <w:top w:val="nil"/>
              <w:left w:val="nil"/>
              <w:bottom w:val="single" w:sz="4" w:space="0" w:color="FFFFFF"/>
              <w:right w:val="single" w:sz="4" w:space="0" w:color="FFFFFF"/>
            </w:tcBorders>
            <w:shd w:val="clear" w:color="000000" w:fill="A6A6A6"/>
            <w:noWrap/>
            <w:vAlign w:val="center"/>
          </w:tcPr>
          <w:p w14:paraId="3F9113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349.47 </w:t>
            </w:r>
          </w:p>
        </w:tc>
        <w:tc>
          <w:tcPr>
            <w:tcW w:w="565" w:type="pct"/>
            <w:tcBorders>
              <w:top w:val="nil"/>
              <w:left w:val="nil"/>
              <w:bottom w:val="single" w:sz="4" w:space="0" w:color="FFFFFF"/>
              <w:right w:val="single" w:sz="4" w:space="0" w:color="FFFFFF"/>
            </w:tcBorders>
            <w:shd w:val="clear" w:color="000000" w:fill="A6A6A6"/>
            <w:noWrap/>
            <w:vAlign w:val="center"/>
          </w:tcPr>
          <w:p w14:paraId="3B95AF8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349.47 </w:t>
            </w:r>
          </w:p>
        </w:tc>
        <w:tc>
          <w:tcPr>
            <w:tcW w:w="380" w:type="pct"/>
            <w:tcBorders>
              <w:top w:val="nil"/>
              <w:left w:val="nil"/>
              <w:bottom w:val="single" w:sz="4" w:space="0" w:color="FFFFFF"/>
              <w:right w:val="single" w:sz="4" w:space="0" w:color="FFFFFF"/>
            </w:tcBorders>
            <w:shd w:val="clear" w:color="000000" w:fill="A6A6A6"/>
            <w:noWrap/>
            <w:vAlign w:val="center"/>
          </w:tcPr>
          <w:p w14:paraId="787C5A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597E7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F8ED75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65E715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D24DFA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AA5D8B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3C0671C"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477FFC16"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1.4.7</w:t>
            </w:r>
          </w:p>
        </w:tc>
        <w:tc>
          <w:tcPr>
            <w:tcW w:w="863" w:type="pct"/>
            <w:tcBorders>
              <w:top w:val="nil"/>
              <w:left w:val="nil"/>
              <w:bottom w:val="single" w:sz="4" w:space="0" w:color="FFFFFF"/>
              <w:right w:val="single" w:sz="4" w:space="0" w:color="FFFFFF"/>
            </w:tcBorders>
            <w:shd w:val="clear" w:color="000000" w:fill="FFFF00"/>
            <w:vAlign w:val="center"/>
          </w:tcPr>
          <w:p w14:paraId="13F6A4C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w:t>
            </w:r>
          </w:p>
        </w:tc>
        <w:tc>
          <w:tcPr>
            <w:tcW w:w="565" w:type="pct"/>
            <w:tcBorders>
              <w:top w:val="nil"/>
              <w:left w:val="nil"/>
              <w:bottom w:val="single" w:sz="4" w:space="0" w:color="FFFFFF"/>
              <w:right w:val="single" w:sz="4" w:space="0" w:color="FFFFFF"/>
            </w:tcBorders>
            <w:shd w:val="clear" w:color="000000" w:fill="A6A6A6"/>
            <w:noWrap/>
            <w:vAlign w:val="center"/>
          </w:tcPr>
          <w:p w14:paraId="781CE08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22918.91 </w:t>
            </w:r>
          </w:p>
        </w:tc>
        <w:tc>
          <w:tcPr>
            <w:tcW w:w="565" w:type="pct"/>
            <w:tcBorders>
              <w:top w:val="nil"/>
              <w:left w:val="nil"/>
              <w:bottom w:val="single" w:sz="4" w:space="0" w:color="FFFFFF"/>
              <w:right w:val="single" w:sz="4" w:space="0" w:color="FFFFFF"/>
            </w:tcBorders>
            <w:shd w:val="clear" w:color="000000" w:fill="A6A6A6"/>
            <w:noWrap/>
            <w:vAlign w:val="center"/>
          </w:tcPr>
          <w:p w14:paraId="06DF75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22918.91 </w:t>
            </w:r>
          </w:p>
        </w:tc>
        <w:tc>
          <w:tcPr>
            <w:tcW w:w="380" w:type="pct"/>
            <w:tcBorders>
              <w:top w:val="nil"/>
              <w:left w:val="nil"/>
              <w:bottom w:val="single" w:sz="4" w:space="0" w:color="FFFFFF"/>
              <w:right w:val="single" w:sz="4" w:space="0" w:color="FFFFFF"/>
            </w:tcBorders>
            <w:shd w:val="clear" w:color="000000" w:fill="A6A6A6"/>
            <w:noWrap/>
            <w:vAlign w:val="center"/>
          </w:tcPr>
          <w:p w14:paraId="459D998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A18AE4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FE1F35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A422B6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786CDA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98B657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69DD726"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740982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1.4.8</w:t>
            </w:r>
          </w:p>
        </w:tc>
        <w:tc>
          <w:tcPr>
            <w:tcW w:w="863" w:type="pct"/>
            <w:tcBorders>
              <w:top w:val="nil"/>
              <w:left w:val="nil"/>
              <w:bottom w:val="single" w:sz="4" w:space="0" w:color="FFFFFF"/>
              <w:right w:val="single" w:sz="4" w:space="0" w:color="FFFFFF"/>
            </w:tcBorders>
            <w:shd w:val="clear" w:color="000000" w:fill="FFFF00"/>
            <w:vAlign w:val="center"/>
          </w:tcPr>
          <w:p w14:paraId="441906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w:t>
            </w:r>
          </w:p>
        </w:tc>
        <w:tc>
          <w:tcPr>
            <w:tcW w:w="565" w:type="pct"/>
            <w:tcBorders>
              <w:top w:val="nil"/>
              <w:left w:val="nil"/>
              <w:bottom w:val="single" w:sz="4" w:space="0" w:color="FFFFFF"/>
              <w:right w:val="single" w:sz="4" w:space="0" w:color="FFFFFF"/>
            </w:tcBorders>
            <w:shd w:val="clear" w:color="000000" w:fill="A6A6A6"/>
            <w:noWrap/>
            <w:vAlign w:val="center"/>
          </w:tcPr>
          <w:p w14:paraId="0F21E8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74.71 </w:t>
            </w:r>
          </w:p>
        </w:tc>
        <w:tc>
          <w:tcPr>
            <w:tcW w:w="565" w:type="pct"/>
            <w:tcBorders>
              <w:top w:val="nil"/>
              <w:left w:val="nil"/>
              <w:bottom w:val="single" w:sz="4" w:space="0" w:color="FFFFFF"/>
              <w:right w:val="single" w:sz="4" w:space="0" w:color="FFFFFF"/>
            </w:tcBorders>
            <w:shd w:val="clear" w:color="000000" w:fill="A6A6A6"/>
            <w:noWrap/>
            <w:vAlign w:val="center"/>
          </w:tcPr>
          <w:p w14:paraId="22EBCA2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74.71 </w:t>
            </w:r>
          </w:p>
        </w:tc>
        <w:tc>
          <w:tcPr>
            <w:tcW w:w="380" w:type="pct"/>
            <w:tcBorders>
              <w:top w:val="nil"/>
              <w:left w:val="nil"/>
              <w:bottom w:val="single" w:sz="4" w:space="0" w:color="FFFFFF"/>
              <w:right w:val="single" w:sz="4" w:space="0" w:color="FFFFFF"/>
            </w:tcBorders>
            <w:shd w:val="clear" w:color="000000" w:fill="A6A6A6"/>
            <w:noWrap/>
            <w:vAlign w:val="center"/>
          </w:tcPr>
          <w:p w14:paraId="4AB7D6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9AAB2C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49A1E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57992D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A7F94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B8208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1D773D1"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30539F4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1.4.9</w:t>
            </w:r>
          </w:p>
        </w:tc>
        <w:tc>
          <w:tcPr>
            <w:tcW w:w="863" w:type="pct"/>
            <w:tcBorders>
              <w:top w:val="nil"/>
              <w:left w:val="nil"/>
              <w:bottom w:val="single" w:sz="4" w:space="0" w:color="FFFFFF"/>
              <w:right w:val="single" w:sz="4" w:space="0" w:color="FFFFFF"/>
            </w:tcBorders>
            <w:shd w:val="clear" w:color="000000" w:fill="FFFF00"/>
            <w:vAlign w:val="center"/>
          </w:tcPr>
          <w:p w14:paraId="1313264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w:t>
            </w:r>
          </w:p>
        </w:tc>
        <w:tc>
          <w:tcPr>
            <w:tcW w:w="565" w:type="pct"/>
            <w:tcBorders>
              <w:top w:val="nil"/>
              <w:left w:val="nil"/>
              <w:bottom w:val="single" w:sz="4" w:space="0" w:color="FFFFFF"/>
              <w:right w:val="single" w:sz="4" w:space="0" w:color="FFFFFF"/>
            </w:tcBorders>
            <w:shd w:val="clear" w:color="000000" w:fill="A6A6A6"/>
            <w:noWrap/>
            <w:vAlign w:val="center"/>
          </w:tcPr>
          <w:p w14:paraId="60B0AC2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143.01 </w:t>
            </w:r>
          </w:p>
        </w:tc>
        <w:tc>
          <w:tcPr>
            <w:tcW w:w="565" w:type="pct"/>
            <w:tcBorders>
              <w:top w:val="nil"/>
              <w:left w:val="nil"/>
              <w:bottom w:val="single" w:sz="4" w:space="0" w:color="FFFFFF"/>
              <w:right w:val="single" w:sz="4" w:space="0" w:color="FFFFFF"/>
            </w:tcBorders>
            <w:shd w:val="clear" w:color="000000" w:fill="A6A6A6"/>
            <w:noWrap/>
            <w:vAlign w:val="center"/>
          </w:tcPr>
          <w:p w14:paraId="74C8B0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143.01 </w:t>
            </w:r>
          </w:p>
        </w:tc>
        <w:tc>
          <w:tcPr>
            <w:tcW w:w="380" w:type="pct"/>
            <w:tcBorders>
              <w:top w:val="nil"/>
              <w:left w:val="nil"/>
              <w:bottom w:val="single" w:sz="4" w:space="0" w:color="FFFFFF"/>
              <w:right w:val="single" w:sz="4" w:space="0" w:color="FFFFFF"/>
            </w:tcBorders>
            <w:shd w:val="clear" w:color="000000" w:fill="A6A6A6"/>
            <w:noWrap/>
            <w:vAlign w:val="center"/>
          </w:tcPr>
          <w:p w14:paraId="52394C3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B2ECB0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4D2EAF1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12FFFB5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15B22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03C3C0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0A025A8"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018302C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1.4.10</w:t>
            </w:r>
          </w:p>
        </w:tc>
        <w:tc>
          <w:tcPr>
            <w:tcW w:w="863" w:type="pct"/>
            <w:tcBorders>
              <w:top w:val="nil"/>
              <w:left w:val="nil"/>
              <w:bottom w:val="single" w:sz="4" w:space="0" w:color="FFFFFF"/>
              <w:right w:val="single" w:sz="4" w:space="0" w:color="FFFFFF"/>
            </w:tcBorders>
            <w:shd w:val="clear" w:color="000000" w:fill="FFFF00"/>
            <w:vAlign w:val="center"/>
          </w:tcPr>
          <w:p w14:paraId="1A0DCF4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钢坯</w:t>
            </w:r>
          </w:p>
        </w:tc>
        <w:tc>
          <w:tcPr>
            <w:tcW w:w="565" w:type="pct"/>
            <w:tcBorders>
              <w:top w:val="nil"/>
              <w:left w:val="nil"/>
              <w:bottom w:val="single" w:sz="4" w:space="0" w:color="FFFFFF"/>
              <w:right w:val="single" w:sz="4" w:space="0" w:color="FFFFFF"/>
            </w:tcBorders>
            <w:shd w:val="clear" w:color="000000" w:fill="A6A6A6"/>
            <w:noWrap/>
            <w:vAlign w:val="center"/>
          </w:tcPr>
          <w:p w14:paraId="1ED69C5C"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(160314.41)</w:t>
            </w:r>
          </w:p>
        </w:tc>
        <w:tc>
          <w:tcPr>
            <w:tcW w:w="565" w:type="pct"/>
            <w:tcBorders>
              <w:top w:val="nil"/>
              <w:left w:val="nil"/>
              <w:bottom w:val="single" w:sz="4" w:space="0" w:color="FFFFFF"/>
              <w:right w:val="single" w:sz="4" w:space="0" w:color="FFFFFF"/>
            </w:tcBorders>
            <w:shd w:val="clear" w:color="000000" w:fill="A6A6A6"/>
            <w:noWrap/>
            <w:vAlign w:val="center"/>
          </w:tcPr>
          <w:p w14:paraId="2A393D2B" w14:textId="77777777" w:rsidR="0076773F" w:rsidRDefault="00000000">
            <w:pPr>
              <w:spacing w:before="0"/>
              <w:jc w:val="center"/>
              <w:rPr>
                <w:rFonts w:eastAsia="PMingLiU" w:cs="Arial"/>
                <w:color w:val="000000"/>
                <w:szCs w:val="20"/>
                <w:lang w:val="en-US" w:eastAsia="zh-CN"/>
              </w:rPr>
            </w:pPr>
            <w:r>
              <w:rPr>
                <w:rFonts w:eastAsia="PMingLiU" w:cs="Arial"/>
                <w:color w:val="FF0000"/>
                <w:szCs w:val="20"/>
                <w:lang w:val="en-US" w:eastAsia="zh-CN"/>
              </w:rPr>
              <w:t>(160314.41)</w:t>
            </w:r>
          </w:p>
        </w:tc>
        <w:tc>
          <w:tcPr>
            <w:tcW w:w="380" w:type="pct"/>
            <w:tcBorders>
              <w:top w:val="nil"/>
              <w:left w:val="nil"/>
              <w:bottom w:val="single" w:sz="4" w:space="0" w:color="FFFFFF"/>
              <w:right w:val="single" w:sz="4" w:space="0" w:color="FFFFFF"/>
            </w:tcBorders>
            <w:shd w:val="clear" w:color="000000" w:fill="A6A6A6"/>
            <w:noWrap/>
            <w:vAlign w:val="center"/>
          </w:tcPr>
          <w:p w14:paraId="70EC5E3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6E85A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0AF376F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39283DB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7D4A11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334189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F7D17E7"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2AD17ED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1.4.11</w:t>
            </w:r>
          </w:p>
        </w:tc>
        <w:tc>
          <w:tcPr>
            <w:tcW w:w="863" w:type="pct"/>
            <w:tcBorders>
              <w:top w:val="nil"/>
              <w:left w:val="nil"/>
              <w:bottom w:val="single" w:sz="4" w:space="0" w:color="FFFFFF"/>
              <w:right w:val="single" w:sz="4" w:space="0" w:color="FFFFFF"/>
            </w:tcBorders>
            <w:shd w:val="clear" w:color="000000" w:fill="FFFF00"/>
            <w:vAlign w:val="center"/>
          </w:tcPr>
          <w:p w14:paraId="41FBCBA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粗苯</w:t>
            </w:r>
          </w:p>
        </w:tc>
        <w:tc>
          <w:tcPr>
            <w:tcW w:w="1050" w:type="dxa"/>
            <w:tcBorders>
              <w:top w:val="nil"/>
              <w:left w:val="nil"/>
              <w:bottom w:val="single" w:sz="4" w:space="0" w:color="FFFFFF"/>
              <w:right w:val="single" w:sz="4" w:space="0" w:color="FFFFFF"/>
            </w:tcBorders>
            <w:shd w:val="clear" w:color="000000" w:fill="A6A6A6"/>
            <w:noWrap/>
            <w:vAlign w:val="center"/>
          </w:tcPr>
          <w:p w14:paraId="73C0C5CB" w14:textId="77777777" w:rsidR="0076773F" w:rsidRPr="0076773F" w:rsidRDefault="00000000">
            <w:pPr>
              <w:spacing w:before="0"/>
              <w:jc w:val="center"/>
              <w:rPr>
                <w:rFonts w:eastAsia="PMingLiU" w:cs="Arial"/>
                <w:color w:val="FF0000"/>
                <w:szCs w:val="20"/>
                <w:lang w:val="en-US" w:eastAsia="zh-CN"/>
                <w:rPrChange w:id="79" w:author="Jezin" w:date="2025-07-22T10:55:00Z">
                  <w:rPr>
                    <w:rFonts w:eastAsia="PMingLiU" w:cs="Arial"/>
                    <w:color w:val="000000"/>
                    <w:szCs w:val="20"/>
                    <w:lang w:val="en-US" w:eastAsia="zh-CN"/>
                  </w:rPr>
                </w:rPrChange>
              </w:rPr>
              <w:pPrChange w:id="80" w:author="Jezin" w:date="2025-07-22T10:55:00Z">
                <w:pPr>
                  <w:jc w:val="center"/>
                  <w:textAlignment w:val="center"/>
                </w:pPr>
              </w:pPrChange>
            </w:pPr>
            <w:ins w:id="81" w:author="Jezin" w:date="2025-07-22T10:55:00Z">
              <w:r>
                <w:rPr>
                  <w:rFonts w:eastAsia="PMingLiU" w:cs="Arial"/>
                  <w:color w:val="FF0000"/>
                  <w:szCs w:val="20"/>
                  <w:lang w:val="en-US" w:eastAsia="zh-CN" w:bidi="ar"/>
                </w:rPr>
                <w:t>(65952.99)</w:t>
              </w:r>
            </w:ins>
            <w:del w:id="82" w:author="Jezin" w:date="2025-07-22T10:55:00Z">
              <w:r>
                <w:rPr>
                  <w:rFonts w:eastAsia="PMingLiU" w:cs="Arial"/>
                  <w:color w:val="FF0000"/>
                  <w:szCs w:val="20"/>
                  <w:lang w:val="en-US" w:eastAsia="zh-CN"/>
                </w:rPr>
                <w:delText>(65186.36)</w:delText>
              </w:r>
            </w:del>
          </w:p>
        </w:tc>
        <w:tc>
          <w:tcPr>
            <w:tcW w:w="1050" w:type="dxa"/>
            <w:tcBorders>
              <w:top w:val="nil"/>
              <w:left w:val="nil"/>
              <w:bottom w:val="single" w:sz="4" w:space="0" w:color="FFFFFF"/>
              <w:right w:val="single" w:sz="4" w:space="0" w:color="FFFFFF"/>
            </w:tcBorders>
            <w:shd w:val="clear" w:color="000000" w:fill="A6A6A6"/>
            <w:noWrap/>
            <w:vAlign w:val="center"/>
          </w:tcPr>
          <w:p w14:paraId="4570EDD0" w14:textId="77777777" w:rsidR="0076773F" w:rsidRPr="0076773F" w:rsidRDefault="00000000">
            <w:pPr>
              <w:spacing w:before="0"/>
              <w:jc w:val="center"/>
              <w:rPr>
                <w:rFonts w:eastAsia="PMingLiU" w:cs="Arial"/>
                <w:color w:val="FF0000"/>
                <w:szCs w:val="20"/>
                <w:lang w:val="en-US" w:eastAsia="zh-CN"/>
                <w:rPrChange w:id="83" w:author="Jezin" w:date="2025-07-22T10:55:00Z">
                  <w:rPr>
                    <w:rFonts w:eastAsia="PMingLiU" w:cs="Arial"/>
                    <w:color w:val="000000"/>
                    <w:szCs w:val="20"/>
                    <w:lang w:val="en-US" w:eastAsia="zh-CN"/>
                  </w:rPr>
                </w:rPrChange>
              </w:rPr>
              <w:pPrChange w:id="84" w:author="Jezin" w:date="2025-07-22T10:55:00Z">
                <w:pPr>
                  <w:jc w:val="center"/>
                  <w:textAlignment w:val="center"/>
                </w:pPr>
              </w:pPrChange>
            </w:pPr>
            <w:ins w:id="85" w:author="Jezin" w:date="2025-07-22T10:55:00Z">
              <w:r>
                <w:rPr>
                  <w:rFonts w:eastAsia="PMingLiU" w:cs="Arial"/>
                  <w:color w:val="FF0000"/>
                  <w:szCs w:val="20"/>
                  <w:lang w:val="en-US" w:eastAsia="zh-CN" w:bidi="ar"/>
                </w:rPr>
                <w:t>(65952.99)</w:t>
              </w:r>
            </w:ins>
            <w:del w:id="86" w:author="Jezin" w:date="2025-07-22T10:55:00Z">
              <w:r>
                <w:rPr>
                  <w:rFonts w:eastAsia="PMingLiU" w:cs="Arial"/>
                  <w:color w:val="FF0000"/>
                  <w:szCs w:val="20"/>
                  <w:lang w:val="en-US" w:eastAsia="zh-CN"/>
                </w:rPr>
                <w:delText>(65186.36)</w:delText>
              </w:r>
            </w:del>
          </w:p>
        </w:tc>
        <w:tc>
          <w:tcPr>
            <w:tcW w:w="380" w:type="pct"/>
            <w:tcBorders>
              <w:top w:val="nil"/>
              <w:left w:val="nil"/>
              <w:bottom w:val="single" w:sz="4" w:space="0" w:color="FFFFFF"/>
              <w:right w:val="single" w:sz="4" w:space="0" w:color="FFFFFF"/>
            </w:tcBorders>
            <w:shd w:val="clear" w:color="000000" w:fill="A6A6A6"/>
            <w:noWrap/>
            <w:vAlign w:val="center"/>
          </w:tcPr>
          <w:p w14:paraId="186022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3B0AE0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B58254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6F9AF5B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26D2A23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79A6CFC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3D2C962" w14:textId="77777777">
        <w:trPr>
          <w:trHeight w:val="503"/>
        </w:trPr>
        <w:tc>
          <w:tcPr>
            <w:tcW w:w="724" w:type="pct"/>
            <w:tcBorders>
              <w:top w:val="nil"/>
              <w:left w:val="single" w:sz="4" w:space="0" w:color="FFFFFF"/>
              <w:bottom w:val="single" w:sz="4" w:space="0" w:color="FFFFFF"/>
              <w:right w:val="single" w:sz="4" w:space="0" w:color="FFFFFF"/>
            </w:tcBorders>
            <w:shd w:val="clear" w:color="000000" w:fill="FFFF00"/>
            <w:noWrap/>
            <w:vAlign w:val="center"/>
          </w:tcPr>
          <w:p w14:paraId="4D0AA4E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1.4.12</w:t>
            </w:r>
          </w:p>
        </w:tc>
        <w:tc>
          <w:tcPr>
            <w:tcW w:w="863" w:type="pct"/>
            <w:tcBorders>
              <w:top w:val="nil"/>
              <w:left w:val="nil"/>
              <w:bottom w:val="single" w:sz="4" w:space="0" w:color="FFFFFF"/>
              <w:right w:val="single" w:sz="4" w:space="0" w:color="FFFFFF"/>
            </w:tcBorders>
            <w:shd w:val="clear" w:color="000000" w:fill="FFFF00"/>
            <w:vAlign w:val="center"/>
          </w:tcPr>
          <w:p w14:paraId="2C64FD4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煤焦油</w:t>
            </w:r>
          </w:p>
        </w:tc>
        <w:tc>
          <w:tcPr>
            <w:tcW w:w="1050" w:type="dxa"/>
            <w:tcBorders>
              <w:top w:val="nil"/>
              <w:left w:val="nil"/>
              <w:bottom w:val="single" w:sz="4" w:space="0" w:color="FFFFFF"/>
              <w:right w:val="single" w:sz="4" w:space="0" w:color="FFFFFF"/>
            </w:tcBorders>
            <w:shd w:val="clear" w:color="000000" w:fill="A6A6A6"/>
            <w:noWrap/>
            <w:vAlign w:val="center"/>
          </w:tcPr>
          <w:p w14:paraId="39561C1C" w14:textId="77777777" w:rsidR="0076773F" w:rsidRPr="0076773F" w:rsidRDefault="00000000">
            <w:pPr>
              <w:spacing w:before="0"/>
              <w:jc w:val="center"/>
              <w:rPr>
                <w:rFonts w:eastAsia="PMingLiU" w:cs="Arial"/>
                <w:color w:val="FF0000"/>
                <w:szCs w:val="20"/>
                <w:lang w:val="en-US" w:eastAsia="zh-CN"/>
                <w:rPrChange w:id="87" w:author="Jezin" w:date="2025-07-22T10:55:00Z">
                  <w:rPr>
                    <w:rFonts w:eastAsia="PMingLiU" w:cs="Arial"/>
                    <w:color w:val="000000"/>
                    <w:szCs w:val="20"/>
                    <w:lang w:val="en-US" w:eastAsia="zh-CN"/>
                  </w:rPr>
                </w:rPrChange>
              </w:rPr>
              <w:pPrChange w:id="88" w:author="Jezin" w:date="2025-07-22T10:55:00Z">
                <w:pPr>
                  <w:jc w:val="center"/>
                  <w:textAlignment w:val="center"/>
                </w:pPr>
              </w:pPrChange>
            </w:pPr>
            <w:ins w:id="89" w:author="Jezin" w:date="2025-07-22T10:55:00Z">
              <w:r>
                <w:rPr>
                  <w:rFonts w:eastAsia="PMingLiU" w:cs="Arial"/>
                  <w:color w:val="FF0000"/>
                  <w:szCs w:val="20"/>
                  <w:lang w:val="en-US" w:eastAsia="zh-CN" w:bidi="ar"/>
                </w:rPr>
                <w:t>(159387.02)</w:t>
              </w:r>
            </w:ins>
            <w:del w:id="90" w:author="Jezin" w:date="2025-07-22T10:55:00Z">
              <w:r>
                <w:rPr>
                  <w:rFonts w:eastAsia="PMingLiU" w:cs="Arial"/>
                  <w:color w:val="FF0000"/>
                  <w:szCs w:val="20"/>
                  <w:lang w:val="en-US" w:eastAsia="zh-CN"/>
                </w:rPr>
                <w:delText>(155134.04)</w:delText>
              </w:r>
            </w:del>
          </w:p>
        </w:tc>
        <w:tc>
          <w:tcPr>
            <w:tcW w:w="1050" w:type="dxa"/>
            <w:tcBorders>
              <w:top w:val="nil"/>
              <w:left w:val="nil"/>
              <w:bottom w:val="single" w:sz="4" w:space="0" w:color="FFFFFF"/>
              <w:right w:val="single" w:sz="4" w:space="0" w:color="FFFFFF"/>
            </w:tcBorders>
            <w:shd w:val="clear" w:color="000000" w:fill="A6A6A6"/>
            <w:noWrap/>
            <w:vAlign w:val="center"/>
          </w:tcPr>
          <w:p w14:paraId="37812D4C" w14:textId="77777777" w:rsidR="0076773F" w:rsidRPr="0076773F" w:rsidRDefault="00000000">
            <w:pPr>
              <w:spacing w:before="0"/>
              <w:jc w:val="center"/>
              <w:rPr>
                <w:rFonts w:eastAsia="PMingLiU" w:cs="Arial"/>
                <w:color w:val="FF0000"/>
                <w:szCs w:val="20"/>
                <w:lang w:val="en-US" w:eastAsia="zh-CN"/>
                <w:rPrChange w:id="91" w:author="Jezin" w:date="2025-07-22T10:55:00Z">
                  <w:rPr>
                    <w:rFonts w:eastAsia="PMingLiU" w:cs="Arial"/>
                    <w:color w:val="000000"/>
                    <w:szCs w:val="20"/>
                    <w:lang w:val="en-US" w:eastAsia="zh-CN"/>
                  </w:rPr>
                </w:rPrChange>
              </w:rPr>
              <w:pPrChange w:id="92" w:author="Jezin" w:date="2025-07-22T10:55:00Z">
                <w:pPr>
                  <w:jc w:val="center"/>
                  <w:textAlignment w:val="center"/>
                </w:pPr>
              </w:pPrChange>
            </w:pPr>
            <w:ins w:id="93" w:author="Jezin" w:date="2025-07-22T10:55:00Z">
              <w:r>
                <w:rPr>
                  <w:rFonts w:eastAsia="PMingLiU" w:cs="Arial"/>
                  <w:color w:val="FF0000"/>
                  <w:szCs w:val="20"/>
                  <w:lang w:val="en-US" w:eastAsia="zh-CN" w:bidi="ar"/>
                </w:rPr>
                <w:t>(159387.02)</w:t>
              </w:r>
            </w:ins>
            <w:del w:id="94" w:author="Jezin" w:date="2025-07-22T10:55:00Z">
              <w:r>
                <w:rPr>
                  <w:rFonts w:eastAsia="PMingLiU" w:cs="Arial"/>
                  <w:color w:val="FF0000"/>
                  <w:szCs w:val="20"/>
                  <w:lang w:val="en-US" w:eastAsia="zh-CN"/>
                </w:rPr>
                <w:delText>(155134.04)</w:delText>
              </w:r>
            </w:del>
          </w:p>
        </w:tc>
        <w:tc>
          <w:tcPr>
            <w:tcW w:w="380" w:type="pct"/>
            <w:tcBorders>
              <w:top w:val="nil"/>
              <w:left w:val="nil"/>
              <w:bottom w:val="single" w:sz="4" w:space="0" w:color="FFFFFF"/>
              <w:right w:val="single" w:sz="4" w:space="0" w:color="FFFFFF"/>
            </w:tcBorders>
            <w:shd w:val="clear" w:color="000000" w:fill="A6A6A6"/>
            <w:noWrap/>
            <w:vAlign w:val="center"/>
          </w:tcPr>
          <w:p w14:paraId="71B38F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108B97D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64DDE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0" w:type="pct"/>
            <w:tcBorders>
              <w:top w:val="nil"/>
              <w:left w:val="nil"/>
              <w:bottom w:val="single" w:sz="4" w:space="0" w:color="FFFFFF"/>
              <w:right w:val="single" w:sz="4" w:space="0" w:color="FFFFFF"/>
            </w:tcBorders>
            <w:shd w:val="clear" w:color="000000" w:fill="A6A6A6"/>
            <w:noWrap/>
            <w:vAlign w:val="center"/>
          </w:tcPr>
          <w:p w14:paraId="0469B0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659677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81" w:type="pct"/>
            <w:tcBorders>
              <w:top w:val="nil"/>
              <w:left w:val="nil"/>
              <w:bottom w:val="single" w:sz="4" w:space="0" w:color="FFFFFF"/>
              <w:right w:val="single" w:sz="4" w:space="0" w:color="FFFFFF"/>
            </w:tcBorders>
            <w:shd w:val="clear" w:color="000000" w:fill="A6A6A6"/>
            <w:noWrap/>
            <w:vAlign w:val="center"/>
          </w:tcPr>
          <w:p w14:paraId="58843AD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6EC4DC4D"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1144755B" w14:textId="77777777" w:rsidR="0076773F" w:rsidRDefault="0076773F">
      <w:pPr>
        <w:spacing w:before="0" w:line="360" w:lineRule="auto"/>
        <w:jc w:val="right"/>
        <w:rPr>
          <w:rFonts w:eastAsia="宋体" w:cs="Arial"/>
          <w:iCs/>
          <w:sz w:val="24"/>
          <w:lang w:eastAsia="zh-CN"/>
        </w:rPr>
      </w:pPr>
    </w:p>
    <w:p w14:paraId="0A56CF72" w14:textId="77777777" w:rsidR="0076773F" w:rsidRDefault="00000000">
      <w:pPr>
        <w:pStyle w:val="Style2"/>
        <w:numPr>
          <w:ilvl w:val="2"/>
          <w:numId w:val="12"/>
        </w:numPr>
        <w:spacing w:line="360" w:lineRule="auto"/>
      </w:pPr>
      <w:bookmarkStart w:id="95" w:name="_Toc198906587"/>
      <w:bookmarkStart w:id="96" w:name="_Toc204099748"/>
      <w:r>
        <w:rPr>
          <w:rFonts w:hint="eastAsia"/>
        </w:rPr>
        <w:t>范围二</w:t>
      </w:r>
      <w:r>
        <w:t>输入能源的间接排放清册</w:t>
      </w:r>
      <w:bookmarkEnd w:id="95"/>
      <w:r>
        <w:rPr>
          <w:rFonts w:hint="eastAsia"/>
        </w:rPr>
        <w:t>（基于位置）</w:t>
      </w:r>
      <w:bookmarkEnd w:id="96"/>
    </w:p>
    <w:tbl>
      <w:tblPr>
        <w:tblW w:w="5000" w:type="pct"/>
        <w:tblLook w:val="04A0" w:firstRow="1" w:lastRow="0" w:firstColumn="1" w:lastColumn="0" w:noHBand="0" w:noVBand="1"/>
      </w:tblPr>
      <w:tblGrid>
        <w:gridCol w:w="736"/>
        <w:gridCol w:w="1889"/>
        <w:gridCol w:w="1273"/>
        <w:gridCol w:w="1273"/>
        <w:gridCol w:w="606"/>
        <w:gridCol w:w="606"/>
        <w:gridCol w:w="739"/>
        <w:gridCol w:w="728"/>
        <w:gridCol w:w="606"/>
        <w:gridCol w:w="606"/>
      </w:tblGrid>
      <w:tr w:rsidR="0076773F" w14:paraId="46623237" w14:textId="77777777">
        <w:trPr>
          <w:trHeight w:val="503"/>
        </w:trPr>
        <w:tc>
          <w:tcPr>
            <w:tcW w:w="475"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98A275F"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111"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4155C53"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0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283BCE4"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86" w:type="pct"/>
            <w:tcBorders>
              <w:top w:val="single" w:sz="4" w:space="0" w:color="auto"/>
              <w:left w:val="nil"/>
              <w:bottom w:val="single" w:sz="4" w:space="0" w:color="auto"/>
              <w:right w:val="single" w:sz="4" w:space="0" w:color="auto"/>
            </w:tcBorders>
            <w:shd w:val="clear" w:color="000000" w:fill="FF6600"/>
            <w:noWrap/>
            <w:vAlign w:val="center"/>
          </w:tcPr>
          <w:p w14:paraId="12F2170D"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26" w:type="pct"/>
            <w:tcBorders>
              <w:top w:val="single" w:sz="4" w:space="0" w:color="auto"/>
              <w:left w:val="nil"/>
              <w:bottom w:val="single" w:sz="4" w:space="0" w:color="auto"/>
              <w:right w:val="single" w:sz="4" w:space="0" w:color="auto"/>
            </w:tcBorders>
            <w:shd w:val="clear" w:color="000000" w:fill="FF6600"/>
            <w:noWrap/>
            <w:vAlign w:val="center"/>
          </w:tcPr>
          <w:p w14:paraId="6C6B053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417" w:type="pct"/>
            <w:tcBorders>
              <w:top w:val="single" w:sz="4" w:space="0" w:color="auto"/>
              <w:left w:val="nil"/>
              <w:bottom w:val="single" w:sz="4" w:space="0" w:color="auto"/>
              <w:right w:val="single" w:sz="4" w:space="0" w:color="auto"/>
            </w:tcBorders>
            <w:shd w:val="clear" w:color="000000" w:fill="FF6600"/>
            <w:noWrap/>
            <w:vAlign w:val="center"/>
          </w:tcPr>
          <w:p w14:paraId="60B52338"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50" w:type="pct"/>
            <w:tcBorders>
              <w:top w:val="single" w:sz="4" w:space="0" w:color="auto"/>
              <w:left w:val="nil"/>
              <w:bottom w:val="single" w:sz="4" w:space="0" w:color="auto"/>
              <w:right w:val="single" w:sz="4" w:space="0" w:color="auto"/>
            </w:tcBorders>
            <w:shd w:val="clear" w:color="000000" w:fill="FF6600"/>
            <w:noWrap/>
            <w:vAlign w:val="center"/>
          </w:tcPr>
          <w:p w14:paraId="2014F36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45" w:type="pct"/>
            <w:tcBorders>
              <w:top w:val="single" w:sz="4" w:space="0" w:color="auto"/>
              <w:left w:val="nil"/>
              <w:bottom w:val="single" w:sz="4" w:space="0" w:color="auto"/>
              <w:right w:val="single" w:sz="4" w:space="0" w:color="auto"/>
            </w:tcBorders>
            <w:shd w:val="clear" w:color="000000" w:fill="FF6600"/>
            <w:noWrap/>
            <w:vAlign w:val="center"/>
          </w:tcPr>
          <w:p w14:paraId="5EC9E0D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26" w:type="pct"/>
            <w:tcBorders>
              <w:top w:val="single" w:sz="4" w:space="0" w:color="auto"/>
              <w:left w:val="nil"/>
              <w:bottom w:val="single" w:sz="4" w:space="0" w:color="auto"/>
              <w:right w:val="single" w:sz="4" w:space="0" w:color="auto"/>
            </w:tcBorders>
            <w:shd w:val="clear" w:color="000000" w:fill="FF6600"/>
            <w:noWrap/>
            <w:vAlign w:val="center"/>
          </w:tcPr>
          <w:p w14:paraId="01C3D468"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58" w:type="pct"/>
            <w:tcBorders>
              <w:top w:val="single" w:sz="4" w:space="0" w:color="auto"/>
              <w:left w:val="nil"/>
              <w:bottom w:val="single" w:sz="4" w:space="0" w:color="auto"/>
              <w:right w:val="single" w:sz="4" w:space="0" w:color="auto"/>
            </w:tcBorders>
            <w:shd w:val="clear" w:color="000000" w:fill="FF6600"/>
            <w:noWrap/>
            <w:vAlign w:val="center"/>
          </w:tcPr>
          <w:p w14:paraId="50B838A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437A0F7F" w14:textId="77777777">
        <w:trPr>
          <w:trHeight w:val="503"/>
        </w:trPr>
        <w:tc>
          <w:tcPr>
            <w:tcW w:w="475" w:type="pct"/>
            <w:vMerge/>
            <w:tcBorders>
              <w:top w:val="single" w:sz="4" w:space="0" w:color="auto"/>
              <w:left w:val="single" w:sz="4" w:space="0" w:color="auto"/>
              <w:bottom w:val="single" w:sz="4" w:space="0" w:color="auto"/>
              <w:right w:val="single" w:sz="4" w:space="0" w:color="auto"/>
            </w:tcBorders>
            <w:vAlign w:val="center"/>
          </w:tcPr>
          <w:p w14:paraId="402D46C4" w14:textId="77777777" w:rsidR="0076773F" w:rsidRDefault="0076773F">
            <w:pPr>
              <w:spacing w:before="0"/>
              <w:rPr>
                <w:rFonts w:ascii="宋体" w:eastAsia="宋体" w:hAnsi="宋体" w:cs="宋体" w:hint="eastAsia"/>
                <w:b/>
                <w:bCs/>
                <w:color w:val="FFFFFF"/>
                <w:szCs w:val="20"/>
                <w:lang w:val="en-US" w:eastAsia="zh-CN"/>
              </w:rPr>
            </w:pPr>
          </w:p>
        </w:tc>
        <w:tc>
          <w:tcPr>
            <w:tcW w:w="1111" w:type="pct"/>
            <w:vMerge/>
            <w:tcBorders>
              <w:top w:val="single" w:sz="4" w:space="0" w:color="auto"/>
              <w:left w:val="single" w:sz="4" w:space="0" w:color="auto"/>
              <w:bottom w:val="single" w:sz="4" w:space="0" w:color="auto"/>
              <w:right w:val="single" w:sz="4" w:space="0" w:color="auto"/>
            </w:tcBorders>
            <w:vAlign w:val="center"/>
          </w:tcPr>
          <w:p w14:paraId="24009E6D" w14:textId="77777777" w:rsidR="0076773F" w:rsidRDefault="0076773F">
            <w:pPr>
              <w:spacing w:before="0"/>
              <w:rPr>
                <w:rFonts w:ascii="宋体" w:eastAsia="宋体" w:hAnsi="宋体" w:cs="宋体" w:hint="eastAsia"/>
                <w:b/>
                <w:bCs/>
                <w:color w:val="FFFFFF"/>
                <w:szCs w:val="20"/>
                <w:lang w:val="en-US" w:eastAsia="zh-CN"/>
              </w:rPr>
            </w:pPr>
          </w:p>
        </w:tc>
        <w:tc>
          <w:tcPr>
            <w:tcW w:w="706" w:type="pct"/>
            <w:vMerge/>
            <w:tcBorders>
              <w:top w:val="single" w:sz="4" w:space="0" w:color="auto"/>
              <w:left w:val="single" w:sz="4" w:space="0" w:color="auto"/>
              <w:bottom w:val="single" w:sz="4" w:space="0" w:color="auto"/>
              <w:right w:val="single" w:sz="4" w:space="0" w:color="auto"/>
            </w:tcBorders>
            <w:vAlign w:val="center"/>
          </w:tcPr>
          <w:p w14:paraId="46CA918A" w14:textId="77777777" w:rsidR="0076773F" w:rsidRDefault="0076773F">
            <w:pPr>
              <w:spacing w:before="0"/>
              <w:rPr>
                <w:rFonts w:ascii="宋体" w:eastAsia="宋体" w:hAnsi="宋体" w:cs="宋体" w:hint="eastAsia"/>
                <w:b/>
                <w:bCs/>
                <w:color w:val="FFFFFF"/>
                <w:szCs w:val="20"/>
                <w:lang w:val="en-US" w:eastAsia="zh-CN"/>
              </w:rPr>
            </w:pPr>
          </w:p>
        </w:tc>
        <w:tc>
          <w:tcPr>
            <w:tcW w:w="2708" w:type="pct"/>
            <w:gridSpan w:val="7"/>
            <w:tcBorders>
              <w:top w:val="single" w:sz="4" w:space="0" w:color="auto"/>
              <w:left w:val="nil"/>
              <w:bottom w:val="single" w:sz="4" w:space="0" w:color="auto"/>
              <w:right w:val="single" w:sz="4" w:space="0" w:color="auto"/>
            </w:tcBorders>
            <w:shd w:val="clear" w:color="000000" w:fill="FF6600"/>
            <w:noWrap/>
            <w:vAlign w:val="center"/>
          </w:tcPr>
          <w:p w14:paraId="643E4215"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7C3F8013" w14:textId="77777777">
        <w:trPr>
          <w:trHeight w:val="503"/>
        </w:trPr>
        <w:tc>
          <w:tcPr>
            <w:tcW w:w="1586" w:type="pct"/>
            <w:gridSpan w:val="2"/>
            <w:tcBorders>
              <w:top w:val="single" w:sz="4" w:space="0" w:color="000000"/>
              <w:left w:val="single" w:sz="4" w:space="0" w:color="FFFFFF"/>
              <w:bottom w:val="single" w:sz="4" w:space="0" w:color="000000"/>
              <w:right w:val="nil"/>
            </w:tcBorders>
            <w:shd w:val="clear" w:color="000000" w:fill="FABF8F"/>
            <w:noWrap/>
            <w:vAlign w:val="center"/>
          </w:tcPr>
          <w:p w14:paraId="3CB15C3F"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范围二 外购电间接排放</w:t>
            </w:r>
          </w:p>
        </w:tc>
        <w:tc>
          <w:tcPr>
            <w:tcW w:w="706" w:type="pct"/>
            <w:tcBorders>
              <w:top w:val="single" w:sz="4" w:space="0" w:color="000000"/>
              <w:left w:val="nil"/>
              <w:bottom w:val="single" w:sz="4" w:space="0" w:color="000000"/>
              <w:right w:val="single" w:sz="4" w:space="0" w:color="FFCC99"/>
            </w:tcBorders>
            <w:shd w:val="clear" w:color="000000" w:fill="FABF8F"/>
            <w:noWrap/>
            <w:vAlign w:val="center"/>
          </w:tcPr>
          <w:p w14:paraId="7B2C9FF2"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1069378.75 </w:t>
            </w:r>
          </w:p>
        </w:tc>
        <w:tc>
          <w:tcPr>
            <w:tcW w:w="586" w:type="pct"/>
            <w:tcBorders>
              <w:top w:val="single" w:sz="4" w:space="0" w:color="000000"/>
              <w:left w:val="nil"/>
              <w:bottom w:val="single" w:sz="4" w:space="0" w:color="000000"/>
              <w:right w:val="single" w:sz="4" w:space="0" w:color="FFCC99"/>
            </w:tcBorders>
            <w:shd w:val="clear" w:color="000000" w:fill="FABF8F"/>
            <w:noWrap/>
            <w:vAlign w:val="center"/>
          </w:tcPr>
          <w:p w14:paraId="7A00F68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1069378.75 </w:t>
            </w:r>
          </w:p>
        </w:tc>
        <w:tc>
          <w:tcPr>
            <w:tcW w:w="326" w:type="pct"/>
            <w:tcBorders>
              <w:top w:val="single" w:sz="4" w:space="0" w:color="000000"/>
              <w:left w:val="nil"/>
              <w:bottom w:val="single" w:sz="4" w:space="0" w:color="000000"/>
              <w:right w:val="single" w:sz="4" w:space="0" w:color="FFCC99"/>
            </w:tcBorders>
            <w:shd w:val="clear" w:color="000000" w:fill="FABF8F"/>
            <w:noWrap/>
            <w:vAlign w:val="center"/>
          </w:tcPr>
          <w:p w14:paraId="11FF984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417" w:type="pct"/>
            <w:tcBorders>
              <w:top w:val="single" w:sz="4" w:space="0" w:color="000000"/>
              <w:left w:val="nil"/>
              <w:bottom w:val="single" w:sz="4" w:space="0" w:color="000000"/>
              <w:right w:val="single" w:sz="4" w:space="0" w:color="FFCC99"/>
            </w:tcBorders>
            <w:shd w:val="clear" w:color="000000" w:fill="FABF8F"/>
            <w:noWrap/>
            <w:vAlign w:val="center"/>
          </w:tcPr>
          <w:p w14:paraId="15829F69"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50" w:type="pct"/>
            <w:tcBorders>
              <w:top w:val="single" w:sz="4" w:space="0" w:color="000000"/>
              <w:left w:val="nil"/>
              <w:bottom w:val="single" w:sz="4" w:space="0" w:color="000000"/>
              <w:right w:val="single" w:sz="4" w:space="0" w:color="FFCC99"/>
            </w:tcBorders>
            <w:shd w:val="clear" w:color="000000" w:fill="FABF8F"/>
            <w:noWrap/>
            <w:vAlign w:val="center"/>
          </w:tcPr>
          <w:p w14:paraId="4F2A460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5" w:type="pct"/>
            <w:tcBorders>
              <w:top w:val="single" w:sz="4" w:space="0" w:color="000000"/>
              <w:left w:val="nil"/>
              <w:bottom w:val="single" w:sz="4" w:space="0" w:color="000000"/>
              <w:right w:val="single" w:sz="4" w:space="0" w:color="FFCC99"/>
            </w:tcBorders>
            <w:shd w:val="clear" w:color="000000" w:fill="FABF8F"/>
            <w:noWrap/>
            <w:vAlign w:val="center"/>
          </w:tcPr>
          <w:p w14:paraId="23CD4DF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26" w:type="pct"/>
            <w:tcBorders>
              <w:top w:val="single" w:sz="4" w:space="0" w:color="000000"/>
              <w:left w:val="nil"/>
              <w:bottom w:val="single" w:sz="4" w:space="0" w:color="000000"/>
              <w:right w:val="single" w:sz="4" w:space="0" w:color="FFCC99"/>
            </w:tcBorders>
            <w:shd w:val="clear" w:color="000000" w:fill="FABF8F"/>
            <w:noWrap/>
            <w:vAlign w:val="center"/>
          </w:tcPr>
          <w:p w14:paraId="1633D06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58" w:type="pct"/>
            <w:tcBorders>
              <w:top w:val="single" w:sz="4" w:space="0" w:color="000000"/>
              <w:left w:val="nil"/>
              <w:bottom w:val="single" w:sz="4" w:space="0" w:color="000000"/>
              <w:right w:val="single" w:sz="4" w:space="0" w:color="FFCC99"/>
            </w:tcBorders>
            <w:shd w:val="clear" w:color="000000" w:fill="FABF8F"/>
            <w:noWrap/>
            <w:vAlign w:val="center"/>
          </w:tcPr>
          <w:p w14:paraId="5CCE953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7F3F20E5" w14:textId="77777777">
        <w:trPr>
          <w:trHeight w:val="503"/>
        </w:trPr>
        <w:tc>
          <w:tcPr>
            <w:tcW w:w="475" w:type="pct"/>
            <w:tcBorders>
              <w:top w:val="nil"/>
              <w:left w:val="single" w:sz="4" w:space="0" w:color="FFFFFF"/>
              <w:bottom w:val="nil"/>
              <w:right w:val="single" w:sz="4" w:space="0" w:color="FFFFFF"/>
            </w:tcBorders>
            <w:shd w:val="clear" w:color="000000" w:fill="FFFF00"/>
            <w:noWrap/>
            <w:vAlign w:val="center"/>
          </w:tcPr>
          <w:p w14:paraId="2B2146F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2.1</w:t>
            </w:r>
          </w:p>
        </w:tc>
        <w:tc>
          <w:tcPr>
            <w:tcW w:w="1111" w:type="pct"/>
            <w:tcBorders>
              <w:top w:val="single" w:sz="4" w:space="0" w:color="FFFFFF"/>
              <w:left w:val="nil"/>
              <w:bottom w:val="single" w:sz="4" w:space="0" w:color="FFFFFF"/>
              <w:right w:val="single" w:sz="4" w:space="0" w:color="FFFFFF"/>
            </w:tcBorders>
            <w:shd w:val="clear" w:color="000000" w:fill="FFFF00"/>
            <w:vAlign w:val="center"/>
          </w:tcPr>
          <w:p w14:paraId="36AC91D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外购电力（基于位置）</w:t>
            </w:r>
          </w:p>
        </w:tc>
        <w:tc>
          <w:tcPr>
            <w:tcW w:w="706" w:type="pct"/>
            <w:tcBorders>
              <w:top w:val="single" w:sz="4" w:space="0" w:color="FFFFFF"/>
              <w:left w:val="nil"/>
              <w:bottom w:val="single" w:sz="4" w:space="0" w:color="FFFFFF"/>
              <w:right w:val="single" w:sz="4" w:space="0" w:color="FFFFFF"/>
            </w:tcBorders>
            <w:shd w:val="clear" w:color="000000" w:fill="A6A6A6"/>
            <w:noWrap/>
            <w:vAlign w:val="center"/>
          </w:tcPr>
          <w:p w14:paraId="1564386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1069378.75 </w:t>
            </w:r>
          </w:p>
        </w:tc>
        <w:tc>
          <w:tcPr>
            <w:tcW w:w="586" w:type="pct"/>
            <w:tcBorders>
              <w:top w:val="single" w:sz="4" w:space="0" w:color="FFFFFF"/>
              <w:left w:val="nil"/>
              <w:bottom w:val="nil"/>
              <w:right w:val="single" w:sz="4" w:space="0" w:color="FFFFFF"/>
            </w:tcBorders>
            <w:shd w:val="clear" w:color="000000" w:fill="A6A6A6"/>
            <w:noWrap/>
            <w:vAlign w:val="center"/>
          </w:tcPr>
          <w:p w14:paraId="40D4A9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1069378.75 </w:t>
            </w:r>
          </w:p>
        </w:tc>
        <w:tc>
          <w:tcPr>
            <w:tcW w:w="326" w:type="pct"/>
            <w:tcBorders>
              <w:top w:val="single" w:sz="4" w:space="0" w:color="FFFFFF"/>
              <w:left w:val="nil"/>
              <w:bottom w:val="nil"/>
              <w:right w:val="single" w:sz="4" w:space="0" w:color="FFFFFF"/>
            </w:tcBorders>
            <w:shd w:val="clear" w:color="000000" w:fill="A6A6A6"/>
            <w:noWrap/>
            <w:vAlign w:val="center"/>
          </w:tcPr>
          <w:p w14:paraId="3988A3A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17" w:type="pct"/>
            <w:tcBorders>
              <w:top w:val="single" w:sz="4" w:space="0" w:color="FFFFFF"/>
              <w:left w:val="nil"/>
              <w:bottom w:val="nil"/>
              <w:right w:val="single" w:sz="4" w:space="0" w:color="FFFFFF"/>
            </w:tcBorders>
            <w:shd w:val="clear" w:color="000000" w:fill="A6A6A6"/>
            <w:noWrap/>
            <w:vAlign w:val="center"/>
          </w:tcPr>
          <w:p w14:paraId="49FADF0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50" w:type="pct"/>
            <w:tcBorders>
              <w:top w:val="single" w:sz="4" w:space="0" w:color="FFFFFF"/>
              <w:left w:val="nil"/>
              <w:bottom w:val="nil"/>
              <w:right w:val="single" w:sz="4" w:space="0" w:color="FFFFFF"/>
            </w:tcBorders>
            <w:shd w:val="clear" w:color="000000" w:fill="A6A6A6"/>
            <w:noWrap/>
            <w:vAlign w:val="center"/>
          </w:tcPr>
          <w:p w14:paraId="384A496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5" w:type="pct"/>
            <w:tcBorders>
              <w:top w:val="single" w:sz="4" w:space="0" w:color="FFFFFF"/>
              <w:left w:val="nil"/>
              <w:bottom w:val="nil"/>
              <w:right w:val="single" w:sz="4" w:space="0" w:color="FFFFFF"/>
            </w:tcBorders>
            <w:shd w:val="clear" w:color="000000" w:fill="A6A6A6"/>
            <w:noWrap/>
            <w:vAlign w:val="center"/>
          </w:tcPr>
          <w:p w14:paraId="14EF1A6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26" w:type="pct"/>
            <w:tcBorders>
              <w:top w:val="single" w:sz="4" w:space="0" w:color="FFFFFF"/>
              <w:left w:val="nil"/>
              <w:bottom w:val="nil"/>
              <w:right w:val="single" w:sz="4" w:space="0" w:color="FFFFFF"/>
            </w:tcBorders>
            <w:shd w:val="clear" w:color="000000" w:fill="A6A6A6"/>
            <w:noWrap/>
            <w:vAlign w:val="center"/>
          </w:tcPr>
          <w:p w14:paraId="33D408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58" w:type="pct"/>
            <w:tcBorders>
              <w:top w:val="single" w:sz="4" w:space="0" w:color="FFFFFF"/>
              <w:left w:val="nil"/>
              <w:bottom w:val="nil"/>
              <w:right w:val="single" w:sz="4" w:space="0" w:color="FFFFFF"/>
            </w:tcBorders>
            <w:shd w:val="clear" w:color="000000" w:fill="A6A6A6"/>
            <w:noWrap/>
            <w:vAlign w:val="center"/>
          </w:tcPr>
          <w:p w14:paraId="684D799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47A28988"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DE4B0F0" w14:textId="77777777" w:rsidR="0076773F" w:rsidRDefault="0076773F">
      <w:pPr>
        <w:spacing w:before="0" w:line="360" w:lineRule="auto"/>
        <w:jc w:val="right"/>
        <w:rPr>
          <w:rFonts w:eastAsia="宋体" w:cs="Arial"/>
          <w:iCs/>
          <w:sz w:val="24"/>
          <w:lang w:eastAsia="zh-CN"/>
        </w:rPr>
      </w:pPr>
    </w:p>
    <w:p w14:paraId="5CD6358C" w14:textId="77777777" w:rsidR="0076773F" w:rsidRDefault="00000000">
      <w:pPr>
        <w:pStyle w:val="Style2"/>
        <w:numPr>
          <w:ilvl w:val="2"/>
          <w:numId w:val="12"/>
        </w:numPr>
        <w:spacing w:line="360" w:lineRule="auto"/>
      </w:pPr>
      <w:bookmarkStart w:id="97" w:name="_Toc204099749"/>
      <w:r>
        <w:rPr>
          <w:rFonts w:hint="eastAsia"/>
        </w:rPr>
        <w:t>范围二</w:t>
      </w:r>
      <w:r>
        <w:t>输入能源的间接排放清册</w:t>
      </w:r>
      <w:r>
        <w:rPr>
          <w:rFonts w:hint="eastAsia"/>
        </w:rPr>
        <w:t>（基于市场）</w:t>
      </w:r>
      <w:bookmarkEnd w:id="97"/>
    </w:p>
    <w:tbl>
      <w:tblPr>
        <w:tblW w:w="5000" w:type="pct"/>
        <w:tblLook w:val="04A0" w:firstRow="1" w:lastRow="0" w:firstColumn="1" w:lastColumn="0" w:noHBand="0" w:noVBand="1"/>
      </w:tblPr>
      <w:tblGrid>
        <w:gridCol w:w="736"/>
        <w:gridCol w:w="1889"/>
        <w:gridCol w:w="1273"/>
        <w:gridCol w:w="1273"/>
        <w:gridCol w:w="606"/>
        <w:gridCol w:w="606"/>
        <w:gridCol w:w="739"/>
        <w:gridCol w:w="728"/>
        <w:gridCol w:w="606"/>
        <w:gridCol w:w="606"/>
      </w:tblGrid>
      <w:tr w:rsidR="0076773F" w14:paraId="69D346D5" w14:textId="77777777">
        <w:trPr>
          <w:trHeight w:val="503"/>
        </w:trPr>
        <w:tc>
          <w:tcPr>
            <w:tcW w:w="475"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60E7FEC"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111"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54E5913"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0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19BC0DAA"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86" w:type="pct"/>
            <w:tcBorders>
              <w:top w:val="single" w:sz="4" w:space="0" w:color="auto"/>
              <w:left w:val="nil"/>
              <w:bottom w:val="single" w:sz="4" w:space="0" w:color="auto"/>
              <w:right w:val="single" w:sz="4" w:space="0" w:color="auto"/>
            </w:tcBorders>
            <w:shd w:val="clear" w:color="000000" w:fill="FF6600"/>
            <w:noWrap/>
            <w:vAlign w:val="center"/>
          </w:tcPr>
          <w:p w14:paraId="5E64EB7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26" w:type="pct"/>
            <w:tcBorders>
              <w:top w:val="single" w:sz="4" w:space="0" w:color="auto"/>
              <w:left w:val="nil"/>
              <w:bottom w:val="single" w:sz="4" w:space="0" w:color="auto"/>
              <w:right w:val="single" w:sz="4" w:space="0" w:color="auto"/>
            </w:tcBorders>
            <w:shd w:val="clear" w:color="000000" w:fill="FF6600"/>
            <w:noWrap/>
            <w:vAlign w:val="center"/>
          </w:tcPr>
          <w:p w14:paraId="60AA946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417" w:type="pct"/>
            <w:tcBorders>
              <w:top w:val="single" w:sz="4" w:space="0" w:color="auto"/>
              <w:left w:val="nil"/>
              <w:bottom w:val="single" w:sz="4" w:space="0" w:color="auto"/>
              <w:right w:val="single" w:sz="4" w:space="0" w:color="auto"/>
            </w:tcBorders>
            <w:shd w:val="clear" w:color="000000" w:fill="FF6600"/>
            <w:noWrap/>
            <w:vAlign w:val="center"/>
          </w:tcPr>
          <w:p w14:paraId="0B0C9255"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50" w:type="pct"/>
            <w:tcBorders>
              <w:top w:val="single" w:sz="4" w:space="0" w:color="auto"/>
              <w:left w:val="nil"/>
              <w:bottom w:val="single" w:sz="4" w:space="0" w:color="auto"/>
              <w:right w:val="single" w:sz="4" w:space="0" w:color="auto"/>
            </w:tcBorders>
            <w:shd w:val="clear" w:color="000000" w:fill="FF6600"/>
            <w:noWrap/>
            <w:vAlign w:val="center"/>
          </w:tcPr>
          <w:p w14:paraId="7C5688F6"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45" w:type="pct"/>
            <w:tcBorders>
              <w:top w:val="single" w:sz="4" w:space="0" w:color="auto"/>
              <w:left w:val="nil"/>
              <w:bottom w:val="single" w:sz="4" w:space="0" w:color="auto"/>
              <w:right w:val="single" w:sz="4" w:space="0" w:color="auto"/>
            </w:tcBorders>
            <w:shd w:val="clear" w:color="000000" w:fill="FF6600"/>
            <w:noWrap/>
            <w:vAlign w:val="center"/>
          </w:tcPr>
          <w:p w14:paraId="1ED14D8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26" w:type="pct"/>
            <w:tcBorders>
              <w:top w:val="single" w:sz="4" w:space="0" w:color="auto"/>
              <w:left w:val="nil"/>
              <w:bottom w:val="single" w:sz="4" w:space="0" w:color="auto"/>
              <w:right w:val="single" w:sz="4" w:space="0" w:color="auto"/>
            </w:tcBorders>
            <w:shd w:val="clear" w:color="000000" w:fill="FF6600"/>
            <w:noWrap/>
            <w:vAlign w:val="center"/>
          </w:tcPr>
          <w:p w14:paraId="5E97761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58" w:type="pct"/>
            <w:tcBorders>
              <w:top w:val="single" w:sz="4" w:space="0" w:color="auto"/>
              <w:left w:val="nil"/>
              <w:bottom w:val="single" w:sz="4" w:space="0" w:color="auto"/>
              <w:right w:val="single" w:sz="4" w:space="0" w:color="auto"/>
            </w:tcBorders>
            <w:shd w:val="clear" w:color="000000" w:fill="FF6600"/>
            <w:noWrap/>
            <w:vAlign w:val="center"/>
          </w:tcPr>
          <w:p w14:paraId="7399AEC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28473FFB" w14:textId="77777777">
        <w:trPr>
          <w:trHeight w:val="503"/>
        </w:trPr>
        <w:tc>
          <w:tcPr>
            <w:tcW w:w="475" w:type="pct"/>
            <w:vMerge/>
            <w:tcBorders>
              <w:top w:val="single" w:sz="4" w:space="0" w:color="auto"/>
              <w:left w:val="single" w:sz="4" w:space="0" w:color="auto"/>
              <w:bottom w:val="single" w:sz="4" w:space="0" w:color="auto"/>
              <w:right w:val="single" w:sz="4" w:space="0" w:color="auto"/>
            </w:tcBorders>
            <w:vAlign w:val="center"/>
          </w:tcPr>
          <w:p w14:paraId="69515648" w14:textId="77777777" w:rsidR="0076773F" w:rsidRDefault="0076773F">
            <w:pPr>
              <w:spacing w:before="0"/>
              <w:rPr>
                <w:rFonts w:ascii="宋体" w:eastAsia="宋体" w:hAnsi="宋体" w:cs="宋体" w:hint="eastAsia"/>
                <w:b/>
                <w:bCs/>
                <w:color w:val="FFFFFF"/>
                <w:szCs w:val="20"/>
                <w:lang w:val="en-US" w:eastAsia="zh-CN"/>
              </w:rPr>
            </w:pPr>
          </w:p>
        </w:tc>
        <w:tc>
          <w:tcPr>
            <w:tcW w:w="1111" w:type="pct"/>
            <w:vMerge/>
            <w:tcBorders>
              <w:top w:val="single" w:sz="4" w:space="0" w:color="auto"/>
              <w:left w:val="single" w:sz="4" w:space="0" w:color="auto"/>
              <w:bottom w:val="single" w:sz="4" w:space="0" w:color="auto"/>
              <w:right w:val="single" w:sz="4" w:space="0" w:color="auto"/>
            </w:tcBorders>
            <w:vAlign w:val="center"/>
          </w:tcPr>
          <w:p w14:paraId="7068007D" w14:textId="77777777" w:rsidR="0076773F" w:rsidRDefault="0076773F">
            <w:pPr>
              <w:spacing w:before="0"/>
              <w:rPr>
                <w:rFonts w:ascii="宋体" w:eastAsia="宋体" w:hAnsi="宋体" w:cs="宋体" w:hint="eastAsia"/>
                <w:b/>
                <w:bCs/>
                <w:color w:val="FFFFFF"/>
                <w:szCs w:val="20"/>
                <w:lang w:val="en-US" w:eastAsia="zh-CN"/>
              </w:rPr>
            </w:pPr>
          </w:p>
        </w:tc>
        <w:tc>
          <w:tcPr>
            <w:tcW w:w="706" w:type="pct"/>
            <w:vMerge/>
            <w:tcBorders>
              <w:top w:val="single" w:sz="4" w:space="0" w:color="auto"/>
              <w:left w:val="single" w:sz="4" w:space="0" w:color="auto"/>
              <w:bottom w:val="single" w:sz="4" w:space="0" w:color="auto"/>
              <w:right w:val="single" w:sz="4" w:space="0" w:color="auto"/>
            </w:tcBorders>
            <w:vAlign w:val="center"/>
          </w:tcPr>
          <w:p w14:paraId="60E7B0AC" w14:textId="77777777" w:rsidR="0076773F" w:rsidRDefault="0076773F">
            <w:pPr>
              <w:spacing w:before="0"/>
              <w:rPr>
                <w:rFonts w:ascii="宋体" w:eastAsia="宋体" w:hAnsi="宋体" w:cs="宋体" w:hint="eastAsia"/>
                <w:b/>
                <w:bCs/>
                <w:color w:val="FFFFFF"/>
                <w:szCs w:val="20"/>
                <w:lang w:val="en-US" w:eastAsia="zh-CN"/>
              </w:rPr>
            </w:pPr>
          </w:p>
        </w:tc>
        <w:tc>
          <w:tcPr>
            <w:tcW w:w="2708" w:type="pct"/>
            <w:gridSpan w:val="7"/>
            <w:tcBorders>
              <w:top w:val="single" w:sz="4" w:space="0" w:color="auto"/>
              <w:left w:val="nil"/>
              <w:bottom w:val="single" w:sz="4" w:space="0" w:color="auto"/>
              <w:right w:val="single" w:sz="4" w:space="0" w:color="auto"/>
            </w:tcBorders>
            <w:shd w:val="clear" w:color="000000" w:fill="FF6600"/>
            <w:noWrap/>
            <w:vAlign w:val="center"/>
          </w:tcPr>
          <w:p w14:paraId="33719AA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455A5E5A" w14:textId="77777777">
        <w:trPr>
          <w:trHeight w:val="503"/>
        </w:trPr>
        <w:tc>
          <w:tcPr>
            <w:tcW w:w="1586" w:type="pct"/>
            <w:gridSpan w:val="2"/>
            <w:tcBorders>
              <w:top w:val="single" w:sz="4" w:space="0" w:color="000000"/>
              <w:left w:val="single" w:sz="4" w:space="0" w:color="FFFFFF"/>
              <w:bottom w:val="single" w:sz="4" w:space="0" w:color="000000"/>
              <w:right w:val="nil"/>
            </w:tcBorders>
            <w:shd w:val="clear" w:color="000000" w:fill="FABF8F"/>
            <w:noWrap/>
            <w:vAlign w:val="center"/>
          </w:tcPr>
          <w:p w14:paraId="506E39F4"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范围二 外购电间接排放</w:t>
            </w:r>
          </w:p>
        </w:tc>
        <w:tc>
          <w:tcPr>
            <w:tcW w:w="706" w:type="pct"/>
            <w:tcBorders>
              <w:top w:val="single" w:sz="4" w:space="0" w:color="000000"/>
              <w:left w:val="nil"/>
              <w:bottom w:val="single" w:sz="4" w:space="0" w:color="000000"/>
              <w:right w:val="single" w:sz="4" w:space="0" w:color="FFCC99"/>
            </w:tcBorders>
            <w:shd w:val="clear" w:color="000000" w:fill="FABF8F"/>
            <w:noWrap/>
            <w:vAlign w:val="center"/>
          </w:tcPr>
          <w:p w14:paraId="2FB22134"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1161900.33 </w:t>
            </w:r>
          </w:p>
        </w:tc>
        <w:tc>
          <w:tcPr>
            <w:tcW w:w="586" w:type="pct"/>
            <w:tcBorders>
              <w:top w:val="single" w:sz="4" w:space="0" w:color="000000"/>
              <w:left w:val="nil"/>
              <w:bottom w:val="single" w:sz="4" w:space="0" w:color="000000"/>
              <w:right w:val="single" w:sz="4" w:space="0" w:color="FFCC99"/>
            </w:tcBorders>
            <w:shd w:val="clear" w:color="000000" w:fill="FABF8F"/>
            <w:noWrap/>
            <w:vAlign w:val="center"/>
          </w:tcPr>
          <w:p w14:paraId="5FB0A06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1161900.33 </w:t>
            </w:r>
          </w:p>
        </w:tc>
        <w:tc>
          <w:tcPr>
            <w:tcW w:w="326" w:type="pct"/>
            <w:tcBorders>
              <w:top w:val="single" w:sz="4" w:space="0" w:color="000000"/>
              <w:left w:val="nil"/>
              <w:bottom w:val="single" w:sz="4" w:space="0" w:color="000000"/>
              <w:right w:val="single" w:sz="4" w:space="0" w:color="FFCC99"/>
            </w:tcBorders>
            <w:shd w:val="clear" w:color="000000" w:fill="FABF8F"/>
            <w:noWrap/>
            <w:vAlign w:val="center"/>
          </w:tcPr>
          <w:p w14:paraId="160596F0"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417" w:type="pct"/>
            <w:tcBorders>
              <w:top w:val="single" w:sz="4" w:space="0" w:color="000000"/>
              <w:left w:val="nil"/>
              <w:bottom w:val="single" w:sz="4" w:space="0" w:color="000000"/>
              <w:right w:val="single" w:sz="4" w:space="0" w:color="FFCC99"/>
            </w:tcBorders>
            <w:shd w:val="clear" w:color="000000" w:fill="FABF8F"/>
            <w:noWrap/>
            <w:vAlign w:val="center"/>
          </w:tcPr>
          <w:p w14:paraId="6F7C25A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50" w:type="pct"/>
            <w:tcBorders>
              <w:top w:val="single" w:sz="4" w:space="0" w:color="000000"/>
              <w:left w:val="nil"/>
              <w:bottom w:val="single" w:sz="4" w:space="0" w:color="000000"/>
              <w:right w:val="single" w:sz="4" w:space="0" w:color="FFCC99"/>
            </w:tcBorders>
            <w:shd w:val="clear" w:color="000000" w:fill="FABF8F"/>
            <w:noWrap/>
            <w:vAlign w:val="center"/>
          </w:tcPr>
          <w:p w14:paraId="08BDD89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5" w:type="pct"/>
            <w:tcBorders>
              <w:top w:val="single" w:sz="4" w:space="0" w:color="000000"/>
              <w:left w:val="nil"/>
              <w:bottom w:val="single" w:sz="4" w:space="0" w:color="000000"/>
              <w:right w:val="single" w:sz="4" w:space="0" w:color="FFCC99"/>
            </w:tcBorders>
            <w:shd w:val="clear" w:color="000000" w:fill="FABF8F"/>
            <w:noWrap/>
            <w:vAlign w:val="center"/>
          </w:tcPr>
          <w:p w14:paraId="762B70D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26" w:type="pct"/>
            <w:tcBorders>
              <w:top w:val="single" w:sz="4" w:space="0" w:color="000000"/>
              <w:left w:val="nil"/>
              <w:bottom w:val="single" w:sz="4" w:space="0" w:color="000000"/>
              <w:right w:val="single" w:sz="4" w:space="0" w:color="FFCC99"/>
            </w:tcBorders>
            <w:shd w:val="clear" w:color="000000" w:fill="FABF8F"/>
            <w:noWrap/>
            <w:vAlign w:val="center"/>
          </w:tcPr>
          <w:p w14:paraId="7B960E8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58" w:type="pct"/>
            <w:tcBorders>
              <w:top w:val="single" w:sz="4" w:space="0" w:color="000000"/>
              <w:left w:val="nil"/>
              <w:bottom w:val="single" w:sz="4" w:space="0" w:color="000000"/>
              <w:right w:val="single" w:sz="4" w:space="0" w:color="FFCC99"/>
            </w:tcBorders>
            <w:shd w:val="clear" w:color="000000" w:fill="FABF8F"/>
            <w:noWrap/>
            <w:vAlign w:val="center"/>
          </w:tcPr>
          <w:p w14:paraId="46B914A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1EE5F619" w14:textId="77777777">
        <w:trPr>
          <w:trHeight w:val="503"/>
        </w:trPr>
        <w:tc>
          <w:tcPr>
            <w:tcW w:w="475" w:type="pct"/>
            <w:tcBorders>
              <w:top w:val="nil"/>
              <w:left w:val="single" w:sz="4" w:space="0" w:color="FFFFFF"/>
              <w:bottom w:val="nil"/>
              <w:right w:val="single" w:sz="4" w:space="0" w:color="FFFFFF"/>
            </w:tcBorders>
            <w:shd w:val="clear" w:color="000000" w:fill="FFFF00"/>
            <w:noWrap/>
            <w:vAlign w:val="center"/>
          </w:tcPr>
          <w:p w14:paraId="1F9FA3A7" w14:textId="77777777" w:rsidR="0076773F" w:rsidRDefault="00000000">
            <w:pPr>
              <w:spacing w:before="0"/>
              <w:rPr>
                <w:rFonts w:cs="Arial"/>
                <w:color w:val="000000"/>
                <w:szCs w:val="20"/>
                <w:lang w:val="en-US" w:eastAsia="zh-CN"/>
              </w:rPr>
            </w:pPr>
            <w:r>
              <w:rPr>
                <w:rFonts w:eastAsia="PMingLiU" w:cs="Arial"/>
                <w:color w:val="000000"/>
                <w:szCs w:val="20"/>
                <w:lang w:val="en-US" w:eastAsia="zh-CN"/>
              </w:rPr>
              <w:t>2.</w:t>
            </w:r>
            <w:r>
              <w:rPr>
                <w:rFonts w:cs="Arial" w:hint="eastAsia"/>
                <w:color w:val="000000"/>
                <w:szCs w:val="20"/>
                <w:lang w:val="en-US" w:eastAsia="zh-CN"/>
              </w:rPr>
              <w:t>1</w:t>
            </w:r>
          </w:p>
        </w:tc>
        <w:tc>
          <w:tcPr>
            <w:tcW w:w="1111" w:type="pct"/>
            <w:tcBorders>
              <w:top w:val="nil"/>
              <w:left w:val="nil"/>
              <w:bottom w:val="single" w:sz="4" w:space="0" w:color="FFFFFF"/>
              <w:right w:val="single" w:sz="4" w:space="0" w:color="FFFFFF"/>
            </w:tcBorders>
            <w:shd w:val="clear" w:color="000000" w:fill="FFFF00"/>
            <w:vAlign w:val="center"/>
          </w:tcPr>
          <w:p w14:paraId="4A55FCF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外购电力（基于市场）</w:t>
            </w:r>
          </w:p>
        </w:tc>
        <w:tc>
          <w:tcPr>
            <w:tcW w:w="706" w:type="pct"/>
            <w:tcBorders>
              <w:top w:val="nil"/>
              <w:left w:val="nil"/>
              <w:bottom w:val="single" w:sz="4" w:space="0" w:color="FFFFFF"/>
              <w:right w:val="single" w:sz="4" w:space="0" w:color="FFFFFF"/>
            </w:tcBorders>
            <w:shd w:val="clear" w:color="000000" w:fill="A6A6A6"/>
            <w:noWrap/>
            <w:vAlign w:val="center"/>
          </w:tcPr>
          <w:p w14:paraId="5FD715A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1161900.33 </w:t>
            </w:r>
          </w:p>
        </w:tc>
        <w:tc>
          <w:tcPr>
            <w:tcW w:w="586" w:type="pct"/>
            <w:tcBorders>
              <w:top w:val="single" w:sz="4" w:space="0" w:color="FFFFFF"/>
              <w:left w:val="nil"/>
              <w:bottom w:val="nil"/>
              <w:right w:val="single" w:sz="4" w:space="0" w:color="FFFFFF"/>
            </w:tcBorders>
            <w:shd w:val="clear" w:color="000000" w:fill="A6A6A6"/>
            <w:noWrap/>
            <w:vAlign w:val="center"/>
          </w:tcPr>
          <w:p w14:paraId="59678EA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1161900.33 </w:t>
            </w:r>
          </w:p>
        </w:tc>
        <w:tc>
          <w:tcPr>
            <w:tcW w:w="326" w:type="pct"/>
            <w:tcBorders>
              <w:top w:val="single" w:sz="4" w:space="0" w:color="FFFFFF"/>
              <w:left w:val="nil"/>
              <w:bottom w:val="nil"/>
              <w:right w:val="single" w:sz="4" w:space="0" w:color="FFFFFF"/>
            </w:tcBorders>
            <w:shd w:val="clear" w:color="000000" w:fill="A6A6A6"/>
            <w:noWrap/>
            <w:vAlign w:val="center"/>
          </w:tcPr>
          <w:p w14:paraId="74D8595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17" w:type="pct"/>
            <w:tcBorders>
              <w:top w:val="single" w:sz="4" w:space="0" w:color="FFFFFF"/>
              <w:left w:val="nil"/>
              <w:bottom w:val="nil"/>
              <w:right w:val="single" w:sz="4" w:space="0" w:color="FFFFFF"/>
            </w:tcBorders>
            <w:shd w:val="clear" w:color="000000" w:fill="A6A6A6"/>
            <w:noWrap/>
            <w:vAlign w:val="center"/>
          </w:tcPr>
          <w:p w14:paraId="2AE8FD3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50" w:type="pct"/>
            <w:tcBorders>
              <w:top w:val="single" w:sz="4" w:space="0" w:color="FFFFFF"/>
              <w:left w:val="nil"/>
              <w:bottom w:val="nil"/>
              <w:right w:val="single" w:sz="4" w:space="0" w:color="FFFFFF"/>
            </w:tcBorders>
            <w:shd w:val="clear" w:color="000000" w:fill="A6A6A6"/>
            <w:noWrap/>
            <w:vAlign w:val="center"/>
          </w:tcPr>
          <w:p w14:paraId="4746AB8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5" w:type="pct"/>
            <w:tcBorders>
              <w:top w:val="single" w:sz="4" w:space="0" w:color="FFFFFF"/>
              <w:left w:val="nil"/>
              <w:bottom w:val="nil"/>
              <w:right w:val="single" w:sz="4" w:space="0" w:color="FFFFFF"/>
            </w:tcBorders>
            <w:shd w:val="clear" w:color="000000" w:fill="A6A6A6"/>
            <w:noWrap/>
            <w:vAlign w:val="center"/>
          </w:tcPr>
          <w:p w14:paraId="7D301D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26" w:type="pct"/>
            <w:tcBorders>
              <w:top w:val="single" w:sz="4" w:space="0" w:color="FFFFFF"/>
              <w:left w:val="nil"/>
              <w:bottom w:val="nil"/>
              <w:right w:val="single" w:sz="4" w:space="0" w:color="FFFFFF"/>
            </w:tcBorders>
            <w:shd w:val="clear" w:color="000000" w:fill="A6A6A6"/>
            <w:noWrap/>
            <w:vAlign w:val="center"/>
          </w:tcPr>
          <w:p w14:paraId="39DA84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58" w:type="pct"/>
            <w:tcBorders>
              <w:top w:val="single" w:sz="4" w:space="0" w:color="FFFFFF"/>
              <w:left w:val="nil"/>
              <w:bottom w:val="nil"/>
              <w:right w:val="single" w:sz="4" w:space="0" w:color="FFFFFF"/>
            </w:tcBorders>
            <w:shd w:val="clear" w:color="000000" w:fill="A6A6A6"/>
            <w:noWrap/>
            <w:vAlign w:val="center"/>
          </w:tcPr>
          <w:p w14:paraId="0F0DC9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667BFFD2"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4182F4C8" w14:textId="77777777" w:rsidR="0076773F" w:rsidRDefault="0076773F">
      <w:pPr>
        <w:spacing w:before="0" w:line="360" w:lineRule="auto"/>
        <w:jc w:val="right"/>
        <w:rPr>
          <w:rFonts w:eastAsia="宋体" w:cs="Arial"/>
          <w:iCs/>
          <w:sz w:val="24"/>
          <w:lang w:eastAsia="zh-CN"/>
        </w:rPr>
      </w:pPr>
    </w:p>
    <w:p w14:paraId="57F57658" w14:textId="77777777" w:rsidR="0076773F" w:rsidRDefault="00000000">
      <w:pPr>
        <w:pStyle w:val="Style2"/>
        <w:numPr>
          <w:ilvl w:val="2"/>
          <w:numId w:val="12"/>
        </w:numPr>
        <w:spacing w:line="360" w:lineRule="auto"/>
      </w:pPr>
      <w:bookmarkStart w:id="98" w:name="_Toc175660677"/>
      <w:bookmarkStart w:id="99" w:name="_Toc198906588"/>
      <w:bookmarkStart w:id="100" w:name="_Toc204099750"/>
      <w:r>
        <w:rPr>
          <w:rFonts w:hint="eastAsia"/>
        </w:rPr>
        <w:t>范围三类别</w:t>
      </w:r>
      <w:r>
        <w:rPr>
          <w:rFonts w:hint="eastAsia"/>
        </w:rPr>
        <w:t>1</w:t>
      </w:r>
      <w:r>
        <w:rPr>
          <w:rFonts w:hint="eastAsia"/>
        </w:rPr>
        <w:t>外购商品和服务的上游排放</w:t>
      </w:r>
      <w:r>
        <w:t>清册</w:t>
      </w:r>
      <w:bookmarkStart w:id="101" w:name="OLE_LINK2"/>
      <w:bookmarkEnd w:id="98"/>
      <w:bookmarkEnd w:id="99"/>
      <w:bookmarkEnd w:id="100"/>
    </w:p>
    <w:tbl>
      <w:tblPr>
        <w:tblW w:w="5000" w:type="pct"/>
        <w:tblLayout w:type="fixed"/>
        <w:tblLook w:val="04A0" w:firstRow="1" w:lastRow="0" w:firstColumn="1" w:lastColumn="0" w:noHBand="0" w:noVBand="1"/>
      </w:tblPr>
      <w:tblGrid>
        <w:gridCol w:w="1251"/>
        <w:gridCol w:w="1861"/>
        <w:gridCol w:w="991"/>
        <w:gridCol w:w="991"/>
        <w:gridCol w:w="660"/>
        <w:gridCol w:w="662"/>
        <w:gridCol w:w="662"/>
        <w:gridCol w:w="660"/>
        <w:gridCol w:w="662"/>
        <w:gridCol w:w="662"/>
      </w:tblGrid>
      <w:tr w:rsidR="0076773F" w14:paraId="6873DDBE" w14:textId="77777777">
        <w:trPr>
          <w:trHeight w:val="503"/>
        </w:trPr>
        <w:tc>
          <w:tcPr>
            <w:tcW w:w="691"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bookmarkEnd w:id="101"/>
          <w:p w14:paraId="5EE3501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027"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1839D47"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547"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135855C"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47" w:type="pct"/>
            <w:tcBorders>
              <w:top w:val="single" w:sz="4" w:space="0" w:color="auto"/>
              <w:left w:val="nil"/>
              <w:bottom w:val="single" w:sz="4" w:space="0" w:color="auto"/>
              <w:right w:val="single" w:sz="4" w:space="0" w:color="auto"/>
            </w:tcBorders>
            <w:shd w:val="clear" w:color="000000" w:fill="FF6600"/>
            <w:noWrap/>
            <w:vAlign w:val="center"/>
          </w:tcPr>
          <w:p w14:paraId="3D49E8B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64" w:type="pct"/>
            <w:tcBorders>
              <w:top w:val="single" w:sz="4" w:space="0" w:color="auto"/>
              <w:left w:val="nil"/>
              <w:bottom w:val="single" w:sz="4" w:space="0" w:color="auto"/>
              <w:right w:val="single" w:sz="4" w:space="0" w:color="auto"/>
            </w:tcBorders>
            <w:shd w:val="clear" w:color="000000" w:fill="FF6600"/>
            <w:noWrap/>
            <w:vAlign w:val="center"/>
          </w:tcPr>
          <w:p w14:paraId="5771D3ED"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65" w:type="pct"/>
            <w:tcBorders>
              <w:top w:val="single" w:sz="4" w:space="0" w:color="auto"/>
              <w:left w:val="nil"/>
              <w:bottom w:val="single" w:sz="4" w:space="0" w:color="auto"/>
              <w:right w:val="single" w:sz="4" w:space="0" w:color="auto"/>
            </w:tcBorders>
            <w:shd w:val="clear" w:color="000000" w:fill="FF6600"/>
            <w:noWrap/>
            <w:vAlign w:val="center"/>
          </w:tcPr>
          <w:p w14:paraId="44DC1951"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65" w:type="pct"/>
            <w:tcBorders>
              <w:top w:val="single" w:sz="4" w:space="0" w:color="auto"/>
              <w:left w:val="nil"/>
              <w:bottom w:val="single" w:sz="4" w:space="0" w:color="auto"/>
              <w:right w:val="single" w:sz="4" w:space="0" w:color="auto"/>
            </w:tcBorders>
            <w:shd w:val="clear" w:color="000000" w:fill="FF6600"/>
            <w:noWrap/>
            <w:vAlign w:val="center"/>
          </w:tcPr>
          <w:p w14:paraId="4AC419A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64" w:type="pct"/>
            <w:tcBorders>
              <w:top w:val="single" w:sz="4" w:space="0" w:color="auto"/>
              <w:left w:val="nil"/>
              <w:bottom w:val="single" w:sz="4" w:space="0" w:color="auto"/>
              <w:right w:val="single" w:sz="4" w:space="0" w:color="auto"/>
            </w:tcBorders>
            <w:shd w:val="clear" w:color="000000" w:fill="FF6600"/>
            <w:noWrap/>
            <w:vAlign w:val="center"/>
          </w:tcPr>
          <w:p w14:paraId="601A1F9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65" w:type="pct"/>
            <w:tcBorders>
              <w:top w:val="single" w:sz="4" w:space="0" w:color="auto"/>
              <w:left w:val="nil"/>
              <w:bottom w:val="single" w:sz="4" w:space="0" w:color="auto"/>
              <w:right w:val="single" w:sz="4" w:space="0" w:color="auto"/>
            </w:tcBorders>
            <w:shd w:val="clear" w:color="000000" w:fill="FF6600"/>
            <w:noWrap/>
            <w:vAlign w:val="center"/>
          </w:tcPr>
          <w:p w14:paraId="653A0B70"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65" w:type="pct"/>
            <w:tcBorders>
              <w:top w:val="single" w:sz="4" w:space="0" w:color="auto"/>
              <w:left w:val="nil"/>
              <w:bottom w:val="single" w:sz="4" w:space="0" w:color="auto"/>
              <w:right w:val="single" w:sz="4" w:space="0" w:color="auto"/>
            </w:tcBorders>
            <w:shd w:val="clear" w:color="000000" w:fill="FF6600"/>
            <w:noWrap/>
            <w:vAlign w:val="center"/>
          </w:tcPr>
          <w:p w14:paraId="7ED5BB00"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25E161AF" w14:textId="77777777">
        <w:trPr>
          <w:trHeight w:val="503"/>
        </w:trPr>
        <w:tc>
          <w:tcPr>
            <w:tcW w:w="691" w:type="pct"/>
            <w:vMerge/>
            <w:tcBorders>
              <w:top w:val="single" w:sz="4" w:space="0" w:color="auto"/>
              <w:left w:val="single" w:sz="4" w:space="0" w:color="auto"/>
              <w:bottom w:val="single" w:sz="4" w:space="0" w:color="auto"/>
              <w:right w:val="single" w:sz="4" w:space="0" w:color="auto"/>
            </w:tcBorders>
            <w:vAlign w:val="center"/>
          </w:tcPr>
          <w:p w14:paraId="400EADD8" w14:textId="77777777" w:rsidR="0076773F" w:rsidRDefault="0076773F">
            <w:pPr>
              <w:spacing w:before="0"/>
              <w:rPr>
                <w:rFonts w:ascii="宋体" w:eastAsia="宋体" w:hAnsi="宋体" w:cs="宋体" w:hint="eastAsia"/>
                <w:b/>
                <w:bCs/>
                <w:color w:val="FFFFFF"/>
                <w:szCs w:val="20"/>
                <w:lang w:val="en-US" w:eastAsia="zh-CN"/>
              </w:rPr>
            </w:pPr>
          </w:p>
        </w:tc>
        <w:tc>
          <w:tcPr>
            <w:tcW w:w="1027" w:type="pct"/>
            <w:vMerge/>
            <w:tcBorders>
              <w:top w:val="single" w:sz="4" w:space="0" w:color="auto"/>
              <w:left w:val="single" w:sz="4" w:space="0" w:color="auto"/>
              <w:bottom w:val="single" w:sz="4" w:space="0" w:color="auto"/>
              <w:right w:val="single" w:sz="4" w:space="0" w:color="auto"/>
            </w:tcBorders>
            <w:vAlign w:val="center"/>
          </w:tcPr>
          <w:p w14:paraId="0E301FEC" w14:textId="77777777" w:rsidR="0076773F" w:rsidRDefault="0076773F">
            <w:pPr>
              <w:spacing w:before="0"/>
              <w:rPr>
                <w:rFonts w:ascii="宋体" w:eastAsia="宋体" w:hAnsi="宋体" w:cs="宋体" w:hint="eastAsia"/>
                <w:b/>
                <w:bCs/>
                <w:color w:val="FFFFFF"/>
                <w:szCs w:val="20"/>
                <w:lang w:val="en-US" w:eastAsia="zh-CN"/>
              </w:rPr>
            </w:pPr>
          </w:p>
        </w:tc>
        <w:tc>
          <w:tcPr>
            <w:tcW w:w="547" w:type="pct"/>
            <w:vMerge/>
            <w:tcBorders>
              <w:top w:val="single" w:sz="4" w:space="0" w:color="auto"/>
              <w:left w:val="single" w:sz="4" w:space="0" w:color="auto"/>
              <w:bottom w:val="single" w:sz="4" w:space="0" w:color="auto"/>
              <w:right w:val="single" w:sz="4" w:space="0" w:color="auto"/>
            </w:tcBorders>
            <w:vAlign w:val="center"/>
          </w:tcPr>
          <w:p w14:paraId="67455C27" w14:textId="77777777" w:rsidR="0076773F" w:rsidRDefault="0076773F">
            <w:pPr>
              <w:spacing w:before="0"/>
              <w:rPr>
                <w:rFonts w:ascii="宋体" w:eastAsia="宋体" w:hAnsi="宋体" w:cs="宋体" w:hint="eastAsia"/>
                <w:b/>
                <w:bCs/>
                <w:color w:val="FFFFFF"/>
                <w:szCs w:val="20"/>
                <w:lang w:val="en-US" w:eastAsia="zh-CN"/>
              </w:rPr>
            </w:pPr>
          </w:p>
        </w:tc>
        <w:tc>
          <w:tcPr>
            <w:tcW w:w="2734" w:type="pct"/>
            <w:gridSpan w:val="7"/>
            <w:tcBorders>
              <w:top w:val="single" w:sz="4" w:space="0" w:color="auto"/>
              <w:left w:val="nil"/>
              <w:bottom w:val="single" w:sz="4" w:space="0" w:color="auto"/>
              <w:right w:val="single" w:sz="4" w:space="0" w:color="auto"/>
            </w:tcBorders>
            <w:shd w:val="clear" w:color="000000" w:fill="FF6600"/>
            <w:noWrap/>
            <w:vAlign w:val="center"/>
          </w:tcPr>
          <w:p w14:paraId="6AED1F9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20769B7B" w14:textId="77777777">
        <w:trPr>
          <w:trHeight w:val="503"/>
        </w:trPr>
        <w:tc>
          <w:tcPr>
            <w:tcW w:w="691" w:type="pct"/>
            <w:tcBorders>
              <w:top w:val="single" w:sz="4" w:space="0" w:color="000000"/>
              <w:left w:val="single" w:sz="4" w:space="0" w:color="FFFFFF"/>
              <w:bottom w:val="single" w:sz="4" w:space="0" w:color="auto"/>
              <w:right w:val="single" w:sz="4" w:space="0" w:color="FFFFFF"/>
            </w:tcBorders>
            <w:shd w:val="clear" w:color="000000" w:fill="FABF8F"/>
            <w:noWrap/>
            <w:vAlign w:val="center"/>
          </w:tcPr>
          <w:p w14:paraId="526D463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类别1</w:t>
            </w:r>
          </w:p>
        </w:tc>
        <w:tc>
          <w:tcPr>
            <w:tcW w:w="1027" w:type="pct"/>
            <w:tcBorders>
              <w:top w:val="single" w:sz="4" w:space="0" w:color="000000"/>
              <w:left w:val="nil"/>
              <w:bottom w:val="single" w:sz="4" w:space="0" w:color="auto"/>
              <w:right w:val="single" w:sz="4" w:space="0" w:color="FFFFFF"/>
            </w:tcBorders>
            <w:shd w:val="clear" w:color="000000" w:fill="FABF8F"/>
            <w:noWrap/>
            <w:vAlign w:val="center"/>
          </w:tcPr>
          <w:p w14:paraId="452BD5C5"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外购商品和服务的上游排放</w:t>
            </w:r>
          </w:p>
        </w:tc>
        <w:tc>
          <w:tcPr>
            <w:tcW w:w="547" w:type="pct"/>
            <w:tcBorders>
              <w:top w:val="single" w:sz="4" w:space="0" w:color="000000"/>
              <w:left w:val="single" w:sz="4" w:space="0" w:color="FFCC99"/>
              <w:bottom w:val="single" w:sz="4" w:space="0" w:color="auto"/>
              <w:right w:val="single" w:sz="4" w:space="0" w:color="FFCC99"/>
            </w:tcBorders>
            <w:shd w:val="clear" w:color="000000" w:fill="FABF8F"/>
            <w:noWrap/>
            <w:vAlign w:val="center"/>
          </w:tcPr>
          <w:p w14:paraId="3DB4B0F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2710165.62 </w:t>
            </w:r>
          </w:p>
        </w:tc>
        <w:tc>
          <w:tcPr>
            <w:tcW w:w="547" w:type="pct"/>
            <w:tcBorders>
              <w:top w:val="single" w:sz="4" w:space="0" w:color="000000"/>
              <w:left w:val="nil"/>
              <w:bottom w:val="single" w:sz="4" w:space="0" w:color="auto"/>
              <w:right w:val="single" w:sz="4" w:space="0" w:color="FFCC99"/>
            </w:tcBorders>
            <w:shd w:val="clear" w:color="000000" w:fill="FABF8F"/>
            <w:noWrap/>
            <w:vAlign w:val="center"/>
          </w:tcPr>
          <w:p w14:paraId="57F6021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2710165.62 </w:t>
            </w:r>
          </w:p>
        </w:tc>
        <w:tc>
          <w:tcPr>
            <w:tcW w:w="364" w:type="pct"/>
            <w:tcBorders>
              <w:top w:val="single" w:sz="4" w:space="0" w:color="000000"/>
              <w:left w:val="nil"/>
              <w:bottom w:val="single" w:sz="4" w:space="0" w:color="auto"/>
              <w:right w:val="single" w:sz="4" w:space="0" w:color="FFCC99"/>
            </w:tcBorders>
            <w:shd w:val="clear" w:color="000000" w:fill="FABF8F"/>
            <w:noWrap/>
            <w:vAlign w:val="center"/>
          </w:tcPr>
          <w:p w14:paraId="13BB310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65" w:type="pct"/>
            <w:tcBorders>
              <w:top w:val="single" w:sz="4" w:space="0" w:color="000000"/>
              <w:left w:val="nil"/>
              <w:bottom w:val="single" w:sz="4" w:space="0" w:color="auto"/>
              <w:right w:val="single" w:sz="4" w:space="0" w:color="FFCC99"/>
            </w:tcBorders>
            <w:shd w:val="clear" w:color="000000" w:fill="FABF8F"/>
            <w:noWrap/>
            <w:vAlign w:val="center"/>
          </w:tcPr>
          <w:p w14:paraId="0F55B3D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65" w:type="pct"/>
            <w:tcBorders>
              <w:top w:val="single" w:sz="4" w:space="0" w:color="000000"/>
              <w:left w:val="nil"/>
              <w:bottom w:val="single" w:sz="4" w:space="0" w:color="auto"/>
              <w:right w:val="single" w:sz="4" w:space="0" w:color="FFCC99"/>
            </w:tcBorders>
            <w:shd w:val="clear" w:color="000000" w:fill="FABF8F"/>
            <w:noWrap/>
            <w:vAlign w:val="center"/>
          </w:tcPr>
          <w:p w14:paraId="65E1ED9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64" w:type="pct"/>
            <w:tcBorders>
              <w:top w:val="single" w:sz="4" w:space="0" w:color="000000"/>
              <w:left w:val="nil"/>
              <w:bottom w:val="single" w:sz="4" w:space="0" w:color="auto"/>
              <w:right w:val="single" w:sz="4" w:space="0" w:color="FFCC99"/>
            </w:tcBorders>
            <w:shd w:val="clear" w:color="000000" w:fill="FABF8F"/>
            <w:noWrap/>
            <w:vAlign w:val="center"/>
          </w:tcPr>
          <w:p w14:paraId="27649E90"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65" w:type="pct"/>
            <w:tcBorders>
              <w:top w:val="single" w:sz="4" w:space="0" w:color="000000"/>
              <w:left w:val="nil"/>
              <w:bottom w:val="single" w:sz="4" w:space="0" w:color="auto"/>
              <w:right w:val="single" w:sz="4" w:space="0" w:color="FFCC99"/>
            </w:tcBorders>
            <w:shd w:val="clear" w:color="000000" w:fill="FABF8F"/>
            <w:noWrap/>
            <w:vAlign w:val="center"/>
          </w:tcPr>
          <w:p w14:paraId="5A23B295"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65" w:type="pct"/>
            <w:tcBorders>
              <w:top w:val="single" w:sz="4" w:space="0" w:color="000000"/>
              <w:left w:val="nil"/>
              <w:bottom w:val="single" w:sz="4" w:space="0" w:color="auto"/>
              <w:right w:val="single" w:sz="4" w:space="0" w:color="FFCC99"/>
            </w:tcBorders>
            <w:shd w:val="clear" w:color="000000" w:fill="FABF8F"/>
            <w:noWrap/>
            <w:vAlign w:val="center"/>
          </w:tcPr>
          <w:p w14:paraId="2686E7C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6505598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01377D8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w:t>
            </w:r>
          </w:p>
        </w:tc>
        <w:tc>
          <w:tcPr>
            <w:tcW w:w="1027" w:type="pct"/>
            <w:tcBorders>
              <w:top w:val="nil"/>
              <w:left w:val="nil"/>
              <w:bottom w:val="single" w:sz="4" w:space="0" w:color="FFFFFF"/>
              <w:right w:val="single" w:sz="4" w:space="0" w:color="FFFFFF"/>
            </w:tcBorders>
            <w:shd w:val="clear" w:color="000000" w:fill="FFFF00"/>
            <w:noWrap/>
            <w:vAlign w:val="center"/>
          </w:tcPr>
          <w:p w14:paraId="48D74E3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铁矿石生产</w:t>
            </w:r>
          </w:p>
        </w:tc>
        <w:tc>
          <w:tcPr>
            <w:tcW w:w="547" w:type="pct"/>
            <w:tcBorders>
              <w:top w:val="single" w:sz="4" w:space="0" w:color="FFFFFF"/>
              <w:left w:val="nil"/>
              <w:bottom w:val="single" w:sz="4" w:space="0" w:color="FFFFFF"/>
              <w:right w:val="single" w:sz="4" w:space="0" w:color="FFFFFF"/>
            </w:tcBorders>
            <w:shd w:val="clear" w:color="000000" w:fill="A6A6A6"/>
            <w:noWrap/>
            <w:vAlign w:val="center"/>
          </w:tcPr>
          <w:p w14:paraId="06E0EB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448588.58 </w:t>
            </w:r>
          </w:p>
        </w:tc>
        <w:tc>
          <w:tcPr>
            <w:tcW w:w="547" w:type="pct"/>
            <w:tcBorders>
              <w:top w:val="single" w:sz="4" w:space="0" w:color="FFFFFF"/>
              <w:left w:val="nil"/>
              <w:bottom w:val="nil"/>
              <w:right w:val="single" w:sz="4" w:space="0" w:color="FFFFFF"/>
            </w:tcBorders>
            <w:shd w:val="clear" w:color="000000" w:fill="A6A6A6"/>
            <w:noWrap/>
            <w:vAlign w:val="center"/>
          </w:tcPr>
          <w:p w14:paraId="7DA5365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448588.58 </w:t>
            </w:r>
          </w:p>
        </w:tc>
        <w:tc>
          <w:tcPr>
            <w:tcW w:w="364" w:type="pct"/>
            <w:tcBorders>
              <w:top w:val="single" w:sz="4" w:space="0" w:color="FFFFFF"/>
              <w:left w:val="nil"/>
              <w:bottom w:val="nil"/>
              <w:right w:val="single" w:sz="4" w:space="0" w:color="FFFFFF"/>
            </w:tcBorders>
            <w:shd w:val="clear" w:color="000000" w:fill="A6A6A6"/>
            <w:noWrap/>
            <w:vAlign w:val="center"/>
          </w:tcPr>
          <w:p w14:paraId="4621CC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9A63CE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97A0DA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7A69B26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3EEF0B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09667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0DCC9E4"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9493DA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w:t>
            </w:r>
          </w:p>
        </w:tc>
        <w:tc>
          <w:tcPr>
            <w:tcW w:w="1027" w:type="pct"/>
            <w:tcBorders>
              <w:top w:val="nil"/>
              <w:left w:val="nil"/>
              <w:bottom w:val="single" w:sz="4" w:space="0" w:color="FFFFFF"/>
              <w:right w:val="single" w:sz="4" w:space="0" w:color="FFFFFF"/>
            </w:tcBorders>
            <w:shd w:val="clear" w:color="000000" w:fill="FFFF00"/>
            <w:noWrap/>
            <w:vAlign w:val="center"/>
          </w:tcPr>
          <w:p w14:paraId="29CE274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生石灰生产</w:t>
            </w:r>
          </w:p>
        </w:tc>
        <w:tc>
          <w:tcPr>
            <w:tcW w:w="547" w:type="pct"/>
            <w:tcBorders>
              <w:top w:val="nil"/>
              <w:left w:val="nil"/>
              <w:bottom w:val="single" w:sz="4" w:space="0" w:color="FFFFFF"/>
              <w:right w:val="single" w:sz="4" w:space="0" w:color="FFFFFF"/>
            </w:tcBorders>
            <w:shd w:val="clear" w:color="000000" w:fill="A6A6A6"/>
            <w:noWrap/>
            <w:vAlign w:val="center"/>
          </w:tcPr>
          <w:p w14:paraId="64C6785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727500.38 </w:t>
            </w:r>
          </w:p>
        </w:tc>
        <w:tc>
          <w:tcPr>
            <w:tcW w:w="547" w:type="pct"/>
            <w:tcBorders>
              <w:top w:val="single" w:sz="4" w:space="0" w:color="FFFFFF"/>
              <w:left w:val="nil"/>
              <w:bottom w:val="nil"/>
              <w:right w:val="single" w:sz="4" w:space="0" w:color="FFFFFF"/>
            </w:tcBorders>
            <w:shd w:val="clear" w:color="000000" w:fill="A6A6A6"/>
            <w:noWrap/>
            <w:vAlign w:val="center"/>
          </w:tcPr>
          <w:p w14:paraId="2D033A0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727500.38 </w:t>
            </w:r>
          </w:p>
        </w:tc>
        <w:tc>
          <w:tcPr>
            <w:tcW w:w="364" w:type="pct"/>
            <w:tcBorders>
              <w:top w:val="single" w:sz="4" w:space="0" w:color="FFFFFF"/>
              <w:left w:val="nil"/>
              <w:bottom w:val="nil"/>
              <w:right w:val="single" w:sz="4" w:space="0" w:color="FFFFFF"/>
            </w:tcBorders>
            <w:shd w:val="clear" w:color="000000" w:fill="A6A6A6"/>
            <w:noWrap/>
            <w:vAlign w:val="center"/>
          </w:tcPr>
          <w:p w14:paraId="6FD626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5A288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76833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039883A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CFECC3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5ED6F8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7C3F801"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5139F19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3.1.3</w:t>
            </w:r>
          </w:p>
        </w:tc>
        <w:tc>
          <w:tcPr>
            <w:tcW w:w="1027" w:type="pct"/>
            <w:tcBorders>
              <w:top w:val="nil"/>
              <w:left w:val="nil"/>
              <w:bottom w:val="single" w:sz="4" w:space="0" w:color="FFFFFF"/>
              <w:right w:val="single" w:sz="4" w:space="0" w:color="FFFFFF"/>
            </w:tcBorders>
            <w:shd w:val="clear" w:color="000000" w:fill="FFFF00"/>
            <w:noWrap/>
            <w:vAlign w:val="center"/>
          </w:tcPr>
          <w:p w14:paraId="36F7004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石灰石生产</w:t>
            </w:r>
          </w:p>
        </w:tc>
        <w:tc>
          <w:tcPr>
            <w:tcW w:w="547" w:type="pct"/>
            <w:tcBorders>
              <w:top w:val="nil"/>
              <w:left w:val="nil"/>
              <w:bottom w:val="single" w:sz="4" w:space="0" w:color="FFFFFF"/>
              <w:right w:val="single" w:sz="4" w:space="0" w:color="FFFFFF"/>
            </w:tcBorders>
            <w:shd w:val="clear" w:color="000000" w:fill="A6A6A6"/>
            <w:noWrap/>
            <w:vAlign w:val="center"/>
          </w:tcPr>
          <w:p w14:paraId="3CD39C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58.68 </w:t>
            </w:r>
          </w:p>
        </w:tc>
        <w:tc>
          <w:tcPr>
            <w:tcW w:w="547" w:type="pct"/>
            <w:tcBorders>
              <w:top w:val="single" w:sz="4" w:space="0" w:color="FFFFFF"/>
              <w:left w:val="nil"/>
              <w:bottom w:val="nil"/>
              <w:right w:val="single" w:sz="4" w:space="0" w:color="FFFFFF"/>
            </w:tcBorders>
            <w:shd w:val="clear" w:color="000000" w:fill="A6A6A6"/>
            <w:noWrap/>
            <w:vAlign w:val="center"/>
          </w:tcPr>
          <w:p w14:paraId="1D1D72D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58.68 </w:t>
            </w:r>
          </w:p>
        </w:tc>
        <w:tc>
          <w:tcPr>
            <w:tcW w:w="364" w:type="pct"/>
            <w:tcBorders>
              <w:top w:val="single" w:sz="4" w:space="0" w:color="FFFFFF"/>
              <w:left w:val="nil"/>
              <w:bottom w:val="nil"/>
              <w:right w:val="single" w:sz="4" w:space="0" w:color="FFFFFF"/>
            </w:tcBorders>
            <w:shd w:val="clear" w:color="000000" w:fill="A6A6A6"/>
            <w:noWrap/>
            <w:vAlign w:val="center"/>
          </w:tcPr>
          <w:p w14:paraId="0DCBF2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430975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72AF8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0686E91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0A9FBD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43030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14999AB"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540E0EB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3.1.4</w:t>
            </w:r>
          </w:p>
        </w:tc>
        <w:tc>
          <w:tcPr>
            <w:tcW w:w="1027" w:type="pct"/>
            <w:tcBorders>
              <w:top w:val="nil"/>
              <w:left w:val="nil"/>
              <w:bottom w:val="single" w:sz="4" w:space="0" w:color="FFFFFF"/>
              <w:right w:val="single" w:sz="4" w:space="0" w:color="FFFFFF"/>
            </w:tcBorders>
            <w:shd w:val="clear" w:color="000000" w:fill="FFFF00"/>
            <w:noWrap/>
            <w:vAlign w:val="center"/>
          </w:tcPr>
          <w:p w14:paraId="3A57B4E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白云石生产</w:t>
            </w:r>
          </w:p>
        </w:tc>
        <w:tc>
          <w:tcPr>
            <w:tcW w:w="547" w:type="pct"/>
            <w:tcBorders>
              <w:top w:val="nil"/>
              <w:left w:val="nil"/>
              <w:bottom w:val="single" w:sz="4" w:space="0" w:color="FFFFFF"/>
              <w:right w:val="single" w:sz="4" w:space="0" w:color="FFFFFF"/>
            </w:tcBorders>
            <w:shd w:val="clear" w:color="000000" w:fill="A6A6A6"/>
            <w:noWrap/>
            <w:vAlign w:val="center"/>
          </w:tcPr>
          <w:p w14:paraId="51C49E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46435.20 </w:t>
            </w:r>
          </w:p>
        </w:tc>
        <w:tc>
          <w:tcPr>
            <w:tcW w:w="547" w:type="pct"/>
            <w:tcBorders>
              <w:top w:val="single" w:sz="4" w:space="0" w:color="FFFFFF"/>
              <w:left w:val="nil"/>
              <w:bottom w:val="nil"/>
              <w:right w:val="single" w:sz="4" w:space="0" w:color="FFFFFF"/>
            </w:tcBorders>
            <w:shd w:val="clear" w:color="000000" w:fill="A6A6A6"/>
            <w:noWrap/>
            <w:vAlign w:val="center"/>
          </w:tcPr>
          <w:p w14:paraId="7F01430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46435.20 </w:t>
            </w:r>
          </w:p>
        </w:tc>
        <w:tc>
          <w:tcPr>
            <w:tcW w:w="364" w:type="pct"/>
            <w:tcBorders>
              <w:top w:val="single" w:sz="4" w:space="0" w:color="FFFFFF"/>
              <w:left w:val="nil"/>
              <w:bottom w:val="nil"/>
              <w:right w:val="single" w:sz="4" w:space="0" w:color="FFFFFF"/>
            </w:tcBorders>
            <w:shd w:val="clear" w:color="000000" w:fill="A6A6A6"/>
            <w:noWrap/>
            <w:vAlign w:val="center"/>
          </w:tcPr>
          <w:p w14:paraId="6E755C0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75855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2D0462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0B21015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C3C59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2430C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F57D02D"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5F992C1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3.1.5</w:t>
            </w:r>
          </w:p>
        </w:tc>
        <w:tc>
          <w:tcPr>
            <w:tcW w:w="1027" w:type="pct"/>
            <w:tcBorders>
              <w:top w:val="nil"/>
              <w:left w:val="nil"/>
              <w:bottom w:val="single" w:sz="4" w:space="0" w:color="FFFFFF"/>
              <w:right w:val="single" w:sz="4" w:space="0" w:color="FFFFFF"/>
            </w:tcBorders>
            <w:shd w:val="clear" w:color="000000" w:fill="FFFF00"/>
            <w:noWrap/>
            <w:vAlign w:val="center"/>
          </w:tcPr>
          <w:p w14:paraId="123DADB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轻烧白云石生产</w:t>
            </w:r>
          </w:p>
        </w:tc>
        <w:tc>
          <w:tcPr>
            <w:tcW w:w="547" w:type="pct"/>
            <w:tcBorders>
              <w:top w:val="nil"/>
              <w:left w:val="nil"/>
              <w:bottom w:val="single" w:sz="4" w:space="0" w:color="FFFFFF"/>
              <w:right w:val="single" w:sz="4" w:space="0" w:color="FFFFFF"/>
            </w:tcBorders>
            <w:shd w:val="clear" w:color="000000" w:fill="A6A6A6"/>
            <w:noWrap/>
            <w:vAlign w:val="center"/>
          </w:tcPr>
          <w:p w14:paraId="633E689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363.21 </w:t>
            </w:r>
          </w:p>
        </w:tc>
        <w:tc>
          <w:tcPr>
            <w:tcW w:w="547" w:type="pct"/>
            <w:tcBorders>
              <w:top w:val="single" w:sz="4" w:space="0" w:color="FFFFFF"/>
              <w:left w:val="nil"/>
              <w:bottom w:val="nil"/>
              <w:right w:val="single" w:sz="4" w:space="0" w:color="FFFFFF"/>
            </w:tcBorders>
            <w:shd w:val="clear" w:color="000000" w:fill="A6A6A6"/>
            <w:noWrap/>
            <w:vAlign w:val="center"/>
          </w:tcPr>
          <w:p w14:paraId="6C3F9F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363.21 </w:t>
            </w:r>
          </w:p>
        </w:tc>
        <w:tc>
          <w:tcPr>
            <w:tcW w:w="364" w:type="pct"/>
            <w:tcBorders>
              <w:top w:val="single" w:sz="4" w:space="0" w:color="FFFFFF"/>
              <w:left w:val="nil"/>
              <w:bottom w:val="nil"/>
              <w:right w:val="single" w:sz="4" w:space="0" w:color="FFFFFF"/>
            </w:tcBorders>
            <w:shd w:val="clear" w:color="000000" w:fill="A6A6A6"/>
            <w:noWrap/>
            <w:vAlign w:val="center"/>
          </w:tcPr>
          <w:p w14:paraId="5FE9375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0FC4E9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A5F85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7D8D304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C831E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D3683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5C729B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6DA38D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3.1.6</w:t>
            </w:r>
          </w:p>
        </w:tc>
        <w:tc>
          <w:tcPr>
            <w:tcW w:w="1027" w:type="pct"/>
            <w:tcBorders>
              <w:top w:val="nil"/>
              <w:left w:val="nil"/>
              <w:bottom w:val="single" w:sz="4" w:space="0" w:color="FFFFFF"/>
              <w:right w:val="single" w:sz="4" w:space="0" w:color="FFFFFF"/>
            </w:tcBorders>
            <w:shd w:val="clear" w:color="000000" w:fill="FFFF00"/>
            <w:noWrap/>
            <w:vAlign w:val="center"/>
          </w:tcPr>
          <w:p w14:paraId="4CC2AE7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球团生产</w:t>
            </w:r>
          </w:p>
        </w:tc>
        <w:tc>
          <w:tcPr>
            <w:tcW w:w="547" w:type="pct"/>
            <w:tcBorders>
              <w:top w:val="nil"/>
              <w:left w:val="nil"/>
              <w:bottom w:val="single" w:sz="4" w:space="0" w:color="FFFFFF"/>
              <w:right w:val="single" w:sz="4" w:space="0" w:color="FFFFFF"/>
            </w:tcBorders>
            <w:shd w:val="clear" w:color="000000" w:fill="A6A6A6"/>
            <w:noWrap/>
            <w:vAlign w:val="center"/>
          </w:tcPr>
          <w:p w14:paraId="63AC3E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71601.05 </w:t>
            </w:r>
          </w:p>
        </w:tc>
        <w:tc>
          <w:tcPr>
            <w:tcW w:w="547" w:type="pct"/>
            <w:tcBorders>
              <w:top w:val="single" w:sz="4" w:space="0" w:color="FFFFFF"/>
              <w:left w:val="nil"/>
              <w:bottom w:val="nil"/>
              <w:right w:val="single" w:sz="4" w:space="0" w:color="FFFFFF"/>
            </w:tcBorders>
            <w:shd w:val="clear" w:color="000000" w:fill="A6A6A6"/>
            <w:noWrap/>
            <w:vAlign w:val="center"/>
          </w:tcPr>
          <w:p w14:paraId="61D97B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71601.05 </w:t>
            </w:r>
          </w:p>
        </w:tc>
        <w:tc>
          <w:tcPr>
            <w:tcW w:w="364" w:type="pct"/>
            <w:tcBorders>
              <w:top w:val="single" w:sz="4" w:space="0" w:color="FFFFFF"/>
              <w:left w:val="nil"/>
              <w:bottom w:val="nil"/>
              <w:right w:val="single" w:sz="4" w:space="0" w:color="FFFFFF"/>
            </w:tcBorders>
            <w:shd w:val="clear" w:color="000000" w:fill="A6A6A6"/>
            <w:noWrap/>
            <w:vAlign w:val="center"/>
          </w:tcPr>
          <w:p w14:paraId="6F61820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AC5460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D1CDA3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66EBDE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1BBE88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0D4FB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9553300"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6498E9A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3.1.7</w:t>
            </w:r>
          </w:p>
        </w:tc>
        <w:tc>
          <w:tcPr>
            <w:tcW w:w="1027" w:type="pct"/>
            <w:tcBorders>
              <w:top w:val="nil"/>
              <w:left w:val="nil"/>
              <w:bottom w:val="single" w:sz="4" w:space="0" w:color="FFFFFF"/>
              <w:right w:val="single" w:sz="4" w:space="0" w:color="FFFFFF"/>
            </w:tcBorders>
            <w:shd w:val="clear" w:color="000000" w:fill="FFFF00"/>
            <w:noWrap/>
            <w:vAlign w:val="center"/>
          </w:tcPr>
          <w:p w14:paraId="5947F1F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废钢生产</w:t>
            </w:r>
          </w:p>
        </w:tc>
        <w:tc>
          <w:tcPr>
            <w:tcW w:w="547" w:type="pct"/>
            <w:tcBorders>
              <w:top w:val="nil"/>
              <w:left w:val="nil"/>
              <w:bottom w:val="single" w:sz="4" w:space="0" w:color="FFFFFF"/>
              <w:right w:val="single" w:sz="4" w:space="0" w:color="FFFFFF"/>
            </w:tcBorders>
            <w:shd w:val="clear" w:color="000000" w:fill="A6A6A6"/>
            <w:noWrap/>
            <w:vAlign w:val="center"/>
          </w:tcPr>
          <w:p w14:paraId="381ABC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79944.39 </w:t>
            </w:r>
          </w:p>
        </w:tc>
        <w:tc>
          <w:tcPr>
            <w:tcW w:w="547" w:type="pct"/>
            <w:tcBorders>
              <w:top w:val="single" w:sz="4" w:space="0" w:color="FFFFFF"/>
              <w:left w:val="nil"/>
              <w:bottom w:val="nil"/>
              <w:right w:val="single" w:sz="4" w:space="0" w:color="FFFFFF"/>
            </w:tcBorders>
            <w:shd w:val="clear" w:color="000000" w:fill="A6A6A6"/>
            <w:noWrap/>
            <w:vAlign w:val="center"/>
          </w:tcPr>
          <w:p w14:paraId="74BFE73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79944.39 </w:t>
            </w:r>
          </w:p>
        </w:tc>
        <w:tc>
          <w:tcPr>
            <w:tcW w:w="364" w:type="pct"/>
            <w:tcBorders>
              <w:top w:val="single" w:sz="4" w:space="0" w:color="FFFFFF"/>
              <w:left w:val="nil"/>
              <w:bottom w:val="nil"/>
              <w:right w:val="single" w:sz="4" w:space="0" w:color="FFFFFF"/>
            </w:tcBorders>
            <w:shd w:val="clear" w:color="000000" w:fill="A6A6A6"/>
            <w:noWrap/>
            <w:vAlign w:val="center"/>
          </w:tcPr>
          <w:p w14:paraId="011687E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8681E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D614B7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089837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28955E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9B113E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EB1B19E"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749255B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3.1.8</w:t>
            </w:r>
          </w:p>
        </w:tc>
        <w:tc>
          <w:tcPr>
            <w:tcW w:w="1027" w:type="pct"/>
            <w:tcBorders>
              <w:top w:val="nil"/>
              <w:left w:val="nil"/>
              <w:bottom w:val="single" w:sz="4" w:space="0" w:color="FFFFFF"/>
              <w:right w:val="single" w:sz="4" w:space="0" w:color="FFFFFF"/>
            </w:tcBorders>
            <w:shd w:val="clear" w:color="000000" w:fill="FFFF00"/>
            <w:noWrap/>
            <w:vAlign w:val="center"/>
          </w:tcPr>
          <w:p w14:paraId="2CF07CE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电极生产</w:t>
            </w:r>
          </w:p>
        </w:tc>
        <w:tc>
          <w:tcPr>
            <w:tcW w:w="547" w:type="pct"/>
            <w:tcBorders>
              <w:top w:val="nil"/>
              <w:left w:val="nil"/>
              <w:bottom w:val="single" w:sz="4" w:space="0" w:color="FFFFFF"/>
              <w:right w:val="single" w:sz="4" w:space="0" w:color="FFFFFF"/>
            </w:tcBorders>
            <w:shd w:val="clear" w:color="000000" w:fill="A6A6A6"/>
            <w:noWrap/>
            <w:vAlign w:val="center"/>
          </w:tcPr>
          <w:p w14:paraId="20F519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37742.81 </w:t>
            </w:r>
          </w:p>
        </w:tc>
        <w:tc>
          <w:tcPr>
            <w:tcW w:w="547" w:type="pct"/>
            <w:tcBorders>
              <w:top w:val="single" w:sz="4" w:space="0" w:color="FFFFFF"/>
              <w:left w:val="nil"/>
              <w:bottom w:val="nil"/>
              <w:right w:val="single" w:sz="4" w:space="0" w:color="FFFFFF"/>
            </w:tcBorders>
            <w:shd w:val="clear" w:color="000000" w:fill="A6A6A6"/>
            <w:noWrap/>
            <w:vAlign w:val="center"/>
          </w:tcPr>
          <w:p w14:paraId="75CD79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37742.81 </w:t>
            </w:r>
          </w:p>
        </w:tc>
        <w:tc>
          <w:tcPr>
            <w:tcW w:w="364" w:type="pct"/>
            <w:tcBorders>
              <w:top w:val="single" w:sz="4" w:space="0" w:color="FFFFFF"/>
              <w:left w:val="nil"/>
              <w:bottom w:val="nil"/>
              <w:right w:val="single" w:sz="4" w:space="0" w:color="FFFFFF"/>
            </w:tcBorders>
            <w:shd w:val="clear" w:color="000000" w:fill="A6A6A6"/>
            <w:noWrap/>
            <w:vAlign w:val="center"/>
          </w:tcPr>
          <w:p w14:paraId="66BC306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C99726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5C5A4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0A576F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74F0A1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E4240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577D7D7"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21F7AD9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3.1.9</w:t>
            </w:r>
          </w:p>
        </w:tc>
        <w:tc>
          <w:tcPr>
            <w:tcW w:w="1027" w:type="pct"/>
            <w:tcBorders>
              <w:top w:val="nil"/>
              <w:left w:val="nil"/>
              <w:bottom w:val="single" w:sz="4" w:space="0" w:color="FFFFFF"/>
              <w:right w:val="single" w:sz="4" w:space="0" w:color="FFFFFF"/>
            </w:tcBorders>
            <w:shd w:val="clear" w:color="000000" w:fill="FFFF00"/>
            <w:noWrap/>
            <w:vAlign w:val="center"/>
          </w:tcPr>
          <w:p w14:paraId="35CABC9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锰铁生产</w:t>
            </w:r>
          </w:p>
        </w:tc>
        <w:tc>
          <w:tcPr>
            <w:tcW w:w="547" w:type="pct"/>
            <w:tcBorders>
              <w:top w:val="nil"/>
              <w:left w:val="nil"/>
              <w:bottom w:val="single" w:sz="4" w:space="0" w:color="FFFFFF"/>
              <w:right w:val="single" w:sz="4" w:space="0" w:color="FFFFFF"/>
            </w:tcBorders>
            <w:shd w:val="clear" w:color="000000" w:fill="A6A6A6"/>
            <w:noWrap/>
            <w:vAlign w:val="center"/>
          </w:tcPr>
          <w:p w14:paraId="3DB0CA3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141868.58 </w:t>
            </w:r>
          </w:p>
        </w:tc>
        <w:tc>
          <w:tcPr>
            <w:tcW w:w="547" w:type="pct"/>
            <w:tcBorders>
              <w:top w:val="single" w:sz="4" w:space="0" w:color="FFFFFF"/>
              <w:left w:val="nil"/>
              <w:bottom w:val="nil"/>
              <w:right w:val="single" w:sz="4" w:space="0" w:color="FFFFFF"/>
            </w:tcBorders>
            <w:shd w:val="clear" w:color="000000" w:fill="A6A6A6"/>
            <w:noWrap/>
            <w:vAlign w:val="center"/>
          </w:tcPr>
          <w:p w14:paraId="4249602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141868.58 </w:t>
            </w:r>
          </w:p>
        </w:tc>
        <w:tc>
          <w:tcPr>
            <w:tcW w:w="364" w:type="pct"/>
            <w:tcBorders>
              <w:top w:val="single" w:sz="4" w:space="0" w:color="FFFFFF"/>
              <w:left w:val="nil"/>
              <w:bottom w:val="nil"/>
              <w:right w:val="single" w:sz="4" w:space="0" w:color="FFFFFF"/>
            </w:tcBorders>
            <w:shd w:val="clear" w:color="000000" w:fill="A6A6A6"/>
            <w:noWrap/>
            <w:vAlign w:val="center"/>
          </w:tcPr>
          <w:p w14:paraId="13FB051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FFF61C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356028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35AADD1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6F0871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47C09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C7C6ED1"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01A00F3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3.1.10</w:t>
            </w:r>
          </w:p>
        </w:tc>
        <w:tc>
          <w:tcPr>
            <w:tcW w:w="1027" w:type="pct"/>
            <w:tcBorders>
              <w:top w:val="nil"/>
              <w:left w:val="nil"/>
              <w:bottom w:val="single" w:sz="4" w:space="0" w:color="FFFFFF"/>
              <w:right w:val="single" w:sz="4" w:space="0" w:color="FFFFFF"/>
            </w:tcBorders>
            <w:shd w:val="clear" w:color="000000" w:fill="FFFF00"/>
            <w:noWrap/>
            <w:vAlign w:val="center"/>
          </w:tcPr>
          <w:p w14:paraId="7473E4E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镍铁生产</w:t>
            </w:r>
          </w:p>
        </w:tc>
        <w:tc>
          <w:tcPr>
            <w:tcW w:w="547" w:type="pct"/>
            <w:tcBorders>
              <w:top w:val="nil"/>
              <w:left w:val="nil"/>
              <w:bottom w:val="single" w:sz="4" w:space="0" w:color="FFFFFF"/>
              <w:right w:val="single" w:sz="4" w:space="0" w:color="FFFFFF"/>
            </w:tcBorders>
            <w:shd w:val="clear" w:color="000000" w:fill="A6A6A6"/>
            <w:noWrap/>
            <w:vAlign w:val="center"/>
          </w:tcPr>
          <w:p w14:paraId="1D224A4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84819.12 </w:t>
            </w:r>
          </w:p>
        </w:tc>
        <w:tc>
          <w:tcPr>
            <w:tcW w:w="547" w:type="pct"/>
            <w:tcBorders>
              <w:top w:val="single" w:sz="4" w:space="0" w:color="FFFFFF"/>
              <w:left w:val="nil"/>
              <w:bottom w:val="nil"/>
              <w:right w:val="single" w:sz="4" w:space="0" w:color="FFFFFF"/>
            </w:tcBorders>
            <w:shd w:val="clear" w:color="000000" w:fill="A6A6A6"/>
            <w:noWrap/>
            <w:vAlign w:val="center"/>
          </w:tcPr>
          <w:p w14:paraId="4788D75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84819.12 </w:t>
            </w:r>
          </w:p>
        </w:tc>
        <w:tc>
          <w:tcPr>
            <w:tcW w:w="364" w:type="pct"/>
            <w:tcBorders>
              <w:top w:val="single" w:sz="4" w:space="0" w:color="FFFFFF"/>
              <w:left w:val="nil"/>
              <w:bottom w:val="nil"/>
              <w:right w:val="single" w:sz="4" w:space="0" w:color="FFFFFF"/>
            </w:tcBorders>
            <w:shd w:val="clear" w:color="000000" w:fill="A6A6A6"/>
            <w:noWrap/>
            <w:vAlign w:val="center"/>
          </w:tcPr>
          <w:p w14:paraId="67BB0C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DE93A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7704D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3A64EF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D491A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88975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82084C1"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6CB40A3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3.1.11</w:t>
            </w:r>
          </w:p>
        </w:tc>
        <w:tc>
          <w:tcPr>
            <w:tcW w:w="1027" w:type="pct"/>
            <w:tcBorders>
              <w:top w:val="nil"/>
              <w:left w:val="nil"/>
              <w:bottom w:val="single" w:sz="4" w:space="0" w:color="FFFFFF"/>
              <w:right w:val="single" w:sz="4" w:space="0" w:color="FFFFFF"/>
            </w:tcBorders>
            <w:shd w:val="clear" w:color="000000" w:fill="FFFF00"/>
            <w:noWrap/>
            <w:vAlign w:val="center"/>
          </w:tcPr>
          <w:p w14:paraId="51F9967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铬铁生产</w:t>
            </w:r>
          </w:p>
        </w:tc>
        <w:tc>
          <w:tcPr>
            <w:tcW w:w="547" w:type="pct"/>
            <w:tcBorders>
              <w:top w:val="nil"/>
              <w:left w:val="nil"/>
              <w:bottom w:val="single" w:sz="4" w:space="0" w:color="FFFFFF"/>
              <w:right w:val="single" w:sz="4" w:space="0" w:color="FFFFFF"/>
            </w:tcBorders>
            <w:shd w:val="clear" w:color="000000" w:fill="A6A6A6"/>
            <w:noWrap/>
            <w:vAlign w:val="center"/>
          </w:tcPr>
          <w:p w14:paraId="6F0EE21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345101.44 </w:t>
            </w:r>
          </w:p>
        </w:tc>
        <w:tc>
          <w:tcPr>
            <w:tcW w:w="547" w:type="pct"/>
            <w:tcBorders>
              <w:top w:val="single" w:sz="4" w:space="0" w:color="FFFFFF"/>
              <w:left w:val="nil"/>
              <w:bottom w:val="nil"/>
              <w:right w:val="single" w:sz="4" w:space="0" w:color="FFFFFF"/>
            </w:tcBorders>
            <w:shd w:val="clear" w:color="000000" w:fill="A6A6A6"/>
            <w:noWrap/>
            <w:vAlign w:val="center"/>
          </w:tcPr>
          <w:p w14:paraId="2904A4C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345101.44 </w:t>
            </w:r>
          </w:p>
        </w:tc>
        <w:tc>
          <w:tcPr>
            <w:tcW w:w="364" w:type="pct"/>
            <w:tcBorders>
              <w:top w:val="single" w:sz="4" w:space="0" w:color="FFFFFF"/>
              <w:left w:val="nil"/>
              <w:bottom w:val="nil"/>
              <w:right w:val="single" w:sz="4" w:space="0" w:color="FFFFFF"/>
            </w:tcBorders>
            <w:shd w:val="clear" w:color="000000" w:fill="A6A6A6"/>
            <w:noWrap/>
            <w:vAlign w:val="center"/>
          </w:tcPr>
          <w:p w14:paraId="3231920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2BAD6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4C6B7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1680F50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C4532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5BEE9E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5F116C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291DCA6"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3.1.12</w:t>
            </w:r>
          </w:p>
        </w:tc>
        <w:tc>
          <w:tcPr>
            <w:tcW w:w="1027" w:type="pct"/>
            <w:tcBorders>
              <w:top w:val="nil"/>
              <w:left w:val="nil"/>
              <w:bottom w:val="single" w:sz="4" w:space="0" w:color="FFFFFF"/>
              <w:right w:val="single" w:sz="4" w:space="0" w:color="FFFFFF"/>
            </w:tcBorders>
            <w:shd w:val="clear" w:color="000000" w:fill="FFFF00"/>
            <w:noWrap/>
            <w:vAlign w:val="center"/>
          </w:tcPr>
          <w:p w14:paraId="00CA7B9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萤石生产</w:t>
            </w:r>
          </w:p>
        </w:tc>
        <w:tc>
          <w:tcPr>
            <w:tcW w:w="547" w:type="pct"/>
            <w:tcBorders>
              <w:top w:val="nil"/>
              <w:left w:val="nil"/>
              <w:bottom w:val="single" w:sz="4" w:space="0" w:color="FFFFFF"/>
              <w:right w:val="single" w:sz="4" w:space="0" w:color="FFFFFF"/>
            </w:tcBorders>
            <w:shd w:val="clear" w:color="000000" w:fill="A6A6A6"/>
            <w:noWrap/>
            <w:vAlign w:val="center"/>
          </w:tcPr>
          <w:p w14:paraId="72F3F4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685.06 </w:t>
            </w:r>
          </w:p>
        </w:tc>
        <w:tc>
          <w:tcPr>
            <w:tcW w:w="547" w:type="pct"/>
            <w:tcBorders>
              <w:top w:val="single" w:sz="4" w:space="0" w:color="FFFFFF"/>
              <w:left w:val="nil"/>
              <w:bottom w:val="nil"/>
              <w:right w:val="single" w:sz="4" w:space="0" w:color="FFFFFF"/>
            </w:tcBorders>
            <w:shd w:val="clear" w:color="000000" w:fill="A6A6A6"/>
            <w:noWrap/>
            <w:vAlign w:val="center"/>
          </w:tcPr>
          <w:p w14:paraId="13FA5F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685.06 </w:t>
            </w:r>
          </w:p>
        </w:tc>
        <w:tc>
          <w:tcPr>
            <w:tcW w:w="364" w:type="pct"/>
            <w:tcBorders>
              <w:top w:val="single" w:sz="4" w:space="0" w:color="FFFFFF"/>
              <w:left w:val="nil"/>
              <w:bottom w:val="nil"/>
              <w:right w:val="single" w:sz="4" w:space="0" w:color="FFFFFF"/>
            </w:tcBorders>
            <w:shd w:val="clear" w:color="000000" w:fill="A6A6A6"/>
            <w:noWrap/>
            <w:vAlign w:val="center"/>
          </w:tcPr>
          <w:p w14:paraId="071C7A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A9E884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EDE9B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1CFE898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BEFF34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F561F0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D1874E5"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D04866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3.1.13</w:t>
            </w:r>
          </w:p>
        </w:tc>
        <w:tc>
          <w:tcPr>
            <w:tcW w:w="1027" w:type="pct"/>
            <w:tcBorders>
              <w:top w:val="nil"/>
              <w:left w:val="nil"/>
              <w:bottom w:val="single" w:sz="4" w:space="0" w:color="FFFFFF"/>
              <w:right w:val="single" w:sz="4" w:space="0" w:color="FFFFFF"/>
            </w:tcBorders>
            <w:shd w:val="clear" w:color="000000" w:fill="FFFF00"/>
            <w:noWrap/>
            <w:vAlign w:val="center"/>
          </w:tcPr>
          <w:p w14:paraId="51A5AFC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硅铁生产</w:t>
            </w:r>
          </w:p>
        </w:tc>
        <w:tc>
          <w:tcPr>
            <w:tcW w:w="547" w:type="pct"/>
            <w:tcBorders>
              <w:top w:val="nil"/>
              <w:left w:val="nil"/>
              <w:bottom w:val="single" w:sz="4" w:space="0" w:color="FFFFFF"/>
              <w:right w:val="single" w:sz="4" w:space="0" w:color="FFFFFF"/>
            </w:tcBorders>
            <w:shd w:val="clear" w:color="000000" w:fill="A6A6A6"/>
            <w:noWrap/>
            <w:vAlign w:val="center"/>
          </w:tcPr>
          <w:p w14:paraId="5C5652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103575.78 </w:t>
            </w:r>
          </w:p>
        </w:tc>
        <w:tc>
          <w:tcPr>
            <w:tcW w:w="547" w:type="pct"/>
            <w:tcBorders>
              <w:top w:val="single" w:sz="4" w:space="0" w:color="FFFFFF"/>
              <w:left w:val="nil"/>
              <w:bottom w:val="nil"/>
              <w:right w:val="single" w:sz="4" w:space="0" w:color="FFFFFF"/>
            </w:tcBorders>
            <w:shd w:val="clear" w:color="000000" w:fill="A6A6A6"/>
            <w:noWrap/>
            <w:vAlign w:val="center"/>
          </w:tcPr>
          <w:p w14:paraId="7699326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103575.78 </w:t>
            </w:r>
          </w:p>
        </w:tc>
        <w:tc>
          <w:tcPr>
            <w:tcW w:w="364" w:type="pct"/>
            <w:tcBorders>
              <w:top w:val="single" w:sz="4" w:space="0" w:color="FFFFFF"/>
              <w:left w:val="nil"/>
              <w:bottom w:val="nil"/>
              <w:right w:val="single" w:sz="4" w:space="0" w:color="FFFFFF"/>
            </w:tcBorders>
            <w:shd w:val="clear" w:color="000000" w:fill="A6A6A6"/>
            <w:noWrap/>
            <w:vAlign w:val="center"/>
          </w:tcPr>
          <w:p w14:paraId="6E2F43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635CF7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965EB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560CD3E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52943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B15C4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F641875"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5E49548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3.1.14</w:t>
            </w:r>
          </w:p>
        </w:tc>
        <w:tc>
          <w:tcPr>
            <w:tcW w:w="1027" w:type="pct"/>
            <w:tcBorders>
              <w:top w:val="nil"/>
              <w:left w:val="nil"/>
              <w:bottom w:val="single" w:sz="4" w:space="0" w:color="FFFFFF"/>
              <w:right w:val="single" w:sz="4" w:space="0" w:color="FFFFFF"/>
            </w:tcBorders>
            <w:shd w:val="clear" w:color="000000" w:fill="FFFF00"/>
            <w:noWrap/>
            <w:vAlign w:val="center"/>
          </w:tcPr>
          <w:p w14:paraId="3E3B8E2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钼铁生产</w:t>
            </w:r>
          </w:p>
        </w:tc>
        <w:tc>
          <w:tcPr>
            <w:tcW w:w="547" w:type="pct"/>
            <w:tcBorders>
              <w:top w:val="nil"/>
              <w:left w:val="nil"/>
              <w:bottom w:val="single" w:sz="4" w:space="0" w:color="FFFFFF"/>
              <w:right w:val="single" w:sz="4" w:space="0" w:color="FFFFFF"/>
            </w:tcBorders>
            <w:shd w:val="clear" w:color="000000" w:fill="A6A6A6"/>
            <w:noWrap/>
            <w:vAlign w:val="center"/>
          </w:tcPr>
          <w:p w14:paraId="0DC8B42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66065.40 </w:t>
            </w:r>
          </w:p>
        </w:tc>
        <w:tc>
          <w:tcPr>
            <w:tcW w:w="547" w:type="pct"/>
            <w:tcBorders>
              <w:top w:val="single" w:sz="4" w:space="0" w:color="FFFFFF"/>
              <w:left w:val="nil"/>
              <w:bottom w:val="nil"/>
              <w:right w:val="single" w:sz="4" w:space="0" w:color="FFFFFF"/>
            </w:tcBorders>
            <w:shd w:val="clear" w:color="000000" w:fill="A6A6A6"/>
            <w:noWrap/>
            <w:vAlign w:val="center"/>
          </w:tcPr>
          <w:p w14:paraId="67B4E58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66065.40 </w:t>
            </w:r>
          </w:p>
        </w:tc>
        <w:tc>
          <w:tcPr>
            <w:tcW w:w="364" w:type="pct"/>
            <w:tcBorders>
              <w:top w:val="single" w:sz="4" w:space="0" w:color="FFFFFF"/>
              <w:left w:val="nil"/>
              <w:bottom w:val="nil"/>
              <w:right w:val="single" w:sz="4" w:space="0" w:color="FFFFFF"/>
            </w:tcBorders>
            <w:shd w:val="clear" w:color="000000" w:fill="A6A6A6"/>
            <w:noWrap/>
            <w:vAlign w:val="center"/>
          </w:tcPr>
          <w:p w14:paraId="21D776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1DD13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9450B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68CF70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919BF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BDEDA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0EAF23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E0B17F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3.1.15</w:t>
            </w:r>
          </w:p>
        </w:tc>
        <w:tc>
          <w:tcPr>
            <w:tcW w:w="1027" w:type="pct"/>
            <w:tcBorders>
              <w:top w:val="nil"/>
              <w:left w:val="nil"/>
              <w:bottom w:val="single" w:sz="4" w:space="0" w:color="FFFFFF"/>
              <w:right w:val="single" w:sz="4" w:space="0" w:color="FFFFFF"/>
            </w:tcBorders>
            <w:shd w:val="clear" w:color="000000" w:fill="FFFF00"/>
            <w:noWrap/>
            <w:vAlign w:val="center"/>
          </w:tcPr>
          <w:p w14:paraId="2AA277C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铝铁生产</w:t>
            </w:r>
          </w:p>
        </w:tc>
        <w:tc>
          <w:tcPr>
            <w:tcW w:w="547" w:type="pct"/>
            <w:tcBorders>
              <w:top w:val="nil"/>
              <w:left w:val="nil"/>
              <w:bottom w:val="single" w:sz="4" w:space="0" w:color="FFFFFF"/>
              <w:right w:val="single" w:sz="4" w:space="0" w:color="FFFFFF"/>
            </w:tcBorders>
            <w:shd w:val="clear" w:color="000000" w:fill="A6A6A6"/>
            <w:noWrap/>
            <w:vAlign w:val="center"/>
          </w:tcPr>
          <w:p w14:paraId="35D9F77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63158.19 </w:t>
            </w:r>
          </w:p>
        </w:tc>
        <w:tc>
          <w:tcPr>
            <w:tcW w:w="547" w:type="pct"/>
            <w:tcBorders>
              <w:top w:val="single" w:sz="4" w:space="0" w:color="FFFFFF"/>
              <w:left w:val="nil"/>
              <w:bottom w:val="nil"/>
              <w:right w:val="single" w:sz="4" w:space="0" w:color="FFFFFF"/>
            </w:tcBorders>
            <w:shd w:val="clear" w:color="000000" w:fill="A6A6A6"/>
            <w:noWrap/>
            <w:vAlign w:val="center"/>
          </w:tcPr>
          <w:p w14:paraId="05F778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63158.19 </w:t>
            </w:r>
          </w:p>
        </w:tc>
        <w:tc>
          <w:tcPr>
            <w:tcW w:w="364" w:type="pct"/>
            <w:tcBorders>
              <w:top w:val="single" w:sz="4" w:space="0" w:color="FFFFFF"/>
              <w:left w:val="nil"/>
              <w:bottom w:val="nil"/>
              <w:right w:val="single" w:sz="4" w:space="0" w:color="FFFFFF"/>
            </w:tcBorders>
            <w:shd w:val="clear" w:color="000000" w:fill="A6A6A6"/>
            <w:noWrap/>
            <w:vAlign w:val="center"/>
          </w:tcPr>
          <w:p w14:paraId="01E34CB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8039B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D7015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2004F81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9ADF88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2256D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8D84A7E"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205BA53E"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3.1.16</w:t>
            </w:r>
          </w:p>
        </w:tc>
        <w:tc>
          <w:tcPr>
            <w:tcW w:w="1027" w:type="pct"/>
            <w:tcBorders>
              <w:top w:val="nil"/>
              <w:left w:val="nil"/>
              <w:bottom w:val="single" w:sz="4" w:space="0" w:color="FFFFFF"/>
              <w:right w:val="single" w:sz="4" w:space="0" w:color="FFFFFF"/>
            </w:tcBorders>
            <w:shd w:val="clear" w:color="000000" w:fill="FFFF00"/>
            <w:noWrap/>
            <w:vAlign w:val="center"/>
          </w:tcPr>
          <w:p w14:paraId="76DEEC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铝生产</w:t>
            </w:r>
          </w:p>
        </w:tc>
        <w:tc>
          <w:tcPr>
            <w:tcW w:w="547" w:type="pct"/>
            <w:tcBorders>
              <w:top w:val="nil"/>
              <w:left w:val="nil"/>
              <w:bottom w:val="single" w:sz="4" w:space="0" w:color="FFFFFF"/>
              <w:right w:val="single" w:sz="4" w:space="0" w:color="FFFFFF"/>
            </w:tcBorders>
            <w:shd w:val="clear" w:color="000000" w:fill="A6A6A6"/>
            <w:noWrap/>
            <w:vAlign w:val="center"/>
          </w:tcPr>
          <w:p w14:paraId="6133284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63342.20 </w:t>
            </w:r>
          </w:p>
        </w:tc>
        <w:tc>
          <w:tcPr>
            <w:tcW w:w="547" w:type="pct"/>
            <w:tcBorders>
              <w:top w:val="single" w:sz="4" w:space="0" w:color="FFFFFF"/>
              <w:left w:val="nil"/>
              <w:bottom w:val="nil"/>
              <w:right w:val="single" w:sz="4" w:space="0" w:color="FFFFFF"/>
            </w:tcBorders>
            <w:shd w:val="clear" w:color="000000" w:fill="A6A6A6"/>
            <w:noWrap/>
            <w:vAlign w:val="center"/>
          </w:tcPr>
          <w:p w14:paraId="029D9F1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63342.20 </w:t>
            </w:r>
          </w:p>
        </w:tc>
        <w:tc>
          <w:tcPr>
            <w:tcW w:w="364" w:type="pct"/>
            <w:tcBorders>
              <w:top w:val="single" w:sz="4" w:space="0" w:color="FFFFFF"/>
              <w:left w:val="nil"/>
              <w:bottom w:val="nil"/>
              <w:right w:val="single" w:sz="4" w:space="0" w:color="FFFFFF"/>
            </w:tcBorders>
            <w:shd w:val="clear" w:color="000000" w:fill="A6A6A6"/>
            <w:noWrap/>
            <w:vAlign w:val="center"/>
          </w:tcPr>
          <w:p w14:paraId="73ECE0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173B32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EAC9E0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2F3781F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F8160C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16B9FA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8E85DF7"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5CAE9D8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3.1.17</w:t>
            </w:r>
          </w:p>
        </w:tc>
        <w:tc>
          <w:tcPr>
            <w:tcW w:w="1027" w:type="pct"/>
            <w:tcBorders>
              <w:top w:val="nil"/>
              <w:left w:val="nil"/>
              <w:bottom w:val="single" w:sz="4" w:space="0" w:color="FFFFFF"/>
              <w:right w:val="single" w:sz="4" w:space="0" w:color="FFFFFF"/>
            </w:tcBorders>
            <w:shd w:val="clear" w:color="000000" w:fill="FFFF00"/>
            <w:noWrap/>
            <w:vAlign w:val="center"/>
          </w:tcPr>
          <w:p w14:paraId="31DE81D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增碳剂生产</w:t>
            </w:r>
          </w:p>
        </w:tc>
        <w:tc>
          <w:tcPr>
            <w:tcW w:w="547" w:type="pct"/>
            <w:tcBorders>
              <w:top w:val="nil"/>
              <w:left w:val="nil"/>
              <w:bottom w:val="single" w:sz="4" w:space="0" w:color="FFFFFF"/>
              <w:right w:val="single" w:sz="4" w:space="0" w:color="FFFFFF"/>
            </w:tcBorders>
            <w:shd w:val="clear" w:color="000000" w:fill="A6A6A6"/>
            <w:noWrap/>
            <w:vAlign w:val="center"/>
          </w:tcPr>
          <w:p w14:paraId="4027CC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17778.32 </w:t>
            </w:r>
          </w:p>
        </w:tc>
        <w:tc>
          <w:tcPr>
            <w:tcW w:w="547" w:type="pct"/>
            <w:tcBorders>
              <w:top w:val="single" w:sz="4" w:space="0" w:color="FFFFFF"/>
              <w:left w:val="nil"/>
              <w:bottom w:val="nil"/>
              <w:right w:val="single" w:sz="4" w:space="0" w:color="FFFFFF"/>
            </w:tcBorders>
            <w:shd w:val="clear" w:color="000000" w:fill="A6A6A6"/>
            <w:noWrap/>
            <w:vAlign w:val="center"/>
          </w:tcPr>
          <w:p w14:paraId="51D3A77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17778.32 </w:t>
            </w:r>
          </w:p>
        </w:tc>
        <w:tc>
          <w:tcPr>
            <w:tcW w:w="364" w:type="pct"/>
            <w:tcBorders>
              <w:top w:val="single" w:sz="4" w:space="0" w:color="FFFFFF"/>
              <w:left w:val="nil"/>
              <w:bottom w:val="nil"/>
              <w:right w:val="single" w:sz="4" w:space="0" w:color="FFFFFF"/>
            </w:tcBorders>
            <w:shd w:val="clear" w:color="000000" w:fill="A6A6A6"/>
            <w:noWrap/>
            <w:vAlign w:val="center"/>
          </w:tcPr>
          <w:p w14:paraId="3FCC4F8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C12E87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C6C3C6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7F56E1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31076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999B60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E13DDDD"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569B48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3.1.18</w:t>
            </w:r>
          </w:p>
        </w:tc>
        <w:tc>
          <w:tcPr>
            <w:tcW w:w="1027" w:type="pct"/>
            <w:tcBorders>
              <w:top w:val="nil"/>
              <w:left w:val="nil"/>
              <w:bottom w:val="single" w:sz="4" w:space="0" w:color="FFFFFF"/>
              <w:right w:val="single" w:sz="4" w:space="0" w:color="FFFFFF"/>
            </w:tcBorders>
            <w:shd w:val="clear" w:color="000000" w:fill="FFFF00"/>
            <w:noWrap/>
            <w:vAlign w:val="center"/>
          </w:tcPr>
          <w:p w14:paraId="133EA8A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铁鳞生产</w:t>
            </w:r>
          </w:p>
        </w:tc>
        <w:tc>
          <w:tcPr>
            <w:tcW w:w="547" w:type="pct"/>
            <w:tcBorders>
              <w:top w:val="nil"/>
              <w:left w:val="nil"/>
              <w:bottom w:val="single" w:sz="4" w:space="0" w:color="FFFFFF"/>
              <w:right w:val="single" w:sz="4" w:space="0" w:color="FFFFFF"/>
            </w:tcBorders>
            <w:shd w:val="clear" w:color="000000" w:fill="A6A6A6"/>
            <w:noWrap/>
            <w:vAlign w:val="center"/>
          </w:tcPr>
          <w:p w14:paraId="65D90F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608.38 </w:t>
            </w:r>
          </w:p>
        </w:tc>
        <w:tc>
          <w:tcPr>
            <w:tcW w:w="547" w:type="pct"/>
            <w:tcBorders>
              <w:top w:val="single" w:sz="4" w:space="0" w:color="FFFFFF"/>
              <w:left w:val="nil"/>
              <w:bottom w:val="nil"/>
              <w:right w:val="single" w:sz="4" w:space="0" w:color="FFFFFF"/>
            </w:tcBorders>
            <w:shd w:val="clear" w:color="000000" w:fill="A6A6A6"/>
            <w:noWrap/>
            <w:vAlign w:val="center"/>
          </w:tcPr>
          <w:p w14:paraId="5327D22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608.38 </w:t>
            </w:r>
          </w:p>
        </w:tc>
        <w:tc>
          <w:tcPr>
            <w:tcW w:w="364" w:type="pct"/>
            <w:tcBorders>
              <w:top w:val="single" w:sz="4" w:space="0" w:color="FFFFFF"/>
              <w:left w:val="nil"/>
              <w:bottom w:val="nil"/>
              <w:right w:val="single" w:sz="4" w:space="0" w:color="FFFFFF"/>
            </w:tcBorders>
            <w:shd w:val="clear" w:color="000000" w:fill="A6A6A6"/>
            <w:noWrap/>
            <w:vAlign w:val="center"/>
          </w:tcPr>
          <w:p w14:paraId="39B684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A06FE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968893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6A6589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448ACA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313EA6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C4E6CF0"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4B33317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3.1.19</w:t>
            </w:r>
          </w:p>
        </w:tc>
        <w:tc>
          <w:tcPr>
            <w:tcW w:w="1027" w:type="pct"/>
            <w:tcBorders>
              <w:top w:val="nil"/>
              <w:left w:val="nil"/>
              <w:bottom w:val="single" w:sz="4" w:space="0" w:color="FFFFFF"/>
              <w:right w:val="single" w:sz="4" w:space="0" w:color="FFFFFF"/>
            </w:tcBorders>
            <w:shd w:val="clear" w:color="000000" w:fill="FFFF00"/>
            <w:noWrap/>
            <w:vAlign w:val="center"/>
          </w:tcPr>
          <w:p w14:paraId="05FD8C5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氨水生产</w:t>
            </w:r>
          </w:p>
        </w:tc>
        <w:tc>
          <w:tcPr>
            <w:tcW w:w="547" w:type="pct"/>
            <w:tcBorders>
              <w:top w:val="nil"/>
              <w:left w:val="nil"/>
              <w:bottom w:val="single" w:sz="4" w:space="0" w:color="FFFFFF"/>
              <w:right w:val="single" w:sz="4" w:space="0" w:color="FFFFFF"/>
            </w:tcBorders>
            <w:shd w:val="clear" w:color="000000" w:fill="A6A6A6"/>
            <w:noWrap/>
            <w:vAlign w:val="center"/>
          </w:tcPr>
          <w:p w14:paraId="6AFD54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24444.82 </w:t>
            </w:r>
          </w:p>
        </w:tc>
        <w:tc>
          <w:tcPr>
            <w:tcW w:w="547" w:type="pct"/>
            <w:tcBorders>
              <w:top w:val="single" w:sz="4" w:space="0" w:color="FFFFFF"/>
              <w:left w:val="nil"/>
              <w:bottom w:val="nil"/>
              <w:right w:val="single" w:sz="4" w:space="0" w:color="FFFFFF"/>
            </w:tcBorders>
            <w:shd w:val="clear" w:color="000000" w:fill="A6A6A6"/>
            <w:noWrap/>
            <w:vAlign w:val="center"/>
          </w:tcPr>
          <w:p w14:paraId="1392034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24444.82 </w:t>
            </w:r>
          </w:p>
        </w:tc>
        <w:tc>
          <w:tcPr>
            <w:tcW w:w="364" w:type="pct"/>
            <w:tcBorders>
              <w:top w:val="single" w:sz="4" w:space="0" w:color="FFFFFF"/>
              <w:left w:val="nil"/>
              <w:bottom w:val="nil"/>
              <w:right w:val="single" w:sz="4" w:space="0" w:color="FFFFFF"/>
            </w:tcBorders>
            <w:shd w:val="clear" w:color="000000" w:fill="A6A6A6"/>
            <w:noWrap/>
            <w:vAlign w:val="center"/>
          </w:tcPr>
          <w:p w14:paraId="6394B41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ACE263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19C942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5EEC47E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9902BE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AF24BB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5DAECF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47B61066"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3.1.20</w:t>
            </w:r>
          </w:p>
        </w:tc>
        <w:tc>
          <w:tcPr>
            <w:tcW w:w="1027" w:type="pct"/>
            <w:tcBorders>
              <w:top w:val="nil"/>
              <w:left w:val="nil"/>
              <w:bottom w:val="single" w:sz="4" w:space="0" w:color="FFFFFF"/>
              <w:right w:val="single" w:sz="4" w:space="0" w:color="FFFFFF"/>
            </w:tcBorders>
            <w:shd w:val="clear" w:color="000000" w:fill="FFFF00"/>
            <w:noWrap/>
            <w:vAlign w:val="center"/>
          </w:tcPr>
          <w:p w14:paraId="2E9FF16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碳化硅生产</w:t>
            </w:r>
          </w:p>
        </w:tc>
        <w:tc>
          <w:tcPr>
            <w:tcW w:w="547" w:type="pct"/>
            <w:tcBorders>
              <w:top w:val="nil"/>
              <w:left w:val="nil"/>
              <w:bottom w:val="single" w:sz="4" w:space="0" w:color="FFFFFF"/>
              <w:right w:val="single" w:sz="4" w:space="0" w:color="FFFFFF"/>
            </w:tcBorders>
            <w:shd w:val="clear" w:color="000000" w:fill="A6A6A6"/>
            <w:noWrap/>
            <w:vAlign w:val="center"/>
          </w:tcPr>
          <w:p w14:paraId="48FC8F7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48149.59 </w:t>
            </w:r>
          </w:p>
        </w:tc>
        <w:tc>
          <w:tcPr>
            <w:tcW w:w="547" w:type="pct"/>
            <w:tcBorders>
              <w:top w:val="single" w:sz="4" w:space="0" w:color="FFFFFF"/>
              <w:left w:val="nil"/>
              <w:bottom w:val="nil"/>
              <w:right w:val="single" w:sz="4" w:space="0" w:color="FFFFFF"/>
            </w:tcBorders>
            <w:shd w:val="clear" w:color="000000" w:fill="A6A6A6"/>
            <w:noWrap/>
            <w:vAlign w:val="center"/>
          </w:tcPr>
          <w:p w14:paraId="1C180DD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48149.59 </w:t>
            </w:r>
          </w:p>
        </w:tc>
        <w:tc>
          <w:tcPr>
            <w:tcW w:w="364" w:type="pct"/>
            <w:tcBorders>
              <w:top w:val="single" w:sz="4" w:space="0" w:color="FFFFFF"/>
              <w:left w:val="nil"/>
              <w:bottom w:val="nil"/>
              <w:right w:val="single" w:sz="4" w:space="0" w:color="FFFFFF"/>
            </w:tcBorders>
            <w:shd w:val="clear" w:color="000000" w:fill="A6A6A6"/>
            <w:noWrap/>
            <w:vAlign w:val="center"/>
          </w:tcPr>
          <w:p w14:paraId="61D89E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E32EB4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278C4E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3E25CD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B4A42B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AEECA7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1028A7A"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2AC255C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3.1.21</w:t>
            </w:r>
          </w:p>
        </w:tc>
        <w:tc>
          <w:tcPr>
            <w:tcW w:w="1027" w:type="pct"/>
            <w:tcBorders>
              <w:top w:val="nil"/>
              <w:left w:val="nil"/>
              <w:bottom w:val="single" w:sz="4" w:space="0" w:color="FFFFFF"/>
              <w:right w:val="single" w:sz="4" w:space="0" w:color="FFFFFF"/>
            </w:tcBorders>
            <w:shd w:val="clear" w:color="000000" w:fill="FFFF00"/>
            <w:noWrap/>
            <w:vAlign w:val="center"/>
          </w:tcPr>
          <w:p w14:paraId="7C6202D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镁生产</w:t>
            </w:r>
          </w:p>
        </w:tc>
        <w:tc>
          <w:tcPr>
            <w:tcW w:w="547" w:type="pct"/>
            <w:tcBorders>
              <w:top w:val="nil"/>
              <w:left w:val="nil"/>
              <w:bottom w:val="single" w:sz="4" w:space="0" w:color="FFFFFF"/>
              <w:right w:val="single" w:sz="4" w:space="0" w:color="FFFFFF"/>
            </w:tcBorders>
            <w:shd w:val="clear" w:color="000000" w:fill="A6A6A6"/>
            <w:noWrap/>
            <w:vAlign w:val="center"/>
          </w:tcPr>
          <w:p w14:paraId="5713F7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308520.83 </w:t>
            </w:r>
          </w:p>
        </w:tc>
        <w:tc>
          <w:tcPr>
            <w:tcW w:w="547" w:type="pct"/>
            <w:tcBorders>
              <w:top w:val="single" w:sz="4" w:space="0" w:color="FFFFFF"/>
              <w:left w:val="nil"/>
              <w:bottom w:val="nil"/>
              <w:right w:val="single" w:sz="4" w:space="0" w:color="FFFFFF"/>
            </w:tcBorders>
            <w:shd w:val="clear" w:color="000000" w:fill="A6A6A6"/>
            <w:noWrap/>
            <w:vAlign w:val="center"/>
          </w:tcPr>
          <w:p w14:paraId="341848E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308520.83 </w:t>
            </w:r>
          </w:p>
        </w:tc>
        <w:tc>
          <w:tcPr>
            <w:tcW w:w="364" w:type="pct"/>
            <w:tcBorders>
              <w:top w:val="single" w:sz="4" w:space="0" w:color="FFFFFF"/>
              <w:left w:val="nil"/>
              <w:bottom w:val="nil"/>
              <w:right w:val="single" w:sz="4" w:space="0" w:color="FFFFFF"/>
            </w:tcBorders>
            <w:shd w:val="clear" w:color="000000" w:fill="A6A6A6"/>
            <w:noWrap/>
            <w:vAlign w:val="center"/>
          </w:tcPr>
          <w:p w14:paraId="22B09BA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C51480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5457BB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55A77AB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151C700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7F02FF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EE7CA0F"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49873CF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3.1.22</w:t>
            </w:r>
          </w:p>
        </w:tc>
        <w:tc>
          <w:tcPr>
            <w:tcW w:w="1027" w:type="pct"/>
            <w:tcBorders>
              <w:top w:val="nil"/>
              <w:left w:val="nil"/>
              <w:bottom w:val="single" w:sz="4" w:space="0" w:color="FFFFFF"/>
              <w:right w:val="single" w:sz="4" w:space="0" w:color="FFFFFF"/>
            </w:tcBorders>
            <w:shd w:val="clear" w:color="000000" w:fill="FFFF00"/>
            <w:noWrap/>
            <w:vAlign w:val="center"/>
          </w:tcPr>
          <w:p w14:paraId="643AB6F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所有其他纸制品加工制造</w:t>
            </w:r>
          </w:p>
        </w:tc>
        <w:tc>
          <w:tcPr>
            <w:tcW w:w="547" w:type="pct"/>
            <w:tcBorders>
              <w:top w:val="nil"/>
              <w:left w:val="nil"/>
              <w:bottom w:val="single" w:sz="4" w:space="0" w:color="FFFFFF"/>
              <w:right w:val="single" w:sz="4" w:space="0" w:color="FFFFFF"/>
            </w:tcBorders>
            <w:shd w:val="clear" w:color="000000" w:fill="A6A6A6"/>
            <w:noWrap/>
            <w:vAlign w:val="center"/>
          </w:tcPr>
          <w:p w14:paraId="3B8AA09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5.54 </w:t>
            </w:r>
          </w:p>
        </w:tc>
        <w:tc>
          <w:tcPr>
            <w:tcW w:w="547" w:type="pct"/>
            <w:tcBorders>
              <w:top w:val="single" w:sz="4" w:space="0" w:color="FFFFFF"/>
              <w:left w:val="nil"/>
              <w:bottom w:val="nil"/>
              <w:right w:val="single" w:sz="4" w:space="0" w:color="FFFFFF"/>
            </w:tcBorders>
            <w:shd w:val="clear" w:color="000000" w:fill="A6A6A6"/>
            <w:noWrap/>
            <w:vAlign w:val="center"/>
          </w:tcPr>
          <w:p w14:paraId="503E84E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5.54 </w:t>
            </w:r>
          </w:p>
        </w:tc>
        <w:tc>
          <w:tcPr>
            <w:tcW w:w="364" w:type="pct"/>
            <w:tcBorders>
              <w:top w:val="single" w:sz="4" w:space="0" w:color="FFFFFF"/>
              <w:left w:val="nil"/>
              <w:bottom w:val="nil"/>
              <w:right w:val="single" w:sz="4" w:space="0" w:color="FFFFFF"/>
            </w:tcBorders>
            <w:shd w:val="clear" w:color="000000" w:fill="A6A6A6"/>
            <w:noWrap/>
            <w:vAlign w:val="center"/>
          </w:tcPr>
          <w:p w14:paraId="097EAFC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C2913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EEEF16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1FB093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540A0D9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20B947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F330300"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1D3FA9D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lastRenderedPageBreak/>
              <w:t>3.1.23</w:t>
            </w:r>
          </w:p>
        </w:tc>
        <w:tc>
          <w:tcPr>
            <w:tcW w:w="1027" w:type="pct"/>
            <w:tcBorders>
              <w:top w:val="nil"/>
              <w:left w:val="nil"/>
              <w:bottom w:val="single" w:sz="4" w:space="0" w:color="FFFFFF"/>
              <w:right w:val="single" w:sz="4" w:space="0" w:color="FFFFFF"/>
            </w:tcBorders>
            <w:shd w:val="clear" w:color="000000" w:fill="FFFF00"/>
            <w:noWrap/>
            <w:vAlign w:val="center"/>
          </w:tcPr>
          <w:p w14:paraId="2E62A73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办公用品(纸张除外)制造</w:t>
            </w:r>
          </w:p>
        </w:tc>
        <w:tc>
          <w:tcPr>
            <w:tcW w:w="547" w:type="pct"/>
            <w:tcBorders>
              <w:top w:val="nil"/>
              <w:left w:val="nil"/>
              <w:bottom w:val="single" w:sz="4" w:space="0" w:color="FFFFFF"/>
              <w:right w:val="single" w:sz="4" w:space="0" w:color="FFFFFF"/>
            </w:tcBorders>
            <w:shd w:val="clear" w:color="000000" w:fill="A6A6A6"/>
            <w:noWrap/>
            <w:vAlign w:val="center"/>
          </w:tcPr>
          <w:p w14:paraId="19B6DA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47.03 </w:t>
            </w:r>
          </w:p>
        </w:tc>
        <w:tc>
          <w:tcPr>
            <w:tcW w:w="547" w:type="pct"/>
            <w:tcBorders>
              <w:top w:val="single" w:sz="4" w:space="0" w:color="FFFFFF"/>
              <w:left w:val="nil"/>
              <w:bottom w:val="nil"/>
              <w:right w:val="single" w:sz="4" w:space="0" w:color="FFFFFF"/>
            </w:tcBorders>
            <w:shd w:val="clear" w:color="000000" w:fill="A6A6A6"/>
            <w:noWrap/>
            <w:vAlign w:val="center"/>
          </w:tcPr>
          <w:p w14:paraId="16D901F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47.03 </w:t>
            </w:r>
          </w:p>
        </w:tc>
        <w:tc>
          <w:tcPr>
            <w:tcW w:w="364" w:type="pct"/>
            <w:tcBorders>
              <w:top w:val="single" w:sz="4" w:space="0" w:color="FFFFFF"/>
              <w:left w:val="nil"/>
              <w:bottom w:val="nil"/>
              <w:right w:val="single" w:sz="4" w:space="0" w:color="FFFFFF"/>
            </w:tcBorders>
            <w:shd w:val="clear" w:color="000000" w:fill="A6A6A6"/>
            <w:noWrap/>
            <w:vAlign w:val="center"/>
          </w:tcPr>
          <w:p w14:paraId="1E2D2C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607BD6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31FA52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6B3799B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F112E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12E7B0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D51035C" w14:textId="77777777">
        <w:trPr>
          <w:trHeight w:val="503"/>
        </w:trPr>
        <w:tc>
          <w:tcPr>
            <w:tcW w:w="691" w:type="pct"/>
            <w:tcBorders>
              <w:top w:val="nil"/>
              <w:left w:val="single" w:sz="4" w:space="0" w:color="FFFFFF"/>
              <w:bottom w:val="single" w:sz="4" w:space="0" w:color="FFFFFF"/>
              <w:right w:val="single" w:sz="4" w:space="0" w:color="FFFFFF"/>
            </w:tcBorders>
            <w:shd w:val="clear" w:color="000000" w:fill="FFFF00"/>
            <w:noWrap/>
            <w:vAlign w:val="center"/>
          </w:tcPr>
          <w:p w14:paraId="7307051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3.1.24</w:t>
            </w:r>
          </w:p>
        </w:tc>
        <w:tc>
          <w:tcPr>
            <w:tcW w:w="1027" w:type="pct"/>
            <w:tcBorders>
              <w:top w:val="nil"/>
              <w:left w:val="nil"/>
              <w:bottom w:val="single" w:sz="4" w:space="0" w:color="FFFFFF"/>
              <w:right w:val="single" w:sz="4" w:space="0" w:color="FFFFFF"/>
            </w:tcBorders>
            <w:shd w:val="clear" w:color="000000" w:fill="FFFF00"/>
            <w:noWrap/>
            <w:vAlign w:val="center"/>
          </w:tcPr>
          <w:p w14:paraId="6F5A56D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源水</w:t>
            </w:r>
          </w:p>
        </w:tc>
        <w:tc>
          <w:tcPr>
            <w:tcW w:w="547" w:type="pct"/>
            <w:tcBorders>
              <w:top w:val="nil"/>
              <w:left w:val="nil"/>
              <w:bottom w:val="single" w:sz="4" w:space="0" w:color="FFFFFF"/>
              <w:right w:val="single" w:sz="4" w:space="0" w:color="FFFFFF"/>
            </w:tcBorders>
            <w:shd w:val="clear" w:color="000000" w:fill="A6A6A6"/>
            <w:noWrap/>
            <w:vAlign w:val="center"/>
          </w:tcPr>
          <w:p w14:paraId="77C30F2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29761.03 </w:t>
            </w:r>
          </w:p>
        </w:tc>
        <w:tc>
          <w:tcPr>
            <w:tcW w:w="547" w:type="pct"/>
            <w:tcBorders>
              <w:top w:val="single" w:sz="4" w:space="0" w:color="FFFFFF"/>
              <w:left w:val="nil"/>
              <w:bottom w:val="nil"/>
              <w:right w:val="single" w:sz="4" w:space="0" w:color="FFFFFF"/>
            </w:tcBorders>
            <w:shd w:val="clear" w:color="000000" w:fill="A6A6A6"/>
            <w:noWrap/>
            <w:vAlign w:val="center"/>
          </w:tcPr>
          <w:p w14:paraId="11297E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29761.03 </w:t>
            </w:r>
          </w:p>
        </w:tc>
        <w:tc>
          <w:tcPr>
            <w:tcW w:w="364" w:type="pct"/>
            <w:tcBorders>
              <w:top w:val="single" w:sz="4" w:space="0" w:color="FFFFFF"/>
              <w:left w:val="nil"/>
              <w:bottom w:val="nil"/>
              <w:right w:val="single" w:sz="4" w:space="0" w:color="FFFFFF"/>
            </w:tcBorders>
            <w:shd w:val="clear" w:color="000000" w:fill="A6A6A6"/>
            <w:noWrap/>
            <w:vAlign w:val="center"/>
          </w:tcPr>
          <w:p w14:paraId="7FEB74C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06ECAA8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057A13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4" w:type="pct"/>
            <w:tcBorders>
              <w:top w:val="single" w:sz="4" w:space="0" w:color="FFFFFF"/>
              <w:left w:val="nil"/>
              <w:bottom w:val="nil"/>
              <w:right w:val="single" w:sz="4" w:space="0" w:color="FFFFFF"/>
            </w:tcBorders>
            <w:shd w:val="clear" w:color="000000" w:fill="A6A6A6"/>
            <w:noWrap/>
            <w:vAlign w:val="center"/>
          </w:tcPr>
          <w:p w14:paraId="7CCF909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41EAEF1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65" w:type="pct"/>
            <w:tcBorders>
              <w:top w:val="single" w:sz="4" w:space="0" w:color="FFFFFF"/>
              <w:left w:val="nil"/>
              <w:bottom w:val="nil"/>
              <w:right w:val="single" w:sz="4" w:space="0" w:color="FFFFFF"/>
            </w:tcBorders>
            <w:shd w:val="clear" w:color="000000" w:fill="A6A6A6"/>
            <w:noWrap/>
            <w:vAlign w:val="center"/>
          </w:tcPr>
          <w:p w14:paraId="6CE3E18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35C1859D"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C2FAF7A" w14:textId="77777777" w:rsidR="0076773F" w:rsidRDefault="0076773F">
      <w:pPr>
        <w:spacing w:before="0" w:line="360" w:lineRule="auto"/>
        <w:jc w:val="right"/>
        <w:rPr>
          <w:rFonts w:eastAsia="宋体" w:cs="Arial"/>
          <w:iCs/>
          <w:sz w:val="24"/>
          <w:lang w:eastAsia="zh-CN"/>
        </w:rPr>
      </w:pPr>
    </w:p>
    <w:p w14:paraId="2C6BB430" w14:textId="77777777" w:rsidR="0076773F" w:rsidRDefault="00000000">
      <w:pPr>
        <w:pStyle w:val="Style2"/>
        <w:numPr>
          <w:ilvl w:val="2"/>
          <w:numId w:val="12"/>
        </w:numPr>
        <w:spacing w:line="360" w:lineRule="auto"/>
      </w:pPr>
      <w:bookmarkStart w:id="102" w:name="_Toc198906589"/>
      <w:bookmarkStart w:id="103" w:name="_Toc204099751"/>
      <w:r>
        <w:rPr>
          <w:rFonts w:hint="eastAsia"/>
        </w:rPr>
        <w:t>范围三类别</w:t>
      </w:r>
      <w:r>
        <w:rPr>
          <w:rFonts w:hint="eastAsia"/>
        </w:rPr>
        <w:t>2</w:t>
      </w:r>
      <w:r>
        <w:rPr>
          <w:rFonts w:hint="eastAsia"/>
        </w:rPr>
        <w:t>资本货物的排放</w:t>
      </w:r>
      <w:r>
        <w:t>清册</w:t>
      </w:r>
      <w:bookmarkEnd w:id="102"/>
      <w:bookmarkEnd w:id="103"/>
    </w:p>
    <w:tbl>
      <w:tblPr>
        <w:tblW w:w="5000" w:type="pct"/>
        <w:tblLook w:val="04A0" w:firstRow="1" w:lastRow="0" w:firstColumn="1" w:lastColumn="0" w:noHBand="0" w:noVBand="1"/>
      </w:tblPr>
      <w:tblGrid>
        <w:gridCol w:w="1472"/>
        <w:gridCol w:w="1597"/>
        <w:gridCol w:w="1051"/>
        <w:gridCol w:w="1051"/>
        <w:gridCol w:w="606"/>
        <w:gridCol w:w="606"/>
        <w:gridCol w:w="739"/>
        <w:gridCol w:w="728"/>
        <w:gridCol w:w="606"/>
        <w:gridCol w:w="606"/>
      </w:tblGrid>
      <w:tr w:rsidR="0076773F" w14:paraId="277944FB" w14:textId="77777777">
        <w:trPr>
          <w:trHeight w:val="503"/>
        </w:trPr>
        <w:tc>
          <w:tcPr>
            <w:tcW w:w="48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731D801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12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DC8BBB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1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8D72E6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12" w:type="pct"/>
            <w:tcBorders>
              <w:top w:val="single" w:sz="4" w:space="0" w:color="auto"/>
              <w:left w:val="nil"/>
              <w:bottom w:val="single" w:sz="4" w:space="0" w:color="auto"/>
              <w:right w:val="single" w:sz="4" w:space="0" w:color="auto"/>
            </w:tcBorders>
            <w:shd w:val="clear" w:color="000000" w:fill="FF6600"/>
            <w:noWrap/>
            <w:vAlign w:val="center"/>
          </w:tcPr>
          <w:p w14:paraId="621B2E9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39" w:type="pct"/>
            <w:tcBorders>
              <w:top w:val="single" w:sz="4" w:space="0" w:color="auto"/>
              <w:left w:val="nil"/>
              <w:bottom w:val="single" w:sz="4" w:space="0" w:color="auto"/>
              <w:right w:val="single" w:sz="4" w:space="0" w:color="auto"/>
            </w:tcBorders>
            <w:shd w:val="clear" w:color="000000" w:fill="FF6600"/>
            <w:noWrap/>
            <w:vAlign w:val="center"/>
          </w:tcPr>
          <w:p w14:paraId="47D6E0D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430" w:type="pct"/>
            <w:tcBorders>
              <w:top w:val="single" w:sz="4" w:space="0" w:color="auto"/>
              <w:left w:val="nil"/>
              <w:bottom w:val="single" w:sz="4" w:space="0" w:color="auto"/>
              <w:right w:val="single" w:sz="4" w:space="0" w:color="auto"/>
            </w:tcBorders>
            <w:shd w:val="clear" w:color="000000" w:fill="FF6600"/>
            <w:noWrap/>
            <w:vAlign w:val="center"/>
          </w:tcPr>
          <w:p w14:paraId="197BB83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39" w:type="pct"/>
            <w:tcBorders>
              <w:top w:val="single" w:sz="4" w:space="0" w:color="auto"/>
              <w:left w:val="nil"/>
              <w:bottom w:val="single" w:sz="4" w:space="0" w:color="auto"/>
              <w:right w:val="single" w:sz="4" w:space="0" w:color="auto"/>
            </w:tcBorders>
            <w:shd w:val="clear" w:color="000000" w:fill="FF6600"/>
            <w:noWrap/>
            <w:vAlign w:val="center"/>
          </w:tcPr>
          <w:p w14:paraId="3A56432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39" w:type="pct"/>
            <w:tcBorders>
              <w:top w:val="single" w:sz="4" w:space="0" w:color="auto"/>
              <w:left w:val="nil"/>
              <w:bottom w:val="single" w:sz="4" w:space="0" w:color="auto"/>
              <w:right w:val="single" w:sz="4" w:space="0" w:color="auto"/>
            </w:tcBorders>
            <w:shd w:val="clear" w:color="000000" w:fill="FF6600"/>
            <w:noWrap/>
            <w:vAlign w:val="center"/>
          </w:tcPr>
          <w:p w14:paraId="1A5C46E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39" w:type="pct"/>
            <w:tcBorders>
              <w:top w:val="single" w:sz="4" w:space="0" w:color="auto"/>
              <w:left w:val="nil"/>
              <w:bottom w:val="single" w:sz="4" w:space="0" w:color="auto"/>
              <w:right w:val="single" w:sz="4" w:space="0" w:color="auto"/>
            </w:tcBorders>
            <w:shd w:val="clear" w:color="000000" w:fill="FF6600"/>
            <w:noWrap/>
            <w:vAlign w:val="center"/>
          </w:tcPr>
          <w:p w14:paraId="6119DEA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72" w:type="pct"/>
            <w:tcBorders>
              <w:top w:val="single" w:sz="4" w:space="0" w:color="auto"/>
              <w:left w:val="nil"/>
              <w:bottom w:val="single" w:sz="4" w:space="0" w:color="auto"/>
              <w:right w:val="single" w:sz="4" w:space="0" w:color="auto"/>
            </w:tcBorders>
            <w:shd w:val="clear" w:color="000000" w:fill="FF6600"/>
            <w:noWrap/>
            <w:vAlign w:val="center"/>
          </w:tcPr>
          <w:p w14:paraId="3880278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6A9240C2" w14:textId="77777777">
        <w:trPr>
          <w:trHeight w:val="503"/>
        </w:trPr>
        <w:tc>
          <w:tcPr>
            <w:tcW w:w="488" w:type="pct"/>
            <w:vMerge/>
            <w:tcBorders>
              <w:top w:val="single" w:sz="4" w:space="0" w:color="auto"/>
              <w:left w:val="single" w:sz="4" w:space="0" w:color="auto"/>
              <w:bottom w:val="single" w:sz="4" w:space="0" w:color="auto"/>
              <w:right w:val="single" w:sz="4" w:space="0" w:color="auto"/>
            </w:tcBorders>
            <w:vAlign w:val="center"/>
          </w:tcPr>
          <w:p w14:paraId="725809FA" w14:textId="77777777" w:rsidR="0076773F" w:rsidRDefault="0076773F">
            <w:pPr>
              <w:spacing w:before="0"/>
              <w:rPr>
                <w:rFonts w:ascii="宋体" w:eastAsia="宋体" w:hAnsi="宋体" w:cs="宋体" w:hint="eastAsia"/>
                <w:b/>
                <w:bCs/>
                <w:color w:val="FFFFFF"/>
                <w:szCs w:val="20"/>
                <w:lang w:val="en-US" w:eastAsia="zh-CN"/>
              </w:rPr>
            </w:pPr>
          </w:p>
        </w:tc>
        <w:tc>
          <w:tcPr>
            <w:tcW w:w="1124" w:type="pct"/>
            <w:vMerge/>
            <w:tcBorders>
              <w:top w:val="single" w:sz="4" w:space="0" w:color="auto"/>
              <w:left w:val="single" w:sz="4" w:space="0" w:color="auto"/>
              <w:bottom w:val="single" w:sz="4" w:space="0" w:color="auto"/>
              <w:right w:val="single" w:sz="4" w:space="0" w:color="auto"/>
            </w:tcBorders>
            <w:vAlign w:val="center"/>
          </w:tcPr>
          <w:p w14:paraId="3683AFE3" w14:textId="77777777" w:rsidR="0076773F" w:rsidRDefault="0076773F">
            <w:pPr>
              <w:spacing w:before="0"/>
              <w:rPr>
                <w:rFonts w:ascii="宋体" w:eastAsia="宋体" w:hAnsi="宋体" w:cs="宋体" w:hint="eastAsia"/>
                <w:b/>
                <w:bCs/>
                <w:color w:val="FFFFFF"/>
                <w:szCs w:val="20"/>
                <w:lang w:val="en-US" w:eastAsia="zh-CN"/>
              </w:rPr>
            </w:pPr>
          </w:p>
        </w:tc>
        <w:tc>
          <w:tcPr>
            <w:tcW w:w="719" w:type="pct"/>
            <w:vMerge/>
            <w:tcBorders>
              <w:top w:val="single" w:sz="4" w:space="0" w:color="auto"/>
              <w:left w:val="single" w:sz="4" w:space="0" w:color="auto"/>
              <w:bottom w:val="single" w:sz="4" w:space="0" w:color="auto"/>
              <w:right w:val="single" w:sz="4" w:space="0" w:color="auto"/>
            </w:tcBorders>
            <w:vAlign w:val="center"/>
          </w:tcPr>
          <w:p w14:paraId="74FF58E0" w14:textId="77777777" w:rsidR="0076773F" w:rsidRDefault="0076773F">
            <w:pPr>
              <w:spacing w:before="0"/>
              <w:rPr>
                <w:rFonts w:ascii="宋体" w:eastAsia="宋体" w:hAnsi="宋体" w:cs="宋体" w:hint="eastAsia"/>
                <w:b/>
                <w:bCs/>
                <w:color w:val="FFFFFF"/>
                <w:szCs w:val="20"/>
                <w:lang w:val="en-US" w:eastAsia="zh-CN"/>
              </w:rPr>
            </w:pPr>
          </w:p>
        </w:tc>
        <w:tc>
          <w:tcPr>
            <w:tcW w:w="2669" w:type="pct"/>
            <w:gridSpan w:val="7"/>
            <w:tcBorders>
              <w:top w:val="single" w:sz="4" w:space="0" w:color="auto"/>
              <w:left w:val="nil"/>
              <w:bottom w:val="single" w:sz="4" w:space="0" w:color="auto"/>
              <w:right w:val="single" w:sz="4" w:space="0" w:color="auto"/>
            </w:tcBorders>
            <w:shd w:val="clear" w:color="000000" w:fill="FF6600"/>
            <w:noWrap/>
            <w:vAlign w:val="center"/>
          </w:tcPr>
          <w:p w14:paraId="0301792C"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677801A0" w14:textId="77777777">
        <w:trPr>
          <w:trHeight w:val="503"/>
        </w:trPr>
        <w:tc>
          <w:tcPr>
            <w:tcW w:w="488" w:type="pct"/>
            <w:tcBorders>
              <w:top w:val="single" w:sz="4" w:space="0" w:color="000000"/>
              <w:left w:val="single" w:sz="4" w:space="0" w:color="FFFFFF"/>
              <w:bottom w:val="single" w:sz="4" w:space="0" w:color="auto"/>
              <w:right w:val="single" w:sz="4" w:space="0" w:color="FFFFFF"/>
            </w:tcBorders>
            <w:shd w:val="clear" w:color="000000" w:fill="FABF8F"/>
            <w:noWrap/>
            <w:vAlign w:val="center"/>
          </w:tcPr>
          <w:p w14:paraId="07CB4007"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类别2</w:t>
            </w:r>
          </w:p>
        </w:tc>
        <w:tc>
          <w:tcPr>
            <w:tcW w:w="1124" w:type="pct"/>
            <w:tcBorders>
              <w:top w:val="single" w:sz="4" w:space="0" w:color="000000"/>
              <w:left w:val="nil"/>
              <w:bottom w:val="single" w:sz="4" w:space="0" w:color="auto"/>
              <w:right w:val="single" w:sz="4" w:space="0" w:color="FFFFFF"/>
            </w:tcBorders>
            <w:shd w:val="clear" w:color="000000" w:fill="FABF8F"/>
            <w:noWrap/>
            <w:vAlign w:val="center"/>
          </w:tcPr>
          <w:p w14:paraId="1B640617"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资本货物</w:t>
            </w:r>
          </w:p>
        </w:tc>
        <w:tc>
          <w:tcPr>
            <w:tcW w:w="719"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674A6703"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51806.97 </w:t>
            </w:r>
          </w:p>
        </w:tc>
        <w:tc>
          <w:tcPr>
            <w:tcW w:w="512" w:type="pct"/>
            <w:tcBorders>
              <w:top w:val="single" w:sz="4" w:space="0" w:color="000000"/>
              <w:left w:val="nil"/>
              <w:bottom w:val="single" w:sz="4" w:space="0" w:color="000000"/>
              <w:right w:val="single" w:sz="4" w:space="0" w:color="FFCC99"/>
            </w:tcBorders>
            <w:shd w:val="clear" w:color="000000" w:fill="FABF8F"/>
            <w:noWrap/>
            <w:vAlign w:val="center"/>
          </w:tcPr>
          <w:p w14:paraId="2C5EC2F2"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51806.97 </w:t>
            </w:r>
          </w:p>
        </w:tc>
        <w:tc>
          <w:tcPr>
            <w:tcW w:w="339" w:type="pct"/>
            <w:tcBorders>
              <w:top w:val="single" w:sz="4" w:space="0" w:color="000000"/>
              <w:left w:val="nil"/>
              <w:bottom w:val="single" w:sz="4" w:space="0" w:color="000000"/>
              <w:right w:val="single" w:sz="4" w:space="0" w:color="FFCC99"/>
            </w:tcBorders>
            <w:shd w:val="clear" w:color="000000" w:fill="FABF8F"/>
            <w:noWrap/>
            <w:vAlign w:val="center"/>
          </w:tcPr>
          <w:p w14:paraId="4A69841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430" w:type="pct"/>
            <w:tcBorders>
              <w:top w:val="single" w:sz="4" w:space="0" w:color="000000"/>
              <w:left w:val="nil"/>
              <w:bottom w:val="single" w:sz="4" w:space="0" w:color="000000"/>
              <w:right w:val="single" w:sz="4" w:space="0" w:color="FFCC99"/>
            </w:tcBorders>
            <w:shd w:val="clear" w:color="000000" w:fill="FABF8F"/>
            <w:noWrap/>
            <w:vAlign w:val="center"/>
          </w:tcPr>
          <w:p w14:paraId="4CFE7AA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000000"/>
              <w:right w:val="single" w:sz="4" w:space="0" w:color="FFCC99"/>
            </w:tcBorders>
            <w:shd w:val="clear" w:color="000000" w:fill="FABF8F"/>
            <w:noWrap/>
            <w:vAlign w:val="center"/>
          </w:tcPr>
          <w:p w14:paraId="59B4D10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000000"/>
              <w:right w:val="single" w:sz="4" w:space="0" w:color="FFCC99"/>
            </w:tcBorders>
            <w:shd w:val="clear" w:color="000000" w:fill="FABF8F"/>
            <w:noWrap/>
            <w:vAlign w:val="center"/>
          </w:tcPr>
          <w:p w14:paraId="08C4E540"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000000"/>
              <w:right w:val="single" w:sz="4" w:space="0" w:color="FFCC99"/>
            </w:tcBorders>
            <w:shd w:val="clear" w:color="000000" w:fill="FABF8F"/>
            <w:noWrap/>
            <w:vAlign w:val="center"/>
          </w:tcPr>
          <w:p w14:paraId="049B6F9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72" w:type="pct"/>
            <w:tcBorders>
              <w:top w:val="single" w:sz="4" w:space="0" w:color="000000"/>
              <w:left w:val="nil"/>
              <w:bottom w:val="single" w:sz="4" w:space="0" w:color="000000"/>
              <w:right w:val="single" w:sz="4" w:space="0" w:color="FFCC99"/>
            </w:tcBorders>
            <w:shd w:val="clear" w:color="000000" w:fill="FABF8F"/>
            <w:noWrap/>
            <w:vAlign w:val="center"/>
          </w:tcPr>
          <w:p w14:paraId="5A14B53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130CFA3B" w14:textId="77777777">
        <w:trPr>
          <w:trHeight w:val="642"/>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01E3356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3.2.1</w:t>
            </w:r>
          </w:p>
        </w:tc>
        <w:tc>
          <w:tcPr>
            <w:tcW w:w="1124" w:type="pct"/>
            <w:tcBorders>
              <w:top w:val="nil"/>
              <w:left w:val="nil"/>
              <w:bottom w:val="single" w:sz="4" w:space="0" w:color="FFFFFF"/>
              <w:right w:val="single" w:sz="4" w:space="0" w:color="FFFFFF"/>
            </w:tcBorders>
            <w:shd w:val="clear" w:color="000000" w:fill="FFFF00"/>
            <w:vAlign w:val="center"/>
          </w:tcPr>
          <w:p w14:paraId="0483DDC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采购产品空调和暖空气加热设备和商业和工业制冷设备制造</w:t>
            </w:r>
          </w:p>
        </w:tc>
        <w:tc>
          <w:tcPr>
            <w:tcW w:w="719" w:type="pct"/>
            <w:tcBorders>
              <w:top w:val="single" w:sz="4" w:space="0" w:color="FFFFFF"/>
              <w:left w:val="nil"/>
              <w:bottom w:val="single" w:sz="4" w:space="0" w:color="FFFFFF"/>
              <w:right w:val="single" w:sz="4" w:space="0" w:color="FFFFFF"/>
            </w:tcBorders>
            <w:shd w:val="clear" w:color="000000" w:fill="A6A6A6"/>
            <w:noWrap/>
            <w:vAlign w:val="center"/>
          </w:tcPr>
          <w:p w14:paraId="51DFC1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14.83 </w:t>
            </w:r>
          </w:p>
        </w:tc>
        <w:tc>
          <w:tcPr>
            <w:tcW w:w="512" w:type="pct"/>
            <w:tcBorders>
              <w:top w:val="single" w:sz="4" w:space="0" w:color="FFFFFF"/>
              <w:left w:val="nil"/>
              <w:bottom w:val="single" w:sz="4" w:space="0" w:color="FFFFFF"/>
              <w:right w:val="single" w:sz="4" w:space="0" w:color="FFFFFF"/>
            </w:tcBorders>
            <w:shd w:val="clear" w:color="000000" w:fill="A6A6A6"/>
            <w:noWrap/>
            <w:vAlign w:val="center"/>
          </w:tcPr>
          <w:p w14:paraId="1009BB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14.83 </w:t>
            </w:r>
          </w:p>
        </w:tc>
        <w:tc>
          <w:tcPr>
            <w:tcW w:w="339" w:type="pct"/>
            <w:tcBorders>
              <w:top w:val="single" w:sz="4" w:space="0" w:color="FFFFFF"/>
              <w:left w:val="nil"/>
              <w:bottom w:val="single" w:sz="4" w:space="0" w:color="FFFFFF"/>
              <w:right w:val="single" w:sz="4" w:space="0" w:color="FFFFFF"/>
            </w:tcBorders>
            <w:shd w:val="clear" w:color="000000" w:fill="A6A6A6"/>
            <w:noWrap/>
            <w:vAlign w:val="center"/>
          </w:tcPr>
          <w:p w14:paraId="6066686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single" w:sz="4" w:space="0" w:color="FFFFFF"/>
              <w:left w:val="nil"/>
              <w:bottom w:val="single" w:sz="4" w:space="0" w:color="FFFFFF"/>
              <w:right w:val="single" w:sz="4" w:space="0" w:color="FFFFFF"/>
            </w:tcBorders>
            <w:shd w:val="clear" w:color="000000" w:fill="A6A6A6"/>
            <w:noWrap/>
            <w:vAlign w:val="center"/>
          </w:tcPr>
          <w:p w14:paraId="53C034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single" w:sz="4" w:space="0" w:color="FFFFFF"/>
              <w:left w:val="nil"/>
              <w:bottom w:val="single" w:sz="4" w:space="0" w:color="FFFFFF"/>
              <w:right w:val="single" w:sz="4" w:space="0" w:color="FFFFFF"/>
            </w:tcBorders>
            <w:shd w:val="clear" w:color="000000" w:fill="A6A6A6"/>
            <w:noWrap/>
            <w:vAlign w:val="center"/>
          </w:tcPr>
          <w:p w14:paraId="0FA705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single" w:sz="4" w:space="0" w:color="FFFFFF"/>
              <w:left w:val="nil"/>
              <w:bottom w:val="single" w:sz="4" w:space="0" w:color="FFFFFF"/>
              <w:right w:val="single" w:sz="4" w:space="0" w:color="FFFFFF"/>
            </w:tcBorders>
            <w:shd w:val="clear" w:color="000000" w:fill="A6A6A6"/>
            <w:noWrap/>
            <w:vAlign w:val="center"/>
          </w:tcPr>
          <w:p w14:paraId="159DD2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single" w:sz="4" w:space="0" w:color="FFFFFF"/>
              <w:left w:val="nil"/>
              <w:bottom w:val="single" w:sz="4" w:space="0" w:color="FFFFFF"/>
              <w:right w:val="single" w:sz="4" w:space="0" w:color="FFFFFF"/>
            </w:tcBorders>
            <w:shd w:val="clear" w:color="000000" w:fill="A6A6A6"/>
            <w:noWrap/>
            <w:vAlign w:val="center"/>
          </w:tcPr>
          <w:p w14:paraId="629E10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single" w:sz="4" w:space="0" w:color="FFFFFF"/>
              <w:left w:val="nil"/>
              <w:bottom w:val="single" w:sz="4" w:space="0" w:color="FFFFFF"/>
              <w:right w:val="single" w:sz="4" w:space="0" w:color="FFFFFF"/>
            </w:tcBorders>
            <w:shd w:val="clear" w:color="000000" w:fill="A6A6A6"/>
            <w:noWrap/>
            <w:vAlign w:val="center"/>
          </w:tcPr>
          <w:p w14:paraId="64FE83A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E776A9D"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73E8602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3.2.2</w:t>
            </w:r>
          </w:p>
        </w:tc>
        <w:tc>
          <w:tcPr>
            <w:tcW w:w="1124" w:type="pct"/>
            <w:tcBorders>
              <w:top w:val="nil"/>
              <w:left w:val="nil"/>
              <w:bottom w:val="single" w:sz="4" w:space="0" w:color="FFFFFF"/>
              <w:right w:val="single" w:sz="4" w:space="0" w:color="FFFFFF"/>
            </w:tcBorders>
            <w:shd w:val="clear" w:color="000000" w:fill="FFFF00"/>
            <w:vAlign w:val="center"/>
          </w:tcPr>
          <w:p w14:paraId="34BCC2C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电子计算机制造</w:t>
            </w:r>
          </w:p>
        </w:tc>
        <w:tc>
          <w:tcPr>
            <w:tcW w:w="719" w:type="pct"/>
            <w:tcBorders>
              <w:top w:val="nil"/>
              <w:left w:val="nil"/>
              <w:bottom w:val="single" w:sz="4" w:space="0" w:color="FFFFFF"/>
              <w:right w:val="single" w:sz="4" w:space="0" w:color="FFFFFF"/>
            </w:tcBorders>
            <w:shd w:val="clear" w:color="000000" w:fill="A6A6A6"/>
            <w:noWrap/>
            <w:vAlign w:val="center"/>
          </w:tcPr>
          <w:p w14:paraId="48884E3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3.79 </w:t>
            </w:r>
          </w:p>
        </w:tc>
        <w:tc>
          <w:tcPr>
            <w:tcW w:w="512" w:type="pct"/>
            <w:tcBorders>
              <w:top w:val="nil"/>
              <w:left w:val="nil"/>
              <w:bottom w:val="single" w:sz="4" w:space="0" w:color="FFFFFF"/>
              <w:right w:val="single" w:sz="4" w:space="0" w:color="FFFFFF"/>
            </w:tcBorders>
            <w:shd w:val="clear" w:color="000000" w:fill="A6A6A6"/>
            <w:noWrap/>
            <w:vAlign w:val="center"/>
          </w:tcPr>
          <w:p w14:paraId="302C6C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3.79 </w:t>
            </w:r>
          </w:p>
        </w:tc>
        <w:tc>
          <w:tcPr>
            <w:tcW w:w="339" w:type="pct"/>
            <w:tcBorders>
              <w:top w:val="nil"/>
              <w:left w:val="nil"/>
              <w:bottom w:val="single" w:sz="4" w:space="0" w:color="FFFFFF"/>
              <w:right w:val="single" w:sz="4" w:space="0" w:color="FFFFFF"/>
            </w:tcBorders>
            <w:shd w:val="clear" w:color="000000" w:fill="A6A6A6"/>
            <w:noWrap/>
            <w:vAlign w:val="center"/>
          </w:tcPr>
          <w:p w14:paraId="33547EA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4B8CA1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6D2B890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A34021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784224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1C7C0F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4D6B0ED"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2641F0E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3.2.3</w:t>
            </w:r>
          </w:p>
        </w:tc>
        <w:tc>
          <w:tcPr>
            <w:tcW w:w="1124" w:type="pct"/>
            <w:tcBorders>
              <w:top w:val="nil"/>
              <w:left w:val="nil"/>
              <w:bottom w:val="single" w:sz="4" w:space="0" w:color="FFFFFF"/>
              <w:right w:val="single" w:sz="4" w:space="0" w:color="FFFFFF"/>
            </w:tcBorders>
            <w:shd w:val="clear" w:color="000000" w:fill="FFFF00"/>
            <w:vAlign w:val="center"/>
          </w:tcPr>
          <w:p w14:paraId="4AC304D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焊接及焊接设备制造</w:t>
            </w:r>
          </w:p>
        </w:tc>
        <w:tc>
          <w:tcPr>
            <w:tcW w:w="719" w:type="pct"/>
            <w:tcBorders>
              <w:top w:val="nil"/>
              <w:left w:val="nil"/>
              <w:bottom w:val="single" w:sz="4" w:space="0" w:color="FFFFFF"/>
              <w:right w:val="single" w:sz="4" w:space="0" w:color="FFFFFF"/>
            </w:tcBorders>
            <w:shd w:val="clear" w:color="000000" w:fill="A6A6A6"/>
            <w:noWrap/>
            <w:vAlign w:val="center"/>
          </w:tcPr>
          <w:p w14:paraId="369E684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216.41 </w:t>
            </w:r>
          </w:p>
        </w:tc>
        <w:tc>
          <w:tcPr>
            <w:tcW w:w="512" w:type="pct"/>
            <w:tcBorders>
              <w:top w:val="nil"/>
              <w:left w:val="nil"/>
              <w:bottom w:val="single" w:sz="4" w:space="0" w:color="FFFFFF"/>
              <w:right w:val="single" w:sz="4" w:space="0" w:color="FFFFFF"/>
            </w:tcBorders>
            <w:shd w:val="clear" w:color="000000" w:fill="A6A6A6"/>
            <w:noWrap/>
            <w:vAlign w:val="center"/>
          </w:tcPr>
          <w:p w14:paraId="76143F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216.41 </w:t>
            </w:r>
          </w:p>
        </w:tc>
        <w:tc>
          <w:tcPr>
            <w:tcW w:w="339" w:type="pct"/>
            <w:tcBorders>
              <w:top w:val="nil"/>
              <w:left w:val="nil"/>
              <w:bottom w:val="single" w:sz="4" w:space="0" w:color="FFFFFF"/>
              <w:right w:val="single" w:sz="4" w:space="0" w:color="FFFFFF"/>
            </w:tcBorders>
            <w:shd w:val="clear" w:color="000000" w:fill="A6A6A6"/>
            <w:noWrap/>
            <w:vAlign w:val="center"/>
          </w:tcPr>
          <w:p w14:paraId="01E3F9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21EA5E0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7264CC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35B25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6AAE683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3FE024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5D8108A"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0B4E2AA6"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3.2.4</w:t>
            </w:r>
          </w:p>
        </w:tc>
        <w:tc>
          <w:tcPr>
            <w:tcW w:w="1124" w:type="pct"/>
            <w:tcBorders>
              <w:top w:val="nil"/>
              <w:left w:val="nil"/>
              <w:bottom w:val="single" w:sz="4" w:space="0" w:color="FFFFFF"/>
              <w:right w:val="single" w:sz="4" w:space="0" w:color="FFFFFF"/>
            </w:tcBorders>
            <w:shd w:val="clear" w:color="000000" w:fill="FFFF00"/>
            <w:vAlign w:val="center"/>
          </w:tcPr>
          <w:p w14:paraId="50C6DEC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其他工业设备制造</w:t>
            </w:r>
          </w:p>
        </w:tc>
        <w:tc>
          <w:tcPr>
            <w:tcW w:w="719" w:type="pct"/>
            <w:tcBorders>
              <w:top w:val="nil"/>
              <w:left w:val="nil"/>
              <w:bottom w:val="single" w:sz="4" w:space="0" w:color="FFFFFF"/>
              <w:right w:val="single" w:sz="4" w:space="0" w:color="FFFFFF"/>
            </w:tcBorders>
            <w:shd w:val="clear" w:color="000000" w:fill="A6A6A6"/>
            <w:noWrap/>
            <w:vAlign w:val="center"/>
          </w:tcPr>
          <w:p w14:paraId="785D1B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1153.47 </w:t>
            </w:r>
          </w:p>
        </w:tc>
        <w:tc>
          <w:tcPr>
            <w:tcW w:w="512" w:type="pct"/>
            <w:tcBorders>
              <w:top w:val="nil"/>
              <w:left w:val="nil"/>
              <w:bottom w:val="single" w:sz="4" w:space="0" w:color="FFFFFF"/>
              <w:right w:val="single" w:sz="4" w:space="0" w:color="FFFFFF"/>
            </w:tcBorders>
            <w:shd w:val="clear" w:color="000000" w:fill="A6A6A6"/>
            <w:noWrap/>
            <w:vAlign w:val="center"/>
          </w:tcPr>
          <w:p w14:paraId="2700B1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1153.47 </w:t>
            </w:r>
          </w:p>
        </w:tc>
        <w:tc>
          <w:tcPr>
            <w:tcW w:w="339" w:type="pct"/>
            <w:tcBorders>
              <w:top w:val="nil"/>
              <w:left w:val="nil"/>
              <w:bottom w:val="single" w:sz="4" w:space="0" w:color="FFFFFF"/>
              <w:right w:val="single" w:sz="4" w:space="0" w:color="FFFFFF"/>
            </w:tcBorders>
            <w:shd w:val="clear" w:color="000000" w:fill="A6A6A6"/>
            <w:noWrap/>
            <w:vAlign w:val="center"/>
          </w:tcPr>
          <w:p w14:paraId="60B140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0B14232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E9485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42DECB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783254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3DF1F1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FAAB51E"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4CFF378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3.2.5</w:t>
            </w:r>
          </w:p>
        </w:tc>
        <w:tc>
          <w:tcPr>
            <w:tcW w:w="1124" w:type="pct"/>
            <w:tcBorders>
              <w:top w:val="nil"/>
              <w:left w:val="nil"/>
              <w:bottom w:val="single" w:sz="4" w:space="0" w:color="FFFFFF"/>
              <w:right w:val="single" w:sz="4" w:space="0" w:color="FFFFFF"/>
            </w:tcBorders>
            <w:shd w:val="clear" w:color="000000" w:fill="FFFF00"/>
            <w:vAlign w:val="center"/>
          </w:tcPr>
          <w:p w14:paraId="7602152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测量和测试电力和电气信号的仪器制造</w:t>
            </w:r>
          </w:p>
        </w:tc>
        <w:tc>
          <w:tcPr>
            <w:tcW w:w="719" w:type="pct"/>
            <w:tcBorders>
              <w:top w:val="nil"/>
              <w:left w:val="nil"/>
              <w:bottom w:val="single" w:sz="4" w:space="0" w:color="FFFFFF"/>
              <w:right w:val="single" w:sz="4" w:space="0" w:color="FFFFFF"/>
            </w:tcBorders>
            <w:shd w:val="clear" w:color="000000" w:fill="A6A6A6"/>
            <w:noWrap/>
            <w:vAlign w:val="center"/>
          </w:tcPr>
          <w:p w14:paraId="48F159B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44.32 </w:t>
            </w:r>
          </w:p>
        </w:tc>
        <w:tc>
          <w:tcPr>
            <w:tcW w:w="512" w:type="pct"/>
            <w:tcBorders>
              <w:top w:val="nil"/>
              <w:left w:val="nil"/>
              <w:bottom w:val="single" w:sz="4" w:space="0" w:color="FFFFFF"/>
              <w:right w:val="single" w:sz="4" w:space="0" w:color="FFFFFF"/>
            </w:tcBorders>
            <w:shd w:val="clear" w:color="000000" w:fill="A6A6A6"/>
            <w:noWrap/>
            <w:vAlign w:val="center"/>
          </w:tcPr>
          <w:p w14:paraId="6E0BD3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44.32 </w:t>
            </w:r>
          </w:p>
        </w:tc>
        <w:tc>
          <w:tcPr>
            <w:tcW w:w="339" w:type="pct"/>
            <w:tcBorders>
              <w:top w:val="nil"/>
              <w:left w:val="nil"/>
              <w:bottom w:val="single" w:sz="4" w:space="0" w:color="FFFFFF"/>
              <w:right w:val="single" w:sz="4" w:space="0" w:color="FFFFFF"/>
            </w:tcBorders>
            <w:shd w:val="clear" w:color="000000" w:fill="A6A6A6"/>
            <w:noWrap/>
            <w:vAlign w:val="center"/>
          </w:tcPr>
          <w:p w14:paraId="56C4093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39A2183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A86AC6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B9193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AE421F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7CF7F6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A554DCE"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62F32B6B"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3.2.6</w:t>
            </w:r>
          </w:p>
        </w:tc>
        <w:tc>
          <w:tcPr>
            <w:tcW w:w="1124" w:type="pct"/>
            <w:tcBorders>
              <w:top w:val="nil"/>
              <w:left w:val="nil"/>
              <w:bottom w:val="single" w:sz="4" w:space="0" w:color="FFFFFF"/>
              <w:right w:val="single" w:sz="4" w:space="0" w:color="FFFFFF"/>
            </w:tcBorders>
            <w:shd w:val="clear" w:color="000000" w:fill="FFFF00"/>
            <w:vAlign w:val="center"/>
          </w:tcPr>
          <w:p w14:paraId="25D59AD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计算机系统设计服务</w:t>
            </w:r>
          </w:p>
        </w:tc>
        <w:tc>
          <w:tcPr>
            <w:tcW w:w="719" w:type="pct"/>
            <w:tcBorders>
              <w:top w:val="nil"/>
              <w:left w:val="nil"/>
              <w:bottom w:val="single" w:sz="4" w:space="0" w:color="FFFFFF"/>
              <w:right w:val="single" w:sz="4" w:space="0" w:color="FFFFFF"/>
            </w:tcBorders>
            <w:shd w:val="clear" w:color="000000" w:fill="A6A6A6"/>
            <w:noWrap/>
            <w:vAlign w:val="center"/>
          </w:tcPr>
          <w:p w14:paraId="0EA0E97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56.22 </w:t>
            </w:r>
          </w:p>
        </w:tc>
        <w:tc>
          <w:tcPr>
            <w:tcW w:w="512" w:type="pct"/>
            <w:tcBorders>
              <w:top w:val="nil"/>
              <w:left w:val="nil"/>
              <w:bottom w:val="single" w:sz="4" w:space="0" w:color="FFFFFF"/>
              <w:right w:val="single" w:sz="4" w:space="0" w:color="FFFFFF"/>
            </w:tcBorders>
            <w:shd w:val="clear" w:color="000000" w:fill="A6A6A6"/>
            <w:noWrap/>
            <w:vAlign w:val="center"/>
          </w:tcPr>
          <w:p w14:paraId="4E2954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56.22 </w:t>
            </w:r>
          </w:p>
        </w:tc>
        <w:tc>
          <w:tcPr>
            <w:tcW w:w="339" w:type="pct"/>
            <w:tcBorders>
              <w:top w:val="nil"/>
              <w:left w:val="nil"/>
              <w:bottom w:val="single" w:sz="4" w:space="0" w:color="FFFFFF"/>
              <w:right w:val="single" w:sz="4" w:space="0" w:color="FFFFFF"/>
            </w:tcBorders>
            <w:shd w:val="clear" w:color="000000" w:fill="A6A6A6"/>
            <w:noWrap/>
            <w:vAlign w:val="center"/>
          </w:tcPr>
          <w:p w14:paraId="228DE81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390D42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4CCC40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2C606C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1FE44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62999E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83DC93C"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7596B98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3.2.7</w:t>
            </w:r>
          </w:p>
        </w:tc>
        <w:tc>
          <w:tcPr>
            <w:tcW w:w="1124" w:type="pct"/>
            <w:tcBorders>
              <w:top w:val="nil"/>
              <w:left w:val="nil"/>
              <w:bottom w:val="single" w:sz="4" w:space="0" w:color="FFFFFF"/>
              <w:right w:val="single" w:sz="4" w:space="0" w:color="FFFFFF"/>
            </w:tcBorders>
            <w:shd w:val="clear" w:color="000000" w:fill="FFFF00"/>
            <w:vAlign w:val="center"/>
          </w:tcPr>
          <w:p w14:paraId="3258DDF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机械动力传动设备制造</w:t>
            </w:r>
          </w:p>
        </w:tc>
        <w:tc>
          <w:tcPr>
            <w:tcW w:w="719" w:type="pct"/>
            <w:tcBorders>
              <w:top w:val="nil"/>
              <w:left w:val="nil"/>
              <w:bottom w:val="single" w:sz="4" w:space="0" w:color="FFFFFF"/>
              <w:right w:val="single" w:sz="4" w:space="0" w:color="FFFFFF"/>
            </w:tcBorders>
            <w:shd w:val="clear" w:color="000000" w:fill="A6A6A6"/>
            <w:noWrap/>
            <w:vAlign w:val="center"/>
          </w:tcPr>
          <w:p w14:paraId="1647354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35.30 </w:t>
            </w:r>
          </w:p>
        </w:tc>
        <w:tc>
          <w:tcPr>
            <w:tcW w:w="512" w:type="pct"/>
            <w:tcBorders>
              <w:top w:val="nil"/>
              <w:left w:val="nil"/>
              <w:bottom w:val="single" w:sz="4" w:space="0" w:color="FFFFFF"/>
              <w:right w:val="single" w:sz="4" w:space="0" w:color="FFFFFF"/>
            </w:tcBorders>
            <w:shd w:val="clear" w:color="000000" w:fill="A6A6A6"/>
            <w:noWrap/>
            <w:vAlign w:val="center"/>
          </w:tcPr>
          <w:p w14:paraId="44D4A1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35.30 </w:t>
            </w:r>
          </w:p>
        </w:tc>
        <w:tc>
          <w:tcPr>
            <w:tcW w:w="339" w:type="pct"/>
            <w:tcBorders>
              <w:top w:val="nil"/>
              <w:left w:val="nil"/>
              <w:bottom w:val="single" w:sz="4" w:space="0" w:color="FFFFFF"/>
              <w:right w:val="single" w:sz="4" w:space="0" w:color="FFFFFF"/>
            </w:tcBorders>
            <w:shd w:val="clear" w:color="000000" w:fill="A6A6A6"/>
            <w:noWrap/>
            <w:vAlign w:val="center"/>
          </w:tcPr>
          <w:p w14:paraId="2C36B79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4A2D3F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44EB99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D7553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90E7B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7B9758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5E32895"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755DEF37"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3.2.8</w:t>
            </w:r>
          </w:p>
        </w:tc>
        <w:tc>
          <w:tcPr>
            <w:tcW w:w="1124" w:type="pct"/>
            <w:tcBorders>
              <w:top w:val="nil"/>
              <w:left w:val="nil"/>
              <w:bottom w:val="single" w:sz="4" w:space="0" w:color="FFFFFF"/>
              <w:right w:val="single" w:sz="4" w:space="0" w:color="FFFFFF"/>
            </w:tcBorders>
            <w:shd w:val="clear" w:color="000000" w:fill="FFFF00"/>
            <w:vAlign w:val="center"/>
          </w:tcPr>
          <w:p w14:paraId="2FAF0AE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测量、分配及其他泵类设备制造</w:t>
            </w:r>
          </w:p>
        </w:tc>
        <w:tc>
          <w:tcPr>
            <w:tcW w:w="719" w:type="pct"/>
            <w:tcBorders>
              <w:top w:val="nil"/>
              <w:left w:val="nil"/>
              <w:bottom w:val="single" w:sz="4" w:space="0" w:color="FFFFFF"/>
              <w:right w:val="single" w:sz="4" w:space="0" w:color="FFFFFF"/>
            </w:tcBorders>
            <w:shd w:val="clear" w:color="000000" w:fill="A6A6A6"/>
            <w:noWrap/>
            <w:vAlign w:val="center"/>
          </w:tcPr>
          <w:p w14:paraId="694194A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432.06 </w:t>
            </w:r>
          </w:p>
        </w:tc>
        <w:tc>
          <w:tcPr>
            <w:tcW w:w="512" w:type="pct"/>
            <w:tcBorders>
              <w:top w:val="nil"/>
              <w:left w:val="nil"/>
              <w:bottom w:val="single" w:sz="4" w:space="0" w:color="FFFFFF"/>
              <w:right w:val="single" w:sz="4" w:space="0" w:color="FFFFFF"/>
            </w:tcBorders>
            <w:shd w:val="clear" w:color="000000" w:fill="A6A6A6"/>
            <w:noWrap/>
            <w:vAlign w:val="center"/>
          </w:tcPr>
          <w:p w14:paraId="13F1DE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432.06 </w:t>
            </w:r>
          </w:p>
        </w:tc>
        <w:tc>
          <w:tcPr>
            <w:tcW w:w="339" w:type="pct"/>
            <w:tcBorders>
              <w:top w:val="nil"/>
              <w:left w:val="nil"/>
              <w:bottom w:val="single" w:sz="4" w:space="0" w:color="FFFFFF"/>
              <w:right w:val="single" w:sz="4" w:space="0" w:color="FFFFFF"/>
            </w:tcBorders>
            <w:shd w:val="clear" w:color="000000" w:fill="A6A6A6"/>
            <w:noWrap/>
            <w:vAlign w:val="center"/>
          </w:tcPr>
          <w:p w14:paraId="40FE626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7A10E44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751244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8E41BD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420CF9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06D8CAA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0A12ED8"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3698B3A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3.2.9</w:t>
            </w:r>
          </w:p>
        </w:tc>
        <w:tc>
          <w:tcPr>
            <w:tcW w:w="1124" w:type="pct"/>
            <w:tcBorders>
              <w:top w:val="nil"/>
              <w:left w:val="nil"/>
              <w:bottom w:val="single" w:sz="4" w:space="0" w:color="FFFFFF"/>
              <w:right w:val="single" w:sz="4" w:space="0" w:color="FFFFFF"/>
            </w:tcBorders>
            <w:shd w:val="clear" w:color="000000" w:fill="FFFF00"/>
            <w:vAlign w:val="center"/>
          </w:tcPr>
          <w:p w14:paraId="1B30A0C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用于测量、显示和控制工业过程变量的仪器及相关产品制造</w:t>
            </w:r>
          </w:p>
        </w:tc>
        <w:tc>
          <w:tcPr>
            <w:tcW w:w="719" w:type="pct"/>
            <w:tcBorders>
              <w:top w:val="nil"/>
              <w:left w:val="nil"/>
              <w:bottom w:val="single" w:sz="4" w:space="0" w:color="FFFFFF"/>
              <w:right w:val="single" w:sz="4" w:space="0" w:color="FFFFFF"/>
            </w:tcBorders>
            <w:shd w:val="clear" w:color="000000" w:fill="A6A6A6"/>
            <w:noWrap/>
            <w:vAlign w:val="center"/>
          </w:tcPr>
          <w:p w14:paraId="3394B1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11.18 </w:t>
            </w:r>
          </w:p>
        </w:tc>
        <w:tc>
          <w:tcPr>
            <w:tcW w:w="512" w:type="pct"/>
            <w:tcBorders>
              <w:top w:val="nil"/>
              <w:left w:val="nil"/>
              <w:bottom w:val="single" w:sz="4" w:space="0" w:color="FFFFFF"/>
              <w:right w:val="single" w:sz="4" w:space="0" w:color="FFFFFF"/>
            </w:tcBorders>
            <w:shd w:val="clear" w:color="000000" w:fill="A6A6A6"/>
            <w:noWrap/>
            <w:vAlign w:val="center"/>
          </w:tcPr>
          <w:p w14:paraId="6A7CD3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11.18 </w:t>
            </w:r>
          </w:p>
        </w:tc>
        <w:tc>
          <w:tcPr>
            <w:tcW w:w="339" w:type="pct"/>
            <w:tcBorders>
              <w:top w:val="nil"/>
              <w:left w:val="nil"/>
              <w:bottom w:val="single" w:sz="4" w:space="0" w:color="FFFFFF"/>
              <w:right w:val="single" w:sz="4" w:space="0" w:color="FFFFFF"/>
            </w:tcBorders>
            <w:shd w:val="clear" w:color="000000" w:fill="A6A6A6"/>
            <w:noWrap/>
            <w:vAlign w:val="center"/>
          </w:tcPr>
          <w:p w14:paraId="51BD91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708C71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6EB08A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1B8B24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759C61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0B517F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E4BB085"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528EFDF8"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3.2.10</w:t>
            </w:r>
          </w:p>
        </w:tc>
        <w:tc>
          <w:tcPr>
            <w:tcW w:w="1124" w:type="pct"/>
            <w:tcBorders>
              <w:top w:val="nil"/>
              <w:left w:val="nil"/>
              <w:bottom w:val="single" w:sz="4" w:space="0" w:color="FFFFFF"/>
              <w:right w:val="single" w:sz="4" w:space="0" w:color="FFFFFF"/>
            </w:tcBorders>
            <w:shd w:val="clear" w:color="000000" w:fill="FFFF00"/>
            <w:vAlign w:val="center"/>
          </w:tcPr>
          <w:p w14:paraId="52B1E35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所有其他杂项电气设备及元件制造</w:t>
            </w:r>
          </w:p>
        </w:tc>
        <w:tc>
          <w:tcPr>
            <w:tcW w:w="719" w:type="pct"/>
            <w:tcBorders>
              <w:top w:val="nil"/>
              <w:left w:val="nil"/>
              <w:bottom w:val="single" w:sz="4" w:space="0" w:color="FFFFFF"/>
              <w:right w:val="single" w:sz="4" w:space="0" w:color="FFFFFF"/>
            </w:tcBorders>
            <w:shd w:val="clear" w:color="000000" w:fill="A6A6A6"/>
            <w:noWrap/>
            <w:vAlign w:val="center"/>
          </w:tcPr>
          <w:p w14:paraId="0D6B6F0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555.07 </w:t>
            </w:r>
          </w:p>
        </w:tc>
        <w:tc>
          <w:tcPr>
            <w:tcW w:w="512" w:type="pct"/>
            <w:tcBorders>
              <w:top w:val="nil"/>
              <w:left w:val="nil"/>
              <w:bottom w:val="single" w:sz="4" w:space="0" w:color="FFFFFF"/>
              <w:right w:val="single" w:sz="4" w:space="0" w:color="FFFFFF"/>
            </w:tcBorders>
            <w:shd w:val="clear" w:color="000000" w:fill="A6A6A6"/>
            <w:noWrap/>
            <w:vAlign w:val="center"/>
          </w:tcPr>
          <w:p w14:paraId="6D9015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555.07 </w:t>
            </w:r>
          </w:p>
        </w:tc>
        <w:tc>
          <w:tcPr>
            <w:tcW w:w="339" w:type="pct"/>
            <w:tcBorders>
              <w:top w:val="nil"/>
              <w:left w:val="nil"/>
              <w:bottom w:val="single" w:sz="4" w:space="0" w:color="FFFFFF"/>
              <w:right w:val="single" w:sz="4" w:space="0" w:color="FFFFFF"/>
            </w:tcBorders>
            <w:shd w:val="clear" w:color="000000" w:fill="A6A6A6"/>
            <w:noWrap/>
            <w:vAlign w:val="center"/>
          </w:tcPr>
          <w:p w14:paraId="4B967A5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66DF379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1C645E3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18047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414FE7D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317E88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6CCD365" w14:textId="77777777">
        <w:trPr>
          <w:trHeight w:val="503"/>
        </w:trPr>
        <w:tc>
          <w:tcPr>
            <w:tcW w:w="488" w:type="pct"/>
            <w:tcBorders>
              <w:top w:val="nil"/>
              <w:left w:val="single" w:sz="4" w:space="0" w:color="FFFFFF"/>
              <w:bottom w:val="single" w:sz="4" w:space="0" w:color="FFFFFF"/>
              <w:right w:val="single" w:sz="4" w:space="0" w:color="FFFFFF"/>
            </w:tcBorders>
            <w:shd w:val="clear" w:color="000000" w:fill="FFFF00"/>
            <w:noWrap/>
            <w:vAlign w:val="center"/>
          </w:tcPr>
          <w:p w14:paraId="18BFD51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3.2.11</w:t>
            </w:r>
          </w:p>
        </w:tc>
        <w:tc>
          <w:tcPr>
            <w:tcW w:w="1124" w:type="pct"/>
            <w:tcBorders>
              <w:top w:val="nil"/>
              <w:left w:val="nil"/>
              <w:bottom w:val="single" w:sz="4" w:space="0" w:color="FFFFFF"/>
              <w:right w:val="single" w:sz="4" w:space="0" w:color="FFFFFF"/>
            </w:tcBorders>
            <w:shd w:val="clear" w:color="000000" w:fill="FFFF00"/>
            <w:vAlign w:val="center"/>
          </w:tcPr>
          <w:p w14:paraId="125E364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所有其他杂项制造</w:t>
            </w:r>
          </w:p>
        </w:tc>
        <w:tc>
          <w:tcPr>
            <w:tcW w:w="719" w:type="pct"/>
            <w:tcBorders>
              <w:top w:val="nil"/>
              <w:left w:val="nil"/>
              <w:bottom w:val="single" w:sz="4" w:space="0" w:color="FFFFFF"/>
              <w:right w:val="single" w:sz="4" w:space="0" w:color="FFFFFF"/>
            </w:tcBorders>
            <w:shd w:val="clear" w:color="000000" w:fill="A6A6A6"/>
            <w:noWrap/>
            <w:vAlign w:val="center"/>
          </w:tcPr>
          <w:p w14:paraId="435556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49284.31 </w:t>
            </w:r>
          </w:p>
        </w:tc>
        <w:tc>
          <w:tcPr>
            <w:tcW w:w="512" w:type="pct"/>
            <w:tcBorders>
              <w:top w:val="nil"/>
              <w:left w:val="nil"/>
              <w:bottom w:val="single" w:sz="4" w:space="0" w:color="FFFFFF"/>
              <w:right w:val="single" w:sz="4" w:space="0" w:color="FFFFFF"/>
            </w:tcBorders>
            <w:shd w:val="clear" w:color="000000" w:fill="A6A6A6"/>
            <w:noWrap/>
            <w:vAlign w:val="center"/>
          </w:tcPr>
          <w:p w14:paraId="3BD402A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49284.31 </w:t>
            </w:r>
          </w:p>
        </w:tc>
        <w:tc>
          <w:tcPr>
            <w:tcW w:w="339" w:type="pct"/>
            <w:tcBorders>
              <w:top w:val="nil"/>
              <w:left w:val="nil"/>
              <w:bottom w:val="single" w:sz="4" w:space="0" w:color="FFFFFF"/>
              <w:right w:val="single" w:sz="4" w:space="0" w:color="FFFFFF"/>
            </w:tcBorders>
            <w:shd w:val="clear" w:color="000000" w:fill="A6A6A6"/>
            <w:noWrap/>
            <w:vAlign w:val="center"/>
          </w:tcPr>
          <w:p w14:paraId="4F767B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430" w:type="pct"/>
            <w:tcBorders>
              <w:top w:val="nil"/>
              <w:left w:val="nil"/>
              <w:bottom w:val="single" w:sz="4" w:space="0" w:color="FFFFFF"/>
              <w:right w:val="single" w:sz="4" w:space="0" w:color="FFFFFF"/>
            </w:tcBorders>
            <w:shd w:val="clear" w:color="000000" w:fill="A6A6A6"/>
            <w:noWrap/>
            <w:vAlign w:val="center"/>
          </w:tcPr>
          <w:p w14:paraId="0F77B3E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7E3E3F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5215D0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BF9D3B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72" w:type="pct"/>
            <w:tcBorders>
              <w:top w:val="nil"/>
              <w:left w:val="nil"/>
              <w:bottom w:val="single" w:sz="4" w:space="0" w:color="FFFFFF"/>
              <w:right w:val="single" w:sz="4" w:space="0" w:color="FFFFFF"/>
            </w:tcBorders>
            <w:shd w:val="clear" w:color="000000" w:fill="A6A6A6"/>
            <w:noWrap/>
            <w:vAlign w:val="center"/>
          </w:tcPr>
          <w:p w14:paraId="1A3B0F7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62B325E7"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0DC1FC18" w14:textId="77777777" w:rsidR="0076773F" w:rsidRDefault="0076773F">
      <w:pPr>
        <w:spacing w:before="0" w:line="360" w:lineRule="auto"/>
        <w:jc w:val="right"/>
        <w:rPr>
          <w:rFonts w:eastAsia="宋体" w:cs="Arial"/>
          <w:iCs/>
          <w:sz w:val="24"/>
          <w:lang w:eastAsia="zh-CN"/>
        </w:rPr>
      </w:pPr>
    </w:p>
    <w:p w14:paraId="65F0CAC8" w14:textId="77777777" w:rsidR="0076773F" w:rsidRDefault="0076773F">
      <w:pPr>
        <w:spacing w:before="0" w:line="360" w:lineRule="auto"/>
        <w:jc w:val="right"/>
        <w:rPr>
          <w:rFonts w:eastAsia="宋体" w:cs="Arial"/>
          <w:iCs/>
          <w:sz w:val="24"/>
          <w:lang w:eastAsia="zh-CN"/>
        </w:rPr>
      </w:pPr>
    </w:p>
    <w:p w14:paraId="61A03EFC" w14:textId="77777777" w:rsidR="0076773F" w:rsidRDefault="00000000">
      <w:pPr>
        <w:pStyle w:val="Style2"/>
        <w:numPr>
          <w:ilvl w:val="2"/>
          <w:numId w:val="12"/>
        </w:numPr>
        <w:spacing w:line="360" w:lineRule="auto"/>
      </w:pPr>
      <w:bookmarkStart w:id="104" w:name="_Toc198906590"/>
      <w:bookmarkStart w:id="105" w:name="_Toc204099752"/>
      <w:r>
        <w:rPr>
          <w:rFonts w:hint="eastAsia"/>
        </w:rPr>
        <w:lastRenderedPageBreak/>
        <w:t>范围三类别</w:t>
      </w:r>
      <w:r>
        <w:rPr>
          <w:rFonts w:hint="eastAsia"/>
        </w:rPr>
        <w:t>3</w:t>
      </w:r>
      <w:r>
        <w:rPr>
          <w:rFonts w:hint="eastAsia"/>
        </w:rPr>
        <w:t>范围一、二相关燃料和能源相关的活动产生的排放</w:t>
      </w:r>
      <w:r>
        <w:t>清册</w:t>
      </w:r>
      <w:bookmarkEnd w:id="104"/>
      <w:bookmarkEnd w:id="105"/>
    </w:p>
    <w:tbl>
      <w:tblPr>
        <w:tblW w:w="5000" w:type="pct"/>
        <w:tblLayout w:type="fixed"/>
        <w:tblLook w:val="04A0" w:firstRow="1" w:lastRow="0" w:firstColumn="1" w:lastColumn="0" w:noHBand="0" w:noVBand="1"/>
      </w:tblPr>
      <w:tblGrid>
        <w:gridCol w:w="1554"/>
        <w:gridCol w:w="1480"/>
        <w:gridCol w:w="1180"/>
        <w:gridCol w:w="1180"/>
        <w:gridCol w:w="611"/>
        <w:gridCol w:w="611"/>
        <w:gridCol w:w="611"/>
        <w:gridCol w:w="611"/>
        <w:gridCol w:w="611"/>
        <w:gridCol w:w="613"/>
      </w:tblGrid>
      <w:tr w:rsidR="0076773F" w14:paraId="3C52EE04" w14:textId="77777777">
        <w:trPr>
          <w:trHeight w:val="503"/>
        </w:trPr>
        <w:tc>
          <w:tcPr>
            <w:tcW w:w="85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101405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817"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80CF051"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651"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136C103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651" w:type="pct"/>
            <w:tcBorders>
              <w:top w:val="single" w:sz="4" w:space="0" w:color="auto"/>
              <w:left w:val="nil"/>
              <w:bottom w:val="single" w:sz="4" w:space="0" w:color="auto"/>
              <w:right w:val="single" w:sz="4" w:space="0" w:color="auto"/>
            </w:tcBorders>
            <w:shd w:val="clear" w:color="000000" w:fill="FF6600"/>
            <w:noWrap/>
            <w:vAlign w:val="center"/>
          </w:tcPr>
          <w:p w14:paraId="33B6190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6BEC09D5"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59422D78"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5AD74B3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106CF85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3F7FCB0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37" w:type="pct"/>
            <w:tcBorders>
              <w:top w:val="single" w:sz="4" w:space="0" w:color="auto"/>
              <w:left w:val="nil"/>
              <w:bottom w:val="single" w:sz="4" w:space="0" w:color="auto"/>
              <w:right w:val="single" w:sz="4" w:space="0" w:color="auto"/>
            </w:tcBorders>
            <w:shd w:val="clear" w:color="000000" w:fill="FF6600"/>
            <w:noWrap/>
            <w:vAlign w:val="center"/>
          </w:tcPr>
          <w:p w14:paraId="249D29A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1F799F6F" w14:textId="77777777">
        <w:trPr>
          <w:trHeight w:val="503"/>
        </w:trPr>
        <w:tc>
          <w:tcPr>
            <w:tcW w:w="858" w:type="pct"/>
            <w:vMerge/>
            <w:tcBorders>
              <w:top w:val="single" w:sz="4" w:space="0" w:color="auto"/>
              <w:left w:val="single" w:sz="4" w:space="0" w:color="auto"/>
              <w:bottom w:val="single" w:sz="4" w:space="0" w:color="auto"/>
              <w:right w:val="single" w:sz="4" w:space="0" w:color="auto"/>
            </w:tcBorders>
            <w:vAlign w:val="center"/>
          </w:tcPr>
          <w:p w14:paraId="5481D1D7" w14:textId="77777777" w:rsidR="0076773F" w:rsidRDefault="0076773F">
            <w:pPr>
              <w:spacing w:before="0"/>
              <w:rPr>
                <w:rFonts w:ascii="宋体" w:eastAsia="宋体" w:hAnsi="宋体" w:cs="宋体" w:hint="eastAsia"/>
                <w:b/>
                <w:bCs/>
                <w:color w:val="FFFFFF"/>
                <w:szCs w:val="20"/>
                <w:lang w:val="en-US" w:eastAsia="zh-CN"/>
              </w:rPr>
            </w:pPr>
          </w:p>
        </w:tc>
        <w:tc>
          <w:tcPr>
            <w:tcW w:w="817" w:type="pct"/>
            <w:vMerge/>
            <w:tcBorders>
              <w:top w:val="single" w:sz="4" w:space="0" w:color="auto"/>
              <w:left w:val="single" w:sz="4" w:space="0" w:color="auto"/>
              <w:bottom w:val="single" w:sz="4" w:space="0" w:color="auto"/>
              <w:right w:val="single" w:sz="4" w:space="0" w:color="auto"/>
            </w:tcBorders>
            <w:vAlign w:val="center"/>
          </w:tcPr>
          <w:p w14:paraId="135BFC66" w14:textId="77777777" w:rsidR="0076773F" w:rsidRDefault="0076773F">
            <w:pPr>
              <w:spacing w:before="0"/>
              <w:rPr>
                <w:rFonts w:ascii="宋体" w:eastAsia="宋体" w:hAnsi="宋体" w:cs="宋体" w:hint="eastAsia"/>
                <w:b/>
                <w:bCs/>
                <w:color w:val="FFFFFF"/>
                <w:szCs w:val="20"/>
                <w:lang w:val="en-US" w:eastAsia="zh-CN"/>
              </w:rPr>
            </w:pPr>
          </w:p>
        </w:tc>
        <w:tc>
          <w:tcPr>
            <w:tcW w:w="651" w:type="pct"/>
            <w:vMerge/>
            <w:tcBorders>
              <w:top w:val="single" w:sz="4" w:space="0" w:color="auto"/>
              <w:left w:val="single" w:sz="4" w:space="0" w:color="auto"/>
              <w:bottom w:val="single" w:sz="4" w:space="0" w:color="auto"/>
              <w:right w:val="single" w:sz="4" w:space="0" w:color="auto"/>
            </w:tcBorders>
            <w:vAlign w:val="center"/>
          </w:tcPr>
          <w:p w14:paraId="4AEE9FFC" w14:textId="77777777" w:rsidR="0076773F" w:rsidRDefault="0076773F">
            <w:pPr>
              <w:spacing w:before="0"/>
              <w:rPr>
                <w:rFonts w:ascii="宋体" w:eastAsia="宋体" w:hAnsi="宋体" w:cs="宋体" w:hint="eastAsia"/>
                <w:b/>
                <w:bCs/>
                <w:color w:val="FFFFFF"/>
                <w:szCs w:val="20"/>
                <w:lang w:val="en-US" w:eastAsia="zh-CN"/>
              </w:rPr>
            </w:pPr>
          </w:p>
        </w:tc>
        <w:tc>
          <w:tcPr>
            <w:tcW w:w="2674" w:type="pct"/>
            <w:gridSpan w:val="7"/>
            <w:tcBorders>
              <w:top w:val="single" w:sz="4" w:space="0" w:color="auto"/>
              <w:left w:val="nil"/>
              <w:bottom w:val="single" w:sz="4" w:space="0" w:color="auto"/>
              <w:right w:val="single" w:sz="4" w:space="0" w:color="auto"/>
            </w:tcBorders>
            <w:shd w:val="clear" w:color="000000" w:fill="FF6600"/>
            <w:noWrap/>
            <w:vAlign w:val="center"/>
          </w:tcPr>
          <w:p w14:paraId="3F7C529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48AF16DC" w14:textId="77777777">
        <w:trPr>
          <w:trHeight w:val="503"/>
        </w:trPr>
        <w:tc>
          <w:tcPr>
            <w:tcW w:w="858" w:type="pct"/>
            <w:tcBorders>
              <w:top w:val="single" w:sz="4" w:space="0" w:color="000000"/>
              <w:left w:val="single" w:sz="4" w:space="0" w:color="FFFFFF"/>
              <w:bottom w:val="single" w:sz="4" w:space="0" w:color="auto"/>
              <w:right w:val="single" w:sz="4" w:space="0" w:color="FFFFFF"/>
            </w:tcBorders>
            <w:shd w:val="clear" w:color="000000" w:fill="FABF8F"/>
            <w:noWrap/>
            <w:vAlign w:val="center"/>
          </w:tcPr>
          <w:p w14:paraId="17E635BA"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类别3</w:t>
            </w:r>
          </w:p>
        </w:tc>
        <w:tc>
          <w:tcPr>
            <w:tcW w:w="817" w:type="pct"/>
            <w:tcBorders>
              <w:top w:val="single" w:sz="4" w:space="0" w:color="000000"/>
              <w:left w:val="nil"/>
              <w:bottom w:val="single" w:sz="4" w:space="0" w:color="auto"/>
              <w:right w:val="single" w:sz="4" w:space="0" w:color="FFFFFF"/>
            </w:tcBorders>
            <w:shd w:val="clear" w:color="000000" w:fill="FABF8F"/>
            <w:vAlign w:val="center"/>
          </w:tcPr>
          <w:p w14:paraId="75A7D03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范围一、二相关燃料和能源相关的活动产生的排放</w:t>
            </w:r>
          </w:p>
        </w:tc>
        <w:tc>
          <w:tcPr>
            <w:tcW w:w="1209" w:type="dxa"/>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41EC08A1" w14:textId="77777777" w:rsidR="0076773F" w:rsidRDefault="00000000">
            <w:pPr>
              <w:spacing w:before="0"/>
              <w:jc w:val="center"/>
              <w:rPr>
                <w:rFonts w:eastAsia="PMingLiU" w:cs="Arial"/>
                <w:b/>
                <w:bCs/>
                <w:color w:val="000000"/>
                <w:szCs w:val="20"/>
                <w:lang w:val="en-US" w:eastAsia="zh-CN"/>
              </w:rPr>
              <w:pPrChange w:id="106" w:author="Jezin" w:date="2025-07-22T10:56:00Z">
                <w:pPr>
                  <w:jc w:val="center"/>
                  <w:textAlignment w:val="center"/>
                </w:pPr>
              </w:pPrChange>
            </w:pPr>
            <w:ins w:id="107" w:author="Jezin" w:date="2025-07-22T10:56:00Z">
              <w:r>
                <w:rPr>
                  <w:rFonts w:eastAsia="PMingLiU" w:cs="Arial"/>
                  <w:b/>
                  <w:bCs/>
                  <w:color w:val="000000"/>
                  <w:szCs w:val="20"/>
                  <w:lang w:val="en-US" w:eastAsia="zh-CN" w:bidi="ar"/>
                </w:rPr>
                <w:t xml:space="preserve">2016736.07 </w:t>
              </w:r>
            </w:ins>
            <w:del w:id="108" w:author="Jezin" w:date="2025-07-22T10:56:00Z">
              <w:r>
                <w:rPr>
                  <w:rFonts w:eastAsia="PMingLiU" w:cs="Arial"/>
                  <w:b/>
                  <w:bCs/>
                  <w:color w:val="000000"/>
                  <w:szCs w:val="20"/>
                  <w:lang w:val="en-US" w:eastAsia="zh-CN"/>
                </w:rPr>
                <w:delText xml:space="preserve">2006727.99 </w:delText>
              </w:r>
            </w:del>
          </w:p>
        </w:tc>
        <w:tc>
          <w:tcPr>
            <w:tcW w:w="1209" w:type="dxa"/>
            <w:tcBorders>
              <w:top w:val="single" w:sz="4" w:space="0" w:color="000000"/>
              <w:left w:val="nil"/>
              <w:bottom w:val="single" w:sz="4" w:space="0" w:color="000000"/>
              <w:right w:val="single" w:sz="4" w:space="0" w:color="FFCC99"/>
            </w:tcBorders>
            <w:shd w:val="clear" w:color="000000" w:fill="FABF8F"/>
            <w:noWrap/>
            <w:vAlign w:val="center"/>
          </w:tcPr>
          <w:p w14:paraId="1713CDF3" w14:textId="77777777" w:rsidR="0076773F" w:rsidRDefault="00000000">
            <w:pPr>
              <w:spacing w:before="0"/>
              <w:jc w:val="center"/>
              <w:rPr>
                <w:rFonts w:eastAsia="PMingLiU" w:cs="Arial"/>
                <w:b/>
                <w:bCs/>
                <w:color w:val="000000"/>
                <w:szCs w:val="20"/>
                <w:lang w:val="en-US" w:eastAsia="zh-CN"/>
              </w:rPr>
              <w:pPrChange w:id="109" w:author="Jezin" w:date="2025-07-22T10:56:00Z">
                <w:pPr>
                  <w:jc w:val="center"/>
                  <w:textAlignment w:val="center"/>
                </w:pPr>
              </w:pPrChange>
            </w:pPr>
            <w:ins w:id="110" w:author="Jezin" w:date="2025-07-22T10:56:00Z">
              <w:r>
                <w:rPr>
                  <w:rFonts w:eastAsia="PMingLiU" w:cs="Arial"/>
                  <w:b/>
                  <w:bCs/>
                  <w:color w:val="000000"/>
                  <w:szCs w:val="20"/>
                  <w:lang w:val="en-US" w:eastAsia="zh-CN" w:bidi="ar"/>
                </w:rPr>
                <w:t xml:space="preserve">2016736.07 </w:t>
              </w:r>
            </w:ins>
            <w:del w:id="111" w:author="Jezin" w:date="2025-07-22T10:56:00Z">
              <w:r>
                <w:rPr>
                  <w:rFonts w:eastAsia="PMingLiU" w:cs="Arial"/>
                  <w:b/>
                  <w:bCs/>
                  <w:color w:val="000000"/>
                  <w:szCs w:val="20"/>
                  <w:lang w:val="en-US" w:eastAsia="zh-CN"/>
                </w:rPr>
                <w:delText xml:space="preserve">2006727.99 </w:delText>
              </w:r>
            </w:del>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6DD0A55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7864C290"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4C89102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413DECD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7FB45FF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7" w:type="pct"/>
            <w:tcBorders>
              <w:top w:val="single" w:sz="4" w:space="0" w:color="000000"/>
              <w:left w:val="nil"/>
              <w:bottom w:val="single" w:sz="4" w:space="0" w:color="000000"/>
              <w:right w:val="single" w:sz="4" w:space="0" w:color="FFCC99"/>
            </w:tcBorders>
            <w:shd w:val="clear" w:color="000000" w:fill="FABF8F"/>
            <w:noWrap/>
            <w:vAlign w:val="center"/>
          </w:tcPr>
          <w:p w14:paraId="45D2F28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18FFA0BE"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000CCC6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3.3.1</w:t>
            </w:r>
          </w:p>
        </w:tc>
        <w:tc>
          <w:tcPr>
            <w:tcW w:w="817" w:type="pct"/>
            <w:tcBorders>
              <w:top w:val="nil"/>
              <w:left w:val="nil"/>
              <w:bottom w:val="single" w:sz="4" w:space="0" w:color="FFFFFF"/>
              <w:right w:val="single" w:sz="4" w:space="0" w:color="FFFFFF"/>
            </w:tcBorders>
            <w:shd w:val="clear" w:color="000000" w:fill="FFFF00"/>
            <w:noWrap/>
            <w:vAlign w:val="center"/>
          </w:tcPr>
          <w:p w14:paraId="0609E35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液化石油气生产</w:t>
            </w:r>
          </w:p>
        </w:tc>
        <w:tc>
          <w:tcPr>
            <w:tcW w:w="651" w:type="pct"/>
            <w:tcBorders>
              <w:top w:val="single" w:sz="4" w:space="0" w:color="FFFFFF"/>
              <w:left w:val="nil"/>
              <w:bottom w:val="single" w:sz="4" w:space="0" w:color="FFFFFF"/>
              <w:right w:val="single" w:sz="4" w:space="0" w:color="FFFFFF"/>
            </w:tcBorders>
            <w:shd w:val="clear" w:color="000000" w:fill="A6A6A6"/>
            <w:noWrap/>
            <w:vAlign w:val="center"/>
          </w:tcPr>
          <w:p w14:paraId="446306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9.45 </w:t>
            </w:r>
          </w:p>
        </w:tc>
        <w:tc>
          <w:tcPr>
            <w:tcW w:w="651" w:type="pct"/>
            <w:tcBorders>
              <w:top w:val="single" w:sz="4" w:space="0" w:color="FFFFFF"/>
              <w:left w:val="nil"/>
              <w:bottom w:val="single" w:sz="4" w:space="0" w:color="FFFFFF"/>
              <w:right w:val="single" w:sz="4" w:space="0" w:color="FFFFFF"/>
            </w:tcBorders>
            <w:shd w:val="clear" w:color="000000" w:fill="A6A6A6"/>
            <w:noWrap/>
            <w:vAlign w:val="center"/>
          </w:tcPr>
          <w:p w14:paraId="260C96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9.45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4C0766B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52FBE85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250D79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11073E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5E017D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single" w:sz="4" w:space="0" w:color="FFFFFF"/>
              <w:left w:val="nil"/>
              <w:bottom w:val="single" w:sz="4" w:space="0" w:color="FFFFFF"/>
              <w:right w:val="single" w:sz="4" w:space="0" w:color="FFFFFF"/>
            </w:tcBorders>
            <w:shd w:val="clear" w:color="000000" w:fill="A6A6A6"/>
            <w:noWrap/>
            <w:vAlign w:val="center"/>
          </w:tcPr>
          <w:p w14:paraId="7A25D8E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588E0C9"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21C645C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3.3.2</w:t>
            </w:r>
          </w:p>
        </w:tc>
        <w:tc>
          <w:tcPr>
            <w:tcW w:w="817" w:type="pct"/>
            <w:tcBorders>
              <w:top w:val="nil"/>
              <w:left w:val="nil"/>
              <w:bottom w:val="single" w:sz="4" w:space="0" w:color="FFFFFF"/>
              <w:right w:val="single" w:sz="4" w:space="0" w:color="FFFFFF"/>
            </w:tcBorders>
            <w:shd w:val="clear" w:color="000000" w:fill="FFFF00"/>
            <w:noWrap/>
            <w:vAlign w:val="center"/>
          </w:tcPr>
          <w:p w14:paraId="4E6EE7D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洗精煤生产</w:t>
            </w:r>
          </w:p>
        </w:tc>
        <w:tc>
          <w:tcPr>
            <w:tcW w:w="651" w:type="pct"/>
            <w:tcBorders>
              <w:top w:val="nil"/>
              <w:left w:val="nil"/>
              <w:bottom w:val="single" w:sz="4" w:space="0" w:color="FFFFFF"/>
              <w:right w:val="single" w:sz="4" w:space="0" w:color="FFFFFF"/>
            </w:tcBorders>
            <w:shd w:val="clear" w:color="000000" w:fill="A6A6A6"/>
            <w:noWrap/>
            <w:vAlign w:val="center"/>
          </w:tcPr>
          <w:p w14:paraId="0FBFE3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1120352.42 </w:t>
            </w:r>
          </w:p>
        </w:tc>
        <w:tc>
          <w:tcPr>
            <w:tcW w:w="651" w:type="pct"/>
            <w:tcBorders>
              <w:top w:val="nil"/>
              <w:left w:val="nil"/>
              <w:bottom w:val="single" w:sz="4" w:space="0" w:color="FFFFFF"/>
              <w:right w:val="single" w:sz="4" w:space="0" w:color="FFFFFF"/>
            </w:tcBorders>
            <w:shd w:val="clear" w:color="000000" w:fill="A6A6A6"/>
            <w:noWrap/>
            <w:vAlign w:val="center"/>
          </w:tcPr>
          <w:p w14:paraId="4F7C87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1120352.42 </w:t>
            </w:r>
          </w:p>
        </w:tc>
        <w:tc>
          <w:tcPr>
            <w:tcW w:w="337" w:type="pct"/>
            <w:tcBorders>
              <w:top w:val="nil"/>
              <w:left w:val="nil"/>
              <w:bottom w:val="single" w:sz="4" w:space="0" w:color="FFFFFF"/>
              <w:right w:val="single" w:sz="4" w:space="0" w:color="FFFFFF"/>
            </w:tcBorders>
            <w:shd w:val="clear" w:color="000000" w:fill="A6A6A6"/>
            <w:noWrap/>
            <w:vAlign w:val="center"/>
          </w:tcPr>
          <w:p w14:paraId="77748B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D2B41E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0F8CF2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D4D28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042417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7797CC6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479A8F8"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3F244B5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3.3.3</w:t>
            </w:r>
          </w:p>
        </w:tc>
        <w:tc>
          <w:tcPr>
            <w:tcW w:w="817" w:type="pct"/>
            <w:tcBorders>
              <w:top w:val="nil"/>
              <w:left w:val="nil"/>
              <w:bottom w:val="single" w:sz="4" w:space="0" w:color="FFFFFF"/>
              <w:right w:val="single" w:sz="4" w:space="0" w:color="FFFFFF"/>
            </w:tcBorders>
            <w:shd w:val="clear" w:color="000000" w:fill="FFFF00"/>
            <w:noWrap/>
            <w:vAlign w:val="center"/>
          </w:tcPr>
          <w:p w14:paraId="6E6C58D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柴油生产</w:t>
            </w:r>
          </w:p>
        </w:tc>
        <w:tc>
          <w:tcPr>
            <w:tcW w:w="651" w:type="pct"/>
            <w:tcBorders>
              <w:top w:val="nil"/>
              <w:left w:val="nil"/>
              <w:bottom w:val="single" w:sz="4" w:space="0" w:color="FFFFFF"/>
              <w:right w:val="single" w:sz="4" w:space="0" w:color="FFFFFF"/>
            </w:tcBorders>
            <w:shd w:val="clear" w:color="000000" w:fill="A6A6A6"/>
            <w:noWrap/>
            <w:vAlign w:val="center"/>
          </w:tcPr>
          <w:p w14:paraId="4D9A49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1182.23 </w:t>
            </w:r>
          </w:p>
        </w:tc>
        <w:tc>
          <w:tcPr>
            <w:tcW w:w="651" w:type="pct"/>
            <w:tcBorders>
              <w:top w:val="nil"/>
              <w:left w:val="nil"/>
              <w:bottom w:val="single" w:sz="4" w:space="0" w:color="FFFFFF"/>
              <w:right w:val="single" w:sz="4" w:space="0" w:color="FFFFFF"/>
            </w:tcBorders>
            <w:shd w:val="clear" w:color="000000" w:fill="A6A6A6"/>
            <w:noWrap/>
            <w:vAlign w:val="center"/>
          </w:tcPr>
          <w:p w14:paraId="32FA73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1182.23 </w:t>
            </w:r>
          </w:p>
        </w:tc>
        <w:tc>
          <w:tcPr>
            <w:tcW w:w="337" w:type="pct"/>
            <w:tcBorders>
              <w:top w:val="nil"/>
              <w:left w:val="nil"/>
              <w:bottom w:val="single" w:sz="4" w:space="0" w:color="FFFFFF"/>
              <w:right w:val="single" w:sz="4" w:space="0" w:color="FFFFFF"/>
            </w:tcBorders>
            <w:shd w:val="clear" w:color="000000" w:fill="A6A6A6"/>
            <w:noWrap/>
            <w:vAlign w:val="center"/>
          </w:tcPr>
          <w:p w14:paraId="4D2CCFC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B2B276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5193AA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8F29C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7E70F6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E9D52A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76CFDDD"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4A53D7B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3.3.4</w:t>
            </w:r>
          </w:p>
        </w:tc>
        <w:tc>
          <w:tcPr>
            <w:tcW w:w="817" w:type="pct"/>
            <w:tcBorders>
              <w:top w:val="nil"/>
              <w:left w:val="nil"/>
              <w:bottom w:val="single" w:sz="4" w:space="0" w:color="FFFFFF"/>
              <w:right w:val="single" w:sz="4" w:space="0" w:color="FFFFFF"/>
            </w:tcBorders>
            <w:shd w:val="clear" w:color="000000" w:fill="FFFF00"/>
            <w:noWrap/>
            <w:vAlign w:val="center"/>
          </w:tcPr>
          <w:p w14:paraId="0D871BA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汽油生产</w:t>
            </w:r>
          </w:p>
        </w:tc>
        <w:tc>
          <w:tcPr>
            <w:tcW w:w="651" w:type="pct"/>
            <w:tcBorders>
              <w:top w:val="nil"/>
              <w:left w:val="nil"/>
              <w:bottom w:val="single" w:sz="4" w:space="0" w:color="FFFFFF"/>
              <w:right w:val="single" w:sz="4" w:space="0" w:color="FFFFFF"/>
            </w:tcBorders>
            <w:shd w:val="clear" w:color="000000" w:fill="A6A6A6"/>
            <w:noWrap/>
            <w:vAlign w:val="center"/>
          </w:tcPr>
          <w:p w14:paraId="133C10B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48.44 </w:t>
            </w:r>
          </w:p>
        </w:tc>
        <w:tc>
          <w:tcPr>
            <w:tcW w:w="651" w:type="pct"/>
            <w:tcBorders>
              <w:top w:val="nil"/>
              <w:left w:val="nil"/>
              <w:bottom w:val="single" w:sz="4" w:space="0" w:color="FFFFFF"/>
              <w:right w:val="single" w:sz="4" w:space="0" w:color="FFFFFF"/>
            </w:tcBorders>
            <w:shd w:val="clear" w:color="000000" w:fill="A6A6A6"/>
            <w:noWrap/>
            <w:vAlign w:val="center"/>
          </w:tcPr>
          <w:p w14:paraId="025AD1F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48.44 </w:t>
            </w:r>
          </w:p>
        </w:tc>
        <w:tc>
          <w:tcPr>
            <w:tcW w:w="337" w:type="pct"/>
            <w:tcBorders>
              <w:top w:val="nil"/>
              <w:left w:val="nil"/>
              <w:bottom w:val="single" w:sz="4" w:space="0" w:color="FFFFFF"/>
              <w:right w:val="single" w:sz="4" w:space="0" w:color="FFFFFF"/>
            </w:tcBorders>
            <w:shd w:val="clear" w:color="000000" w:fill="A6A6A6"/>
            <w:noWrap/>
            <w:vAlign w:val="center"/>
          </w:tcPr>
          <w:p w14:paraId="7134D5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2F45B7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3664DE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6C891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792411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60D787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4A6312F"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3B53F00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3.3.5</w:t>
            </w:r>
          </w:p>
        </w:tc>
        <w:tc>
          <w:tcPr>
            <w:tcW w:w="817" w:type="pct"/>
            <w:tcBorders>
              <w:top w:val="nil"/>
              <w:left w:val="nil"/>
              <w:bottom w:val="single" w:sz="4" w:space="0" w:color="FFFFFF"/>
              <w:right w:val="single" w:sz="4" w:space="0" w:color="FFFFFF"/>
            </w:tcBorders>
            <w:shd w:val="clear" w:color="000000" w:fill="FFFF00"/>
            <w:noWrap/>
            <w:vAlign w:val="center"/>
          </w:tcPr>
          <w:p w14:paraId="1E2C609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焦炭生产</w:t>
            </w:r>
          </w:p>
        </w:tc>
        <w:tc>
          <w:tcPr>
            <w:tcW w:w="651" w:type="pct"/>
            <w:tcBorders>
              <w:top w:val="nil"/>
              <w:left w:val="nil"/>
              <w:bottom w:val="single" w:sz="4" w:space="0" w:color="FFFFFF"/>
              <w:right w:val="single" w:sz="4" w:space="0" w:color="FFFFFF"/>
            </w:tcBorders>
            <w:shd w:val="clear" w:color="000000" w:fill="A6A6A6"/>
            <w:noWrap/>
            <w:vAlign w:val="center"/>
          </w:tcPr>
          <w:p w14:paraId="27813F3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184347.32 </w:t>
            </w:r>
          </w:p>
        </w:tc>
        <w:tc>
          <w:tcPr>
            <w:tcW w:w="651" w:type="pct"/>
            <w:tcBorders>
              <w:top w:val="nil"/>
              <w:left w:val="nil"/>
              <w:bottom w:val="single" w:sz="4" w:space="0" w:color="FFFFFF"/>
              <w:right w:val="single" w:sz="4" w:space="0" w:color="FFFFFF"/>
            </w:tcBorders>
            <w:shd w:val="clear" w:color="000000" w:fill="A6A6A6"/>
            <w:noWrap/>
            <w:vAlign w:val="center"/>
          </w:tcPr>
          <w:p w14:paraId="2463F9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184347.32 </w:t>
            </w:r>
          </w:p>
        </w:tc>
        <w:tc>
          <w:tcPr>
            <w:tcW w:w="337" w:type="pct"/>
            <w:tcBorders>
              <w:top w:val="nil"/>
              <w:left w:val="nil"/>
              <w:bottom w:val="single" w:sz="4" w:space="0" w:color="FFFFFF"/>
              <w:right w:val="single" w:sz="4" w:space="0" w:color="FFFFFF"/>
            </w:tcBorders>
            <w:shd w:val="clear" w:color="000000" w:fill="A6A6A6"/>
            <w:noWrap/>
            <w:vAlign w:val="center"/>
          </w:tcPr>
          <w:p w14:paraId="2A6A64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E94E20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0AF631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379F0B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814FB5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77FA33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ED3F1E9"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06B9B31E"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3.3.6</w:t>
            </w:r>
          </w:p>
        </w:tc>
        <w:tc>
          <w:tcPr>
            <w:tcW w:w="817" w:type="pct"/>
            <w:tcBorders>
              <w:top w:val="nil"/>
              <w:left w:val="nil"/>
              <w:bottom w:val="single" w:sz="4" w:space="0" w:color="FFFFFF"/>
              <w:right w:val="single" w:sz="4" w:space="0" w:color="FFFFFF"/>
            </w:tcBorders>
            <w:shd w:val="clear" w:color="000000" w:fill="FFFF00"/>
            <w:noWrap/>
            <w:vAlign w:val="center"/>
          </w:tcPr>
          <w:p w14:paraId="1D192D9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焦屑生产</w:t>
            </w:r>
          </w:p>
        </w:tc>
        <w:tc>
          <w:tcPr>
            <w:tcW w:w="651" w:type="pct"/>
            <w:tcBorders>
              <w:top w:val="nil"/>
              <w:left w:val="nil"/>
              <w:bottom w:val="single" w:sz="4" w:space="0" w:color="FFFFFF"/>
              <w:right w:val="single" w:sz="4" w:space="0" w:color="FFFFFF"/>
            </w:tcBorders>
            <w:shd w:val="clear" w:color="000000" w:fill="A6A6A6"/>
            <w:noWrap/>
            <w:vAlign w:val="center"/>
          </w:tcPr>
          <w:p w14:paraId="69F79D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152835.17 </w:t>
            </w:r>
          </w:p>
        </w:tc>
        <w:tc>
          <w:tcPr>
            <w:tcW w:w="651" w:type="pct"/>
            <w:tcBorders>
              <w:top w:val="nil"/>
              <w:left w:val="nil"/>
              <w:bottom w:val="single" w:sz="4" w:space="0" w:color="FFFFFF"/>
              <w:right w:val="single" w:sz="4" w:space="0" w:color="FFFFFF"/>
            </w:tcBorders>
            <w:shd w:val="clear" w:color="000000" w:fill="A6A6A6"/>
            <w:noWrap/>
            <w:vAlign w:val="center"/>
          </w:tcPr>
          <w:p w14:paraId="5B6F88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152835.17 </w:t>
            </w:r>
          </w:p>
        </w:tc>
        <w:tc>
          <w:tcPr>
            <w:tcW w:w="337" w:type="pct"/>
            <w:tcBorders>
              <w:top w:val="nil"/>
              <w:left w:val="nil"/>
              <w:bottom w:val="single" w:sz="4" w:space="0" w:color="FFFFFF"/>
              <w:right w:val="single" w:sz="4" w:space="0" w:color="FFFFFF"/>
            </w:tcBorders>
            <w:shd w:val="clear" w:color="000000" w:fill="A6A6A6"/>
            <w:noWrap/>
            <w:vAlign w:val="center"/>
          </w:tcPr>
          <w:p w14:paraId="60D12AA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535DB1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C618A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550DCA5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0D19755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4B7EB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54F00A9"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63F45D3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3.3.7</w:t>
            </w:r>
          </w:p>
        </w:tc>
        <w:tc>
          <w:tcPr>
            <w:tcW w:w="817" w:type="pct"/>
            <w:tcBorders>
              <w:top w:val="nil"/>
              <w:left w:val="nil"/>
              <w:bottom w:val="single" w:sz="4" w:space="0" w:color="FFFFFF"/>
              <w:right w:val="single" w:sz="4" w:space="0" w:color="FFFFFF"/>
            </w:tcBorders>
            <w:shd w:val="clear" w:color="000000" w:fill="FFFF00"/>
            <w:noWrap/>
            <w:vAlign w:val="center"/>
          </w:tcPr>
          <w:p w14:paraId="30AA1F6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烟煤生产</w:t>
            </w:r>
          </w:p>
        </w:tc>
        <w:tc>
          <w:tcPr>
            <w:tcW w:w="651" w:type="pct"/>
            <w:tcBorders>
              <w:top w:val="nil"/>
              <w:left w:val="nil"/>
              <w:bottom w:val="single" w:sz="4" w:space="0" w:color="FFFFFF"/>
              <w:right w:val="single" w:sz="4" w:space="0" w:color="FFFFFF"/>
            </w:tcBorders>
            <w:shd w:val="clear" w:color="000000" w:fill="A6A6A6"/>
            <w:noWrap/>
            <w:vAlign w:val="center"/>
          </w:tcPr>
          <w:p w14:paraId="0984041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229690.01 </w:t>
            </w:r>
          </w:p>
        </w:tc>
        <w:tc>
          <w:tcPr>
            <w:tcW w:w="651" w:type="pct"/>
            <w:tcBorders>
              <w:top w:val="nil"/>
              <w:left w:val="nil"/>
              <w:bottom w:val="single" w:sz="4" w:space="0" w:color="FFFFFF"/>
              <w:right w:val="single" w:sz="4" w:space="0" w:color="FFFFFF"/>
            </w:tcBorders>
            <w:shd w:val="clear" w:color="000000" w:fill="A6A6A6"/>
            <w:noWrap/>
            <w:vAlign w:val="center"/>
          </w:tcPr>
          <w:p w14:paraId="289CE2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229690.01 </w:t>
            </w:r>
          </w:p>
        </w:tc>
        <w:tc>
          <w:tcPr>
            <w:tcW w:w="337" w:type="pct"/>
            <w:tcBorders>
              <w:top w:val="nil"/>
              <w:left w:val="nil"/>
              <w:bottom w:val="single" w:sz="4" w:space="0" w:color="FFFFFF"/>
              <w:right w:val="single" w:sz="4" w:space="0" w:color="FFFFFF"/>
            </w:tcBorders>
            <w:shd w:val="clear" w:color="000000" w:fill="A6A6A6"/>
            <w:noWrap/>
            <w:vAlign w:val="center"/>
          </w:tcPr>
          <w:p w14:paraId="25B7CDD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7617D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209959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4BD2D8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388791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3EC24D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0909EBA"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52D92D1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3.3.8</w:t>
            </w:r>
          </w:p>
        </w:tc>
        <w:tc>
          <w:tcPr>
            <w:tcW w:w="817" w:type="pct"/>
            <w:tcBorders>
              <w:top w:val="nil"/>
              <w:left w:val="nil"/>
              <w:bottom w:val="single" w:sz="4" w:space="0" w:color="FFFFFF"/>
              <w:right w:val="single" w:sz="4" w:space="0" w:color="FFFFFF"/>
            </w:tcBorders>
            <w:shd w:val="clear" w:color="000000" w:fill="FFFF00"/>
            <w:noWrap/>
            <w:vAlign w:val="center"/>
          </w:tcPr>
          <w:p w14:paraId="70A368B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无烟煤生产</w:t>
            </w:r>
          </w:p>
        </w:tc>
        <w:tc>
          <w:tcPr>
            <w:tcW w:w="651" w:type="pct"/>
            <w:tcBorders>
              <w:top w:val="nil"/>
              <w:left w:val="nil"/>
              <w:bottom w:val="single" w:sz="4" w:space="0" w:color="FFFFFF"/>
              <w:right w:val="single" w:sz="4" w:space="0" w:color="FFFFFF"/>
            </w:tcBorders>
            <w:shd w:val="clear" w:color="000000" w:fill="A6A6A6"/>
            <w:noWrap/>
            <w:vAlign w:val="center"/>
          </w:tcPr>
          <w:p w14:paraId="47F5893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149948.24 </w:t>
            </w:r>
          </w:p>
        </w:tc>
        <w:tc>
          <w:tcPr>
            <w:tcW w:w="651" w:type="pct"/>
            <w:tcBorders>
              <w:top w:val="nil"/>
              <w:left w:val="nil"/>
              <w:bottom w:val="single" w:sz="4" w:space="0" w:color="FFFFFF"/>
              <w:right w:val="single" w:sz="4" w:space="0" w:color="FFFFFF"/>
            </w:tcBorders>
            <w:shd w:val="clear" w:color="000000" w:fill="A6A6A6"/>
            <w:noWrap/>
            <w:vAlign w:val="center"/>
          </w:tcPr>
          <w:p w14:paraId="319D5D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149948.24 </w:t>
            </w:r>
          </w:p>
        </w:tc>
        <w:tc>
          <w:tcPr>
            <w:tcW w:w="337" w:type="pct"/>
            <w:tcBorders>
              <w:top w:val="nil"/>
              <w:left w:val="nil"/>
              <w:bottom w:val="single" w:sz="4" w:space="0" w:color="FFFFFF"/>
              <w:right w:val="single" w:sz="4" w:space="0" w:color="FFFFFF"/>
            </w:tcBorders>
            <w:shd w:val="clear" w:color="000000" w:fill="A6A6A6"/>
            <w:noWrap/>
            <w:vAlign w:val="center"/>
          </w:tcPr>
          <w:p w14:paraId="7D1691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65E4C9A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51803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553AC4B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A99B8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064282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F71AA1D"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0726171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3.3.9</w:t>
            </w:r>
          </w:p>
        </w:tc>
        <w:tc>
          <w:tcPr>
            <w:tcW w:w="817" w:type="pct"/>
            <w:tcBorders>
              <w:top w:val="nil"/>
              <w:left w:val="nil"/>
              <w:bottom w:val="single" w:sz="4" w:space="0" w:color="FFFFFF"/>
              <w:right w:val="single" w:sz="4" w:space="0" w:color="FFFFFF"/>
            </w:tcBorders>
            <w:shd w:val="clear" w:color="000000" w:fill="FFFF00"/>
            <w:noWrap/>
            <w:vAlign w:val="center"/>
          </w:tcPr>
          <w:p w14:paraId="5B50BF2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天然气生产</w:t>
            </w:r>
          </w:p>
        </w:tc>
        <w:tc>
          <w:tcPr>
            <w:tcW w:w="1209" w:type="dxa"/>
            <w:tcBorders>
              <w:top w:val="nil"/>
              <w:left w:val="nil"/>
              <w:bottom w:val="single" w:sz="4" w:space="0" w:color="FFFFFF"/>
              <w:right w:val="single" w:sz="4" w:space="0" w:color="FFFFFF"/>
            </w:tcBorders>
            <w:shd w:val="clear" w:color="000000" w:fill="A6A6A6"/>
            <w:noWrap/>
            <w:vAlign w:val="center"/>
          </w:tcPr>
          <w:p w14:paraId="43C2D174" w14:textId="77777777" w:rsidR="0076773F" w:rsidRDefault="00000000">
            <w:pPr>
              <w:spacing w:before="0"/>
              <w:jc w:val="center"/>
              <w:rPr>
                <w:rFonts w:eastAsia="PMingLiU" w:cs="Arial"/>
                <w:color w:val="000000"/>
                <w:szCs w:val="20"/>
                <w:lang w:val="en-US" w:eastAsia="zh-CN"/>
              </w:rPr>
              <w:pPrChange w:id="112" w:author="Jezin" w:date="2025-07-22T10:56:00Z">
                <w:pPr>
                  <w:jc w:val="center"/>
                  <w:textAlignment w:val="center"/>
                </w:pPr>
              </w:pPrChange>
            </w:pPr>
            <w:ins w:id="113" w:author="Jezin" w:date="2025-07-22T10:56:00Z">
              <w:r>
                <w:rPr>
                  <w:rFonts w:eastAsia="PMingLiU" w:cs="Arial"/>
                  <w:color w:val="000000"/>
                  <w:szCs w:val="20"/>
                  <w:lang w:val="en-US" w:eastAsia="zh-CN" w:bidi="ar"/>
                </w:rPr>
                <w:t xml:space="preserve">11120.27 </w:t>
              </w:r>
            </w:ins>
            <w:del w:id="114" w:author="Jezin" w:date="2025-07-22T10:56:00Z">
              <w:r>
                <w:rPr>
                  <w:rFonts w:eastAsia="PMingLiU" w:cs="Arial"/>
                  <w:color w:val="000000"/>
                  <w:szCs w:val="20"/>
                  <w:lang w:val="en-US" w:eastAsia="zh-CN"/>
                </w:rPr>
                <w:delText xml:space="preserve">1112.19 </w:delText>
              </w:r>
            </w:del>
          </w:p>
        </w:tc>
        <w:tc>
          <w:tcPr>
            <w:tcW w:w="1209" w:type="dxa"/>
            <w:tcBorders>
              <w:top w:val="nil"/>
              <w:left w:val="nil"/>
              <w:bottom w:val="single" w:sz="4" w:space="0" w:color="FFFFFF"/>
              <w:right w:val="single" w:sz="4" w:space="0" w:color="FFFFFF"/>
            </w:tcBorders>
            <w:shd w:val="clear" w:color="000000" w:fill="A6A6A6"/>
            <w:noWrap/>
            <w:vAlign w:val="center"/>
          </w:tcPr>
          <w:p w14:paraId="23EA1A25" w14:textId="77777777" w:rsidR="0076773F" w:rsidRDefault="00000000">
            <w:pPr>
              <w:spacing w:before="0"/>
              <w:jc w:val="center"/>
              <w:rPr>
                <w:rFonts w:eastAsia="PMingLiU" w:cs="Arial"/>
                <w:color w:val="000000"/>
                <w:szCs w:val="20"/>
                <w:lang w:val="en-US" w:eastAsia="zh-CN"/>
              </w:rPr>
              <w:pPrChange w:id="115" w:author="Jezin" w:date="2025-07-22T10:56:00Z">
                <w:pPr>
                  <w:jc w:val="center"/>
                  <w:textAlignment w:val="center"/>
                </w:pPr>
              </w:pPrChange>
            </w:pPr>
            <w:ins w:id="116" w:author="Jezin" w:date="2025-07-22T10:56:00Z">
              <w:r>
                <w:rPr>
                  <w:rFonts w:eastAsia="PMingLiU" w:cs="Arial"/>
                  <w:color w:val="000000"/>
                  <w:szCs w:val="20"/>
                  <w:lang w:val="en-US" w:eastAsia="zh-CN" w:bidi="ar"/>
                </w:rPr>
                <w:t xml:space="preserve">11120.27 </w:t>
              </w:r>
            </w:ins>
            <w:del w:id="117" w:author="Jezin" w:date="2025-07-22T10:56:00Z">
              <w:r>
                <w:rPr>
                  <w:rFonts w:eastAsia="PMingLiU" w:cs="Arial"/>
                  <w:color w:val="000000"/>
                  <w:szCs w:val="20"/>
                  <w:lang w:val="en-US" w:eastAsia="zh-CN"/>
                </w:rPr>
                <w:delText xml:space="preserve">1112.19 </w:delText>
              </w:r>
            </w:del>
          </w:p>
        </w:tc>
        <w:tc>
          <w:tcPr>
            <w:tcW w:w="337" w:type="pct"/>
            <w:tcBorders>
              <w:top w:val="nil"/>
              <w:left w:val="nil"/>
              <w:bottom w:val="single" w:sz="4" w:space="0" w:color="FFFFFF"/>
              <w:right w:val="single" w:sz="4" w:space="0" w:color="FFFFFF"/>
            </w:tcBorders>
            <w:shd w:val="clear" w:color="000000" w:fill="A6A6A6"/>
            <w:noWrap/>
            <w:vAlign w:val="center"/>
          </w:tcPr>
          <w:p w14:paraId="66F9D07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8BF229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779F18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D762D8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9BE79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0B5A3A0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9760B51" w14:textId="77777777">
        <w:trPr>
          <w:trHeight w:val="503"/>
        </w:trPr>
        <w:tc>
          <w:tcPr>
            <w:tcW w:w="858" w:type="pct"/>
            <w:tcBorders>
              <w:top w:val="nil"/>
              <w:left w:val="single" w:sz="4" w:space="0" w:color="FFFFFF"/>
              <w:bottom w:val="single" w:sz="4" w:space="0" w:color="FFFFFF"/>
              <w:right w:val="single" w:sz="4" w:space="0" w:color="FFFFFF"/>
            </w:tcBorders>
            <w:shd w:val="clear" w:color="000000" w:fill="FFFF00"/>
            <w:noWrap/>
            <w:vAlign w:val="center"/>
          </w:tcPr>
          <w:p w14:paraId="6697E68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3.3.10</w:t>
            </w:r>
          </w:p>
        </w:tc>
        <w:tc>
          <w:tcPr>
            <w:tcW w:w="817" w:type="pct"/>
            <w:tcBorders>
              <w:top w:val="nil"/>
              <w:left w:val="nil"/>
              <w:bottom w:val="single" w:sz="4" w:space="0" w:color="FFFFFF"/>
              <w:right w:val="single" w:sz="4" w:space="0" w:color="FFFFFF"/>
            </w:tcBorders>
            <w:shd w:val="clear" w:color="000000" w:fill="FFFF00"/>
            <w:noWrap/>
            <w:vAlign w:val="center"/>
          </w:tcPr>
          <w:p w14:paraId="6C73107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外购电力上游排放</w:t>
            </w:r>
          </w:p>
        </w:tc>
        <w:tc>
          <w:tcPr>
            <w:tcW w:w="651" w:type="pct"/>
            <w:tcBorders>
              <w:top w:val="nil"/>
              <w:left w:val="nil"/>
              <w:bottom w:val="single" w:sz="4" w:space="0" w:color="FFFFFF"/>
              <w:right w:val="single" w:sz="4" w:space="0" w:color="FFFFFF"/>
            </w:tcBorders>
            <w:shd w:val="clear" w:color="000000" w:fill="A6A6A6"/>
            <w:noWrap/>
            <w:vAlign w:val="center"/>
          </w:tcPr>
          <w:p w14:paraId="154BC67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167202.53 </w:t>
            </w:r>
          </w:p>
        </w:tc>
        <w:tc>
          <w:tcPr>
            <w:tcW w:w="651" w:type="pct"/>
            <w:tcBorders>
              <w:top w:val="nil"/>
              <w:left w:val="nil"/>
              <w:bottom w:val="single" w:sz="4" w:space="0" w:color="FFFFFF"/>
              <w:right w:val="single" w:sz="4" w:space="0" w:color="FFFFFF"/>
            </w:tcBorders>
            <w:shd w:val="clear" w:color="000000" w:fill="A6A6A6"/>
            <w:noWrap/>
            <w:vAlign w:val="center"/>
          </w:tcPr>
          <w:p w14:paraId="170A0BF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167202.53 </w:t>
            </w:r>
          </w:p>
        </w:tc>
        <w:tc>
          <w:tcPr>
            <w:tcW w:w="337" w:type="pct"/>
            <w:tcBorders>
              <w:top w:val="nil"/>
              <w:left w:val="nil"/>
              <w:bottom w:val="single" w:sz="4" w:space="0" w:color="FFFFFF"/>
              <w:right w:val="single" w:sz="4" w:space="0" w:color="FFFFFF"/>
            </w:tcBorders>
            <w:shd w:val="clear" w:color="000000" w:fill="A6A6A6"/>
            <w:noWrap/>
            <w:vAlign w:val="center"/>
          </w:tcPr>
          <w:p w14:paraId="7779CD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6D958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2B19091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7A7FC26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1250CE1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7" w:type="pct"/>
            <w:tcBorders>
              <w:top w:val="nil"/>
              <w:left w:val="nil"/>
              <w:bottom w:val="single" w:sz="4" w:space="0" w:color="FFFFFF"/>
              <w:right w:val="single" w:sz="4" w:space="0" w:color="FFFFFF"/>
            </w:tcBorders>
            <w:shd w:val="clear" w:color="000000" w:fill="A6A6A6"/>
            <w:noWrap/>
            <w:vAlign w:val="center"/>
          </w:tcPr>
          <w:p w14:paraId="40FF33E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0DF3B881"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9F9F53E" w14:textId="77777777" w:rsidR="0076773F" w:rsidRDefault="0076773F">
      <w:pPr>
        <w:spacing w:before="0" w:line="360" w:lineRule="auto"/>
        <w:jc w:val="right"/>
        <w:rPr>
          <w:rFonts w:eastAsia="宋体" w:cs="Arial"/>
          <w:iCs/>
          <w:sz w:val="24"/>
          <w:lang w:eastAsia="zh-CN"/>
        </w:rPr>
      </w:pPr>
    </w:p>
    <w:p w14:paraId="65423732" w14:textId="77777777" w:rsidR="0076773F" w:rsidRDefault="00000000">
      <w:pPr>
        <w:pStyle w:val="Style2"/>
        <w:numPr>
          <w:ilvl w:val="2"/>
          <w:numId w:val="12"/>
        </w:numPr>
        <w:spacing w:line="360" w:lineRule="auto"/>
      </w:pPr>
      <w:bookmarkStart w:id="118" w:name="_Toc198906591"/>
      <w:bookmarkStart w:id="119" w:name="_Toc204099753"/>
      <w:r>
        <w:rPr>
          <w:rFonts w:hint="eastAsia"/>
        </w:rPr>
        <w:t>范围三类别</w:t>
      </w:r>
      <w:r>
        <w:rPr>
          <w:rFonts w:hint="eastAsia"/>
        </w:rPr>
        <w:t>4</w:t>
      </w:r>
      <w:r>
        <w:rPr>
          <w:rFonts w:hint="eastAsia"/>
        </w:rPr>
        <w:t>上游运输配送产生的排放</w:t>
      </w:r>
      <w:r>
        <w:t>清册</w:t>
      </w:r>
      <w:bookmarkEnd w:id="118"/>
      <w:bookmarkEnd w:id="119"/>
    </w:p>
    <w:tbl>
      <w:tblPr>
        <w:tblW w:w="5000" w:type="pct"/>
        <w:tblLayout w:type="fixed"/>
        <w:tblLook w:val="04A0" w:firstRow="1" w:lastRow="0" w:firstColumn="1" w:lastColumn="0" w:noHBand="0" w:noVBand="1"/>
      </w:tblPr>
      <w:tblGrid>
        <w:gridCol w:w="1553"/>
        <w:gridCol w:w="1415"/>
        <w:gridCol w:w="1278"/>
        <w:gridCol w:w="1135"/>
        <w:gridCol w:w="613"/>
        <w:gridCol w:w="614"/>
        <w:gridCol w:w="613"/>
        <w:gridCol w:w="614"/>
        <w:gridCol w:w="613"/>
        <w:gridCol w:w="614"/>
      </w:tblGrid>
      <w:tr w:rsidR="0076773F" w14:paraId="2EA3FB20" w14:textId="77777777">
        <w:trPr>
          <w:trHeight w:val="503"/>
        </w:trPr>
        <w:tc>
          <w:tcPr>
            <w:tcW w:w="857"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384C53AE"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781" w:type="pct"/>
            <w:tcBorders>
              <w:top w:val="single" w:sz="4" w:space="0" w:color="FFFFFF"/>
              <w:left w:val="nil"/>
              <w:bottom w:val="single" w:sz="4" w:space="0" w:color="000000"/>
              <w:right w:val="single" w:sz="4" w:space="0" w:color="FF6600"/>
            </w:tcBorders>
            <w:shd w:val="clear" w:color="000000" w:fill="FF6600"/>
            <w:noWrap/>
            <w:vAlign w:val="center"/>
          </w:tcPr>
          <w:p w14:paraId="6332FDDF"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05" w:type="pct"/>
            <w:tcBorders>
              <w:top w:val="single" w:sz="4" w:space="0" w:color="FFFFFF"/>
              <w:left w:val="nil"/>
              <w:bottom w:val="single" w:sz="4" w:space="0" w:color="000000"/>
              <w:right w:val="single" w:sz="4" w:space="0" w:color="FF6600"/>
            </w:tcBorders>
            <w:shd w:val="clear" w:color="000000" w:fill="FF6600"/>
            <w:noWrap/>
            <w:vAlign w:val="center"/>
          </w:tcPr>
          <w:p w14:paraId="36422EA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626" w:type="pct"/>
            <w:tcBorders>
              <w:top w:val="single" w:sz="4" w:space="0" w:color="FFFFFF"/>
              <w:left w:val="nil"/>
              <w:bottom w:val="single" w:sz="4" w:space="0" w:color="000000"/>
              <w:right w:val="single" w:sz="4" w:space="0" w:color="FF6600"/>
            </w:tcBorders>
            <w:shd w:val="clear" w:color="000000" w:fill="FF6600"/>
            <w:noWrap/>
            <w:vAlign w:val="center"/>
          </w:tcPr>
          <w:p w14:paraId="2405747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38" w:type="pct"/>
            <w:tcBorders>
              <w:top w:val="single" w:sz="4" w:space="0" w:color="FFFFFF"/>
              <w:left w:val="nil"/>
              <w:bottom w:val="single" w:sz="4" w:space="0" w:color="000000"/>
              <w:right w:val="single" w:sz="4" w:space="0" w:color="FF6600"/>
            </w:tcBorders>
            <w:shd w:val="clear" w:color="000000" w:fill="FF6600"/>
            <w:noWrap/>
            <w:vAlign w:val="center"/>
          </w:tcPr>
          <w:p w14:paraId="00510BD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39" w:type="pct"/>
            <w:tcBorders>
              <w:top w:val="single" w:sz="4" w:space="0" w:color="FFFFFF"/>
              <w:left w:val="nil"/>
              <w:bottom w:val="single" w:sz="4" w:space="0" w:color="000000"/>
              <w:right w:val="single" w:sz="4" w:space="0" w:color="FF6600"/>
            </w:tcBorders>
            <w:shd w:val="clear" w:color="000000" w:fill="FF6600"/>
            <w:noWrap/>
            <w:vAlign w:val="center"/>
          </w:tcPr>
          <w:p w14:paraId="403FE31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38" w:type="pct"/>
            <w:tcBorders>
              <w:top w:val="single" w:sz="4" w:space="0" w:color="FFFFFF"/>
              <w:left w:val="nil"/>
              <w:bottom w:val="single" w:sz="4" w:space="0" w:color="000000"/>
              <w:right w:val="single" w:sz="4" w:space="0" w:color="FF6600"/>
            </w:tcBorders>
            <w:shd w:val="clear" w:color="000000" w:fill="FF6600"/>
            <w:noWrap/>
            <w:vAlign w:val="center"/>
          </w:tcPr>
          <w:p w14:paraId="6DF7B4B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39" w:type="pct"/>
            <w:tcBorders>
              <w:top w:val="single" w:sz="4" w:space="0" w:color="FFFFFF"/>
              <w:left w:val="nil"/>
              <w:bottom w:val="single" w:sz="4" w:space="0" w:color="000000"/>
              <w:right w:val="single" w:sz="4" w:space="0" w:color="FF6600"/>
            </w:tcBorders>
            <w:shd w:val="clear" w:color="000000" w:fill="FF6600"/>
            <w:noWrap/>
            <w:vAlign w:val="center"/>
          </w:tcPr>
          <w:p w14:paraId="52DD6E2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38" w:type="pct"/>
            <w:tcBorders>
              <w:top w:val="single" w:sz="4" w:space="0" w:color="FFFFFF"/>
              <w:left w:val="nil"/>
              <w:bottom w:val="single" w:sz="4" w:space="0" w:color="000000"/>
              <w:right w:val="single" w:sz="4" w:space="0" w:color="FF6600"/>
            </w:tcBorders>
            <w:shd w:val="clear" w:color="000000" w:fill="FF6600"/>
            <w:noWrap/>
            <w:vAlign w:val="center"/>
          </w:tcPr>
          <w:p w14:paraId="13D8CB7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39" w:type="pct"/>
            <w:tcBorders>
              <w:top w:val="single" w:sz="4" w:space="0" w:color="FFFFFF"/>
              <w:left w:val="nil"/>
              <w:bottom w:val="single" w:sz="4" w:space="0" w:color="000000"/>
              <w:right w:val="single" w:sz="4" w:space="0" w:color="FFFFFF"/>
            </w:tcBorders>
            <w:shd w:val="clear" w:color="000000" w:fill="FF6600"/>
            <w:noWrap/>
            <w:vAlign w:val="center"/>
          </w:tcPr>
          <w:p w14:paraId="7F02EF51"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0A9D6F1A" w14:textId="77777777">
        <w:trPr>
          <w:trHeight w:val="503"/>
        </w:trPr>
        <w:tc>
          <w:tcPr>
            <w:tcW w:w="857" w:type="pct"/>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63E5C87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类别4</w:t>
            </w:r>
          </w:p>
        </w:tc>
        <w:tc>
          <w:tcPr>
            <w:tcW w:w="781" w:type="pct"/>
            <w:tcBorders>
              <w:top w:val="single" w:sz="4" w:space="0" w:color="000000"/>
              <w:left w:val="nil"/>
              <w:bottom w:val="single" w:sz="4" w:space="0" w:color="FFFFFF"/>
              <w:right w:val="single" w:sz="4" w:space="0" w:color="FFFFFF"/>
            </w:tcBorders>
            <w:shd w:val="clear" w:color="000000" w:fill="FABF8F"/>
            <w:noWrap/>
            <w:vAlign w:val="center"/>
          </w:tcPr>
          <w:p w14:paraId="0148BF9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上游运输配送产生的排放</w:t>
            </w:r>
          </w:p>
        </w:tc>
        <w:tc>
          <w:tcPr>
            <w:tcW w:w="705" w:type="pct"/>
            <w:tcBorders>
              <w:top w:val="single" w:sz="4" w:space="0" w:color="000000"/>
              <w:left w:val="nil"/>
              <w:bottom w:val="single" w:sz="4" w:space="0" w:color="FFFFFF"/>
              <w:right w:val="single" w:sz="4" w:space="0" w:color="FFFFFF"/>
            </w:tcBorders>
            <w:shd w:val="clear" w:color="000000" w:fill="FABF8F"/>
            <w:noWrap/>
            <w:vAlign w:val="center"/>
          </w:tcPr>
          <w:p w14:paraId="5EEB0ACD" w14:textId="77777777" w:rsidR="0076773F" w:rsidRDefault="00000000">
            <w:pPr>
              <w:spacing w:before="0"/>
              <w:jc w:val="center"/>
              <w:rPr>
                <w:rFonts w:cs="Arial"/>
                <w:b/>
                <w:bCs/>
                <w:color w:val="000000"/>
                <w:szCs w:val="20"/>
                <w:lang w:val="en-US" w:eastAsia="zh-CN"/>
              </w:rPr>
            </w:pPr>
            <w:r>
              <w:rPr>
                <w:rFonts w:eastAsia="PMingLiU" w:cs="Arial"/>
                <w:b/>
                <w:bCs/>
                <w:color w:val="000000"/>
                <w:szCs w:val="20"/>
                <w:lang w:val="en-US" w:eastAsia="zh-CN"/>
              </w:rPr>
              <w:t>362284.</w:t>
            </w:r>
            <w:r>
              <w:rPr>
                <w:rFonts w:cs="Arial" w:hint="eastAsia"/>
                <w:b/>
                <w:bCs/>
                <w:color w:val="000000"/>
                <w:szCs w:val="20"/>
                <w:lang w:val="en-US" w:eastAsia="zh-CN"/>
              </w:rPr>
              <w:t>25</w:t>
            </w:r>
          </w:p>
        </w:tc>
        <w:tc>
          <w:tcPr>
            <w:tcW w:w="626" w:type="pct"/>
            <w:tcBorders>
              <w:top w:val="single" w:sz="4" w:space="0" w:color="000000"/>
              <w:left w:val="nil"/>
              <w:bottom w:val="single" w:sz="4" w:space="0" w:color="FFFFFF"/>
              <w:right w:val="single" w:sz="4" w:space="0" w:color="FFFFFF"/>
            </w:tcBorders>
            <w:shd w:val="clear" w:color="000000" w:fill="FABF8F"/>
            <w:noWrap/>
            <w:vAlign w:val="center"/>
          </w:tcPr>
          <w:p w14:paraId="7A0A397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362284.</w:t>
            </w:r>
            <w:r>
              <w:rPr>
                <w:rFonts w:cs="Arial" w:hint="eastAsia"/>
                <w:b/>
                <w:bCs/>
                <w:color w:val="000000"/>
                <w:szCs w:val="20"/>
                <w:lang w:val="en-US" w:eastAsia="zh-CN"/>
              </w:rPr>
              <w:t>25</w:t>
            </w:r>
            <w:r>
              <w:rPr>
                <w:rFonts w:eastAsia="PMingLiU" w:cs="Arial"/>
                <w:b/>
                <w:bCs/>
                <w:color w:val="000000"/>
                <w:szCs w:val="20"/>
                <w:lang w:val="en-US" w:eastAsia="zh-CN"/>
              </w:rPr>
              <w:t xml:space="preserve"> </w:t>
            </w:r>
          </w:p>
        </w:tc>
        <w:tc>
          <w:tcPr>
            <w:tcW w:w="338" w:type="pct"/>
            <w:tcBorders>
              <w:top w:val="single" w:sz="4" w:space="0" w:color="000000"/>
              <w:left w:val="nil"/>
              <w:bottom w:val="single" w:sz="4" w:space="0" w:color="FFFFFF"/>
              <w:right w:val="single" w:sz="4" w:space="0" w:color="FFFFFF"/>
            </w:tcBorders>
            <w:shd w:val="clear" w:color="000000" w:fill="FABF8F"/>
            <w:noWrap/>
            <w:vAlign w:val="center"/>
          </w:tcPr>
          <w:p w14:paraId="754C154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FFFFFF"/>
              <w:right w:val="single" w:sz="4" w:space="0" w:color="FFFFFF"/>
            </w:tcBorders>
            <w:shd w:val="clear" w:color="000000" w:fill="FABF8F"/>
            <w:noWrap/>
            <w:vAlign w:val="center"/>
          </w:tcPr>
          <w:p w14:paraId="02D9065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8" w:type="pct"/>
            <w:tcBorders>
              <w:top w:val="single" w:sz="4" w:space="0" w:color="000000"/>
              <w:left w:val="nil"/>
              <w:bottom w:val="single" w:sz="4" w:space="0" w:color="FFFFFF"/>
              <w:right w:val="single" w:sz="4" w:space="0" w:color="FFFFFF"/>
            </w:tcBorders>
            <w:shd w:val="clear" w:color="000000" w:fill="FABF8F"/>
            <w:noWrap/>
            <w:vAlign w:val="center"/>
          </w:tcPr>
          <w:p w14:paraId="5AD5A880"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FFFFFF"/>
              <w:right w:val="single" w:sz="4" w:space="0" w:color="FFFFFF"/>
            </w:tcBorders>
            <w:shd w:val="clear" w:color="000000" w:fill="FABF8F"/>
            <w:noWrap/>
            <w:vAlign w:val="center"/>
          </w:tcPr>
          <w:p w14:paraId="51AE0F5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8" w:type="pct"/>
            <w:tcBorders>
              <w:top w:val="single" w:sz="4" w:space="0" w:color="000000"/>
              <w:left w:val="nil"/>
              <w:bottom w:val="single" w:sz="4" w:space="0" w:color="FFFFFF"/>
              <w:right w:val="single" w:sz="4" w:space="0" w:color="FFFFFF"/>
            </w:tcBorders>
            <w:shd w:val="clear" w:color="000000" w:fill="FABF8F"/>
            <w:noWrap/>
            <w:vAlign w:val="center"/>
          </w:tcPr>
          <w:p w14:paraId="1D9063F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39" w:type="pct"/>
            <w:tcBorders>
              <w:top w:val="single" w:sz="4" w:space="0" w:color="000000"/>
              <w:left w:val="nil"/>
              <w:bottom w:val="single" w:sz="4" w:space="0" w:color="FFFFFF"/>
              <w:right w:val="single" w:sz="4" w:space="0" w:color="FFFFFF"/>
            </w:tcBorders>
            <w:shd w:val="clear" w:color="000000" w:fill="FABF8F"/>
            <w:noWrap/>
            <w:vAlign w:val="center"/>
          </w:tcPr>
          <w:p w14:paraId="4757B3E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74E44863" w14:textId="77777777">
        <w:trPr>
          <w:trHeight w:val="503"/>
        </w:trPr>
        <w:tc>
          <w:tcPr>
            <w:tcW w:w="857" w:type="pct"/>
            <w:tcBorders>
              <w:top w:val="nil"/>
              <w:left w:val="single" w:sz="4" w:space="0" w:color="FFFFFF"/>
              <w:bottom w:val="single" w:sz="4" w:space="0" w:color="FFFFFF"/>
              <w:right w:val="single" w:sz="4" w:space="0" w:color="FFFFFF"/>
            </w:tcBorders>
            <w:shd w:val="clear" w:color="000000" w:fill="FFFF00"/>
            <w:noWrap/>
            <w:vAlign w:val="center"/>
          </w:tcPr>
          <w:p w14:paraId="54BBE52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3.4.1</w:t>
            </w:r>
          </w:p>
        </w:tc>
        <w:tc>
          <w:tcPr>
            <w:tcW w:w="781" w:type="pct"/>
            <w:tcBorders>
              <w:top w:val="nil"/>
              <w:left w:val="nil"/>
              <w:bottom w:val="single" w:sz="4" w:space="0" w:color="FFFFFF"/>
              <w:right w:val="single" w:sz="4" w:space="0" w:color="FFFFFF"/>
            </w:tcBorders>
            <w:shd w:val="clear" w:color="000000" w:fill="FFFF00"/>
            <w:vAlign w:val="center"/>
          </w:tcPr>
          <w:p w14:paraId="4753DA0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705" w:type="pct"/>
            <w:tcBorders>
              <w:top w:val="nil"/>
              <w:left w:val="nil"/>
              <w:bottom w:val="single" w:sz="4" w:space="0" w:color="FFFFFF"/>
              <w:right w:val="single" w:sz="4" w:space="0" w:color="FFFFFF"/>
            </w:tcBorders>
            <w:shd w:val="clear" w:color="000000" w:fill="A6A6A6"/>
            <w:noWrap/>
            <w:vAlign w:val="center"/>
          </w:tcPr>
          <w:p w14:paraId="76E0CB0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256608.97 </w:t>
            </w:r>
          </w:p>
        </w:tc>
        <w:tc>
          <w:tcPr>
            <w:tcW w:w="626" w:type="pct"/>
            <w:tcBorders>
              <w:top w:val="nil"/>
              <w:left w:val="nil"/>
              <w:bottom w:val="single" w:sz="4" w:space="0" w:color="FFFFFF"/>
              <w:right w:val="single" w:sz="4" w:space="0" w:color="FFFFFF"/>
            </w:tcBorders>
            <w:shd w:val="clear" w:color="000000" w:fill="A6A6A6"/>
            <w:noWrap/>
            <w:vAlign w:val="center"/>
          </w:tcPr>
          <w:p w14:paraId="28D904F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256608.97 </w:t>
            </w:r>
          </w:p>
        </w:tc>
        <w:tc>
          <w:tcPr>
            <w:tcW w:w="338" w:type="pct"/>
            <w:tcBorders>
              <w:top w:val="nil"/>
              <w:left w:val="nil"/>
              <w:bottom w:val="single" w:sz="4" w:space="0" w:color="FFFFFF"/>
              <w:right w:val="single" w:sz="4" w:space="0" w:color="FFFFFF"/>
            </w:tcBorders>
            <w:shd w:val="clear" w:color="000000" w:fill="A6A6A6"/>
            <w:noWrap/>
            <w:vAlign w:val="center"/>
          </w:tcPr>
          <w:p w14:paraId="28A0275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2310E8A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5ABA18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03E311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5CEE28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379F49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F32ED6B" w14:textId="77777777">
        <w:trPr>
          <w:trHeight w:val="503"/>
        </w:trPr>
        <w:tc>
          <w:tcPr>
            <w:tcW w:w="857" w:type="pct"/>
            <w:tcBorders>
              <w:top w:val="nil"/>
              <w:left w:val="single" w:sz="4" w:space="0" w:color="FFFFFF"/>
              <w:bottom w:val="single" w:sz="4" w:space="0" w:color="FFFFFF"/>
              <w:right w:val="single" w:sz="4" w:space="0" w:color="FFFFFF"/>
            </w:tcBorders>
            <w:shd w:val="clear" w:color="000000" w:fill="FFFF00"/>
            <w:noWrap/>
            <w:vAlign w:val="center"/>
          </w:tcPr>
          <w:p w14:paraId="74B9F3C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3.4.2</w:t>
            </w:r>
          </w:p>
        </w:tc>
        <w:tc>
          <w:tcPr>
            <w:tcW w:w="781" w:type="pct"/>
            <w:tcBorders>
              <w:top w:val="nil"/>
              <w:left w:val="nil"/>
              <w:bottom w:val="single" w:sz="4" w:space="0" w:color="FFFFFF"/>
              <w:right w:val="single" w:sz="4" w:space="0" w:color="FFFFFF"/>
            </w:tcBorders>
            <w:shd w:val="clear" w:color="000000" w:fill="FFFF00"/>
            <w:vAlign w:val="center"/>
          </w:tcPr>
          <w:p w14:paraId="1CC8FB4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705" w:type="pct"/>
            <w:tcBorders>
              <w:top w:val="nil"/>
              <w:left w:val="nil"/>
              <w:bottom w:val="single" w:sz="4" w:space="0" w:color="FFFFFF"/>
              <w:right w:val="single" w:sz="4" w:space="0" w:color="FFFFFF"/>
            </w:tcBorders>
            <w:shd w:val="clear" w:color="000000" w:fill="A6A6A6"/>
            <w:noWrap/>
            <w:vAlign w:val="center"/>
          </w:tcPr>
          <w:p w14:paraId="655C5C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4615</w:t>
            </w:r>
            <w:r>
              <w:rPr>
                <w:rFonts w:cs="Arial" w:hint="eastAsia"/>
                <w:color w:val="000000"/>
                <w:szCs w:val="20"/>
                <w:lang w:val="en-US" w:eastAsia="zh-CN"/>
              </w:rPr>
              <w:t>0</w:t>
            </w:r>
            <w:r>
              <w:rPr>
                <w:rFonts w:eastAsia="PMingLiU" w:cs="Arial"/>
                <w:color w:val="000000"/>
                <w:szCs w:val="20"/>
                <w:lang w:val="en-US" w:eastAsia="zh-CN"/>
              </w:rPr>
              <w:t>.</w:t>
            </w:r>
            <w:r>
              <w:rPr>
                <w:rFonts w:cs="Arial" w:hint="eastAsia"/>
                <w:color w:val="000000"/>
                <w:szCs w:val="20"/>
                <w:lang w:val="en-US" w:eastAsia="zh-CN"/>
              </w:rPr>
              <w:t>51</w:t>
            </w:r>
            <w:r>
              <w:rPr>
                <w:rFonts w:eastAsia="PMingLiU" w:cs="Arial"/>
                <w:color w:val="000000"/>
                <w:szCs w:val="20"/>
                <w:lang w:val="en-US" w:eastAsia="zh-CN"/>
              </w:rPr>
              <w:t xml:space="preserve"> </w:t>
            </w:r>
          </w:p>
        </w:tc>
        <w:tc>
          <w:tcPr>
            <w:tcW w:w="626" w:type="pct"/>
            <w:tcBorders>
              <w:top w:val="nil"/>
              <w:left w:val="nil"/>
              <w:bottom w:val="single" w:sz="4" w:space="0" w:color="FFFFFF"/>
              <w:right w:val="single" w:sz="4" w:space="0" w:color="FFFFFF"/>
            </w:tcBorders>
            <w:shd w:val="clear" w:color="000000" w:fill="A6A6A6"/>
            <w:noWrap/>
            <w:vAlign w:val="center"/>
          </w:tcPr>
          <w:p w14:paraId="23651E21" w14:textId="77777777" w:rsidR="0076773F" w:rsidRDefault="00000000">
            <w:pPr>
              <w:spacing w:before="0"/>
              <w:jc w:val="center"/>
              <w:rPr>
                <w:rFonts w:cs="Arial"/>
                <w:color w:val="000000"/>
                <w:szCs w:val="20"/>
                <w:lang w:val="en-US" w:eastAsia="zh-CN"/>
              </w:rPr>
            </w:pPr>
            <w:r>
              <w:rPr>
                <w:rFonts w:eastAsia="PMingLiU" w:cs="Arial"/>
                <w:color w:val="000000"/>
                <w:szCs w:val="20"/>
                <w:lang w:val="en-US" w:eastAsia="zh-CN"/>
              </w:rPr>
              <w:t>4615</w:t>
            </w:r>
            <w:r>
              <w:rPr>
                <w:rFonts w:cs="Arial" w:hint="eastAsia"/>
                <w:color w:val="000000"/>
                <w:szCs w:val="20"/>
                <w:lang w:val="en-US" w:eastAsia="zh-CN"/>
              </w:rPr>
              <w:t>0</w:t>
            </w:r>
            <w:r>
              <w:rPr>
                <w:rFonts w:eastAsia="PMingLiU" w:cs="Arial"/>
                <w:color w:val="000000"/>
                <w:szCs w:val="20"/>
                <w:lang w:val="en-US" w:eastAsia="zh-CN"/>
              </w:rPr>
              <w:t>.0</w:t>
            </w:r>
            <w:r>
              <w:rPr>
                <w:rFonts w:cs="Arial" w:hint="eastAsia"/>
                <w:color w:val="000000"/>
                <w:szCs w:val="20"/>
                <w:lang w:val="en-US" w:eastAsia="zh-CN"/>
              </w:rPr>
              <w:t>51</w:t>
            </w:r>
          </w:p>
        </w:tc>
        <w:tc>
          <w:tcPr>
            <w:tcW w:w="338" w:type="pct"/>
            <w:tcBorders>
              <w:top w:val="nil"/>
              <w:left w:val="nil"/>
              <w:bottom w:val="single" w:sz="4" w:space="0" w:color="FFFFFF"/>
              <w:right w:val="single" w:sz="4" w:space="0" w:color="FFFFFF"/>
            </w:tcBorders>
            <w:shd w:val="clear" w:color="000000" w:fill="A6A6A6"/>
            <w:noWrap/>
            <w:vAlign w:val="center"/>
          </w:tcPr>
          <w:p w14:paraId="794196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6433D30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33334C5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5204AA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180EDF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0DA99E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45B6EEE7" w14:textId="77777777">
        <w:trPr>
          <w:trHeight w:val="503"/>
        </w:trPr>
        <w:tc>
          <w:tcPr>
            <w:tcW w:w="857" w:type="pct"/>
            <w:tcBorders>
              <w:top w:val="nil"/>
              <w:left w:val="single" w:sz="4" w:space="0" w:color="FFFFFF"/>
              <w:bottom w:val="single" w:sz="4" w:space="0" w:color="FFFFFF"/>
              <w:right w:val="single" w:sz="4" w:space="0" w:color="FFFFFF"/>
            </w:tcBorders>
            <w:shd w:val="clear" w:color="000000" w:fill="FFFF00"/>
            <w:noWrap/>
            <w:vAlign w:val="center"/>
          </w:tcPr>
          <w:p w14:paraId="1FCAF5F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3.4.3</w:t>
            </w:r>
          </w:p>
        </w:tc>
        <w:tc>
          <w:tcPr>
            <w:tcW w:w="781" w:type="pct"/>
            <w:tcBorders>
              <w:top w:val="nil"/>
              <w:left w:val="nil"/>
              <w:bottom w:val="single" w:sz="4" w:space="0" w:color="FFFFFF"/>
              <w:right w:val="single" w:sz="4" w:space="0" w:color="FFFFFF"/>
            </w:tcBorders>
            <w:shd w:val="clear" w:color="000000" w:fill="FFFF00"/>
            <w:vAlign w:val="center"/>
          </w:tcPr>
          <w:p w14:paraId="4849F0B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705" w:type="pct"/>
            <w:tcBorders>
              <w:top w:val="nil"/>
              <w:left w:val="nil"/>
              <w:bottom w:val="single" w:sz="4" w:space="0" w:color="FFFFFF"/>
              <w:right w:val="single" w:sz="4" w:space="0" w:color="FFFFFF"/>
            </w:tcBorders>
            <w:shd w:val="clear" w:color="000000" w:fill="A6A6A6"/>
            <w:noWrap/>
            <w:vAlign w:val="center"/>
          </w:tcPr>
          <w:p w14:paraId="57A5B3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59524.77 </w:t>
            </w:r>
          </w:p>
        </w:tc>
        <w:tc>
          <w:tcPr>
            <w:tcW w:w="626" w:type="pct"/>
            <w:tcBorders>
              <w:top w:val="nil"/>
              <w:left w:val="nil"/>
              <w:bottom w:val="single" w:sz="4" w:space="0" w:color="FFFFFF"/>
              <w:right w:val="single" w:sz="4" w:space="0" w:color="FFFFFF"/>
            </w:tcBorders>
            <w:shd w:val="clear" w:color="000000" w:fill="A6A6A6"/>
            <w:noWrap/>
            <w:vAlign w:val="center"/>
          </w:tcPr>
          <w:p w14:paraId="0AD8368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59524.77 </w:t>
            </w:r>
          </w:p>
        </w:tc>
        <w:tc>
          <w:tcPr>
            <w:tcW w:w="338" w:type="pct"/>
            <w:tcBorders>
              <w:top w:val="nil"/>
              <w:left w:val="nil"/>
              <w:bottom w:val="single" w:sz="4" w:space="0" w:color="FFFFFF"/>
              <w:right w:val="single" w:sz="4" w:space="0" w:color="FFFFFF"/>
            </w:tcBorders>
            <w:shd w:val="clear" w:color="000000" w:fill="A6A6A6"/>
            <w:noWrap/>
            <w:vAlign w:val="center"/>
          </w:tcPr>
          <w:p w14:paraId="23B140E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621284B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7B79B11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068CFA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8" w:type="pct"/>
            <w:tcBorders>
              <w:top w:val="nil"/>
              <w:left w:val="nil"/>
              <w:bottom w:val="single" w:sz="4" w:space="0" w:color="FFFFFF"/>
              <w:right w:val="single" w:sz="4" w:space="0" w:color="FFFFFF"/>
            </w:tcBorders>
            <w:shd w:val="clear" w:color="000000" w:fill="A6A6A6"/>
            <w:noWrap/>
            <w:vAlign w:val="center"/>
          </w:tcPr>
          <w:p w14:paraId="6969838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39" w:type="pct"/>
            <w:tcBorders>
              <w:top w:val="nil"/>
              <w:left w:val="nil"/>
              <w:bottom w:val="single" w:sz="4" w:space="0" w:color="FFFFFF"/>
              <w:right w:val="single" w:sz="4" w:space="0" w:color="FFFFFF"/>
            </w:tcBorders>
            <w:shd w:val="clear" w:color="000000" w:fill="A6A6A6"/>
            <w:noWrap/>
            <w:vAlign w:val="center"/>
          </w:tcPr>
          <w:p w14:paraId="0FE7AB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15F7F16E"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3F5D6CF" w14:textId="77777777" w:rsidR="0076773F" w:rsidRDefault="0076773F">
      <w:pPr>
        <w:spacing w:before="0" w:line="360" w:lineRule="auto"/>
        <w:jc w:val="right"/>
        <w:rPr>
          <w:rFonts w:eastAsia="宋体" w:cs="Arial"/>
          <w:iCs/>
          <w:sz w:val="24"/>
          <w:lang w:eastAsia="zh-CN"/>
        </w:rPr>
      </w:pPr>
    </w:p>
    <w:p w14:paraId="693EB8D6" w14:textId="77777777" w:rsidR="0076773F" w:rsidRDefault="00000000">
      <w:pPr>
        <w:pStyle w:val="Style2"/>
        <w:numPr>
          <w:ilvl w:val="2"/>
          <w:numId w:val="12"/>
        </w:numPr>
        <w:spacing w:line="360" w:lineRule="auto"/>
      </w:pPr>
      <w:bookmarkStart w:id="120" w:name="_Toc198906592"/>
      <w:bookmarkStart w:id="121" w:name="_Toc204099754"/>
      <w:r>
        <w:rPr>
          <w:rFonts w:hint="eastAsia"/>
        </w:rPr>
        <w:lastRenderedPageBreak/>
        <w:t>范围三类别</w:t>
      </w:r>
      <w:r>
        <w:rPr>
          <w:rFonts w:hint="eastAsia"/>
        </w:rPr>
        <w:t>5</w:t>
      </w:r>
      <w:r>
        <w:rPr>
          <w:rFonts w:hint="eastAsia"/>
        </w:rPr>
        <w:t>运营中产生废物所产生的排放</w:t>
      </w:r>
      <w:r>
        <w:t>清册</w:t>
      </w:r>
      <w:bookmarkEnd w:id="120"/>
      <w:bookmarkEnd w:id="121"/>
    </w:p>
    <w:tbl>
      <w:tblPr>
        <w:tblW w:w="0" w:type="auto"/>
        <w:tblLayout w:type="fixed"/>
        <w:tblLook w:val="04A0" w:firstRow="1" w:lastRow="0" w:firstColumn="1" w:lastColumn="0" w:noHBand="0" w:noVBand="1"/>
      </w:tblPr>
      <w:tblGrid>
        <w:gridCol w:w="1386"/>
        <w:gridCol w:w="1545"/>
        <w:gridCol w:w="1322"/>
        <w:gridCol w:w="1097"/>
        <w:gridCol w:w="618"/>
        <w:gridCol w:w="619"/>
        <w:gridCol w:w="619"/>
        <w:gridCol w:w="618"/>
        <w:gridCol w:w="619"/>
        <w:gridCol w:w="619"/>
      </w:tblGrid>
      <w:tr w:rsidR="0076773F" w14:paraId="09AB8312" w14:textId="77777777">
        <w:trPr>
          <w:trHeight w:val="503"/>
        </w:trPr>
        <w:tc>
          <w:tcPr>
            <w:tcW w:w="1386"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9151F75"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545"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A64880C"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1322"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6DC40534"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1097" w:type="dxa"/>
            <w:tcBorders>
              <w:top w:val="single" w:sz="4" w:space="0" w:color="auto"/>
              <w:left w:val="nil"/>
              <w:bottom w:val="single" w:sz="4" w:space="0" w:color="auto"/>
              <w:right w:val="single" w:sz="4" w:space="0" w:color="auto"/>
            </w:tcBorders>
            <w:shd w:val="clear" w:color="000000" w:fill="FF6600"/>
            <w:noWrap/>
            <w:vAlign w:val="center"/>
          </w:tcPr>
          <w:p w14:paraId="14089BB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618" w:type="dxa"/>
            <w:tcBorders>
              <w:top w:val="single" w:sz="4" w:space="0" w:color="auto"/>
              <w:left w:val="nil"/>
              <w:bottom w:val="single" w:sz="4" w:space="0" w:color="auto"/>
              <w:right w:val="single" w:sz="4" w:space="0" w:color="auto"/>
            </w:tcBorders>
            <w:shd w:val="clear" w:color="000000" w:fill="FF6600"/>
            <w:noWrap/>
            <w:vAlign w:val="center"/>
          </w:tcPr>
          <w:p w14:paraId="294AB730"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619" w:type="dxa"/>
            <w:tcBorders>
              <w:top w:val="single" w:sz="4" w:space="0" w:color="auto"/>
              <w:left w:val="nil"/>
              <w:bottom w:val="single" w:sz="4" w:space="0" w:color="auto"/>
              <w:right w:val="single" w:sz="4" w:space="0" w:color="auto"/>
            </w:tcBorders>
            <w:shd w:val="clear" w:color="000000" w:fill="FF6600"/>
            <w:noWrap/>
            <w:vAlign w:val="center"/>
          </w:tcPr>
          <w:p w14:paraId="3262820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619" w:type="dxa"/>
            <w:tcBorders>
              <w:top w:val="single" w:sz="4" w:space="0" w:color="auto"/>
              <w:left w:val="nil"/>
              <w:bottom w:val="single" w:sz="4" w:space="0" w:color="auto"/>
              <w:right w:val="single" w:sz="4" w:space="0" w:color="auto"/>
            </w:tcBorders>
            <w:shd w:val="clear" w:color="000000" w:fill="FF6600"/>
            <w:noWrap/>
            <w:vAlign w:val="center"/>
          </w:tcPr>
          <w:p w14:paraId="08224AD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618" w:type="dxa"/>
            <w:tcBorders>
              <w:top w:val="single" w:sz="4" w:space="0" w:color="auto"/>
              <w:left w:val="nil"/>
              <w:bottom w:val="single" w:sz="4" w:space="0" w:color="auto"/>
              <w:right w:val="single" w:sz="4" w:space="0" w:color="auto"/>
            </w:tcBorders>
            <w:shd w:val="clear" w:color="000000" w:fill="FF6600"/>
            <w:noWrap/>
            <w:vAlign w:val="center"/>
          </w:tcPr>
          <w:p w14:paraId="269DD1D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619" w:type="dxa"/>
            <w:tcBorders>
              <w:top w:val="single" w:sz="4" w:space="0" w:color="auto"/>
              <w:left w:val="nil"/>
              <w:bottom w:val="single" w:sz="4" w:space="0" w:color="auto"/>
              <w:right w:val="single" w:sz="4" w:space="0" w:color="auto"/>
            </w:tcBorders>
            <w:shd w:val="clear" w:color="000000" w:fill="FF6600"/>
            <w:noWrap/>
            <w:vAlign w:val="center"/>
          </w:tcPr>
          <w:p w14:paraId="0F88776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619" w:type="dxa"/>
            <w:tcBorders>
              <w:top w:val="single" w:sz="4" w:space="0" w:color="auto"/>
              <w:left w:val="nil"/>
              <w:bottom w:val="single" w:sz="4" w:space="0" w:color="auto"/>
              <w:right w:val="single" w:sz="4" w:space="0" w:color="auto"/>
            </w:tcBorders>
            <w:shd w:val="clear" w:color="000000" w:fill="FF6600"/>
            <w:noWrap/>
            <w:vAlign w:val="center"/>
          </w:tcPr>
          <w:p w14:paraId="015A8BA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077D08BC" w14:textId="77777777">
        <w:trPr>
          <w:trHeight w:val="503"/>
        </w:trPr>
        <w:tc>
          <w:tcPr>
            <w:tcW w:w="1386" w:type="dxa"/>
            <w:vMerge/>
            <w:tcBorders>
              <w:top w:val="single" w:sz="4" w:space="0" w:color="auto"/>
              <w:left w:val="single" w:sz="4" w:space="0" w:color="auto"/>
              <w:bottom w:val="single" w:sz="4" w:space="0" w:color="auto"/>
              <w:right w:val="single" w:sz="4" w:space="0" w:color="auto"/>
            </w:tcBorders>
            <w:vAlign w:val="center"/>
          </w:tcPr>
          <w:p w14:paraId="13D00C61" w14:textId="77777777" w:rsidR="0076773F" w:rsidRDefault="0076773F">
            <w:pPr>
              <w:spacing w:before="0"/>
              <w:rPr>
                <w:rFonts w:ascii="宋体" w:eastAsia="宋体" w:hAnsi="宋体" w:cs="宋体" w:hint="eastAsia"/>
                <w:b/>
                <w:bCs/>
                <w:color w:val="FFFFFF"/>
                <w:szCs w:val="20"/>
                <w:lang w:val="en-US" w:eastAsia="zh-CN"/>
              </w:rPr>
            </w:pPr>
          </w:p>
        </w:tc>
        <w:tc>
          <w:tcPr>
            <w:tcW w:w="1545" w:type="dxa"/>
            <w:vMerge/>
            <w:tcBorders>
              <w:top w:val="single" w:sz="4" w:space="0" w:color="auto"/>
              <w:left w:val="single" w:sz="4" w:space="0" w:color="auto"/>
              <w:bottom w:val="single" w:sz="4" w:space="0" w:color="auto"/>
              <w:right w:val="single" w:sz="4" w:space="0" w:color="auto"/>
            </w:tcBorders>
            <w:vAlign w:val="center"/>
          </w:tcPr>
          <w:p w14:paraId="2F77A51E" w14:textId="77777777" w:rsidR="0076773F" w:rsidRDefault="0076773F">
            <w:pPr>
              <w:spacing w:before="0"/>
              <w:rPr>
                <w:rFonts w:ascii="宋体" w:eastAsia="宋体" w:hAnsi="宋体" w:cs="宋体" w:hint="eastAsia"/>
                <w:b/>
                <w:bCs/>
                <w:color w:val="FFFFFF"/>
                <w:szCs w:val="20"/>
                <w:lang w:val="en-US" w:eastAsia="zh-CN"/>
              </w:rPr>
            </w:pPr>
          </w:p>
        </w:tc>
        <w:tc>
          <w:tcPr>
            <w:tcW w:w="1322" w:type="dxa"/>
            <w:vMerge/>
            <w:tcBorders>
              <w:top w:val="single" w:sz="4" w:space="0" w:color="auto"/>
              <w:left w:val="single" w:sz="4" w:space="0" w:color="auto"/>
              <w:bottom w:val="single" w:sz="4" w:space="0" w:color="auto"/>
              <w:right w:val="single" w:sz="4" w:space="0" w:color="auto"/>
            </w:tcBorders>
            <w:vAlign w:val="center"/>
          </w:tcPr>
          <w:p w14:paraId="1C0630C0" w14:textId="77777777" w:rsidR="0076773F" w:rsidRDefault="0076773F">
            <w:pPr>
              <w:spacing w:before="0"/>
              <w:rPr>
                <w:rFonts w:ascii="宋体" w:eastAsia="宋体" w:hAnsi="宋体" w:cs="宋体" w:hint="eastAsia"/>
                <w:b/>
                <w:bCs/>
                <w:color w:val="FFFFFF"/>
                <w:szCs w:val="20"/>
                <w:lang w:val="en-US" w:eastAsia="zh-CN"/>
              </w:rPr>
            </w:pPr>
          </w:p>
        </w:tc>
        <w:tc>
          <w:tcPr>
            <w:tcW w:w="4809" w:type="dxa"/>
            <w:gridSpan w:val="7"/>
            <w:tcBorders>
              <w:top w:val="single" w:sz="4" w:space="0" w:color="auto"/>
              <w:left w:val="nil"/>
              <w:bottom w:val="single" w:sz="4" w:space="0" w:color="auto"/>
              <w:right w:val="single" w:sz="4" w:space="0" w:color="auto"/>
            </w:tcBorders>
            <w:shd w:val="clear" w:color="000000" w:fill="FF6600"/>
            <w:noWrap/>
            <w:vAlign w:val="center"/>
          </w:tcPr>
          <w:p w14:paraId="3489047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52B783E7" w14:textId="77777777">
        <w:trPr>
          <w:trHeight w:val="503"/>
        </w:trPr>
        <w:tc>
          <w:tcPr>
            <w:tcW w:w="1386" w:type="dxa"/>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62C4D8AB"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类别5</w:t>
            </w:r>
          </w:p>
        </w:tc>
        <w:tc>
          <w:tcPr>
            <w:tcW w:w="1545" w:type="dxa"/>
            <w:tcBorders>
              <w:top w:val="single" w:sz="4" w:space="0" w:color="000000"/>
              <w:left w:val="nil"/>
              <w:bottom w:val="single" w:sz="4" w:space="0" w:color="FFFFFF"/>
              <w:right w:val="single" w:sz="4" w:space="0" w:color="FFFFFF"/>
            </w:tcBorders>
            <w:shd w:val="clear" w:color="000000" w:fill="FABF8F"/>
            <w:noWrap/>
            <w:vAlign w:val="center"/>
          </w:tcPr>
          <w:p w14:paraId="34B8FB71"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运营中产生的废物排放</w:t>
            </w:r>
          </w:p>
        </w:tc>
        <w:tc>
          <w:tcPr>
            <w:tcW w:w="1322" w:type="dxa"/>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3792DBA5"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147636.03 </w:t>
            </w:r>
          </w:p>
        </w:tc>
        <w:tc>
          <w:tcPr>
            <w:tcW w:w="1097" w:type="dxa"/>
            <w:tcBorders>
              <w:top w:val="single" w:sz="4" w:space="0" w:color="000000"/>
              <w:left w:val="nil"/>
              <w:bottom w:val="single" w:sz="4" w:space="0" w:color="000000"/>
              <w:right w:val="single" w:sz="4" w:space="0" w:color="FFCC99"/>
            </w:tcBorders>
            <w:shd w:val="clear" w:color="000000" w:fill="FABF8F"/>
            <w:noWrap/>
            <w:vAlign w:val="center"/>
          </w:tcPr>
          <w:p w14:paraId="18010842"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147636.03 </w:t>
            </w:r>
          </w:p>
        </w:tc>
        <w:tc>
          <w:tcPr>
            <w:tcW w:w="618" w:type="dxa"/>
            <w:tcBorders>
              <w:top w:val="single" w:sz="4" w:space="0" w:color="000000"/>
              <w:left w:val="nil"/>
              <w:bottom w:val="single" w:sz="4" w:space="0" w:color="000000"/>
              <w:right w:val="single" w:sz="4" w:space="0" w:color="FFCC99"/>
            </w:tcBorders>
            <w:shd w:val="clear" w:color="000000" w:fill="FABF8F"/>
            <w:noWrap/>
            <w:vAlign w:val="center"/>
          </w:tcPr>
          <w:p w14:paraId="7AA6921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19" w:type="dxa"/>
            <w:tcBorders>
              <w:top w:val="single" w:sz="4" w:space="0" w:color="000000"/>
              <w:left w:val="nil"/>
              <w:bottom w:val="single" w:sz="4" w:space="0" w:color="000000"/>
              <w:right w:val="single" w:sz="4" w:space="0" w:color="FFCC99"/>
            </w:tcBorders>
            <w:shd w:val="clear" w:color="000000" w:fill="FABF8F"/>
            <w:noWrap/>
            <w:vAlign w:val="center"/>
          </w:tcPr>
          <w:p w14:paraId="6340169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19" w:type="dxa"/>
            <w:tcBorders>
              <w:top w:val="single" w:sz="4" w:space="0" w:color="000000"/>
              <w:left w:val="nil"/>
              <w:bottom w:val="single" w:sz="4" w:space="0" w:color="000000"/>
              <w:right w:val="single" w:sz="4" w:space="0" w:color="FFCC99"/>
            </w:tcBorders>
            <w:shd w:val="clear" w:color="000000" w:fill="FABF8F"/>
            <w:noWrap/>
            <w:vAlign w:val="center"/>
          </w:tcPr>
          <w:p w14:paraId="2CB041C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18" w:type="dxa"/>
            <w:tcBorders>
              <w:top w:val="single" w:sz="4" w:space="0" w:color="000000"/>
              <w:left w:val="nil"/>
              <w:bottom w:val="single" w:sz="4" w:space="0" w:color="000000"/>
              <w:right w:val="single" w:sz="4" w:space="0" w:color="FFCC99"/>
            </w:tcBorders>
            <w:shd w:val="clear" w:color="000000" w:fill="FABF8F"/>
            <w:noWrap/>
            <w:vAlign w:val="center"/>
          </w:tcPr>
          <w:p w14:paraId="00D93B3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19" w:type="dxa"/>
            <w:tcBorders>
              <w:top w:val="single" w:sz="4" w:space="0" w:color="000000"/>
              <w:left w:val="nil"/>
              <w:bottom w:val="single" w:sz="4" w:space="0" w:color="000000"/>
              <w:right w:val="single" w:sz="4" w:space="0" w:color="FFCC99"/>
            </w:tcBorders>
            <w:shd w:val="clear" w:color="000000" w:fill="FABF8F"/>
            <w:noWrap/>
            <w:vAlign w:val="center"/>
          </w:tcPr>
          <w:p w14:paraId="28C1ED2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19" w:type="dxa"/>
            <w:tcBorders>
              <w:top w:val="single" w:sz="4" w:space="0" w:color="000000"/>
              <w:left w:val="nil"/>
              <w:bottom w:val="single" w:sz="4" w:space="0" w:color="000000"/>
              <w:right w:val="single" w:sz="4" w:space="0" w:color="FFCC99"/>
            </w:tcBorders>
            <w:shd w:val="clear" w:color="000000" w:fill="FABF8F"/>
            <w:noWrap/>
            <w:vAlign w:val="center"/>
          </w:tcPr>
          <w:p w14:paraId="32B4874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15EBFC44" w14:textId="77777777">
        <w:trPr>
          <w:trHeight w:val="503"/>
        </w:trPr>
        <w:tc>
          <w:tcPr>
            <w:tcW w:w="1386" w:type="dxa"/>
            <w:tcBorders>
              <w:top w:val="nil"/>
              <w:left w:val="single" w:sz="4" w:space="0" w:color="FFFFFF"/>
              <w:bottom w:val="single" w:sz="4" w:space="0" w:color="FFFFFF"/>
              <w:right w:val="single" w:sz="4" w:space="0" w:color="FFFFFF"/>
            </w:tcBorders>
            <w:shd w:val="clear" w:color="000000" w:fill="FFFF00"/>
            <w:noWrap/>
            <w:vAlign w:val="center"/>
          </w:tcPr>
          <w:p w14:paraId="654C1ED4"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3.5.1</w:t>
            </w:r>
          </w:p>
        </w:tc>
        <w:tc>
          <w:tcPr>
            <w:tcW w:w="1545" w:type="dxa"/>
            <w:tcBorders>
              <w:top w:val="nil"/>
              <w:left w:val="nil"/>
              <w:bottom w:val="single" w:sz="4" w:space="0" w:color="FFFFFF"/>
              <w:right w:val="single" w:sz="4" w:space="0" w:color="FFFFFF"/>
            </w:tcBorders>
            <w:shd w:val="clear" w:color="000000" w:fill="FFFF00"/>
            <w:vAlign w:val="center"/>
          </w:tcPr>
          <w:p w14:paraId="34478E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生活垃圾和厨余垃圾</w:t>
            </w:r>
          </w:p>
        </w:tc>
        <w:tc>
          <w:tcPr>
            <w:tcW w:w="1322" w:type="dxa"/>
            <w:tcBorders>
              <w:top w:val="single" w:sz="4" w:space="0" w:color="FFFFFF"/>
              <w:left w:val="nil"/>
              <w:bottom w:val="single" w:sz="4" w:space="0" w:color="FFFFFF"/>
              <w:right w:val="single" w:sz="4" w:space="0" w:color="FFFFFF"/>
            </w:tcBorders>
            <w:shd w:val="clear" w:color="000000" w:fill="A6A6A6"/>
            <w:noWrap/>
            <w:vAlign w:val="center"/>
          </w:tcPr>
          <w:p w14:paraId="382DA6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969.24 </w:t>
            </w:r>
          </w:p>
        </w:tc>
        <w:tc>
          <w:tcPr>
            <w:tcW w:w="1097" w:type="dxa"/>
            <w:tcBorders>
              <w:top w:val="single" w:sz="4" w:space="0" w:color="FFFFFF"/>
              <w:left w:val="nil"/>
              <w:bottom w:val="single" w:sz="4" w:space="0" w:color="FFFFFF"/>
              <w:right w:val="single" w:sz="4" w:space="0" w:color="FFFFFF"/>
            </w:tcBorders>
            <w:shd w:val="clear" w:color="000000" w:fill="A6A6A6"/>
            <w:noWrap/>
            <w:vAlign w:val="center"/>
          </w:tcPr>
          <w:p w14:paraId="4A6513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969.24 </w:t>
            </w:r>
          </w:p>
        </w:tc>
        <w:tc>
          <w:tcPr>
            <w:tcW w:w="618" w:type="dxa"/>
            <w:tcBorders>
              <w:top w:val="single" w:sz="4" w:space="0" w:color="FFFFFF"/>
              <w:left w:val="nil"/>
              <w:bottom w:val="single" w:sz="4" w:space="0" w:color="FFFFFF"/>
              <w:right w:val="single" w:sz="4" w:space="0" w:color="FFFFFF"/>
            </w:tcBorders>
            <w:shd w:val="clear" w:color="000000" w:fill="A6A6A6"/>
            <w:noWrap/>
            <w:vAlign w:val="center"/>
          </w:tcPr>
          <w:p w14:paraId="22BAB5A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single" w:sz="4" w:space="0" w:color="FFFFFF"/>
              <w:left w:val="nil"/>
              <w:bottom w:val="single" w:sz="4" w:space="0" w:color="FFFFFF"/>
              <w:right w:val="single" w:sz="4" w:space="0" w:color="FFFFFF"/>
            </w:tcBorders>
            <w:shd w:val="clear" w:color="000000" w:fill="A6A6A6"/>
            <w:noWrap/>
            <w:vAlign w:val="center"/>
          </w:tcPr>
          <w:p w14:paraId="6FD6BA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single" w:sz="4" w:space="0" w:color="FFFFFF"/>
              <w:left w:val="nil"/>
              <w:bottom w:val="single" w:sz="4" w:space="0" w:color="FFFFFF"/>
              <w:right w:val="single" w:sz="4" w:space="0" w:color="FFFFFF"/>
            </w:tcBorders>
            <w:shd w:val="clear" w:color="000000" w:fill="A6A6A6"/>
            <w:noWrap/>
            <w:vAlign w:val="center"/>
          </w:tcPr>
          <w:p w14:paraId="1BB7F8D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8" w:type="dxa"/>
            <w:tcBorders>
              <w:top w:val="single" w:sz="4" w:space="0" w:color="FFFFFF"/>
              <w:left w:val="nil"/>
              <w:bottom w:val="single" w:sz="4" w:space="0" w:color="FFFFFF"/>
              <w:right w:val="single" w:sz="4" w:space="0" w:color="FFFFFF"/>
            </w:tcBorders>
            <w:shd w:val="clear" w:color="000000" w:fill="A6A6A6"/>
            <w:noWrap/>
            <w:vAlign w:val="center"/>
          </w:tcPr>
          <w:p w14:paraId="7BD3455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single" w:sz="4" w:space="0" w:color="FFFFFF"/>
              <w:left w:val="nil"/>
              <w:bottom w:val="single" w:sz="4" w:space="0" w:color="FFFFFF"/>
              <w:right w:val="single" w:sz="4" w:space="0" w:color="FFFFFF"/>
            </w:tcBorders>
            <w:shd w:val="clear" w:color="000000" w:fill="A6A6A6"/>
            <w:noWrap/>
            <w:vAlign w:val="center"/>
          </w:tcPr>
          <w:p w14:paraId="731751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single" w:sz="4" w:space="0" w:color="FFFFFF"/>
              <w:left w:val="nil"/>
              <w:bottom w:val="single" w:sz="4" w:space="0" w:color="FFFFFF"/>
              <w:right w:val="single" w:sz="4" w:space="0" w:color="FFFFFF"/>
            </w:tcBorders>
            <w:shd w:val="clear" w:color="000000" w:fill="A6A6A6"/>
            <w:noWrap/>
            <w:vAlign w:val="center"/>
          </w:tcPr>
          <w:p w14:paraId="609D845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2EC70F4A" w14:textId="77777777">
        <w:trPr>
          <w:trHeight w:val="503"/>
        </w:trPr>
        <w:tc>
          <w:tcPr>
            <w:tcW w:w="1386" w:type="dxa"/>
            <w:tcBorders>
              <w:top w:val="nil"/>
              <w:left w:val="single" w:sz="4" w:space="0" w:color="FFFFFF"/>
              <w:bottom w:val="single" w:sz="4" w:space="0" w:color="FFFFFF"/>
              <w:right w:val="single" w:sz="4" w:space="0" w:color="FFFFFF"/>
            </w:tcBorders>
            <w:shd w:val="clear" w:color="000000" w:fill="FFFF00"/>
            <w:noWrap/>
            <w:vAlign w:val="center"/>
          </w:tcPr>
          <w:p w14:paraId="193988A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3.5.2</w:t>
            </w:r>
          </w:p>
        </w:tc>
        <w:tc>
          <w:tcPr>
            <w:tcW w:w="1545" w:type="dxa"/>
            <w:tcBorders>
              <w:top w:val="nil"/>
              <w:left w:val="nil"/>
              <w:bottom w:val="single" w:sz="4" w:space="0" w:color="FFFFFF"/>
              <w:right w:val="single" w:sz="4" w:space="0" w:color="FFFFFF"/>
            </w:tcBorders>
            <w:shd w:val="clear" w:color="000000" w:fill="FFFF00"/>
            <w:vAlign w:val="center"/>
          </w:tcPr>
          <w:p w14:paraId="4F3D5C1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w:t>
            </w:r>
          </w:p>
        </w:tc>
        <w:tc>
          <w:tcPr>
            <w:tcW w:w="1322" w:type="dxa"/>
            <w:tcBorders>
              <w:top w:val="nil"/>
              <w:left w:val="nil"/>
              <w:bottom w:val="single" w:sz="4" w:space="0" w:color="FFFFFF"/>
              <w:right w:val="single" w:sz="4" w:space="0" w:color="FFFFFF"/>
            </w:tcBorders>
            <w:shd w:val="clear" w:color="000000" w:fill="A6A6A6"/>
            <w:noWrap/>
            <w:vAlign w:val="center"/>
          </w:tcPr>
          <w:p w14:paraId="0002D93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104.70 </w:t>
            </w:r>
          </w:p>
        </w:tc>
        <w:tc>
          <w:tcPr>
            <w:tcW w:w="1097" w:type="dxa"/>
            <w:tcBorders>
              <w:top w:val="nil"/>
              <w:left w:val="nil"/>
              <w:bottom w:val="single" w:sz="4" w:space="0" w:color="FFFFFF"/>
              <w:right w:val="single" w:sz="4" w:space="0" w:color="FFFFFF"/>
            </w:tcBorders>
            <w:shd w:val="clear" w:color="000000" w:fill="A6A6A6"/>
            <w:noWrap/>
            <w:vAlign w:val="center"/>
          </w:tcPr>
          <w:p w14:paraId="0854CE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104.70 </w:t>
            </w:r>
          </w:p>
        </w:tc>
        <w:tc>
          <w:tcPr>
            <w:tcW w:w="618" w:type="dxa"/>
            <w:tcBorders>
              <w:top w:val="nil"/>
              <w:left w:val="nil"/>
              <w:bottom w:val="single" w:sz="4" w:space="0" w:color="FFFFFF"/>
              <w:right w:val="single" w:sz="4" w:space="0" w:color="FFFFFF"/>
            </w:tcBorders>
            <w:shd w:val="clear" w:color="000000" w:fill="A6A6A6"/>
            <w:noWrap/>
            <w:vAlign w:val="center"/>
          </w:tcPr>
          <w:p w14:paraId="388E7FE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4DCE1B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770E835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8" w:type="dxa"/>
            <w:tcBorders>
              <w:top w:val="nil"/>
              <w:left w:val="nil"/>
              <w:bottom w:val="single" w:sz="4" w:space="0" w:color="FFFFFF"/>
              <w:right w:val="single" w:sz="4" w:space="0" w:color="FFFFFF"/>
            </w:tcBorders>
            <w:shd w:val="clear" w:color="000000" w:fill="A6A6A6"/>
            <w:noWrap/>
            <w:vAlign w:val="center"/>
          </w:tcPr>
          <w:p w14:paraId="02D237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559933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715A42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ABA5551" w14:textId="77777777">
        <w:trPr>
          <w:trHeight w:val="503"/>
        </w:trPr>
        <w:tc>
          <w:tcPr>
            <w:tcW w:w="1386" w:type="dxa"/>
            <w:tcBorders>
              <w:top w:val="nil"/>
              <w:left w:val="single" w:sz="4" w:space="0" w:color="FFFFFF"/>
              <w:bottom w:val="single" w:sz="4" w:space="0" w:color="FFFFFF"/>
              <w:right w:val="single" w:sz="4" w:space="0" w:color="FFFFFF"/>
            </w:tcBorders>
            <w:shd w:val="clear" w:color="000000" w:fill="FFFF00"/>
            <w:noWrap/>
            <w:vAlign w:val="center"/>
          </w:tcPr>
          <w:p w14:paraId="25A2478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3.5.3</w:t>
            </w:r>
          </w:p>
        </w:tc>
        <w:tc>
          <w:tcPr>
            <w:tcW w:w="1545" w:type="dxa"/>
            <w:tcBorders>
              <w:top w:val="nil"/>
              <w:left w:val="nil"/>
              <w:bottom w:val="single" w:sz="4" w:space="0" w:color="FFFFFF"/>
              <w:right w:val="single" w:sz="4" w:space="0" w:color="FFFFFF"/>
            </w:tcBorders>
            <w:shd w:val="clear" w:color="000000" w:fill="FFFF00"/>
            <w:vAlign w:val="center"/>
          </w:tcPr>
          <w:p w14:paraId="5D9FB28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废油水</w:t>
            </w:r>
          </w:p>
        </w:tc>
        <w:tc>
          <w:tcPr>
            <w:tcW w:w="1322" w:type="dxa"/>
            <w:tcBorders>
              <w:top w:val="nil"/>
              <w:left w:val="nil"/>
              <w:bottom w:val="single" w:sz="4" w:space="0" w:color="FFFFFF"/>
              <w:right w:val="single" w:sz="4" w:space="0" w:color="FFFFFF"/>
            </w:tcBorders>
            <w:shd w:val="clear" w:color="000000" w:fill="A6A6A6"/>
            <w:noWrap/>
            <w:vAlign w:val="center"/>
          </w:tcPr>
          <w:p w14:paraId="528FE73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653.86 </w:t>
            </w:r>
          </w:p>
        </w:tc>
        <w:tc>
          <w:tcPr>
            <w:tcW w:w="1097" w:type="dxa"/>
            <w:tcBorders>
              <w:top w:val="nil"/>
              <w:left w:val="nil"/>
              <w:bottom w:val="single" w:sz="4" w:space="0" w:color="FFFFFF"/>
              <w:right w:val="single" w:sz="4" w:space="0" w:color="FFFFFF"/>
            </w:tcBorders>
            <w:shd w:val="clear" w:color="000000" w:fill="A6A6A6"/>
            <w:noWrap/>
            <w:vAlign w:val="center"/>
          </w:tcPr>
          <w:p w14:paraId="75A6E9F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653.86 </w:t>
            </w:r>
          </w:p>
        </w:tc>
        <w:tc>
          <w:tcPr>
            <w:tcW w:w="618" w:type="dxa"/>
            <w:tcBorders>
              <w:top w:val="nil"/>
              <w:left w:val="nil"/>
              <w:bottom w:val="single" w:sz="4" w:space="0" w:color="FFFFFF"/>
              <w:right w:val="single" w:sz="4" w:space="0" w:color="FFFFFF"/>
            </w:tcBorders>
            <w:shd w:val="clear" w:color="000000" w:fill="A6A6A6"/>
            <w:noWrap/>
            <w:vAlign w:val="center"/>
          </w:tcPr>
          <w:p w14:paraId="1F6AD4F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6079DE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3E5ABB1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8" w:type="dxa"/>
            <w:tcBorders>
              <w:top w:val="nil"/>
              <w:left w:val="nil"/>
              <w:bottom w:val="single" w:sz="4" w:space="0" w:color="FFFFFF"/>
              <w:right w:val="single" w:sz="4" w:space="0" w:color="FFFFFF"/>
            </w:tcBorders>
            <w:shd w:val="clear" w:color="000000" w:fill="A6A6A6"/>
            <w:noWrap/>
            <w:vAlign w:val="center"/>
          </w:tcPr>
          <w:p w14:paraId="39C8E16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6A7B5F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1A1E62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9928317" w14:textId="77777777">
        <w:trPr>
          <w:trHeight w:val="503"/>
        </w:trPr>
        <w:tc>
          <w:tcPr>
            <w:tcW w:w="1386" w:type="dxa"/>
            <w:tcBorders>
              <w:top w:val="nil"/>
              <w:left w:val="single" w:sz="4" w:space="0" w:color="FFFFFF"/>
              <w:bottom w:val="single" w:sz="4" w:space="0" w:color="FFFFFF"/>
              <w:right w:val="single" w:sz="4" w:space="0" w:color="FFFFFF"/>
            </w:tcBorders>
            <w:shd w:val="clear" w:color="000000" w:fill="FFFF00"/>
            <w:noWrap/>
            <w:vAlign w:val="center"/>
          </w:tcPr>
          <w:p w14:paraId="7967B8F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3.5.4</w:t>
            </w:r>
          </w:p>
        </w:tc>
        <w:tc>
          <w:tcPr>
            <w:tcW w:w="1545" w:type="dxa"/>
            <w:tcBorders>
              <w:top w:val="nil"/>
              <w:left w:val="nil"/>
              <w:bottom w:val="single" w:sz="4" w:space="0" w:color="FFFFFF"/>
              <w:right w:val="single" w:sz="4" w:space="0" w:color="FFFFFF"/>
            </w:tcBorders>
            <w:shd w:val="clear" w:color="000000" w:fill="FFFF00"/>
            <w:vAlign w:val="center"/>
          </w:tcPr>
          <w:p w14:paraId="1B2F28C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煤焦油</w:t>
            </w:r>
          </w:p>
        </w:tc>
        <w:tc>
          <w:tcPr>
            <w:tcW w:w="1322" w:type="dxa"/>
            <w:tcBorders>
              <w:top w:val="nil"/>
              <w:left w:val="nil"/>
              <w:bottom w:val="single" w:sz="4" w:space="0" w:color="FFFFFF"/>
              <w:right w:val="single" w:sz="4" w:space="0" w:color="FFFFFF"/>
            </w:tcBorders>
            <w:shd w:val="clear" w:color="000000" w:fill="A6A6A6"/>
            <w:noWrap/>
            <w:vAlign w:val="center"/>
          </w:tcPr>
          <w:p w14:paraId="7B3C46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145058.80 </w:t>
            </w:r>
          </w:p>
        </w:tc>
        <w:tc>
          <w:tcPr>
            <w:tcW w:w="1097" w:type="dxa"/>
            <w:tcBorders>
              <w:top w:val="nil"/>
              <w:left w:val="nil"/>
              <w:bottom w:val="single" w:sz="4" w:space="0" w:color="FFFFFF"/>
              <w:right w:val="single" w:sz="4" w:space="0" w:color="FFFFFF"/>
            </w:tcBorders>
            <w:shd w:val="clear" w:color="000000" w:fill="A6A6A6"/>
            <w:noWrap/>
            <w:vAlign w:val="center"/>
          </w:tcPr>
          <w:p w14:paraId="5271AD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145058.80 </w:t>
            </w:r>
          </w:p>
        </w:tc>
        <w:tc>
          <w:tcPr>
            <w:tcW w:w="618" w:type="dxa"/>
            <w:tcBorders>
              <w:top w:val="nil"/>
              <w:left w:val="nil"/>
              <w:bottom w:val="single" w:sz="4" w:space="0" w:color="FFFFFF"/>
              <w:right w:val="single" w:sz="4" w:space="0" w:color="FFFFFF"/>
            </w:tcBorders>
            <w:shd w:val="clear" w:color="000000" w:fill="A6A6A6"/>
            <w:noWrap/>
            <w:vAlign w:val="center"/>
          </w:tcPr>
          <w:p w14:paraId="6E2B2A9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090E42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031203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8" w:type="dxa"/>
            <w:tcBorders>
              <w:top w:val="nil"/>
              <w:left w:val="nil"/>
              <w:bottom w:val="single" w:sz="4" w:space="0" w:color="FFFFFF"/>
              <w:right w:val="single" w:sz="4" w:space="0" w:color="FFFFFF"/>
            </w:tcBorders>
            <w:shd w:val="clear" w:color="000000" w:fill="A6A6A6"/>
            <w:noWrap/>
            <w:vAlign w:val="center"/>
          </w:tcPr>
          <w:p w14:paraId="652C616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72A268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5B8BB45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0EFBF44" w14:textId="77777777">
        <w:trPr>
          <w:trHeight w:val="503"/>
        </w:trPr>
        <w:tc>
          <w:tcPr>
            <w:tcW w:w="1386" w:type="dxa"/>
            <w:tcBorders>
              <w:top w:val="nil"/>
              <w:left w:val="single" w:sz="4" w:space="0" w:color="FFFFFF"/>
              <w:bottom w:val="single" w:sz="4" w:space="0" w:color="FFFFFF"/>
              <w:right w:val="single" w:sz="4" w:space="0" w:color="FFFFFF"/>
            </w:tcBorders>
            <w:shd w:val="clear" w:color="000000" w:fill="FFFF00"/>
            <w:noWrap/>
            <w:vAlign w:val="center"/>
          </w:tcPr>
          <w:p w14:paraId="24BBCB2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3.5.5</w:t>
            </w:r>
          </w:p>
        </w:tc>
        <w:tc>
          <w:tcPr>
            <w:tcW w:w="1545" w:type="dxa"/>
            <w:tcBorders>
              <w:top w:val="nil"/>
              <w:left w:val="nil"/>
              <w:bottom w:val="single" w:sz="4" w:space="0" w:color="FFFFFF"/>
              <w:right w:val="single" w:sz="4" w:space="0" w:color="FFFFFF"/>
            </w:tcBorders>
            <w:shd w:val="clear" w:color="000000" w:fill="FFFF00"/>
            <w:vAlign w:val="center"/>
          </w:tcPr>
          <w:p w14:paraId="536D105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废弃物运输</w:t>
            </w:r>
          </w:p>
        </w:tc>
        <w:tc>
          <w:tcPr>
            <w:tcW w:w="1322" w:type="dxa"/>
            <w:tcBorders>
              <w:top w:val="nil"/>
              <w:left w:val="nil"/>
              <w:bottom w:val="single" w:sz="4" w:space="0" w:color="FFFFFF"/>
              <w:right w:val="single" w:sz="4" w:space="0" w:color="FFFFFF"/>
            </w:tcBorders>
            <w:shd w:val="clear" w:color="000000" w:fill="A6A6A6"/>
            <w:noWrap/>
            <w:vAlign w:val="center"/>
          </w:tcPr>
          <w:p w14:paraId="1A19123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849.43 </w:t>
            </w:r>
          </w:p>
        </w:tc>
        <w:tc>
          <w:tcPr>
            <w:tcW w:w="1097" w:type="dxa"/>
            <w:tcBorders>
              <w:top w:val="nil"/>
              <w:left w:val="nil"/>
              <w:bottom w:val="single" w:sz="4" w:space="0" w:color="FFFFFF"/>
              <w:right w:val="single" w:sz="4" w:space="0" w:color="FFFFFF"/>
            </w:tcBorders>
            <w:shd w:val="clear" w:color="000000" w:fill="A6A6A6"/>
            <w:noWrap/>
            <w:vAlign w:val="center"/>
          </w:tcPr>
          <w:p w14:paraId="4EDD2A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849.43 </w:t>
            </w:r>
          </w:p>
        </w:tc>
        <w:tc>
          <w:tcPr>
            <w:tcW w:w="618" w:type="dxa"/>
            <w:tcBorders>
              <w:top w:val="nil"/>
              <w:left w:val="nil"/>
              <w:bottom w:val="single" w:sz="4" w:space="0" w:color="FFFFFF"/>
              <w:right w:val="single" w:sz="4" w:space="0" w:color="FFFFFF"/>
            </w:tcBorders>
            <w:shd w:val="clear" w:color="000000" w:fill="A6A6A6"/>
            <w:noWrap/>
            <w:vAlign w:val="center"/>
          </w:tcPr>
          <w:p w14:paraId="15B3DB1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2FE81D5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76B9E6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8" w:type="dxa"/>
            <w:tcBorders>
              <w:top w:val="nil"/>
              <w:left w:val="nil"/>
              <w:bottom w:val="single" w:sz="4" w:space="0" w:color="FFFFFF"/>
              <w:right w:val="single" w:sz="4" w:space="0" w:color="FFFFFF"/>
            </w:tcBorders>
            <w:shd w:val="clear" w:color="000000" w:fill="A6A6A6"/>
            <w:noWrap/>
            <w:vAlign w:val="center"/>
          </w:tcPr>
          <w:p w14:paraId="54CE6A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0DCCB1D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19" w:type="dxa"/>
            <w:tcBorders>
              <w:top w:val="nil"/>
              <w:left w:val="nil"/>
              <w:bottom w:val="single" w:sz="4" w:space="0" w:color="FFFFFF"/>
              <w:right w:val="single" w:sz="4" w:space="0" w:color="FFFFFF"/>
            </w:tcBorders>
            <w:shd w:val="clear" w:color="000000" w:fill="A6A6A6"/>
            <w:noWrap/>
            <w:vAlign w:val="center"/>
          </w:tcPr>
          <w:p w14:paraId="00CF6F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1C4920C6"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C7B016E" w14:textId="77777777" w:rsidR="0076773F" w:rsidRDefault="0076773F">
      <w:pPr>
        <w:spacing w:before="0" w:line="360" w:lineRule="auto"/>
        <w:jc w:val="right"/>
        <w:rPr>
          <w:rFonts w:eastAsia="宋体" w:cs="Arial"/>
          <w:iCs/>
          <w:sz w:val="24"/>
          <w:lang w:eastAsia="zh-CN"/>
        </w:rPr>
      </w:pPr>
    </w:p>
    <w:p w14:paraId="55F2A6F6" w14:textId="77777777" w:rsidR="0076773F" w:rsidRDefault="00000000">
      <w:pPr>
        <w:pStyle w:val="Style2"/>
        <w:numPr>
          <w:ilvl w:val="2"/>
          <w:numId w:val="12"/>
        </w:numPr>
        <w:spacing w:line="360" w:lineRule="auto"/>
      </w:pPr>
      <w:bookmarkStart w:id="122" w:name="_Toc198906593"/>
      <w:bookmarkStart w:id="123" w:name="_Toc204099755"/>
      <w:r>
        <w:rPr>
          <w:rFonts w:hint="eastAsia"/>
        </w:rPr>
        <w:t>范围三类别</w:t>
      </w:r>
      <w:r>
        <w:rPr>
          <w:rFonts w:hint="eastAsia"/>
        </w:rPr>
        <w:t>6</w:t>
      </w:r>
      <w:r>
        <w:rPr>
          <w:rFonts w:hint="eastAsia"/>
        </w:rPr>
        <w:t>商务旅行产生的排放</w:t>
      </w:r>
      <w:r>
        <w:t>清册</w:t>
      </w:r>
      <w:bookmarkEnd w:id="122"/>
      <w:bookmarkEnd w:id="123"/>
    </w:p>
    <w:tbl>
      <w:tblPr>
        <w:tblW w:w="5000" w:type="pct"/>
        <w:tblLayout w:type="fixed"/>
        <w:tblLook w:val="04A0" w:firstRow="1" w:lastRow="0" w:firstColumn="1" w:lastColumn="0" w:noHBand="0" w:noVBand="1"/>
      </w:tblPr>
      <w:tblGrid>
        <w:gridCol w:w="1418"/>
        <w:gridCol w:w="1550"/>
        <w:gridCol w:w="1278"/>
        <w:gridCol w:w="1022"/>
        <w:gridCol w:w="631"/>
        <w:gridCol w:w="633"/>
        <w:gridCol w:w="633"/>
        <w:gridCol w:w="633"/>
        <w:gridCol w:w="633"/>
        <w:gridCol w:w="631"/>
      </w:tblGrid>
      <w:tr w:rsidR="0076773F" w14:paraId="737161D9" w14:textId="77777777">
        <w:trPr>
          <w:trHeight w:val="503"/>
        </w:trPr>
        <w:tc>
          <w:tcPr>
            <w:tcW w:w="783"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58FC0894"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856" w:type="pct"/>
            <w:tcBorders>
              <w:top w:val="single" w:sz="4" w:space="0" w:color="FFFFFF"/>
              <w:left w:val="nil"/>
              <w:bottom w:val="single" w:sz="4" w:space="0" w:color="000000"/>
              <w:right w:val="single" w:sz="4" w:space="0" w:color="FF6600"/>
            </w:tcBorders>
            <w:shd w:val="clear" w:color="000000" w:fill="FF6600"/>
            <w:noWrap/>
            <w:vAlign w:val="center"/>
          </w:tcPr>
          <w:p w14:paraId="57E1EE1B"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05" w:type="pct"/>
            <w:tcBorders>
              <w:top w:val="single" w:sz="4" w:space="0" w:color="FFFFFF"/>
              <w:left w:val="nil"/>
              <w:bottom w:val="single" w:sz="4" w:space="0" w:color="000000"/>
              <w:right w:val="single" w:sz="4" w:space="0" w:color="FF6600"/>
            </w:tcBorders>
            <w:shd w:val="clear" w:color="000000" w:fill="FF6600"/>
            <w:noWrap/>
            <w:vAlign w:val="center"/>
          </w:tcPr>
          <w:p w14:paraId="1178619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64" w:type="pct"/>
            <w:tcBorders>
              <w:top w:val="single" w:sz="4" w:space="0" w:color="FFFFFF"/>
              <w:left w:val="nil"/>
              <w:bottom w:val="single" w:sz="4" w:space="0" w:color="000000"/>
              <w:right w:val="single" w:sz="4" w:space="0" w:color="FF6600"/>
            </w:tcBorders>
            <w:shd w:val="clear" w:color="000000" w:fill="FF6600"/>
            <w:noWrap/>
            <w:vAlign w:val="center"/>
          </w:tcPr>
          <w:p w14:paraId="5243D6C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48" w:type="pct"/>
            <w:tcBorders>
              <w:top w:val="single" w:sz="4" w:space="0" w:color="FFFFFF"/>
              <w:left w:val="nil"/>
              <w:bottom w:val="single" w:sz="4" w:space="0" w:color="000000"/>
              <w:right w:val="single" w:sz="4" w:space="0" w:color="FF6600"/>
            </w:tcBorders>
            <w:shd w:val="clear" w:color="000000" w:fill="FF6600"/>
            <w:noWrap/>
            <w:vAlign w:val="center"/>
          </w:tcPr>
          <w:p w14:paraId="0F92BD9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49" w:type="pct"/>
            <w:tcBorders>
              <w:top w:val="single" w:sz="4" w:space="0" w:color="FFFFFF"/>
              <w:left w:val="nil"/>
              <w:bottom w:val="single" w:sz="4" w:space="0" w:color="000000"/>
              <w:right w:val="single" w:sz="4" w:space="0" w:color="FF6600"/>
            </w:tcBorders>
            <w:shd w:val="clear" w:color="000000" w:fill="FF6600"/>
            <w:noWrap/>
            <w:vAlign w:val="center"/>
          </w:tcPr>
          <w:p w14:paraId="0B7F75DD"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49" w:type="pct"/>
            <w:tcBorders>
              <w:top w:val="single" w:sz="4" w:space="0" w:color="FFFFFF"/>
              <w:left w:val="nil"/>
              <w:bottom w:val="single" w:sz="4" w:space="0" w:color="000000"/>
              <w:right w:val="single" w:sz="4" w:space="0" w:color="FF6600"/>
            </w:tcBorders>
            <w:shd w:val="clear" w:color="000000" w:fill="FF6600"/>
            <w:noWrap/>
            <w:vAlign w:val="center"/>
          </w:tcPr>
          <w:p w14:paraId="33D9615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49" w:type="pct"/>
            <w:tcBorders>
              <w:top w:val="single" w:sz="4" w:space="0" w:color="FFFFFF"/>
              <w:left w:val="nil"/>
              <w:bottom w:val="single" w:sz="4" w:space="0" w:color="000000"/>
              <w:right w:val="single" w:sz="4" w:space="0" w:color="FF6600"/>
            </w:tcBorders>
            <w:shd w:val="clear" w:color="000000" w:fill="FF6600"/>
            <w:noWrap/>
            <w:vAlign w:val="center"/>
          </w:tcPr>
          <w:p w14:paraId="35795B4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49" w:type="pct"/>
            <w:tcBorders>
              <w:top w:val="single" w:sz="4" w:space="0" w:color="FFFFFF"/>
              <w:left w:val="nil"/>
              <w:bottom w:val="single" w:sz="4" w:space="0" w:color="000000"/>
              <w:right w:val="single" w:sz="4" w:space="0" w:color="FF6600"/>
            </w:tcBorders>
            <w:shd w:val="clear" w:color="000000" w:fill="FF6600"/>
            <w:noWrap/>
            <w:vAlign w:val="center"/>
          </w:tcPr>
          <w:p w14:paraId="0BB027A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49" w:type="pct"/>
            <w:tcBorders>
              <w:top w:val="single" w:sz="4" w:space="0" w:color="FFFFFF"/>
              <w:left w:val="nil"/>
              <w:bottom w:val="single" w:sz="4" w:space="0" w:color="000000"/>
              <w:right w:val="single" w:sz="4" w:space="0" w:color="FFFFFF"/>
            </w:tcBorders>
            <w:shd w:val="clear" w:color="000000" w:fill="FF6600"/>
            <w:noWrap/>
            <w:vAlign w:val="center"/>
          </w:tcPr>
          <w:p w14:paraId="7FEE48F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006FB8EE" w14:textId="77777777">
        <w:trPr>
          <w:trHeight w:val="503"/>
        </w:trPr>
        <w:tc>
          <w:tcPr>
            <w:tcW w:w="783" w:type="pct"/>
            <w:tcBorders>
              <w:top w:val="single" w:sz="4" w:space="0" w:color="000000"/>
              <w:left w:val="single" w:sz="4" w:space="0" w:color="FFFFFF"/>
              <w:bottom w:val="single" w:sz="4" w:space="0" w:color="FFFFFF"/>
              <w:right w:val="single" w:sz="4" w:space="0" w:color="FFFFFF"/>
            </w:tcBorders>
            <w:shd w:val="clear" w:color="000000" w:fill="FABF8F"/>
            <w:noWrap/>
            <w:vAlign w:val="center"/>
          </w:tcPr>
          <w:p w14:paraId="5FC3BE70"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类别6</w:t>
            </w:r>
          </w:p>
        </w:tc>
        <w:tc>
          <w:tcPr>
            <w:tcW w:w="856" w:type="pct"/>
            <w:tcBorders>
              <w:top w:val="single" w:sz="4" w:space="0" w:color="000000"/>
              <w:left w:val="nil"/>
              <w:bottom w:val="single" w:sz="4" w:space="0" w:color="FFFFFF"/>
              <w:right w:val="single" w:sz="4" w:space="0" w:color="FFFFFF"/>
            </w:tcBorders>
            <w:shd w:val="clear" w:color="000000" w:fill="FABF8F"/>
            <w:noWrap/>
            <w:vAlign w:val="center"/>
          </w:tcPr>
          <w:p w14:paraId="736DAB39"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商务旅行产生的排放</w:t>
            </w:r>
          </w:p>
        </w:tc>
        <w:tc>
          <w:tcPr>
            <w:tcW w:w="705"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514E900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1670.17 </w:t>
            </w:r>
          </w:p>
        </w:tc>
        <w:tc>
          <w:tcPr>
            <w:tcW w:w="564" w:type="pct"/>
            <w:tcBorders>
              <w:top w:val="single" w:sz="4" w:space="0" w:color="000000"/>
              <w:left w:val="nil"/>
              <w:bottom w:val="single" w:sz="4" w:space="0" w:color="000000"/>
              <w:right w:val="single" w:sz="4" w:space="0" w:color="FFCC99"/>
            </w:tcBorders>
            <w:shd w:val="clear" w:color="000000" w:fill="FABF8F"/>
            <w:noWrap/>
            <w:vAlign w:val="center"/>
          </w:tcPr>
          <w:p w14:paraId="4DF96E15"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1670.17 </w:t>
            </w:r>
          </w:p>
        </w:tc>
        <w:tc>
          <w:tcPr>
            <w:tcW w:w="348" w:type="pct"/>
            <w:tcBorders>
              <w:top w:val="single" w:sz="4" w:space="0" w:color="000000"/>
              <w:left w:val="nil"/>
              <w:bottom w:val="single" w:sz="4" w:space="0" w:color="000000"/>
              <w:right w:val="single" w:sz="4" w:space="0" w:color="FFCC99"/>
            </w:tcBorders>
            <w:shd w:val="clear" w:color="000000" w:fill="FABF8F"/>
            <w:noWrap/>
            <w:vAlign w:val="center"/>
          </w:tcPr>
          <w:p w14:paraId="7501054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9" w:type="pct"/>
            <w:tcBorders>
              <w:top w:val="single" w:sz="4" w:space="0" w:color="000000"/>
              <w:left w:val="nil"/>
              <w:bottom w:val="single" w:sz="4" w:space="0" w:color="000000"/>
              <w:right w:val="single" w:sz="4" w:space="0" w:color="FFCC99"/>
            </w:tcBorders>
            <w:shd w:val="clear" w:color="000000" w:fill="FABF8F"/>
            <w:noWrap/>
            <w:vAlign w:val="center"/>
          </w:tcPr>
          <w:p w14:paraId="433452F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9" w:type="pct"/>
            <w:tcBorders>
              <w:top w:val="single" w:sz="4" w:space="0" w:color="000000"/>
              <w:left w:val="nil"/>
              <w:bottom w:val="single" w:sz="4" w:space="0" w:color="000000"/>
              <w:right w:val="single" w:sz="4" w:space="0" w:color="FFCC99"/>
            </w:tcBorders>
            <w:shd w:val="clear" w:color="000000" w:fill="FABF8F"/>
            <w:noWrap/>
            <w:vAlign w:val="center"/>
          </w:tcPr>
          <w:p w14:paraId="49602719"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9" w:type="pct"/>
            <w:tcBorders>
              <w:top w:val="single" w:sz="4" w:space="0" w:color="000000"/>
              <w:left w:val="nil"/>
              <w:bottom w:val="single" w:sz="4" w:space="0" w:color="000000"/>
              <w:right w:val="single" w:sz="4" w:space="0" w:color="FFCC99"/>
            </w:tcBorders>
            <w:shd w:val="clear" w:color="000000" w:fill="FABF8F"/>
            <w:noWrap/>
            <w:vAlign w:val="center"/>
          </w:tcPr>
          <w:p w14:paraId="08C8C19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9" w:type="pct"/>
            <w:tcBorders>
              <w:top w:val="single" w:sz="4" w:space="0" w:color="000000"/>
              <w:left w:val="nil"/>
              <w:bottom w:val="single" w:sz="4" w:space="0" w:color="000000"/>
              <w:right w:val="single" w:sz="4" w:space="0" w:color="FFCC99"/>
            </w:tcBorders>
            <w:shd w:val="clear" w:color="000000" w:fill="FABF8F"/>
            <w:noWrap/>
            <w:vAlign w:val="center"/>
          </w:tcPr>
          <w:p w14:paraId="18B7EA6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9" w:type="pct"/>
            <w:tcBorders>
              <w:top w:val="single" w:sz="4" w:space="0" w:color="000000"/>
              <w:left w:val="nil"/>
              <w:bottom w:val="single" w:sz="4" w:space="0" w:color="000000"/>
              <w:right w:val="single" w:sz="4" w:space="0" w:color="FFCC99"/>
            </w:tcBorders>
            <w:shd w:val="clear" w:color="000000" w:fill="FABF8F"/>
            <w:noWrap/>
            <w:vAlign w:val="center"/>
          </w:tcPr>
          <w:p w14:paraId="62A8CA8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3F69BCB4" w14:textId="77777777">
        <w:trPr>
          <w:trHeight w:val="503"/>
        </w:trPr>
        <w:tc>
          <w:tcPr>
            <w:tcW w:w="783" w:type="pct"/>
            <w:tcBorders>
              <w:top w:val="nil"/>
              <w:left w:val="single" w:sz="4" w:space="0" w:color="FFFFFF"/>
              <w:bottom w:val="single" w:sz="4" w:space="0" w:color="FFFFFF"/>
              <w:right w:val="single" w:sz="4" w:space="0" w:color="FFFFFF"/>
            </w:tcBorders>
            <w:shd w:val="clear" w:color="000000" w:fill="FFFF00"/>
            <w:noWrap/>
            <w:vAlign w:val="center"/>
          </w:tcPr>
          <w:p w14:paraId="591621EE"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3.6.1</w:t>
            </w:r>
          </w:p>
        </w:tc>
        <w:tc>
          <w:tcPr>
            <w:tcW w:w="856" w:type="pct"/>
            <w:tcBorders>
              <w:top w:val="nil"/>
              <w:left w:val="nil"/>
              <w:bottom w:val="single" w:sz="4" w:space="0" w:color="FFFFFF"/>
              <w:right w:val="single" w:sz="4" w:space="0" w:color="FFFFFF"/>
            </w:tcBorders>
            <w:shd w:val="clear" w:color="000000" w:fill="FFFF00"/>
            <w:noWrap/>
            <w:vAlign w:val="center"/>
          </w:tcPr>
          <w:p w14:paraId="41208C6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航运</w:t>
            </w:r>
          </w:p>
        </w:tc>
        <w:tc>
          <w:tcPr>
            <w:tcW w:w="705" w:type="pct"/>
            <w:tcBorders>
              <w:top w:val="single" w:sz="4" w:space="0" w:color="FFFFFF"/>
              <w:left w:val="nil"/>
              <w:bottom w:val="single" w:sz="4" w:space="0" w:color="FFFFFF"/>
              <w:right w:val="single" w:sz="4" w:space="0" w:color="FFFFFF"/>
            </w:tcBorders>
            <w:shd w:val="clear" w:color="000000" w:fill="A6A6A6"/>
            <w:noWrap/>
            <w:vAlign w:val="center"/>
          </w:tcPr>
          <w:p w14:paraId="18B6B0F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327.76 </w:t>
            </w:r>
          </w:p>
        </w:tc>
        <w:tc>
          <w:tcPr>
            <w:tcW w:w="564" w:type="pct"/>
            <w:tcBorders>
              <w:top w:val="single" w:sz="4" w:space="0" w:color="FFFFFF"/>
              <w:left w:val="nil"/>
              <w:bottom w:val="single" w:sz="4" w:space="0" w:color="FFFFFF"/>
              <w:right w:val="single" w:sz="4" w:space="0" w:color="FFFFFF"/>
            </w:tcBorders>
            <w:shd w:val="clear" w:color="000000" w:fill="A6A6A6"/>
            <w:noWrap/>
            <w:vAlign w:val="center"/>
          </w:tcPr>
          <w:p w14:paraId="33AFEF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327.76 </w:t>
            </w:r>
          </w:p>
        </w:tc>
        <w:tc>
          <w:tcPr>
            <w:tcW w:w="348" w:type="pct"/>
            <w:tcBorders>
              <w:top w:val="single" w:sz="4" w:space="0" w:color="FFFFFF"/>
              <w:left w:val="nil"/>
              <w:bottom w:val="single" w:sz="4" w:space="0" w:color="FFFFFF"/>
              <w:right w:val="single" w:sz="4" w:space="0" w:color="FFFFFF"/>
            </w:tcBorders>
            <w:shd w:val="clear" w:color="000000" w:fill="A6A6A6"/>
            <w:noWrap/>
            <w:vAlign w:val="center"/>
          </w:tcPr>
          <w:p w14:paraId="7F7E91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single" w:sz="4" w:space="0" w:color="FFFFFF"/>
              <w:left w:val="nil"/>
              <w:bottom w:val="single" w:sz="4" w:space="0" w:color="FFFFFF"/>
              <w:right w:val="single" w:sz="4" w:space="0" w:color="FFFFFF"/>
            </w:tcBorders>
            <w:shd w:val="clear" w:color="000000" w:fill="A6A6A6"/>
            <w:noWrap/>
            <w:vAlign w:val="center"/>
          </w:tcPr>
          <w:p w14:paraId="359C4B3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single" w:sz="4" w:space="0" w:color="FFFFFF"/>
              <w:left w:val="nil"/>
              <w:bottom w:val="single" w:sz="4" w:space="0" w:color="FFFFFF"/>
              <w:right w:val="single" w:sz="4" w:space="0" w:color="FFFFFF"/>
            </w:tcBorders>
            <w:shd w:val="clear" w:color="000000" w:fill="A6A6A6"/>
            <w:noWrap/>
            <w:vAlign w:val="center"/>
          </w:tcPr>
          <w:p w14:paraId="47FD9A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single" w:sz="4" w:space="0" w:color="FFFFFF"/>
              <w:left w:val="nil"/>
              <w:bottom w:val="single" w:sz="4" w:space="0" w:color="FFFFFF"/>
              <w:right w:val="single" w:sz="4" w:space="0" w:color="FFFFFF"/>
            </w:tcBorders>
            <w:shd w:val="clear" w:color="000000" w:fill="A6A6A6"/>
            <w:noWrap/>
            <w:vAlign w:val="center"/>
          </w:tcPr>
          <w:p w14:paraId="672C4C4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single" w:sz="4" w:space="0" w:color="FFFFFF"/>
              <w:left w:val="nil"/>
              <w:bottom w:val="single" w:sz="4" w:space="0" w:color="FFFFFF"/>
              <w:right w:val="single" w:sz="4" w:space="0" w:color="FFFFFF"/>
            </w:tcBorders>
            <w:shd w:val="clear" w:color="000000" w:fill="A6A6A6"/>
            <w:noWrap/>
            <w:vAlign w:val="center"/>
          </w:tcPr>
          <w:p w14:paraId="29785B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single" w:sz="4" w:space="0" w:color="FFFFFF"/>
              <w:left w:val="nil"/>
              <w:bottom w:val="single" w:sz="4" w:space="0" w:color="FFFFFF"/>
              <w:right w:val="single" w:sz="4" w:space="0" w:color="FFFFFF"/>
            </w:tcBorders>
            <w:shd w:val="clear" w:color="000000" w:fill="A6A6A6"/>
            <w:noWrap/>
            <w:vAlign w:val="center"/>
          </w:tcPr>
          <w:p w14:paraId="096D41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327C5D7B" w14:textId="77777777">
        <w:trPr>
          <w:trHeight w:val="503"/>
        </w:trPr>
        <w:tc>
          <w:tcPr>
            <w:tcW w:w="783" w:type="pct"/>
            <w:tcBorders>
              <w:top w:val="nil"/>
              <w:left w:val="single" w:sz="4" w:space="0" w:color="FFFFFF"/>
              <w:bottom w:val="single" w:sz="4" w:space="0" w:color="FFFFFF"/>
              <w:right w:val="single" w:sz="4" w:space="0" w:color="FFFFFF"/>
            </w:tcBorders>
            <w:shd w:val="clear" w:color="000000" w:fill="FFFF00"/>
            <w:noWrap/>
            <w:vAlign w:val="center"/>
          </w:tcPr>
          <w:p w14:paraId="5679141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3.6.2</w:t>
            </w:r>
          </w:p>
        </w:tc>
        <w:tc>
          <w:tcPr>
            <w:tcW w:w="856" w:type="pct"/>
            <w:tcBorders>
              <w:top w:val="nil"/>
              <w:left w:val="nil"/>
              <w:bottom w:val="single" w:sz="4" w:space="0" w:color="FFFFFF"/>
              <w:right w:val="single" w:sz="4" w:space="0" w:color="FFFFFF"/>
            </w:tcBorders>
            <w:shd w:val="clear" w:color="000000" w:fill="FFFF00"/>
            <w:noWrap/>
            <w:vAlign w:val="center"/>
          </w:tcPr>
          <w:p w14:paraId="7E039F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705" w:type="pct"/>
            <w:tcBorders>
              <w:top w:val="nil"/>
              <w:left w:val="nil"/>
              <w:bottom w:val="single" w:sz="4" w:space="0" w:color="FFFFFF"/>
              <w:right w:val="single" w:sz="4" w:space="0" w:color="FFFFFF"/>
            </w:tcBorders>
            <w:shd w:val="clear" w:color="000000" w:fill="A6A6A6"/>
            <w:noWrap/>
            <w:vAlign w:val="center"/>
          </w:tcPr>
          <w:p w14:paraId="6C05FF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619.79 </w:t>
            </w:r>
          </w:p>
        </w:tc>
        <w:tc>
          <w:tcPr>
            <w:tcW w:w="564" w:type="pct"/>
            <w:tcBorders>
              <w:top w:val="nil"/>
              <w:left w:val="nil"/>
              <w:bottom w:val="single" w:sz="4" w:space="0" w:color="FFFFFF"/>
              <w:right w:val="single" w:sz="4" w:space="0" w:color="FFFFFF"/>
            </w:tcBorders>
            <w:shd w:val="clear" w:color="000000" w:fill="A6A6A6"/>
            <w:noWrap/>
            <w:vAlign w:val="center"/>
          </w:tcPr>
          <w:p w14:paraId="3D27418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619.79 </w:t>
            </w:r>
          </w:p>
        </w:tc>
        <w:tc>
          <w:tcPr>
            <w:tcW w:w="348" w:type="pct"/>
            <w:tcBorders>
              <w:top w:val="nil"/>
              <w:left w:val="nil"/>
              <w:bottom w:val="single" w:sz="4" w:space="0" w:color="FFFFFF"/>
              <w:right w:val="single" w:sz="4" w:space="0" w:color="FFFFFF"/>
            </w:tcBorders>
            <w:shd w:val="clear" w:color="000000" w:fill="A6A6A6"/>
            <w:noWrap/>
            <w:vAlign w:val="center"/>
          </w:tcPr>
          <w:p w14:paraId="260A30F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700521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0FE097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362F9CF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5BA627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1055467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A7B31C6" w14:textId="77777777">
        <w:trPr>
          <w:trHeight w:val="503"/>
        </w:trPr>
        <w:tc>
          <w:tcPr>
            <w:tcW w:w="783" w:type="pct"/>
            <w:tcBorders>
              <w:top w:val="nil"/>
              <w:left w:val="single" w:sz="4" w:space="0" w:color="FFFFFF"/>
              <w:bottom w:val="single" w:sz="4" w:space="0" w:color="FFFFFF"/>
              <w:right w:val="single" w:sz="4" w:space="0" w:color="FFFFFF"/>
            </w:tcBorders>
            <w:shd w:val="clear" w:color="000000" w:fill="FFFF00"/>
            <w:noWrap/>
            <w:vAlign w:val="center"/>
          </w:tcPr>
          <w:p w14:paraId="681AF7E5"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3.6.3</w:t>
            </w:r>
          </w:p>
        </w:tc>
        <w:tc>
          <w:tcPr>
            <w:tcW w:w="856" w:type="pct"/>
            <w:tcBorders>
              <w:top w:val="nil"/>
              <w:left w:val="nil"/>
              <w:bottom w:val="single" w:sz="4" w:space="0" w:color="FFFFFF"/>
              <w:right w:val="single" w:sz="4" w:space="0" w:color="FFFFFF"/>
            </w:tcBorders>
            <w:shd w:val="clear" w:color="000000" w:fill="FFFF00"/>
            <w:noWrap/>
            <w:vAlign w:val="center"/>
          </w:tcPr>
          <w:p w14:paraId="6DA4FF9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员工差旅住宿</w:t>
            </w:r>
          </w:p>
        </w:tc>
        <w:tc>
          <w:tcPr>
            <w:tcW w:w="705" w:type="pct"/>
            <w:tcBorders>
              <w:top w:val="nil"/>
              <w:left w:val="nil"/>
              <w:bottom w:val="single" w:sz="4" w:space="0" w:color="FFFFFF"/>
              <w:right w:val="single" w:sz="4" w:space="0" w:color="FFFFFF"/>
            </w:tcBorders>
            <w:shd w:val="clear" w:color="000000" w:fill="A6A6A6"/>
            <w:noWrap/>
            <w:vAlign w:val="center"/>
          </w:tcPr>
          <w:p w14:paraId="6DEDC6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722.62 </w:t>
            </w:r>
          </w:p>
        </w:tc>
        <w:tc>
          <w:tcPr>
            <w:tcW w:w="564" w:type="pct"/>
            <w:tcBorders>
              <w:top w:val="nil"/>
              <w:left w:val="nil"/>
              <w:bottom w:val="single" w:sz="4" w:space="0" w:color="FFFFFF"/>
              <w:right w:val="single" w:sz="4" w:space="0" w:color="FFFFFF"/>
            </w:tcBorders>
            <w:shd w:val="clear" w:color="000000" w:fill="A6A6A6"/>
            <w:noWrap/>
            <w:vAlign w:val="center"/>
          </w:tcPr>
          <w:p w14:paraId="55E41DF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722.62 </w:t>
            </w:r>
          </w:p>
        </w:tc>
        <w:tc>
          <w:tcPr>
            <w:tcW w:w="348" w:type="pct"/>
            <w:tcBorders>
              <w:top w:val="nil"/>
              <w:left w:val="nil"/>
              <w:bottom w:val="single" w:sz="4" w:space="0" w:color="FFFFFF"/>
              <w:right w:val="single" w:sz="4" w:space="0" w:color="FFFFFF"/>
            </w:tcBorders>
            <w:shd w:val="clear" w:color="000000" w:fill="A6A6A6"/>
            <w:noWrap/>
            <w:vAlign w:val="center"/>
          </w:tcPr>
          <w:p w14:paraId="2B5DAE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44097D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3B2CA39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3A8D1B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525BF51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9" w:type="pct"/>
            <w:tcBorders>
              <w:top w:val="nil"/>
              <w:left w:val="nil"/>
              <w:bottom w:val="single" w:sz="4" w:space="0" w:color="FFFFFF"/>
              <w:right w:val="single" w:sz="4" w:space="0" w:color="FFFFFF"/>
            </w:tcBorders>
            <w:shd w:val="clear" w:color="000000" w:fill="A6A6A6"/>
            <w:noWrap/>
            <w:vAlign w:val="center"/>
          </w:tcPr>
          <w:p w14:paraId="2CD74B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43315DEF"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57ED6DF8" w14:textId="77777777" w:rsidR="0076773F" w:rsidRDefault="0076773F">
      <w:pPr>
        <w:spacing w:before="0" w:line="360" w:lineRule="auto"/>
        <w:jc w:val="right"/>
        <w:rPr>
          <w:rFonts w:eastAsia="宋体" w:cs="Arial"/>
          <w:iCs/>
          <w:sz w:val="24"/>
          <w:lang w:eastAsia="zh-CN"/>
        </w:rPr>
      </w:pPr>
    </w:p>
    <w:p w14:paraId="4AA09C42" w14:textId="77777777" w:rsidR="0076773F" w:rsidRDefault="00000000">
      <w:pPr>
        <w:pStyle w:val="Style2"/>
        <w:numPr>
          <w:ilvl w:val="2"/>
          <w:numId w:val="12"/>
        </w:numPr>
        <w:spacing w:line="360" w:lineRule="auto"/>
      </w:pPr>
      <w:bookmarkStart w:id="124" w:name="_Toc198906594"/>
      <w:bookmarkStart w:id="125" w:name="_Toc204099756"/>
      <w:r>
        <w:rPr>
          <w:rFonts w:hint="eastAsia"/>
        </w:rPr>
        <w:t>范围三类别</w:t>
      </w:r>
      <w:r>
        <w:rPr>
          <w:rFonts w:hint="eastAsia"/>
        </w:rPr>
        <w:t>7</w:t>
      </w:r>
      <w:r>
        <w:rPr>
          <w:rFonts w:hint="eastAsia"/>
        </w:rPr>
        <w:t>运营中产生的废物排放</w:t>
      </w:r>
      <w:r>
        <w:t>清册</w:t>
      </w:r>
      <w:bookmarkEnd w:id="124"/>
      <w:bookmarkEnd w:id="125"/>
    </w:p>
    <w:tbl>
      <w:tblPr>
        <w:tblW w:w="5000" w:type="pct"/>
        <w:tblLayout w:type="fixed"/>
        <w:tblLook w:val="04A0" w:firstRow="1" w:lastRow="0" w:firstColumn="1" w:lastColumn="0" w:noHBand="0" w:noVBand="1"/>
      </w:tblPr>
      <w:tblGrid>
        <w:gridCol w:w="1398"/>
        <w:gridCol w:w="1572"/>
        <w:gridCol w:w="1281"/>
        <w:gridCol w:w="1072"/>
        <w:gridCol w:w="624"/>
        <w:gridCol w:w="623"/>
        <w:gridCol w:w="623"/>
        <w:gridCol w:w="623"/>
        <w:gridCol w:w="623"/>
        <w:gridCol w:w="623"/>
      </w:tblGrid>
      <w:tr w:rsidR="0076773F" w14:paraId="075835B1" w14:textId="77777777">
        <w:trPr>
          <w:trHeight w:val="503"/>
        </w:trPr>
        <w:tc>
          <w:tcPr>
            <w:tcW w:w="771" w:type="pct"/>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0E976FAA"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867" w:type="pct"/>
            <w:tcBorders>
              <w:top w:val="single" w:sz="4" w:space="0" w:color="FFFFFF"/>
              <w:left w:val="nil"/>
              <w:bottom w:val="single" w:sz="4" w:space="0" w:color="000000"/>
              <w:right w:val="single" w:sz="4" w:space="0" w:color="FF6600"/>
            </w:tcBorders>
            <w:shd w:val="clear" w:color="000000" w:fill="FF6600"/>
            <w:noWrap/>
            <w:vAlign w:val="center"/>
          </w:tcPr>
          <w:p w14:paraId="62A37E8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706" w:type="pct"/>
            <w:tcBorders>
              <w:top w:val="single" w:sz="4" w:space="0" w:color="FFFFFF"/>
              <w:left w:val="nil"/>
              <w:bottom w:val="single" w:sz="4" w:space="0" w:color="000000"/>
              <w:right w:val="single" w:sz="4" w:space="0" w:color="FF6600"/>
            </w:tcBorders>
            <w:shd w:val="clear" w:color="000000" w:fill="FF6600"/>
            <w:noWrap/>
            <w:vAlign w:val="center"/>
          </w:tcPr>
          <w:p w14:paraId="3539327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591" w:type="pct"/>
            <w:tcBorders>
              <w:top w:val="single" w:sz="4" w:space="0" w:color="FFFFFF"/>
              <w:left w:val="nil"/>
              <w:bottom w:val="single" w:sz="4" w:space="0" w:color="000000"/>
              <w:right w:val="single" w:sz="4" w:space="0" w:color="FF6600"/>
            </w:tcBorders>
            <w:shd w:val="clear" w:color="000000" w:fill="FF6600"/>
            <w:noWrap/>
            <w:vAlign w:val="center"/>
          </w:tcPr>
          <w:p w14:paraId="6E51047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344" w:type="pct"/>
            <w:tcBorders>
              <w:top w:val="single" w:sz="4" w:space="0" w:color="FFFFFF"/>
              <w:left w:val="nil"/>
              <w:bottom w:val="single" w:sz="4" w:space="0" w:color="000000"/>
              <w:right w:val="single" w:sz="4" w:space="0" w:color="FF6600"/>
            </w:tcBorders>
            <w:shd w:val="clear" w:color="000000" w:fill="FF6600"/>
            <w:noWrap/>
            <w:vAlign w:val="center"/>
          </w:tcPr>
          <w:p w14:paraId="3526681C"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344" w:type="pct"/>
            <w:tcBorders>
              <w:top w:val="single" w:sz="4" w:space="0" w:color="FFFFFF"/>
              <w:left w:val="nil"/>
              <w:bottom w:val="single" w:sz="4" w:space="0" w:color="000000"/>
              <w:right w:val="single" w:sz="4" w:space="0" w:color="FF6600"/>
            </w:tcBorders>
            <w:shd w:val="clear" w:color="000000" w:fill="FF6600"/>
            <w:noWrap/>
            <w:vAlign w:val="center"/>
          </w:tcPr>
          <w:p w14:paraId="1D74CA46"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344" w:type="pct"/>
            <w:tcBorders>
              <w:top w:val="single" w:sz="4" w:space="0" w:color="FFFFFF"/>
              <w:left w:val="nil"/>
              <w:bottom w:val="single" w:sz="4" w:space="0" w:color="000000"/>
              <w:right w:val="single" w:sz="4" w:space="0" w:color="FF6600"/>
            </w:tcBorders>
            <w:shd w:val="clear" w:color="000000" w:fill="FF6600"/>
            <w:noWrap/>
            <w:vAlign w:val="center"/>
          </w:tcPr>
          <w:p w14:paraId="2480999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344" w:type="pct"/>
            <w:tcBorders>
              <w:top w:val="single" w:sz="4" w:space="0" w:color="FFFFFF"/>
              <w:left w:val="nil"/>
              <w:bottom w:val="single" w:sz="4" w:space="0" w:color="000000"/>
              <w:right w:val="single" w:sz="4" w:space="0" w:color="FF6600"/>
            </w:tcBorders>
            <w:shd w:val="clear" w:color="000000" w:fill="FF6600"/>
            <w:noWrap/>
            <w:vAlign w:val="center"/>
          </w:tcPr>
          <w:p w14:paraId="74907471"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344" w:type="pct"/>
            <w:tcBorders>
              <w:top w:val="single" w:sz="4" w:space="0" w:color="FFFFFF"/>
              <w:left w:val="nil"/>
              <w:bottom w:val="single" w:sz="4" w:space="0" w:color="000000"/>
              <w:right w:val="single" w:sz="4" w:space="0" w:color="FF6600"/>
            </w:tcBorders>
            <w:shd w:val="clear" w:color="000000" w:fill="FF6600"/>
            <w:noWrap/>
            <w:vAlign w:val="center"/>
          </w:tcPr>
          <w:p w14:paraId="64CFFD4C"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344" w:type="pct"/>
            <w:tcBorders>
              <w:top w:val="single" w:sz="4" w:space="0" w:color="FFFFFF"/>
              <w:left w:val="nil"/>
              <w:bottom w:val="single" w:sz="4" w:space="0" w:color="000000"/>
              <w:right w:val="single" w:sz="4" w:space="0" w:color="FFFFFF"/>
            </w:tcBorders>
            <w:shd w:val="clear" w:color="000000" w:fill="FF6600"/>
            <w:noWrap/>
            <w:vAlign w:val="center"/>
          </w:tcPr>
          <w:p w14:paraId="1A353C55"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082F1845" w14:textId="77777777">
        <w:trPr>
          <w:trHeight w:val="503"/>
        </w:trPr>
        <w:tc>
          <w:tcPr>
            <w:tcW w:w="771" w:type="pct"/>
            <w:tcBorders>
              <w:top w:val="single" w:sz="4" w:space="0" w:color="000000"/>
              <w:left w:val="single" w:sz="4" w:space="0" w:color="FFFFFF"/>
              <w:bottom w:val="nil"/>
              <w:right w:val="single" w:sz="4" w:space="0" w:color="FFFFFF"/>
            </w:tcBorders>
            <w:shd w:val="clear" w:color="000000" w:fill="FABF8F"/>
            <w:noWrap/>
            <w:vAlign w:val="center"/>
          </w:tcPr>
          <w:p w14:paraId="5E106C3D"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类别7</w:t>
            </w:r>
          </w:p>
        </w:tc>
        <w:tc>
          <w:tcPr>
            <w:tcW w:w="867" w:type="pct"/>
            <w:tcBorders>
              <w:top w:val="single" w:sz="4" w:space="0" w:color="000000"/>
              <w:left w:val="nil"/>
              <w:bottom w:val="nil"/>
              <w:right w:val="single" w:sz="4" w:space="0" w:color="FFFFFF"/>
            </w:tcBorders>
            <w:shd w:val="clear" w:color="000000" w:fill="FABF8F"/>
            <w:noWrap/>
            <w:vAlign w:val="center"/>
          </w:tcPr>
          <w:p w14:paraId="37154F0E"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员工通勤产生的排放</w:t>
            </w:r>
          </w:p>
        </w:tc>
        <w:tc>
          <w:tcPr>
            <w:tcW w:w="706" w:type="pct"/>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47869F55"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13322.58 </w:t>
            </w:r>
          </w:p>
        </w:tc>
        <w:tc>
          <w:tcPr>
            <w:tcW w:w="591" w:type="pct"/>
            <w:tcBorders>
              <w:top w:val="single" w:sz="4" w:space="0" w:color="000000"/>
              <w:left w:val="nil"/>
              <w:bottom w:val="single" w:sz="4" w:space="0" w:color="000000"/>
              <w:right w:val="single" w:sz="4" w:space="0" w:color="FFCC99"/>
            </w:tcBorders>
            <w:shd w:val="clear" w:color="000000" w:fill="FABF8F"/>
            <w:noWrap/>
            <w:vAlign w:val="center"/>
          </w:tcPr>
          <w:p w14:paraId="129B522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13322.58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6BAB6693"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298B0F63"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56DA17B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07CC9DA7"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4FC8BEC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344" w:type="pct"/>
            <w:tcBorders>
              <w:top w:val="single" w:sz="4" w:space="0" w:color="000000"/>
              <w:left w:val="nil"/>
              <w:bottom w:val="single" w:sz="4" w:space="0" w:color="000000"/>
              <w:right w:val="single" w:sz="4" w:space="0" w:color="FFCC99"/>
            </w:tcBorders>
            <w:shd w:val="clear" w:color="000000" w:fill="FABF8F"/>
            <w:noWrap/>
            <w:vAlign w:val="center"/>
          </w:tcPr>
          <w:p w14:paraId="634C7B9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26275243" w14:textId="77777777">
        <w:trPr>
          <w:trHeight w:val="503"/>
        </w:trPr>
        <w:tc>
          <w:tcPr>
            <w:tcW w:w="771" w:type="pct"/>
            <w:tcBorders>
              <w:top w:val="nil"/>
              <w:left w:val="single" w:sz="4" w:space="0" w:color="FFFFFF"/>
              <w:bottom w:val="single" w:sz="4" w:space="0" w:color="FFFFFF"/>
              <w:right w:val="single" w:sz="4" w:space="0" w:color="FFFFFF"/>
            </w:tcBorders>
            <w:shd w:val="clear" w:color="000000" w:fill="FFFF00"/>
            <w:noWrap/>
            <w:vAlign w:val="center"/>
          </w:tcPr>
          <w:p w14:paraId="11C2C79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3.7.1</w:t>
            </w:r>
          </w:p>
        </w:tc>
        <w:tc>
          <w:tcPr>
            <w:tcW w:w="867" w:type="pct"/>
            <w:tcBorders>
              <w:top w:val="nil"/>
              <w:left w:val="nil"/>
              <w:bottom w:val="single" w:sz="4" w:space="0" w:color="FFFFFF"/>
              <w:right w:val="single" w:sz="4" w:space="0" w:color="FFFFFF"/>
            </w:tcBorders>
            <w:shd w:val="clear" w:color="000000" w:fill="FFFF00"/>
            <w:vAlign w:val="center"/>
          </w:tcPr>
          <w:p w14:paraId="786EB78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通勤车</w:t>
            </w:r>
          </w:p>
        </w:tc>
        <w:tc>
          <w:tcPr>
            <w:tcW w:w="706" w:type="pct"/>
            <w:tcBorders>
              <w:top w:val="single" w:sz="4" w:space="0" w:color="FFFFFF"/>
              <w:left w:val="nil"/>
              <w:bottom w:val="single" w:sz="4" w:space="0" w:color="FFFFFF"/>
              <w:right w:val="single" w:sz="4" w:space="0" w:color="FFFFFF"/>
            </w:tcBorders>
            <w:shd w:val="clear" w:color="000000" w:fill="A6A6A6"/>
            <w:noWrap/>
            <w:vAlign w:val="center"/>
          </w:tcPr>
          <w:p w14:paraId="4A82A1A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111.21 </w:t>
            </w:r>
          </w:p>
        </w:tc>
        <w:tc>
          <w:tcPr>
            <w:tcW w:w="591" w:type="pct"/>
            <w:tcBorders>
              <w:top w:val="single" w:sz="4" w:space="0" w:color="FFFFFF"/>
              <w:left w:val="nil"/>
              <w:bottom w:val="single" w:sz="4" w:space="0" w:color="FFFFFF"/>
              <w:right w:val="single" w:sz="4" w:space="0" w:color="FFFFFF"/>
            </w:tcBorders>
            <w:shd w:val="clear" w:color="000000" w:fill="A6A6A6"/>
            <w:noWrap/>
            <w:vAlign w:val="center"/>
          </w:tcPr>
          <w:p w14:paraId="10819D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111.21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57936C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4DC5A6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328E42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168D49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454F8A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single" w:sz="4" w:space="0" w:color="FFFFFF"/>
              <w:left w:val="nil"/>
              <w:bottom w:val="single" w:sz="4" w:space="0" w:color="FFFFFF"/>
              <w:right w:val="single" w:sz="4" w:space="0" w:color="FFFFFF"/>
            </w:tcBorders>
            <w:shd w:val="clear" w:color="000000" w:fill="A6A6A6"/>
            <w:noWrap/>
            <w:vAlign w:val="center"/>
          </w:tcPr>
          <w:p w14:paraId="17795E6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097CAD09" w14:textId="77777777">
        <w:trPr>
          <w:trHeight w:val="503"/>
        </w:trPr>
        <w:tc>
          <w:tcPr>
            <w:tcW w:w="771" w:type="pct"/>
            <w:tcBorders>
              <w:top w:val="nil"/>
              <w:left w:val="single" w:sz="4" w:space="0" w:color="FFFFFF"/>
              <w:bottom w:val="single" w:sz="4" w:space="0" w:color="FFFFFF"/>
              <w:right w:val="single" w:sz="4" w:space="0" w:color="FFFFFF"/>
            </w:tcBorders>
            <w:shd w:val="clear" w:color="000000" w:fill="FFFF00"/>
            <w:noWrap/>
            <w:vAlign w:val="center"/>
          </w:tcPr>
          <w:p w14:paraId="4D8B9AB2"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3.7.2</w:t>
            </w:r>
          </w:p>
        </w:tc>
        <w:tc>
          <w:tcPr>
            <w:tcW w:w="867" w:type="pct"/>
            <w:tcBorders>
              <w:top w:val="nil"/>
              <w:left w:val="nil"/>
              <w:bottom w:val="single" w:sz="4" w:space="0" w:color="FFFFFF"/>
              <w:right w:val="single" w:sz="4" w:space="0" w:color="FFFFFF"/>
            </w:tcBorders>
            <w:shd w:val="clear" w:color="000000" w:fill="FFFF00"/>
            <w:vAlign w:val="center"/>
          </w:tcPr>
          <w:p w14:paraId="7FBA8E0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电动车</w:t>
            </w:r>
          </w:p>
        </w:tc>
        <w:tc>
          <w:tcPr>
            <w:tcW w:w="706" w:type="pct"/>
            <w:tcBorders>
              <w:top w:val="nil"/>
              <w:left w:val="nil"/>
              <w:bottom w:val="single" w:sz="4" w:space="0" w:color="FFFFFF"/>
              <w:right w:val="single" w:sz="4" w:space="0" w:color="FFFFFF"/>
            </w:tcBorders>
            <w:shd w:val="clear" w:color="000000" w:fill="A6A6A6"/>
            <w:noWrap/>
            <w:vAlign w:val="center"/>
          </w:tcPr>
          <w:p w14:paraId="32E6B9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474.52 </w:t>
            </w:r>
          </w:p>
        </w:tc>
        <w:tc>
          <w:tcPr>
            <w:tcW w:w="591" w:type="pct"/>
            <w:tcBorders>
              <w:top w:val="nil"/>
              <w:left w:val="nil"/>
              <w:bottom w:val="single" w:sz="4" w:space="0" w:color="FFFFFF"/>
              <w:right w:val="single" w:sz="4" w:space="0" w:color="FFFFFF"/>
            </w:tcBorders>
            <w:shd w:val="clear" w:color="000000" w:fill="A6A6A6"/>
            <w:noWrap/>
            <w:vAlign w:val="center"/>
          </w:tcPr>
          <w:p w14:paraId="58641D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474.52 </w:t>
            </w:r>
          </w:p>
        </w:tc>
        <w:tc>
          <w:tcPr>
            <w:tcW w:w="344" w:type="pct"/>
            <w:tcBorders>
              <w:top w:val="nil"/>
              <w:left w:val="nil"/>
              <w:bottom w:val="single" w:sz="4" w:space="0" w:color="FFFFFF"/>
              <w:right w:val="single" w:sz="4" w:space="0" w:color="FFFFFF"/>
            </w:tcBorders>
            <w:shd w:val="clear" w:color="000000" w:fill="A6A6A6"/>
            <w:noWrap/>
            <w:vAlign w:val="center"/>
          </w:tcPr>
          <w:p w14:paraId="13DA283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334473C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641B92C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10DAE0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37E4FED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6710C5A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634FB66" w14:textId="77777777">
        <w:trPr>
          <w:trHeight w:val="503"/>
        </w:trPr>
        <w:tc>
          <w:tcPr>
            <w:tcW w:w="771" w:type="pct"/>
            <w:tcBorders>
              <w:top w:val="nil"/>
              <w:left w:val="single" w:sz="4" w:space="0" w:color="FFFFFF"/>
              <w:bottom w:val="single" w:sz="4" w:space="0" w:color="FFFFFF"/>
              <w:right w:val="single" w:sz="4" w:space="0" w:color="FFFFFF"/>
            </w:tcBorders>
            <w:shd w:val="clear" w:color="000000" w:fill="FFFF00"/>
            <w:noWrap/>
            <w:vAlign w:val="center"/>
          </w:tcPr>
          <w:p w14:paraId="0F06D94F"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3.7.3</w:t>
            </w:r>
          </w:p>
        </w:tc>
        <w:tc>
          <w:tcPr>
            <w:tcW w:w="867" w:type="pct"/>
            <w:tcBorders>
              <w:top w:val="nil"/>
              <w:left w:val="nil"/>
              <w:bottom w:val="single" w:sz="4" w:space="0" w:color="FFFFFF"/>
              <w:right w:val="single" w:sz="4" w:space="0" w:color="FFFFFF"/>
            </w:tcBorders>
            <w:shd w:val="clear" w:color="000000" w:fill="FFFF00"/>
            <w:vAlign w:val="center"/>
          </w:tcPr>
          <w:p w14:paraId="14CB778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自驾油车</w:t>
            </w:r>
          </w:p>
        </w:tc>
        <w:tc>
          <w:tcPr>
            <w:tcW w:w="706" w:type="pct"/>
            <w:tcBorders>
              <w:top w:val="nil"/>
              <w:left w:val="nil"/>
              <w:bottom w:val="single" w:sz="4" w:space="0" w:color="FFFFFF"/>
              <w:right w:val="single" w:sz="4" w:space="0" w:color="FFFFFF"/>
            </w:tcBorders>
            <w:shd w:val="clear" w:color="000000" w:fill="A6A6A6"/>
            <w:noWrap/>
            <w:vAlign w:val="center"/>
          </w:tcPr>
          <w:p w14:paraId="5CB548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11664.73 </w:t>
            </w:r>
          </w:p>
        </w:tc>
        <w:tc>
          <w:tcPr>
            <w:tcW w:w="591" w:type="pct"/>
            <w:tcBorders>
              <w:top w:val="nil"/>
              <w:left w:val="nil"/>
              <w:bottom w:val="single" w:sz="4" w:space="0" w:color="FFFFFF"/>
              <w:right w:val="single" w:sz="4" w:space="0" w:color="FFFFFF"/>
            </w:tcBorders>
            <w:shd w:val="clear" w:color="000000" w:fill="A6A6A6"/>
            <w:noWrap/>
            <w:vAlign w:val="center"/>
          </w:tcPr>
          <w:p w14:paraId="31BDEEA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11664.73 </w:t>
            </w:r>
          </w:p>
        </w:tc>
        <w:tc>
          <w:tcPr>
            <w:tcW w:w="344" w:type="pct"/>
            <w:tcBorders>
              <w:top w:val="nil"/>
              <w:left w:val="nil"/>
              <w:bottom w:val="single" w:sz="4" w:space="0" w:color="FFFFFF"/>
              <w:right w:val="single" w:sz="4" w:space="0" w:color="FFFFFF"/>
            </w:tcBorders>
            <w:shd w:val="clear" w:color="000000" w:fill="A6A6A6"/>
            <w:noWrap/>
            <w:vAlign w:val="center"/>
          </w:tcPr>
          <w:p w14:paraId="5E7A116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0BF988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7EF10E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00BCD5D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676467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11DA13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ECFE547" w14:textId="77777777">
        <w:trPr>
          <w:trHeight w:val="503"/>
        </w:trPr>
        <w:tc>
          <w:tcPr>
            <w:tcW w:w="771" w:type="pct"/>
            <w:tcBorders>
              <w:top w:val="nil"/>
              <w:left w:val="single" w:sz="4" w:space="0" w:color="FFFFFF"/>
              <w:bottom w:val="single" w:sz="4" w:space="0" w:color="FFFFFF"/>
              <w:right w:val="single" w:sz="4" w:space="0" w:color="FFFFFF"/>
            </w:tcBorders>
            <w:shd w:val="clear" w:color="000000" w:fill="FFFF00"/>
            <w:noWrap/>
            <w:vAlign w:val="center"/>
          </w:tcPr>
          <w:p w14:paraId="699D76E8"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3.7.4</w:t>
            </w:r>
          </w:p>
        </w:tc>
        <w:tc>
          <w:tcPr>
            <w:tcW w:w="867" w:type="pct"/>
            <w:tcBorders>
              <w:top w:val="nil"/>
              <w:left w:val="nil"/>
              <w:bottom w:val="single" w:sz="4" w:space="0" w:color="FFFFFF"/>
              <w:right w:val="single" w:sz="4" w:space="0" w:color="FFFFFF"/>
            </w:tcBorders>
            <w:shd w:val="clear" w:color="000000" w:fill="FFFF00"/>
            <w:vAlign w:val="center"/>
          </w:tcPr>
          <w:p w14:paraId="58E7900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自驾电车</w:t>
            </w:r>
          </w:p>
        </w:tc>
        <w:tc>
          <w:tcPr>
            <w:tcW w:w="706" w:type="pct"/>
            <w:tcBorders>
              <w:top w:val="nil"/>
              <w:left w:val="nil"/>
              <w:bottom w:val="single" w:sz="4" w:space="0" w:color="FFFFFF"/>
              <w:right w:val="single" w:sz="4" w:space="0" w:color="FFFFFF"/>
            </w:tcBorders>
            <w:shd w:val="clear" w:color="000000" w:fill="A6A6A6"/>
            <w:noWrap/>
            <w:vAlign w:val="center"/>
          </w:tcPr>
          <w:p w14:paraId="468E208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1072.13 </w:t>
            </w:r>
          </w:p>
        </w:tc>
        <w:tc>
          <w:tcPr>
            <w:tcW w:w="591" w:type="pct"/>
            <w:tcBorders>
              <w:top w:val="nil"/>
              <w:left w:val="nil"/>
              <w:bottom w:val="single" w:sz="4" w:space="0" w:color="FFFFFF"/>
              <w:right w:val="single" w:sz="4" w:space="0" w:color="FFFFFF"/>
            </w:tcBorders>
            <w:shd w:val="clear" w:color="000000" w:fill="A6A6A6"/>
            <w:noWrap/>
            <w:vAlign w:val="center"/>
          </w:tcPr>
          <w:p w14:paraId="5582EB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1072.13 </w:t>
            </w:r>
          </w:p>
        </w:tc>
        <w:tc>
          <w:tcPr>
            <w:tcW w:w="344" w:type="pct"/>
            <w:tcBorders>
              <w:top w:val="nil"/>
              <w:left w:val="nil"/>
              <w:bottom w:val="single" w:sz="4" w:space="0" w:color="FFFFFF"/>
              <w:right w:val="single" w:sz="4" w:space="0" w:color="FFFFFF"/>
            </w:tcBorders>
            <w:shd w:val="clear" w:color="000000" w:fill="A6A6A6"/>
            <w:noWrap/>
            <w:vAlign w:val="center"/>
          </w:tcPr>
          <w:p w14:paraId="1A8336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36C0E52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212426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02F200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19049A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344" w:type="pct"/>
            <w:tcBorders>
              <w:top w:val="nil"/>
              <w:left w:val="nil"/>
              <w:bottom w:val="single" w:sz="4" w:space="0" w:color="FFFFFF"/>
              <w:right w:val="single" w:sz="4" w:space="0" w:color="FFFFFF"/>
            </w:tcBorders>
            <w:shd w:val="clear" w:color="000000" w:fill="A6A6A6"/>
            <w:noWrap/>
            <w:vAlign w:val="center"/>
          </w:tcPr>
          <w:p w14:paraId="60A7C2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289B947C"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739C1BA8" w14:textId="77777777" w:rsidR="0076773F" w:rsidRDefault="00000000">
      <w:pPr>
        <w:pStyle w:val="Style2"/>
        <w:numPr>
          <w:ilvl w:val="2"/>
          <w:numId w:val="12"/>
        </w:numPr>
        <w:spacing w:line="360" w:lineRule="auto"/>
      </w:pPr>
      <w:bookmarkStart w:id="126" w:name="_Toc198906595"/>
      <w:bookmarkStart w:id="127" w:name="_Toc204099757"/>
      <w:r>
        <w:rPr>
          <w:rFonts w:hint="eastAsia"/>
        </w:rPr>
        <w:lastRenderedPageBreak/>
        <w:t>范围三类别</w:t>
      </w:r>
      <w:r>
        <w:rPr>
          <w:rFonts w:hint="eastAsia"/>
        </w:rPr>
        <w:t>9</w:t>
      </w:r>
      <w:r>
        <w:rPr>
          <w:rFonts w:hint="eastAsia"/>
        </w:rPr>
        <w:t>下游运输配送产生的排放</w:t>
      </w:r>
      <w:r>
        <w:t>清册</w:t>
      </w:r>
      <w:bookmarkEnd w:id="126"/>
      <w:bookmarkEnd w:id="127"/>
    </w:p>
    <w:tbl>
      <w:tblPr>
        <w:tblW w:w="0" w:type="auto"/>
        <w:tblLayout w:type="fixed"/>
        <w:tblLook w:val="04A0" w:firstRow="1" w:lastRow="0" w:firstColumn="1" w:lastColumn="0" w:noHBand="0" w:noVBand="1"/>
      </w:tblPr>
      <w:tblGrid>
        <w:gridCol w:w="1384"/>
        <w:gridCol w:w="1452"/>
        <w:gridCol w:w="1312"/>
        <w:gridCol w:w="1096"/>
        <w:gridCol w:w="636"/>
        <w:gridCol w:w="636"/>
        <w:gridCol w:w="637"/>
        <w:gridCol w:w="636"/>
        <w:gridCol w:w="636"/>
        <w:gridCol w:w="637"/>
      </w:tblGrid>
      <w:tr w:rsidR="0076773F" w14:paraId="577548B2" w14:textId="77777777">
        <w:trPr>
          <w:trHeight w:val="503"/>
        </w:trPr>
        <w:tc>
          <w:tcPr>
            <w:tcW w:w="1384" w:type="dxa"/>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46DDE83A"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452" w:type="dxa"/>
            <w:tcBorders>
              <w:top w:val="single" w:sz="4" w:space="0" w:color="FFFFFF"/>
              <w:left w:val="nil"/>
              <w:bottom w:val="single" w:sz="4" w:space="0" w:color="000000"/>
              <w:right w:val="single" w:sz="4" w:space="0" w:color="FF6600"/>
            </w:tcBorders>
            <w:shd w:val="clear" w:color="000000" w:fill="FF6600"/>
            <w:noWrap/>
            <w:vAlign w:val="center"/>
          </w:tcPr>
          <w:p w14:paraId="4A22DE0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1312" w:type="dxa"/>
            <w:tcBorders>
              <w:top w:val="single" w:sz="4" w:space="0" w:color="FFFFFF"/>
              <w:left w:val="nil"/>
              <w:bottom w:val="single" w:sz="4" w:space="0" w:color="000000"/>
              <w:right w:val="single" w:sz="4" w:space="0" w:color="FF6600"/>
            </w:tcBorders>
            <w:shd w:val="clear" w:color="000000" w:fill="FF6600"/>
            <w:noWrap/>
            <w:vAlign w:val="center"/>
          </w:tcPr>
          <w:p w14:paraId="36AB732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1096" w:type="dxa"/>
            <w:tcBorders>
              <w:top w:val="single" w:sz="4" w:space="0" w:color="FFFFFF"/>
              <w:left w:val="nil"/>
              <w:bottom w:val="single" w:sz="4" w:space="0" w:color="000000"/>
              <w:right w:val="single" w:sz="4" w:space="0" w:color="FF6600"/>
            </w:tcBorders>
            <w:shd w:val="clear" w:color="000000" w:fill="FF6600"/>
            <w:noWrap/>
            <w:vAlign w:val="center"/>
          </w:tcPr>
          <w:p w14:paraId="6A6E62A2"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636" w:type="dxa"/>
            <w:tcBorders>
              <w:top w:val="single" w:sz="4" w:space="0" w:color="FFFFFF"/>
              <w:left w:val="nil"/>
              <w:bottom w:val="single" w:sz="4" w:space="0" w:color="000000"/>
              <w:right w:val="single" w:sz="4" w:space="0" w:color="FF6600"/>
            </w:tcBorders>
            <w:shd w:val="clear" w:color="000000" w:fill="FF6600"/>
            <w:noWrap/>
            <w:vAlign w:val="center"/>
          </w:tcPr>
          <w:p w14:paraId="27CAC02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636" w:type="dxa"/>
            <w:tcBorders>
              <w:top w:val="single" w:sz="4" w:space="0" w:color="FFFFFF"/>
              <w:left w:val="nil"/>
              <w:bottom w:val="single" w:sz="4" w:space="0" w:color="000000"/>
              <w:right w:val="single" w:sz="4" w:space="0" w:color="FF6600"/>
            </w:tcBorders>
            <w:shd w:val="clear" w:color="000000" w:fill="FF6600"/>
            <w:noWrap/>
            <w:vAlign w:val="center"/>
          </w:tcPr>
          <w:p w14:paraId="283AC08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637" w:type="dxa"/>
            <w:tcBorders>
              <w:top w:val="single" w:sz="4" w:space="0" w:color="FFFFFF"/>
              <w:left w:val="nil"/>
              <w:bottom w:val="single" w:sz="4" w:space="0" w:color="000000"/>
              <w:right w:val="single" w:sz="4" w:space="0" w:color="FF6600"/>
            </w:tcBorders>
            <w:shd w:val="clear" w:color="000000" w:fill="FF6600"/>
            <w:noWrap/>
            <w:vAlign w:val="center"/>
          </w:tcPr>
          <w:p w14:paraId="70F900DD"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636" w:type="dxa"/>
            <w:tcBorders>
              <w:top w:val="single" w:sz="4" w:space="0" w:color="FFFFFF"/>
              <w:left w:val="nil"/>
              <w:bottom w:val="single" w:sz="4" w:space="0" w:color="000000"/>
              <w:right w:val="single" w:sz="4" w:space="0" w:color="FF6600"/>
            </w:tcBorders>
            <w:shd w:val="clear" w:color="000000" w:fill="FF6600"/>
            <w:noWrap/>
            <w:vAlign w:val="center"/>
          </w:tcPr>
          <w:p w14:paraId="1BA307DD"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636" w:type="dxa"/>
            <w:tcBorders>
              <w:top w:val="single" w:sz="4" w:space="0" w:color="FFFFFF"/>
              <w:left w:val="nil"/>
              <w:bottom w:val="single" w:sz="4" w:space="0" w:color="000000"/>
              <w:right w:val="single" w:sz="4" w:space="0" w:color="FF6600"/>
            </w:tcBorders>
            <w:shd w:val="clear" w:color="000000" w:fill="FF6600"/>
            <w:noWrap/>
            <w:vAlign w:val="center"/>
          </w:tcPr>
          <w:p w14:paraId="58715A36"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637" w:type="dxa"/>
            <w:tcBorders>
              <w:top w:val="single" w:sz="4" w:space="0" w:color="FFFFFF"/>
              <w:left w:val="nil"/>
              <w:bottom w:val="single" w:sz="4" w:space="0" w:color="000000"/>
              <w:right w:val="single" w:sz="4" w:space="0" w:color="FFFFFF"/>
            </w:tcBorders>
            <w:shd w:val="clear" w:color="000000" w:fill="FF6600"/>
            <w:noWrap/>
            <w:vAlign w:val="center"/>
          </w:tcPr>
          <w:p w14:paraId="0F9EBAE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49801533" w14:textId="77777777">
        <w:trPr>
          <w:trHeight w:val="503"/>
        </w:trPr>
        <w:tc>
          <w:tcPr>
            <w:tcW w:w="1384" w:type="dxa"/>
            <w:tcBorders>
              <w:top w:val="single" w:sz="4" w:space="0" w:color="000000"/>
              <w:left w:val="single" w:sz="4" w:space="0" w:color="FFFFFF"/>
              <w:bottom w:val="nil"/>
              <w:right w:val="single" w:sz="4" w:space="0" w:color="FFFFFF"/>
            </w:tcBorders>
            <w:shd w:val="clear" w:color="000000" w:fill="FABF8F"/>
            <w:noWrap/>
            <w:vAlign w:val="center"/>
          </w:tcPr>
          <w:p w14:paraId="4972BC84"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类别9</w:t>
            </w:r>
          </w:p>
        </w:tc>
        <w:tc>
          <w:tcPr>
            <w:tcW w:w="1452" w:type="dxa"/>
            <w:tcBorders>
              <w:top w:val="single" w:sz="4" w:space="0" w:color="000000"/>
              <w:left w:val="nil"/>
              <w:bottom w:val="nil"/>
              <w:right w:val="single" w:sz="4" w:space="0" w:color="FFFFFF"/>
            </w:tcBorders>
            <w:shd w:val="clear" w:color="000000" w:fill="FABF8F"/>
            <w:noWrap/>
            <w:vAlign w:val="center"/>
          </w:tcPr>
          <w:p w14:paraId="51B6E45A"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下游运输配送产生的排放</w:t>
            </w:r>
          </w:p>
        </w:tc>
        <w:tc>
          <w:tcPr>
            <w:tcW w:w="1312" w:type="dxa"/>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706326B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274585.61 </w:t>
            </w:r>
          </w:p>
        </w:tc>
        <w:tc>
          <w:tcPr>
            <w:tcW w:w="1096" w:type="dxa"/>
            <w:tcBorders>
              <w:top w:val="single" w:sz="4" w:space="0" w:color="000000"/>
              <w:left w:val="nil"/>
              <w:bottom w:val="single" w:sz="4" w:space="0" w:color="000000"/>
              <w:right w:val="single" w:sz="4" w:space="0" w:color="FFCC99"/>
            </w:tcBorders>
            <w:shd w:val="clear" w:color="000000" w:fill="FABF8F"/>
            <w:noWrap/>
            <w:vAlign w:val="center"/>
          </w:tcPr>
          <w:p w14:paraId="26D1020A"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274585.61 </w:t>
            </w:r>
          </w:p>
        </w:tc>
        <w:tc>
          <w:tcPr>
            <w:tcW w:w="636" w:type="dxa"/>
            <w:tcBorders>
              <w:top w:val="single" w:sz="4" w:space="0" w:color="000000"/>
              <w:left w:val="nil"/>
              <w:bottom w:val="single" w:sz="4" w:space="0" w:color="000000"/>
              <w:right w:val="single" w:sz="4" w:space="0" w:color="FFCC99"/>
            </w:tcBorders>
            <w:shd w:val="clear" w:color="000000" w:fill="FABF8F"/>
            <w:noWrap/>
            <w:vAlign w:val="center"/>
          </w:tcPr>
          <w:p w14:paraId="3B47FF1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6" w:type="dxa"/>
            <w:tcBorders>
              <w:top w:val="single" w:sz="4" w:space="0" w:color="000000"/>
              <w:left w:val="nil"/>
              <w:bottom w:val="single" w:sz="4" w:space="0" w:color="000000"/>
              <w:right w:val="single" w:sz="4" w:space="0" w:color="FFCC99"/>
            </w:tcBorders>
            <w:shd w:val="clear" w:color="000000" w:fill="FABF8F"/>
            <w:noWrap/>
            <w:vAlign w:val="center"/>
          </w:tcPr>
          <w:p w14:paraId="5411FDC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7" w:type="dxa"/>
            <w:tcBorders>
              <w:top w:val="single" w:sz="4" w:space="0" w:color="000000"/>
              <w:left w:val="nil"/>
              <w:bottom w:val="single" w:sz="4" w:space="0" w:color="000000"/>
              <w:right w:val="single" w:sz="4" w:space="0" w:color="FFCC99"/>
            </w:tcBorders>
            <w:shd w:val="clear" w:color="000000" w:fill="FABF8F"/>
            <w:noWrap/>
            <w:vAlign w:val="center"/>
          </w:tcPr>
          <w:p w14:paraId="5142A99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6" w:type="dxa"/>
            <w:tcBorders>
              <w:top w:val="single" w:sz="4" w:space="0" w:color="000000"/>
              <w:left w:val="nil"/>
              <w:bottom w:val="single" w:sz="4" w:space="0" w:color="000000"/>
              <w:right w:val="single" w:sz="4" w:space="0" w:color="FFCC99"/>
            </w:tcBorders>
            <w:shd w:val="clear" w:color="000000" w:fill="FABF8F"/>
            <w:noWrap/>
            <w:vAlign w:val="center"/>
          </w:tcPr>
          <w:p w14:paraId="0571EDD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6" w:type="dxa"/>
            <w:tcBorders>
              <w:top w:val="single" w:sz="4" w:space="0" w:color="000000"/>
              <w:left w:val="nil"/>
              <w:bottom w:val="single" w:sz="4" w:space="0" w:color="000000"/>
              <w:right w:val="single" w:sz="4" w:space="0" w:color="FFCC99"/>
            </w:tcBorders>
            <w:shd w:val="clear" w:color="000000" w:fill="FABF8F"/>
            <w:noWrap/>
            <w:vAlign w:val="center"/>
          </w:tcPr>
          <w:p w14:paraId="7EBD0F1D"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7" w:type="dxa"/>
            <w:tcBorders>
              <w:top w:val="single" w:sz="4" w:space="0" w:color="000000"/>
              <w:left w:val="nil"/>
              <w:bottom w:val="single" w:sz="4" w:space="0" w:color="000000"/>
              <w:right w:val="single" w:sz="4" w:space="0" w:color="FFCC99"/>
            </w:tcBorders>
            <w:shd w:val="clear" w:color="000000" w:fill="FABF8F"/>
            <w:noWrap/>
            <w:vAlign w:val="center"/>
          </w:tcPr>
          <w:p w14:paraId="35F9C179"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3B9B4D6C" w14:textId="77777777">
        <w:trPr>
          <w:trHeight w:val="503"/>
        </w:trPr>
        <w:tc>
          <w:tcPr>
            <w:tcW w:w="1384" w:type="dxa"/>
            <w:tcBorders>
              <w:top w:val="nil"/>
              <w:left w:val="single" w:sz="4" w:space="0" w:color="FFFFFF"/>
              <w:bottom w:val="single" w:sz="4" w:space="0" w:color="FFFFFF"/>
              <w:right w:val="single" w:sz="4" w:space="0" w:color="FFFFFF"/>
            </w:tcBorders>
            <w:shd w:val="clear" w:color="000000" w:fill="FFFF00"/>
            <w:noWrap/>
            <w:vAlign w:val="center"/>
          </w:tcPr>
          <w:p w14:paraId="51BA21F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3.9.1</w:t>
            </w:r>
          </w:p>
        </w:tc>
        <w:tc>
          <w:tcPr>
            <w:tcW w:w="1452" w:type="dxa"/>
            <w:tcBorders>
              <w:top w:val="nil"/>
              <w:left w:val="nil"/>
              <w:bottom w:val="single" w:sz="4" w:space="0" w:color="FFFFFF"/>
              <w:right w:val="single" w:sz="4" w:space="0" w:color="FFFFFF"/>
            </w:tcBorders>
            <w:shd w:val="clear" w:color="000000" w:fill="FFFF00"/>
            <w:vAlign w:val="center"/>
          </w:tcPr>
          <w:p w14:paraId="6CB6C64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1312" w:type="dxa"/>
            <w:tcBorders>
              <w:top w:val="single" w:sz="4" w:space="0" w:color="FFFFFF"/>
              <w:left w:val="nil"/>
              <w:bottom w:val="single" w:sz="4" w:space="0" w:color="FFFFFF"/>
              <w:right w:val="single" w:sz="4" w:space="0" w:color="FFFFFF"/>
            </w:tcBorders>
            <w:shd w:val="clear" w:color="000000" w:fill="A6A6A6"/>
            <w:noWrap/>
            <w:vAlign w:val="center"/>
          </w:tcPr>
          <w:p w14:paraId="3AE20D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53478.16 </w:t>
            </w:r>
          </w:p>
        </w:tc>
        <w:tc>
          <w:tcPr>
            <w:tcW w:w="1096" w:type="dxa"/>
            <w:tcBorders>
              <w:top w:val="single" w:sz="4" w:space="0" w:color="FFFFFF"/>
              <w:left w:val="nil"/>
              <w:bottom w:val="single" w:sz="4" w:space="0" w:color="FFFFFF"/>
              <w:right w:val="single" w:sz="4" w:space="0" w:color="FFFFFF"/>
            </w:tcBorders>
            <w:shd w:val="clear" w:color="000000" w:fill="A6A6A6"/>
            <w:noWrap/>
            <w:vAlign w:val="center"/>
          </w:tcPr>
          <w:p w14:paraId="0D3A3F8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53478.16 </w:t>
            </w:r>
          </w:p>
        </w:tc>
        <w:tc>
          <w:tcPr>
            <w:tcW w:w="636" w:type="dxa"/>
            <w:tcBorders>
              <w:top w:val="single" w:sz="4" w:space="0" w:color="FFFFFF"/>
              <w:left w:val="nil"/>
              <w:bottom w:val="single" w:sz="4" w:space="0" w:color="FFFFFF"/>
              <w:right w:val="single" w:sz="4" w:space="0" w:color="FFFFFF"/>
            </w:tcBorders>
            <w:shd w:val="clear" w:color="000000" w:fill="A6A6A6"/>
            <w:noWrap/>
            <w:vAlign w:val="center"/>
          </w:tcPr>
          <w:p w14:paraId="0EA42E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single" w:sz="4" w:space="0" w:color="FFFFFF"/>
              <w:left w:val="nil"/>
              <w:bottom w:val="single" w:sz="4" w:space="0" w:color="FFFFFF"/>
              <w:right w:val="single" w:sz="4" w:space="0" w:color="FFFFFF"/>
            </w:tcBorders>
            <w:shd w:val="clear" w:color="000000" w:fill="A6A6A6"/>
            <w:noWrap/>
            <w:vAlign w:val="center"/>
          </w:tcPr>
          <w:p w14:paraId="4B932CC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single" w:sz="4" w:space="0" w:color="FFFFFF"/>
              <w:left w:val="nil"/>
              <w:bottom w:val="single" w:sz="4" w:space="0" w:color="FFFFFF"/>
              <w:right w:val="single" w:sz="4" w:space="0" w:color="FFFFFF"/>
            </w:tcBorders>
            <w:shd w:val="clear" w:color="000000" w:fill="A6A6A6"/>
            <w:noWrap/>
            <w:vAlign w:val="center"/>
          </w:tcPr>
          <w:p w14:paraId="6828BD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single" w:sz="4" w:space="0" w:color="FFFFFF"/>
              <w:left w:val="nil"/>
              <w:bottom w:val="single" w:sz="4" w:space="0" w:color="FFFFFF"/>
              <w:right w:val="single" w:sz="4" w:space="0" w:color="FFFFFF"/>
            </w:tcBorders>
            <w:shd w:val="clear" w:color="000000" w:fill="A6A6A6"/>
            <w:noWrap/>
            <w:vAlign w:val="center"/>
          </w:tcPr>
          <w:p w14:paraId="7E07666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single" w:sz="4" w:space="0" w:color="FFFFFF"/>
              <w:left w:val="nil"/>
              <w:bottom w:val="single" w:sz="4" w:space="0" w:color="FFFFFF"/>
              <w:right w:val="single" w:sz="4" w:space="0" w:color="FFFFFF"/>
            </w:tcBorders>
            <w:shd w:val="clear" w:color="000000" w:fill="A6A6A6"/>
            <w:noWrap/>
            <w:vAlign w:val="center"/>
          </w:tcPr>
          <w:p w14:paraId="7CF1397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single" w:sz="4" w:space="0" w:color="FFFFFF"/>
              <w:left w:val="nil"/>
              <w:bottom w:val="single" w:sz="4" w:space="0" w:color="FFFFFF"/>
              <w:right w:val="single" w:sz="4" w:space="0" w:color="FFFFFF"/>
            </w:tcBorders>
            <w:shd w:val="clear" w:color="000000" w:fill="A6A6A6"/>
            <w:noWrap/>
            <w:vAlign w:val="center"/>
          </w:tcPr>
          <w:p w14:paraId="4D366A5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7365185" w14:textId="77777777">
        <w:trPr>
          <w:trHeight w:val="503"/>
        </w:trPr>
        <w:tc>
          <w:tcPr>
            <w:tcW w:w="1384" w:type="dxa"/>
            <w:tcBorders>
              <w:top w:val="nil"/>
              <w:left w:val="single" w:sz="4" w:space="0" w:color="FFFFFF"/>
              <w:bottom w:val="single" w:sz="4" w:space="0" w:color="FFFFFF"/>
              <w:right w:val="single" w:sz="4" w:space="0" w:color="FFFFFF"/>
            </w:tcBorders>
            <w:shd w:val="clear" w:color="000000" w:fill="FFFF00"/>
            <w:noWrap/>
            <w:vAlign w:val="center"/>
          </w:tcPr>
          <w:p w14:paraId="4FF607B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3.9.2</w:t>
            </w:r>
          </w:p>
        </w:tc>
        <w:tc>
          <w:tcPr>
            <w:tcW w:w="1452" w:type="dxa"/>
            <w:tcBorders>
              <w:top w:val="nil"/>
              <w:left w:val="nil"/>
              <w:bottom w:val="single" w:sz="4" w:space="0" w:color="FFFFFF"/>
              <w:right w:val="single" w:sz="4" w:space="0" w:color="FFFFFF"/>
            </w:tcBorders>
            <w:shd w:val="clear" w:color="000000" w:fill="FFFF00"/>
            <w:vAlign w:val="center"/>
          </w:tcPr>
          <w:p w14:paraId="2C91FAE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1312" w:type="dxa"/>
            <w:tcBorders>
              <w:top w:val="nil"/>
              <w:left w:val="nil"/>
              <w:bottom w:val="single" w:sz="4" w:space="0" w:color="FFFFFF"/>
              <w:right w:val="single" w:sz="4" w:space="0" w:color="FFFFFF"/>
            </w:tcBorders>
            <w:shd w:val="clear" w:color="000000" w:fill="A6A6A6"/>
            <w:noWrap/>
            <w:vAlign w:val="center"/>
          </w:tcPr>
          <w:p w14:paraId="77523A9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208049.49 </w:t>
            </w:r>
          </w:p>
        </w:tc>
        <w:tc>
          <w:tcPr>
            <w:tcW w:w="1096" w:type="dxa"/>
            <w:tcBorders>
              <w:top w:val="nil"/>
              <w:left w:val="nil"/>
              <w:bottom w:val="single" w:sz="4" w:space="0" w:color="FFFFFF"/>
              <w:right w:val="single" w:sz="4" w:space="0" w:color="FFFFFF"/>
            </w:tcBorders>
            <w:shd w:val="clear" w:color="000000" w:fill="A6A6A6"/>
            <w:noWrap/>
            <w:vAlign w:val="center"/>
          </w:tcPr>
          <w:p w14:paraId="289E9D2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208049.49 </w:t>
            </w:r>
          </w:p>
        </w:tc>
        <w:tc>
          <w:tcPr>
            <w:tcW w:w="636" w:type="dxa"/>
            <w:tcBorders>
              <w:top w:val="nil"/>
              <w:left w:val="nil"/>
              <w:bottom w:val="single" w:sz="4" w:space="0" w:color="FFFFFF"/>
              <w:right w:val="single" w:sz="4" w:space="0" w:color="FFFFFF"/>
            </w:tcBorders>
            <w:shd w:val="clear" w:color="000000" w:fill="A6A6A6"/>
            <w:noWrap/>
            <w:vAlign w:val="center"/>
          </w:tcPr>
          <w:p w14:paraId="6800BDF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7F844E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11C261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69262F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78F824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629B346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5EC60D1E" w14:textId="77777777">
        <w:trPr>
          <w:trHeight w:val="503"/>
        </w:trPr>
        <w:tc>
          <w:tcPr>
            <w:tcW w:w="1384" w:type="dxa"/>
            <w:tcBorders>
              <w:top w:val="nil"/>
              <w:left w:val="single" w:sz="4" w:space="0" w:color="FFFFFF"/>
              <w:bottom w:val="single" w:sz="4" w:space="0" w:color="FFFFFF"/>
              <w:right w:val="single" w:sz="4" w:space="0" w:color="FFFFFF"/>
            </w:tcBorders>
            <w:shd w:val="clear" w:color="000000" w:fill="FFFF00"/>
            <w:noWrap/>
            <w:vAlign w:val="center"/>
          </w:tcPr>
          <w:p w14:paraId="79E2500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3.9.3</w:t>
            </w:r>
          </w:p>
        </w:tc>
        <w:tc>
          <w:tcPr>
            <w:tcW w:w="1452" w:type="dxa"/>
            <w:tcBorders>
              <w:top w:val="nil"/>
              <w:left w:val="nil"/>
              <w:bottom w:val="single" w:sz="4" w:space="0" w:color="FFFFFF"/>
              <w:right w:val="single" w:sz="4" w:space="0" w:color="FFFFFF"/>
            </w:tcBorders>
            <w:shd w:val="clear" w:color="000000" w:fill="FFFF00"/>
            <w:vAlign w:val="center"/>
          </w:tcPr>
          <w:p w14:paraId="7A2602E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1312" w:type="dxa"/>
            <w:tcBorders>
              <w:top w:val="nil"/>
              <w:left w:val="nil"/>
              <w:bottom w:val="single" w:sz="4" w:space="0" w:color="FFFFFF"/>
              <w:right w:val="single" w:sz="4" w:space="0" w:color="FFFFFF"/>
            </w:tcBorders>
            <w:shd w:val="clear" w:color="000000" w:fill="A6A6A6"/>
            <w:noWrap/>
            <w:vAlign w:val="center"/>
          </w:tcPr>
          <w:p w14:paraId="1F4B0F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11086.47 </w:t>
            </w:r>
          </w:p>
        </w:tc>
        <w:tc>
          <w:tcPr>
            <w:tcW w:w="1096" w:type="dxa"/>
            <w:tcBorders>
              <w:top w:val="nil"/>
              <w:left w:val="nil"/>
              <w:bottom w:val="single" w:sz="4" w:space="0" w:color="FFFFFF"/>
              <w:right w:val="single" w:sz="4" w:space="0" w:color="FFFFFF"/>
            </w:tcBorders>
            <w:shd w:val="clear" w:color="000000" w:fill="A6A6A6"/>
            <w:noWrap/>
            <w:vAlign w:val="center"/>
          </w:tcPr>
          <w:p w14:paraId="1DABB1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11086.47 </w:t>
            </w:r>
          </w:p>
        </w:tc>
        <w:tc>
          <w:tcPr>
            <w:tcW w:w="636" w:type="dxa"/>
            <w:tcBorders>
              <w:top w:val="nil"/>
              <w:left w:val="nil"/>
              <w:bottom w:val="single" w:sz="4" w:space="0" w:color="FFFFFF"/>
              <w:right w:val="single" w:sz="4" w:space="0" w:color="FFFFFF"/>
            </w:tcBorders>
            <w:shd w:val="clear" w:color="000000" w:fill="A6A6A6"/>
            <w:noWrap/>
            <w:vAlign w:val="center"/>
          </w:tcPr>
          <w:p w14:paraId="5ED4BB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223CC74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10B5DD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2C11FB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48F090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4FF4008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1278E5B9" w14:textId="77777777">
        <w:trPr>
          <w:trHeight w:val="503"/>
        </w:trPr>
        <w:tc>
          <w:tcPr>
            <w:tcW w:w="1384" w:type="dxa"/>
            <w:tcBorders>
              <w:top w:val="nil"/>
              <w:left w:val="single" w:sz="4" w:space="0" w:color="FFFFFF"/>
              <w:bottom w:val="single" w:sz="4" w:space="0" w:color="FFFFFF"/>
              <w:right w:val="single" w:sz="4" w:space="0" w:color="FFFFFF"/>
            </w:tcBorders>
            <w:shd w:val="clear" w:color="000000" w:fill="FFFF00"/>
            <w:noWrap/>
            <w:vAlign w:val="center"/>
          </w:tcPr>
          <w:p w14:paraId="6EF22750"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3.9.4</w:t>
            </w:r>
          </w:p>
        </w:tc>
        <w:tc>
          <w:tcPr>
            <w:tcW w:w="1452" w:type="dxa"/>
            <w:tcBorders>
              <w:top w:val="nil"/>
              <w:left w:val="nil"/>
              <w:bottom w:val="single" w:sz="4" w:space="0" w:color="FFFFFF"/>
              <w:right w:val="single" w:sz="4" w:space="0" w:color="FFFFFF"/>
            </w:tcBorders>
            <w:shd w:val="clear" w:color="000000" w:fill="FFFF00"/>
            <w:vAlign w:val="center"/>
          </w:tcPr>
          <w:p w14:paraId="5ADB2C1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汽运-副产品</w:t>
            </w:r>
          </w:p>
        </w:tc>
        <w:tc>
          <w:tcPr>
            <w:tcW w:w="1312" w:type="dxa"/>
            <w:tcBorders>
              <w:top w:val="nil"/>
              <w:left w:val="nil"/>
              <w:bottom w:val="single" w:sz="4" w:space="0" w:color="FFFFFF"/>
              <w:right w:val="single" w:sz="4" w:space="0" w:color="FFFFFF"/>
            </w:tcBorders>
            <w:shd w:val="clear" w:color="000000" w:fill="A6A6A6"/>
            <w:noWrap/>
            <w:vAlign w:val="center"/>
          </w:tcPr>
          <w:p w14:paraId="253723E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1971.49 </w:t>
            </w:r>
          </w:p>
        </w:tc>
        <w:tc>
          <w:tcPr>
            <w:tcW w:w="1096" w:type="dxa"/>
            <w:tcBorders>
              <w:top w:val="nil"/>
              <w:left w:val="nil"/>
              <w:bottom w:val="single" w:sz="4" w:space="0" w:color="FFFFFF"/>
              <w:right w:val="single" w:sz="4" w:space="0" w:color="FFFFFF"/>
            </w:tcBorders>
            <w:shd w:val="clear" w:color="000000" w:fill="A6A6A6"/>
            <w:noWrap/>
            <w:vAlign w:val="center"/>
          </w:tcPr>
          <w:p w14:paraId="4F6A366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1971.49 </w:t>
            </w:r>
          </w:p>
        </w:tc>
        <w:tc>
          <w:tcPr>
            <w:tcW w:w="636" w:type="dxa"/>
            <w:tcBorders>
              <w:top w:val="nil"/>
              <w:left w:val="nil"/>
              <w:bottom w:val="single" w:sz="4" w:space="0" w:color="FFFFFF"/>
              <w:right w:val="single" w:sz="4" w:space="0" w:color="FFFFFF"/>
            </w:tcBorders>
            <w:shd w:val="clear" w:color="000000" w:fill="A6A6A6"/>
            <w:noWrap/>
            <w:vAlign w:val="center"/>
          </w:tcPr>
          <w:p w14:paraId="38B6F30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5D97127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07AB2EE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4D34049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6" w:type="dxa"/>
            <w:tcBorders>
              <w:top w:val="nil"/>
              <w:left w:val="nil"/>
              <w:bottom w:val="single" w:sz="4" w:space="0" w:color="FFFFFF"/>
              <w:right w:val="single" w:sz="4" w:space="0" w:color="FFFFFF"/>
            </w:tcBorders>
            <w:shd w:val="clear" w:color="000000" w:fill="A6A6A6"/>
            <w:noWrap/>
            <w:vAlign w:val="center"/>
          </w:tcPr>
          <w:p w14:paraId="5FA06A5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7" w:type="dxa"/>
            <w:tcBorders>
              <w:top w:val="nil"/>
              <w:left w:val="nil"/>
              <w:bottom w:val="single" w:sz="4" w:space="0" w:color="FFFFFF"/>
              <w:right w:val="single" w:sz="4" w:space="0" w:color="FFFFFF"/>
            </w:tcBorders>
            <w:shd w:val="clear" w:color="000000" w:fill="A6A6A6"/>
            <w:noWrap/>
            <w:vAlign w:val="center"/>
          </w:tcPr>
          <w:p w14:paraId="281D98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4311AEFE"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18731660" w14:textId="77777777" w:rsidR="0076773F" w:rsidRDefault="0076773F">
      <w:pPr>
        <w:spacing w:before="0" w:line="360" w:lineRule="auto"/>
        <w:jc w:val="right"/>
        <w:rPr>
          <w:rFonts w:eastAsia="宋体" w:cs="Arial"/>
          <w:iCs/>
          <w:sz w:val="24"/>
          <w:lang w:eastAsia="zh-CN"/>
        </w:rPr>
      </w:pPr>
    </w:p>
    <w:p w14:paraId="122E1B06" w14:textId="77777777" w:rsidR="0076773F" w:rsidRDefault="00000000">
      <w:pPr>
        <w:pStyle w:val="Style2"/>
        <w:numPr>
          <w:ilvl w:val="2"/>
          <w:numId w:val="12"/>
        </w:numPr>
        <w:spacing w:line="360" w:lineRule="auto"/>
      </w:pPr>
      <w:bookmarkStart w:id="128" w:name="_Toc198906596"/>
      <w:bookmarkStart w:id="129" w:name="OLE_LINK3"/>
      <w:bookmarkStart w:id="130" w:name="_Toc204099758"/>
      <w:r>
        <w:rPr>
          <w:rFonts w:hint="eastAsia"/>
        </w:rPr>
        <w:t>范围三类别</w:t>
      </w:r>
      <w:r>
        <w:rPr>
          <w:rFonts w:hint="eastAsia"/>
        </w:rPr>
        <w:t>10</w:t>
      </w:r>
      <w:r>
        <w:rPr>
          <w:rFonts w:hint="eastAsia"/>
        </w:rPr>
        <w:t>外销产品加工产生的排放</w:t>
      </w:r>
      <w:r>
        <w:t>清册</w:t>
      </w:r>
      <w:bookmarkEnd w:id="128"/>
      <w:bookmarkEnd w:id="130"/>
    </w:p>
    <w:tbl>
      <w:tblPr>
        <w:tblW w:w="0" w:type="auto"/>
        <w:tblLayout w:type="fixed"/>
        <w:tblLook w:val="04A0" w:firstRow="1" w:lastRow="0" w:firstColumn="1" w:lastColumn="0" w:noHBand="0" w:noVBand="1"/>
      </w:tblPr>
      <w:tblGrid>
        <w:gridCol w:w="1519"/>
        <w:gridCol w:w="1238"/>
        <w:gridCol w:w="1231"/>
        <w:gridCol w:w="1231"/>
        <w:gridCol w:w="640"/>
        <w:gridCol w:w="641"/>
        <w:gridCol w:w="640"/>
        <w:gridCol w:w="641"/>
        <w:gridCol w:w="640"/>
        <w:gridCol w:w="641"/>
      </w:tblGrid>
      <w:tr w:rsidR="0076773F" w14:paraId="5176AD2F" w14:textId="77777777">
        <w:trPr>
          <w:trHeight w:val="503"/>
        </w:trPr>
        <w:tc>
          <w:tcPr>
            <w:tcW w:w="1519"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8AD8C02" w14:textId="77777777" w:rsidR="0076773F" w:rsidRDefault="00000000">
            <w:pPr>
              <w:spacing w:before="0"/>
              <w:jc w:val="center"/>
              <w:rPr>
                <w:rFonts w:ascii="宋体" w:eastAsia="宋体" w:hAnsi="宋体" w:cs="宋体" w:hint="eastAsia"/>
                <w:b/>
                <w:bCs/>
                <w:color w:val="FFFFFF"/>
                <w:szCs w:val="20"/>
                <w:lang w:val="en-US" w:eastAsia="zh-CN"/>
              </w:rPr>
            </w:pPr>
            <w:bookmarkStart w:id="131" w:name="OLE_LINK4"/>
            <w:bookmarkEnd w:id="129"/>
            <w:r>
              <w:rPr>
                <w:rFonts w:ascii="宋体" w:eastAsia="宋体" w:hAnsi="宋体" w:cs="宋体" w:hint="eastAsia"/>
                <w:b/>
                <w:bCs/>
                <w:color w:val="FFFFFF"/>
                <w:szCs w:val="20"/>
                <w:lang w:val="en-US" w:eastAsia="zh-CN"/>
              </w:rPr>
              <w:t>编号</w:t>
            </w:r>
          </w:p>
        </w:tc>
        <w:tc>
          <w:tcPr>
            <w:tcW w:w="1238"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04E0CBF2"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1231"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EFCC4A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1231" w:type="dxa"/>
            <w:tcBorders>
              <w:top w:val="single" w:sz="4" w:space="0" w:color="auto"/>
              <w:left w:val="nil"/>
              <w:bottom w:val="single" w:sz="4" w:space="0" w:color="auto"/>
              <w:right w:val="single" w:sz="4" w:space="0" w:color="auto"/>
            </w:tcBorders>
            <w:shd w:val="clear" w:color="000000" w:fill="FF6600"/>
            <w:noWrap/>
            <w:vAlign w:val="center"/>
          </w:tcPr>
          <w:p w14:paraId="0210136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640" w:type="dxa"/>
            <w:tcBorders>
              <w:top w:val="single" w:sz="4" w:space="0" w:color="auto"/>
              <w:left w:val="nil"/>
              <w:bottom w:val="single" w:sz="4" w:space="0" w:color="auto"/>
              <w:right w:val="single" w:sz="4" w:space="0" w:color="auto"/>
            </w:tcBorders>
            <w:shd w:val="clear" w:color="000000" w:fill="FF6600"/>
            <w:noWrap/>
            <w:vAlign w:val="center"/>
          </w:tcPr>
          <w:p w14:paraId="3DC62C9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641" w:type="dxa"/>
            <w:tcBorders>
              <w:top w:val="single" w:sz="4" w:space="0" w:color="auto"/>
              <w:left w:val="nil"/>
              <w:bottom w:val="single" w:sz="4" w:space="0" w:color="auto"/>
              <w:right w:val="single" w:sz="4" w:space="0" w:color="auto"/>
            </w:tcBorders>
            <w:shd w:val="clear" w:color="000000" w:fill="FF6600"/>
            <w:noWrap/>
            <w:vAlign w:val="center"/>
          </w:tcPr>
          <w:p w14:paraId="76AA721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640" w:type="dxa"/>
            <w:tcBorders>
              <w:top w:val="single" w:sz="4" w:space="0" w:color="auto"/>
              <w:left w:val="nil"/>
              <w:bottom w:val="single" w:sz="4" w:space="0" w:color="auto"/>
              <w:right w:val="single" w:sz="4" w:space="0" w:color="auto"/>
            </w:tcBorders>
            <w:shd w:val="clear" w:color="000000" w:fill="FF6600"/>
            <w:noWrap/>
            <w:vAlign w:val="center"/>
          </w:tcPr>
          <w:p w14:paraId="03E76174"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641" w:type="dxa"/>
            <w:tcBorders>
              <w:top w:val="single" w:sz="4" w:space="0" w:color="auto"/>
              <w:left w:val="nil"/>
              <w:bottom w:val="single" w:sz="4" w:space="0" w:color="auto"/>
              <w:right w:val="single" w:sz="4" w:space="0" w:color="auto"/>
            </w:tcBorders>
            <w:shd w:val="clear" w:color="000000" w:fill="FF6600"/>
            <w:noWrap/>
            <w:vAlign w:val="center"/>
          </w:tcPr>
          <w:p w14:paraId="5E92601A"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640" w:type="dxa"/>
            <w:tcBorders>
              <w:top w:val="single" w:sz="4" w:space="0" w:color="auto"/>
              <w:left w:val="nil"/>
              <w:bottom w:val="single" w:sz="4" w:space="0" w:color="auto"/>
              <w:right w:val="single" w:sz="4" w:space="0" w:color="auto"/>
            </w:tcBorders>
            <w:shd w:val="clear" w:color="000000" w:fill="FF6600"/>
            <w:noWrap/>
            <w:vAlign w:val="center"/>
          </w:tcPr>
          <w:p w14:paraId="307DB1CB"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641" w:type="dxa"/>
            <w:tcBorders>
              <w:top w:val="single" w:sz="4" w:space="0" w:color="auto"/>
              <w:left w:val="nil"/>
              <w:bottom w:val="single" w:sz="4" w:space="0" w:color="auto"/>
              <w:right w:val="single" w:sz="4" w:space="0" w:color="auto"/>
            </w:tcBorders>
            <w:shd w:val="clear" w:color="000000" w:fill="FF6600"/>
            <w:noWrap/>
            <w:vAlign w:val="center"/>
          </w:tcPr>
          <w:p w14:paraId="611A853F"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5A059D66" w14:textId="77777777">
        <w:trPr>
          <w:trHeight w:val="503"/>
        </w:trPr>
        <w:tc>
          <w:tcPr>
            <w:tcW w:w="1519" w:type="dxa"/>
            <w:vMerge/>
            <w:tcBorders>
              <w:top w:val="single" w:sz="4" w:space="0" w:color="auto"/>
              <w:left w:val="single" w:sz="4" w:space="0" w:color="auto"/>
              <w:bottom w:val="single" w:sz="4" w:space="0" w:color="auto"/>
              <w:right w:val="single" w:sz="4" w:space="0" w:color="auto"/>
            </w:tcBorders>
            <w:vAlign w:val="center"/>
          </w:tcPr>
          <w:p w14:paraId="50DEC21C" w14:textId="77777777" w:rsidR="0076773F" w:rsidRDefault="0076773F">
            <w:pPr>
              <w:spacing w:before="0"/>
              <w:rPr>
                <w:rFonts w:ascii="宋体" w:eastAsia="宋体" w:hAnsi="宋体" w:cs="宋体" w:hint="eastAsia"/>
                <w:b/>
                <w:bCs/>
                <w:color w:val="FFFFFF"/>
                <w:szCs w:val="20"/>
                <w:lang w:val="en-US" w:eastAsia="zh-CN"/>
              </w:rPr>
            </w:pPr>
          </w:p>
        </w:tc>
        <w:tc>
          <w:tcPr>
            <w:tcW w:w="1238" w:type="dxa"/>
            <w:vMerge/>
            <w:tcBorders>
              <w:top w:val="single" w:sz="4" w:space="0" w:color="auto"/>
              <w:left w:val="single" w:sz="4" w:space="0" w:color="auto"/>
              <w:bottom w:val="single" w:sz="4" w:space="0" w:color="auto"/>
              <w:right w:val="single" w:sz="4" w:space="0" w:color="auto"/>
            </w:tcBorders>
            <w:vAlign w:val="center"/>
          </w:tcPr>
          <w:p w14:paraId="0CC98471" w14:textId="77777777" w:rsidR="0076773F" w:rsidRDefault="0076773F">
            <w:pPr>
              <w:spacing w:before="0"/>
              <w:rPr>
                <w:rFonts w:ascii="宋体" w:eastAsia="宋体" w:hAnsi="宋体" w:cs="宋体" w:hint="eastAsia"/>
                <w:b/>
                <w:bCs/>
                <w:color w:val="FFFFFF"/>
                <w:szCs w:val="20"/>
                <w:lang w:val="en-US" w:eastAsia="zh-CN"/>
              </w:rPr>
            </w:pPr>
          </w:p>
        </w:tc>
        <w:tc>
          <w:tcPr>
            <w:tcW w:w="1231" w:type="dxa"/>
            <w:vMerge/>
            <w:tcBorders>
              <w:top w:val="single" w:sz="4" w:space="0" w:color="auto"/>
              <w:left w:val="single" w:sz="4" w:space="0" w:color="auto"/>
              <w:bottom w:val="single" w:sz="4" w:space="0" w:color="auto"/>
              <w:right w:val="single" w:sz="4" w:space="0" w:color="auto"/>
            </w:tcBorders>
            <w:vAlign w:val="center"/>
          </w:tcPr>
          <w:p w14:paraId="29EA957B" w14:textId="77777777" w:rsidR="0076773F" w:rsidRDefault="0076773F">
            <w:pPr>
              <w:spacing w:before="0"/>
              <w:rPr>
                <w:rFonts w:ascii="宋体" w:eastAsia="宋体" w:hAnsi="宋体" w:cs="宋体" w:hint="eastAsia"/>
                <w:b/>
                <w:bCs/>
                <w:color w:val="FFFFFF"/>
                <w:szCs w:val="20"/>
                <w:lang w:val="en-US" w:eastAsia="zh-CN"/>
              </w:rPr>
            </w:pPr>
          </w:p>
        </w:tc>
        <w:tc>
          <w:tcPr>
            <w:tcW w:w="5074" w:type="dxa"/>
            <w:gridSpan w:val="7"/>
            <w:tcBorders>
              <w:top w:val="single" w:sz="4" w:space="0" w:color="auto"/>
              <w:left w:val="nil"/>
              <w:bottom w:val="single" w:sz="4" w:space="0" w:color="auto"/>
              <w:right w:val="single" w:sz="4" w:space="0" w:color="auto"/>
            </w:tcBorders>
            <w:shd w:val="clear" w:color="000000" w:fill="FF6600"/>
            <w:noWrap/>
            <w:vAlign w:val="center"/>
          </w:tcPr>
          <w:p w14:paraId="27754C8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tCO</w:t>
            </w:r>
            <w:r>
              <w:rPr>
                <w:rFonts w:eastAsia="PMingLiU" w:cs="Arial"/>
                <w:b/>
                <w:bCs/>
                <w:color w:val="FFFFFF"/>
                <w:szCs w:val="20"/>
                <w:vertAlign w:val="subscript"/>
                <w:lang w:val="en-US" w:eastAsia="zh-CN"/>
              </w:rPr>
              <w:t>2</w:t>
            </w:r>
            <w:r>
              <w:rPr>
                <w:rFonts w:eastAsia="PMingLiU" w:cs="Arial"/>
                <w:b/>
                <w:bCs/>
                <w:color w:val="FFFFFF"/>
                <w:szCs w:val="20"/>
                <w:lang w:val="en-US" w:eastAsia="zh-CN"/>
              </w:rPr>
              <w:t>e</w:t>
            </w:r>
          </w:p>
        </w:tc>
      </w:tr>
      <w:tr w:rsidR="0076773F" w14:paraId="62E9D0B4" w14:textId="77777777">
        <w:trPr>
          <w:trHeight w:val="525"/>
        </w:trPr>
        <w:tc>
          <w:tcPr>
            <w:tcW w:w="1519" w:type="dxa"/>
            <w:tcBorders>
              <w:top w:val="single" w:sz="4" w:space="0" w:color="000000"/>
              <w:left w:val="single" w:sz="4" w:space="0" w:color="FFFFFF"/>
              <w:bottom w:val="nil"/>
              <w:right w:val="single" w:sz="4" w:space="0" w:color="FFFFFF"/>
            </w:tcBorders>
            <w:shd w:val="clear" w:color="000000" w:fill="FABF8F"/>
            <w:noWrap/>
            <w:vAlign w:val="center"/>
          </w:tcPr>
          <w:p w14:paraId="24744166"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类别10</w:t>
            </w:r>
          </w:p>
        </w:tc>
        <w:tc>
          <w:tcPr>
            <w:tcW w:w="1238" w:type="dxa"/>
            <w:tcBorders>
              <w:top w:val="single" w:sz="4" w:space="0" w:color="000000"/>
              <w:left w:val="nil"/>
              <w:bottom w:val="nil"/>
              <w:right w:val="single" w:sz="4" w:space="0" w:color="FFFFFF"/>
            </w:tcBorders>
            <w:shd w:val="clear" w:color="000000" w:fill="FABF8F"/>
            <w:noWrap/>
            <w:vAlign w:val="center"/>
          </w:tcPr>
          <w:p w14:paraId="1AFDBCC0"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外销产品加工产生的排放</w:t>
            </w:r>
          </w:p>
        </w:tc>
        <w:tc>
          <w:tcPr>
            <w:tcW w:w="1231" w:type="dxa"/>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133ECB4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1746619.96 </w:t>
            </w:r>
          </w:p>
        </w:tc>
        <w:tc>
          <w:tcPr>
            <w:tcW w:w="1231" w:type="dxa"/>
            <w:tcBorders>
              <w:top w:val="single" w:sz="4" w:space="0" w:color="000000"/>
              <w:left w:val="nil"/>
              <w:bottom w:val="single" w:sz="4" w:space="0" w:color="000000"/>
              <w:right w:val="single" w:sz="4" w:space="0" w:color="FFCC99"/>
            </w:tcBorders>
            <w:shd w:val="clear" w:color="000000" w:fill="FABF8F"/>
            <w:noWrap/>
            <w:vAlign w:val="center"/>
          </w:tcPr>
          <w:p w14:paraId="6B09E944"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1746619.96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7646BA8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1" w:type="dxa"/>
            <w:tcBorders>
              <w:top w:val="single" w:sz="4" w:space="0" w:color="000000"/>
              <w:left w:val="nil"/>
              <w:bottom w:val="single" w:sz="4" w:space="0" w:color="000000"/>
              <w:right w:val="single" w:sz="4" w:space="0" w:color="FFCC99"/>
            </w:tcBorders>
            <w:shd w:val="clear" w:color="000000" w:fill="FABF8F"/>
            <w:noWrap/>
            <w:vAlign w:val="center"/>
          </w:tcPr>
          <w:p w14:paraId="126FC64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65178DC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1" w:type="dxa"/>
            <w:tcBorders>
              <w:top w:val="single" w:sz="4" w:space="0" w:color="000000"/>
              <w:left w:val="nil"/>
              <w:bottom w:val="single" w:sz="4" w:space="0" w:color="000000"/>
              <w:right w:val="single" w:sz="4" w:space="0" w:color="FFCC99"/>
            </w:tcBorders>
            <w:shd w:val="clear" w:color="000000" w:fill="FABF8F"/>
            <w:noWrap/>
            <w:vAlign w:val="center"/>
          </w:tcPr>
          <w:p w14:paraId="53A602C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22C541B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1" w:type="dxa"/>
            <w:tcBorders>
              <w:top w:val="single" w:sz="4" w:space="0" w:color="000000"/>
              <w:left w:val="nil"/>
              <w:bottom w:val="single" w:sz="4" w:space="0" w:color="000000"/>
              <w:right w:val="single" w:sz="4" w:space="0" w:color="FFCC99"/>
            </w:tcBorders>
            <w:shd w:val="clear" w:color="000000" w:fill="FABF8F"/>
            <w:noWrap/>
            <w:vAlign w:val="center"/>
          </w:tcPr>
          <w:p w14:paraId="0476F6E1"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3237D6D7" w14:textId="77777777">
        <w:trPr>
          <w:trHeight w:val="525"/>
        </w:trPr>
        <w:tc>
          <w:tcPr>
            <w:tcW w:w="1519" w:type="dxa"/>
            <w:tcBorders>
              <w:top w:val="nil"/>
              <w:left w:val="single" w:sz="4" w:space="0" w:color="FFFFFF"/>
              <w:bottom w:val="single" w:sz="4" w:space="0" w:color="FFFFFF"/>
              <w:right w:val="single" w:sz="4" w:space="0" w:color="FFFFFF"/>
            </w:tcBorders>
            <w:shd w:val="clear" w:color="000000" w:fill="FFFF00"/>
            <w:noWrap/>
            <w:vAlign w:val="center"/>
          </w:tcPr>
          <w:p w14:paraId="3EF887B8"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3.10.1</w:t>
            </w:r>
          </w:p>
        </w:tc>
        <w:tc>
          <w:tcPr>
            <w:tcW w:w="1238" w:type="dxa"/>
            <w:tcBorders>
              <w:top w:val="nil"/>
              <w:left w:val="nil"/>
              <w:bottom w:val="single" w:sz="4" w:space="0" w:color="FFFFFF"/>
              <w:right w:val="single" w:sz="4" w:space="0" w:color="FFFFFF"/>
            </w:tcBorders>
            <w:shd w:val="clear" w:color="000000" w:fill="FFFF00"/>
            <w:vAlign w:val="center"/>
          </w:tcPr>
          <w:p w14:paraId="5F7B811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锻材加工</w:t>
            </w:r>
          </w:p>
        </w:tc>
        <w:tc>
          <w:tcPr>
            <w:tcW w:w="1231" w:type="dxa"/>
            <w:tcBorders>
              <w:top w:val="single" w:sz="4" w:space="0" w:color="FFFFFF"/>
              <w:left w:val="nil"/>
              <w:bottom w:val="single" w:sz="4" w:space="0" w:color="FFFFFF"/>
              <w:right w:val="single" w:sz="4" w:space="0" w:color="FFFFFF"/>
            </w:tcBorders>
            <w:shd w:val="clear" w:color="000000" w:fill="A6A6A6"/>
            <w:noWrap/>
            <w:vAlign w:val="center"/>
          </w:tcPr>
          <w:p w14:paraId="201575F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113275.66 </w:t>
            </w:r>
          </w:p>
        </w:tc>
        <w:tc>
          <w:tcPr>
            <w:tcW w:w="1231" w:type="dxa"/>
            <w:tcBorders>
              <w:top w:val="single" w:sz="4" w:space="0" w:color="FFFFFF"/>
              <w:left w:val="nil"/>
              <w:bottom w:val="single" w:sz="4" w:space="0" w:color="FFFFFF"/>
              <w:right w:val="single" w:sz="4" w:space="0" w:color="FFFFFF"/>
            </w:tcBorders>
            <w:shd w:val="clear" w:color="000000" w:fill="A6A6A6"/>
            <w:noWrap/>
            <w:vAlign w:val="center"/>
          </w:tcPr>
          <w:p w14:paraId="725AD6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113275.66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21E3C39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single" w:sz="4" w:space="0" w:color="FFFFFF"/>
              <w:left w:val="nil"/>
              <w:bottom w:val="single" w:sz="4" w:space="0" w:color="FFFFFF"/>
              <w:right w:val="single" w:sz="4" w:space="0" w:color="FFFFFF"/>
            </w:tcBorders>
            <w:shd w:val="clear" w:color="000000" w:fill="A6A6A6"/>
            <w:noWrap/>
            <w:vAlign w:val="center"/>
          </w:tcPr>
          <w:p w14:paraId="39D26E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58DAF3F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single" w:sz="4" w:space="0" w:color="FFFFFF"/>
              <w:left w:val="nil"/>
              <w:bottom w:val="single" w:sz="4" w:space="0" w:color="FFFFFF"/>
              <w:right w:val="single" w:sz="4" w:space="0" w:color="FFFFFF"/>
            </w:tcBorders>
            <w:shd w:val="clear" w:color="000000" w:fill="A6A6A6"/>
            <w:noWrap/>
            <w:vAlign w:val="center"/>
          </w:tcPr>
          <w:p w14:paraId="62CE4F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1FCFBC7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single" w:sz="4" w:space="0" w:color="FFFFFF"/>
              <w:left w:val="nil"/>
              <w:bottom w:val="single" w:sz="4" w:space="0" w:color="FFFFFF"/>
              <w:right w:val="single" w:sz="4" w:space="0" w:color="FFFFFF"/>
            </w:tcBorders>
            <w:shd w:val="clear" w:color="000000" w:fill="A6A6A6"/>
            <w:noWrap/>
            <w:vAlign w:val="center"/>
          </w:tcPr>
          <w:p w14:paraId="7F7E7AB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E7FCFC7" w14:textId="77777777">
        <w:trPr>
          <w:trHeight w:val="525"/>
        </w:trPr>
        <w:tc>
          <w:tcPr>
            <w:tcW w:w="1519" w:type="dxa"/>
            <w:tcBorders>
              <w:top w:val="nil"/>
              <w:left w:val="single" w:sz="4" w:space="0" w:color="FFFFFF"/>
              <w:bottom w:val="single" w:sz="4" w:space="0" w:color="FFFFFF"/>
              <w:right w:val="single" w:sz="4" w:space="0" w:color="FFFFFF"/>
            </w:tcBorders>
            <w:shd w:val="clear" w:color="000000" w:fill="FFFF00"/>
            <w:noWrap/>
            <w:vAlign w:val="center"/>
          </w:tcPr>
          <w:p w14:paraId="2339CDD9"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3.10.2</w:t>
            </w:r>
          </w:p>
        </w:tc>
        <w:tc>
          <w:tcPr>
            <w:tcW w:w="1238" w:type="dxa"/>
            <w:tcBorders>
              <w:top w:val="nil"/>
              <w:left w:val="nil"/>
              <w:bottom w:val="single" w:sz="4" w:space="0" w:color="FFFFFF"/>
              <w:right w:val="single" w:sz="4" w:space="0" w:color="FFFFFF"/>
            </w:tcBorders>
            <w:shd w:val="clear" w:color="000000" w:fill="FFFF00"/>
            <w:vAlign w:val="center"/>
          </w:tcPr>
          <w:p w14:paraId="7B9ACC3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棒材加工</w:t>
            </w:r>
          </w:p>
        </w:tc>
        <w:tc>
          <w:tcPr>
            <w:tcW w:w="1231" w:type="dxa"/>
            <w:tcBorders>
              <w:top w:val="nil"/>
              <w:left w:val="nil"/>
              <w:bottom w:val="single" w:sz="4" w:space="0" w:color="FFFFFF"/>
              <w:right w:val="single" w:sz="4" w:space="0" w:color="FFFFFF"/>
            </w:tcBorders>
            <w:shd w:val="clear" w:color="000000" w:fill="A6A6A6"/>
            <w:noWrap/>
            <w:vAlign w:val="center"/>
          </w:tcPr>
          <w:p w14:paraId="7C98E6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1357195.22 </w:t>
            </w:r>
          </w:p>
        </w:tc>
        <w:tc>
          <w:tcPr>
            <w:tcW w:w="1231" w:type="dxa"/>
            <w:tcBorders>
              <w:top w:val="nil"/>
              <w:left w:val="nil"/>
              <w:bottom w:val="single" w:sz="4" w:space="0" w:color="FFFFFF"/>
              <w:right w:val="single" w:sz="4" w:space="0" w:color="FFFFFF"/>
            </w:tcBorders>
            <w:shd w:val="clear" w:color="000000" w:fill="A6A6A6"/>
            <w:noWrap/>
            <w:vAlign w:val="center"/>
          </w:tcPr>
          <w:p w14:paraId="10E095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1357195.22 </w:t>
            </w:r>
          </w:p>
        </w:tc>
        <w:tc>
          <w:tcPr>
            <w:tcW w:w="640" w:type="dxa"/>
            <w:tcBorders>
              <w:top w:val="nil"/>
              <w:left w:val="nil"/>
              <w:bottom w:val="single" w:sz="4" w:space="0" w:color="FFFFFF"/>
              <w:right w:val="single" w:sz="4" w:space="0" w:color="FFFFFF"/>
            </w:tcBorders>
            <w:shd w:val="clear" w:color="000000" w:fill="A6A6A6"/>
            <w:noWrap/>
            <w:vAlign w:val="center"/>
          </w:tcPr>
          <w:p w14:paraId="12DCC2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3A2D286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7174ACA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241027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1ADAB3B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532CF35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605C07ED" w14:textId="77777777">
        <w:trPr>
          <w:trHeight w:val="525"/>
        </w:trPr>
        <w:tc>
          <w:tcPr>
            <w:tcW w:w="1519" w:type="dxa"/>
            <w:tcBorders>
              <w:top w:val="nil"/>
              <w:left w:val="single" w:sz="4" w:space="0" w:color="FFFFFF"/>
              <w:bottom w:val="single" w:sz="4" w:space="0" w:color="FFFFFF"/>
              <w:right w:val="single" w:sz="4" w:space="0" w:color="FFFFFF"/>
            </w:tcBorders>
            <w:shd w:val="clear" w:color="000000" w:fill="FFFF00"/>
            <w:noWrap/>
            <w:vAlign w:val="center"/>
          </w:tcPr>
          <w:p w14:paraId="08530593"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3.10.3</w:t>
            </w:r>
          </w:p>
        </w:tc>
        <w:tc>
          <w:tcPr>
            <w:tcW w:w="1238" w:type="dxa"/>
            <w:tcBorders>
              <w:top w:val="nil"/>
              <w:left w:val="nil"/>
              <w:bottom w:val="single" w:sz="4" w:space="0" w:color="FFFFFF"/>
              <w:right w:val="single" w:sz="4" w:space="0" w:color="FFFFFF"/>
            </w:tcBorders>
            <w:shd w:val="clear" w:color="000000" w:fill="FFFF00"/>
            <w:vAlign w:val="center"/>
          </w:tcPr>
          <w:p w14:paraId="74098A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钢管加工</w:t>
            </w:r>
          </w:p>
        </w:tc>
        <w:tc>
          <w:tcPr>
            <w:tcW w:w="1231" w:type="dxa"/>
            <w:tcBorders>
              <w:top w:val="nil"/>
              <w:left w:val="nil"/>
              <w:bottom w:val="single" w:sz="4" w:space="0" w:color="FFFFFF"/>
              <w:right w:val="single" w:sz="4" w:space="0" w:color="FFFFFF"/>
            </w:tcBorders>
            <w:shd w:val="clear" w:color="000000" w:fill="A6A6A6"/>
            <w:noWrap/>
            <w:vAlign w:val="center"/>
          </w:tcPr>
          <w:p w14:paraId="2D1A0A7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72250.34 </w:t>
            </w:r>
          </w:p>
        </w:tc>
        <w:tc>
          <w:tcPr>
            <w:tcW w:w="1231" w:type="dxa"/>
            <w:tcBorders>
              <w:top w:val="nil"/>
              <w:left w:val="nil"/>
              <w:bottom w:val="single" w:sz="4" w:space="0" w:color="FFFFFF"/>
              <w:right w:val="single" w:sz="4" w:space="0" w:color="FFFFFF"/>
            </w:tcBorders>
            <w:shd w:val="clear" w:color="000000" w:fill="A6A6A6"/>
            <w:noWrap/>
            <w:vAlign w:val="center"/>
          </w:tcPr>
          <w:p w14:paraId="5B10DF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72250.34 </w:t>
            </w:r>
          </w:p>
        </w:tc>
        <w:tc>
          <w:tcPr>
            <w:tcW w:w="640" w:type="dxa"/>
            <w:tcBorders>
              <w:top w:val="nil"/>
              <w:left w:val="nil"/>
              <w:bottom w:val="single" w:sz="4" w:space="0" w:color="FFFFFF"/>
              <w:right w:val="single" w:sz="4" w:space="0" w:color="FFFFFF"/>
            </w:tcBorders>
            <w:shd w:val="clear" w:color="000000" w:fill="A6A6A6"/>
            <w:noWrap/>
            <w:vAlign w:val="center"/>
          </w:tcPr>
          <w:p w14:paraId="31587B7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2A8666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010E223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16432D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2A34CC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46A5C3F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r w:rsidR="0076773F" w14:paraId="7B07BB4B" w14:textId="77777777">
        <w:trPr>
          <w:trHeight w:val="525"/>
        </w:trPr>
        <w:tc>
          <w:tcPr>
            <w:tcW w:w="1519" w:type="dxa"/>
            <w:tcBorders>
              <w:top w:val="nil"/>
              <w:left w:val="single" w:sz="4" w:space="0" w:color="FFFFFF"/>
              <w:bottom w:val="single" w:sz="4" w:space="0" w:color="FFFFFF"/>
              <w:right w:val="single" w:sz="4" w:space="0" w:color="FFFFFF"/>
            </w:tcBorders>
            <w:shd w:val="clear" w:color="000000" w:fill="FFFF00"/>
            <w:noWrap/>
            <w:vAlign w:val="center"/>
          </w:tcPr>
          <w:p w14:paraId="45A8F6CC"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3.10.4</w:t>
            </w:r>
          </w:p>
        </w:tc>
        <w:tc>
          <w:tcPr>
            <w:tcW w:w="1238" w:type="dxa"/>
            <w:tcBorders>
              <w:top w:val="nil"/>
              <w:left w:val="nil"/>
              <w:bottom w:val="single" w:sz="4" w:space="0" w:color="FFFFFF"/>
              <w:right w:val="single" w:sz="4" w:space="0" w:color="FFFFFF"/>
            </w:tcBorders>
            <w:shd w:val="clear" w:color="000000" w:fill="FFFF00"/>
            <w:vAlign w:val="center"/>
          </w:tcPr>
          <w:p w14:paraId="7E10D8E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钢坯加工</w:t>
            </w:r>
          </w:p>
        </w:tc>
        <w:tc>
          <w:tcPr>
            <w:tcW w:w="1231" w:type="dxa"/>
            <w:tcBorders>
              <w:top w:val="nil"/>
              <w:left w:val="nil"/>
              <w:bottom w:val="single" w:sz="4" w:space="0" w:color="FFFFFF"/>
              <w:right w:val="single" w:sz="4" w:space="0" w:color="FFFFFF"/>
            </w:tcBorders>
            <w:shd w:val="clear" w:color="000000" w:fill="A6A6A6"/>
            <w:noWrap/>
            <w:vAlign w:val="center"/>
          </w:tcPr>
          <w:p w14:paraId="675F271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203898.73 </w:t>
            </w:r>
          </w:p>
        </w:tc>
        <w:tc>
          <w:tcPr>
            <w:tcW w:w="1231" w:type="dxa"/>
            <w:tcBorders>
              <w:top w:val="nil"/>
              <w:left w:val="nil"/>
              <w:bottom w:val="single" w:sz="4" w:space="0" w:color="FFFFFF"/>
              <w:right w:val="single" w:sz="4" w:space="0" w:color="FFFFFF"/>
            </w:tcBorders>
            <w:shd w:val="clear" w:color="000000" w:fill="A6A6A6"/>
            <w:noWrap/>
            <w:vAlign w:val="center"/>
          </w:tcPr>
          <w:p w14:paraId="486B3DF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203898.73 </w:t>
            </w:r>
          </w:p>
        </w:tc>
        <w:tc>
          <w:tcPr>
            <w:tcW w:w="640" w:type="dxa"/>
            <w:tcBorders>
              <w:top w:val="nil"/>
              <w:left w:val="nil"/>
              <w:bottom w:val="single" w:sz="4" w:space="0" w:color="FFFFFF"/>
              <w:right w:val="single" w:sz="4" w:space="0" w:color="FFFFFF"/>
            </w:tcBorders>
            <w:shd w:val="clear" w:color="000000" w:fill="A6A6A6"/>
            <w:noWrap/>
            <w:vAlign w:val="center"/>
          </w:tcPr>
          <w:p w14:paraId="55346DA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575F08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73DC44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6442FE9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nil"/>
              <w:left w:val="nil"/>
              <w:bottom w:val="single" w:sz="4" w:space="0" w:color="FFFFFF"/>
              <w:right w:val="single" w:sz="4" w:space="0" w:color="FFFFFF"/>
            </w:tcBorders>
            <w:shd w:val="clear" w:color="000000" w:fill="A6A6A6"/>
            <w:noWrap/>
            <w:vAlign w:val="center"/>
          </w:tcPr>
          <w:p w14:paraId="792E59D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1" w:type="dxa"/>
            <w:tcBorders>
              <w:top w:val="nil"/>
              <w:left w:val="nil"/>
              <w:bottom w:val="single" w:sz="4" w:space="0" w:color="FFFFFF"/>
              <w:right w:val="single" w:sz="4" w:space="0" w:color="FFFFFF"/>
            </w:tcBorders>
            <w:shd w:val="clear" w:color="000000" w:fill="A6A6A6"/>
            <w:noWrap/>
            <w:vAlign w:val="center"/>
          </w:tcPr>
          <w:p w14:paraId="0239B5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7CDA735A"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042F6FA1" w14:textId="77777777" w:rsidR="003D649A" w:rsidRDefault="003D649A">
      <w:pPr>
        <w:spacing w:before="0" w:line="360" w:lineRule="auto"/>
        <w:jc w:val="right"/>
        <w:rPr>
          <w:rFonts w:eastAsia="宋体" w:cs="Arial"/>
          <w:iCs/>
          <w:sz w:val="24"/>
          <w:lang w:eastAsia="zh-CN"/>
        </w:rPr>
      </w:pPr>
    </w:p>
    <w:p w14:paraId="6D8B560B" w14:textId="77777777" w:rsidR="003D649A" w:rsidRDefault="003D649A" w:rsidP="003D649A">
      <w:pPr>
        <w:pStyle w:val="Style2"/>
        <w:numPr>
          <w:ilvl w:val="2"/>
          <w:numId w:val="12"/>
        </w:numPr>
        <w:spacing w:line="360" w:lineRule="auto"/>
      </w:pPr>
      <w:bookmarkStart w:id="132" w:name="_Toc204099759"/>
      <w:r>
        <w:rPr>
          <w:rFonts w:hint="eastAsia"/>
        </w:rPr>
        <w:t>范围三类别</w:t>
      </w:r>
      <w:r>
        <w:rPr>
          <w:rFonts w:hint="eastAsia"/>
        </w:rPr>
        <w:t>11</w:t>
      </w:r>
      <w:r>
        <w:rPr>
          <w:rFonts w:hint="eastAsia"/>
        </w:rPr>
        <w:t>外销产品使用产生的排放</w:t>
      </w:r>
      <w:r>
        <w:t>清册</w:t>
      </w:r>
      <w:bookmarkEnd w:id="132"/>
    </w:p>
    <w:tbl>
      <w:tblPr>
        <w:tblW w:w="5000" w:type="pct"/>
        <w:tblLook w:val="04A0" w:firstRow="1" w:lastRow="0" w:firstColumn="1" w:lastColumn="0" w:noHBand="0" w:noVBand="1"/>
      </w:tblPr>
      <w:tblGrid>
        <w:gridCol w:w="1434"/>
        <w:gridCol w:w="2199"/>
        <w:gridCol w:w="938"/>
        <w:gridCol w:w="865"/>
        <w:gridCol w:w="566"/>
        <w:gridCol w:w="566"/>
        <w:gridCol w:w="686"/>
        <w:gridCol w:w="676"/>
        <w:gridCol w:w="566"/>
        <w:gridCol w:w="566"/>
      </w:tblGrid>
      <w:tr w:rsidR="003D649A" w:rsidRPr="006A036A" w14:paraId="1AC11830" w14:textId="77777777" w:rsidTr="00265FA9">
        <w:trPr>
          <w:trHeight w:val="503"/>
        </w:trPr>
        <w:tc>
          <w:tcPr>
            <w:tcW w:w="55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1570E793" w14:textId="77777777" w:rsidR="003D649A" w:rsidRPr="006A036A" w:rsidRDefault="003D649A" w:rsidP="00265FA9">
            <w:pPr>
              <w:spacing w:before="0"/>
              <w:jc w:val="center"/>
              <w:rPr>
                <w:rFonts w:ascii="宋体" w:eastAsia="宋体" w:hAnsi="宋体" w:cs="宋体"/>
                <w:b/>
                <w:bCs/>
                <w:color w:val="FFFFFF"/>
                <w:szCs w:val="20"/>
                <w:lang w:val="en-US" w:eastAsia="zh-CN"/>
              </w:rPr>
            </w:pPr>
            <w:r w:rsidRPr="006A036A">
              <w:rPr>
                <w:rFonts w:ascii="宋体" w:eastAsia="宋体" w:hAnsi="宋体" w:cs="宋体" w:hint="eastAsia"/>
                <w:b/>
                <w:bCs/>
                <w:color w:val="FFFFFF"/>
                <w:szCs w:val="20"/>
                <w:lang w:val="en-US" w:eastAsia="zh-CN"/>
              </w:rPr>
              <w:t>编号</w:t>
            </w:r>
          </w:p>
        </w:tc>
        <w:tc>
          <w:tcPr>
            <w:tcW w:w="1107"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2770A462" w14:textId="77777777" w:rsidR="003D649A" w:rsidRPr="006A036A" w:rsidRDefault="003D649A" w:rsidP="00265FA9">
            <w:pPr>
              <w:spacing w:before="0"/>
              <w:jc w:val="center"/>
              <w:rPr>
                <w:rFonts w:ascii="宋体" w:eastAsia="宋体" w:hAnsi="宋体" w:cs="宋体" w:hint="eastAsia"/>
                <w:b/>
                <w:bCs/>
                <w:color w:val="FFFFFF"/>
                <w:szCs w:val="20"/>
                <w:lang w:val="en-US" w:eastAsia="zh-CN"/>
              </w:rPr>
            </w:pPr>
            <w:r w:rsidRPr="006A036A">
              <w:rPr>
                <w:rFonts w:ascii="宋体" w:eastAsia="宋体" w:hAnsi="宋体" w:cs="宋体" w:hint="eastAsia"/>
                <w:b/>
                <w:bCs/>
                <w:color w:val="FFFFFF"/>
                <w:szCs w:val="20"/>
                <w:lang w:val="en-US" w:eastAsia="zh-CN"/>
              </w:rPr>
              <w:t>排放源</w:t>
            </w:r>
          </w:p>
        </w:tc>
        <w:tc>
          <w:tcPr>
            <w:tcW w:w="70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275EFD00" w14:textId="77777777" w:rsidR="003D649A" w:rsidRPr="006A036A" w:rsidRDefault="003D649A" w:rsidP="00265FA9">
            <w:pPr>
              <w:spacing w:before="0"/>
              <w:jc w:val="center"/>
              <w:rPr>
                <w:rFonts w:ascii="宋体" w:eastAsia="宋体" w:hAnsi="宋体" w:cs="宋体" w:hint="eastAsia"/>
                <w:b/>
                <w:bCs/>
                <w:color w:val="FFFFFF"/>
                <w:szCs w:val="20"/>
                <w:lang w:val="en-US" w:eastAsia="zh-CN"/>
              </w:rPr>
            </w:pPr>
            <w:r w:rsidRPr="006A036A">
              <w:rPr>
                <w:rFonts w:ascii="宋体" w:eastAsia="宋体" w:hAnsi="宋体" w:cs="宋体" w:hint="eastAsia"/>
                <w:b/>
                <w:bCs/>
                <w:color w:val="FFFFFF"/>
                <w:szCs w:val="20"/>
                <w:lang w:val="en-US" w:eastAsia="zh-CN"/>
              </w:rPr>
              <w:t>总排放量</w:t>
            </w:r>
          </w:p>
        </w:tc>
        <w:tc>
          <w:tcPr>
            <w:tcW w:w="505" w:type="pct"/>
            <w:tcBorders>
              <w:top w:val="single" w:sz="4" w:space="0" w:color="auto"/>
              <w:left w:val="nil"/>
              <w:bottom w:val="single" w:sz="4" w:space="0" w:color="auto"/>
              <w:right w:val="single" w:sz="4" w:space="0" w:color="auto"/>
            </w:tcBorders>
            <w:shd w:val="clear" w:color="000000" w:fill="FF6600"/>
            <w:noWrap/>
            <w:vAlign w:val="center"/>
            <w:hideMark/>
          </w:tcPr>
          <w:p w14:paraId="021CA1BA" w14:textId="77777777" w:rsidR="003D649A" w:rsidRPr="006A036A" w:rsidRDefault="003D649A" w:rsidP="00265FA9">
            <w:pPr>
              <w:spacing w:before="0"/>
              <w:jc w:val="center"/>
              <w:rPr>
                <w:rFonts w:eastAsia="PMingLiU" w:cs="Arial" w:hint="eastAsia"/>
                <w:b/>
                <w:bCs/>
                <w:color w:val="FFFFFF"/>
                <w:szCs w:val="20"/>
                <w:lang w:val="en-US" w:eastAsia="zh-CN"/>
              </w:rPr>
            </w:pPr>
            <w:r w:rsidRPr="006A036A">
              <w:rPr>
                <w:rFonts w:eastAsia="PMingLiU" w:cs="Arial"/>
                <w:b/>
                <w:bCs/>
                <w:color w:val="FFFFFF"/>
                <w:szCs w:val="20"/>
                <w:lang w:val="en-US" w:eastAsia="zh-CN"/>
              </w:rPr>
              <w:t>CO</w:t>
            </w:r>
            <w:r w:rsidRPr="006A036A">
              <w:rPr>
                <w:rFonts w:eastAsia="PMingLiU" w:cs="Arial"/>
                <w:b/>
                <w:bCs/>
                <w:color w:val="FFFFFF"/>
                <w:szCs w:val="20"/>
                <w:vertAlign w:val="subscript"/>
                <w:lang w:val="en-US" w:eastAsia="zh-CN"/>
              </w:rPr>
              <w:t>2</w:t>
            </w:r>
          </w:p>
        </w:tc>
        <w:tc>
          <w:tcPr>
            <w:tcW w:w="334" w:type="pct"/>
            <w:tcBorders>
              <w:top w:val="single" w:sz="4" w:space="0" w:color="auto"/>
              <w:left w:val="nil"/>
              <w:bottom w:val="single" w:sz="4" w:space="0" w:color="auto"/>
              <w:right w:val="single" w:sz="4" w:space="0" w:color="auto"/>
            </w:tcBorders>
            <w:shd w:val="clear" w:color="000000" w:fill="FF6600"/>
            <w:noWrap/>
            <w:vAlign w:val="center"/>
            <w:hideMark/>
          </w:tcPr>
          <w:p w14:paraId="1F74FCF1"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CH</w:t>
            </w:r>
            <w:r w:rsidRPr="006A036A">
              <w:rPr>
                <w:rFonts w:eastAsia="PMingLiU" w:cs="Arial"/>
                <w:b/>
                <w:bCs/>
                <w:color w:val="FFFFFF"/>
                <w:szCs w:val="20"/>
                <w:vertAlign w:val="subscript"/>
                <w:lang w:val="en-US" w:eastAsia="zh-CN"/>
              </w:rPr>
              <w:t>4</w:t>
            </w:r>
          </w:p>
        </w:tc>
        <w:tc>
          <w:tcPr>
            <w:tcW w:w="423" w:type="pct"/>
            <w:tcBorders>
              <w:top w:val="single" w:sz="4" w:space="0" w:color="auto"/>
              <w:left w:val="nil"/>
              <w:bottom w:val="single" w:sz="4" w:space="0" w:color="auto"/>
              <w:right w:val="single" w:sz="4" w:space="0" w:color="auto"/>
            </w:tcBorders>
            <w:shd w:val="clear" w:color="000000" w:fill="FF6600"/>
            <w:noWrap/>
            <w:vAlign w:val="center"/>
            <w:hideMark/>
          </w:tcPr>
          <w:p w14:paraId="66186F02"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N</w:t>
            </w:r>
            <w:r w:rsidRPr="006A036A">
              <w:rPr>
                <w:rFonts w:eastAsia="PMingLiU" w:cs="Arial"/>
                <w:b/>
                <w:bCs/>
                <w:color w:val="FFFFFF"/>
                <w:szCs w:val="20"/>
                <w:vertAlign w:val="subscript"/>
                <w:lang w:val="en-US" w:eastAsia="zh-CN"/>
              </w:rPr>
              <w:t>2</w:t>
            </w:r>
            <w:r w:rsidRPr="006A036A">
              <w:rPr>
                <w:rFonts w:eastAsia="PMingLiU" w:cs="Arial"/>
                <w:b/>
                <w:bCs/>
                <w:color w:val="FFFFFF"/>
                <w:szCs w:val="20"/>
                <w:lang w:val="en-US" w:eastAsia="zh-CN"/>
              </w:rPr>
              <w:t>O</w:t>
            </w:r>
          </w:p>
        </w:tc>
        <w:tc>
          <w:tcPr>
            <w:tcW w:w="334" w:type="pct"/>
            <w:tcBorders>
              <w:top w:val="single" w:sz="4" w:space="0" w:color="auto"/>
              <w:left w:val="nil"/>
              <w:bottom w:val="single" w:sz="4" w:space="0" w:color="auto"/>
              <w:right w:val="single" w:sz="4" w:space="0" w:color="auto"/>
            </w:tcBorders>
            <w:shd w:val="clear" w:color="000000" w:fill="FF6600"/>
            <w:noWrap/>
            <w:vAlign w:val="center"/>
            <w:hideMark/>
          </w:tcPr>
          <w:p w14:paraId="52679F2E"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HFCs</w:t>
            </w:r>
          </w:p>
        </w:tc>
        <w:tc>
          <w:tcPr>
            <w:tcW w:w="334" w:type="pct"/>
            <w:tcBorders>
              <w:top w:val="single" w:sz="4" w:space="0" w:color="auto"/>
              <w:left w:val="nil"/>
              <w:bottom w:val="single" w:sz="4" w:space="0" w:color="auto"/>
              <w:right w:val="single" w:sz="4" w:space="0" w:color="auto"/>
            </w:tcBorders>
            <w:shd w:val="clear" w:color="000000" w:fill="FF6600"/>
            <w:noWrap/>
            <w:vAlign w:val="center"/>
            <w:hideMark/>
          </w:tcPr>
          <w:p w14:paraId="6C52806C"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PFCs</w:t>
            </w:r>
          </w:p>
        </w:tc>
        <w:tc>
          <w:tcPr>
            <w:tcW w:w="334" w:type="pct"/>
            <w:tcBorders>
              <w:top w:val="single" w:sz="4" w:space="0" w:color="auto"/>
              <w:left w:val="nil"/>
              <w:bottom w:val="single" w:sz="4" w:space="0" w:color="auto"/>
              <w:right w:val="single" w:sz="4" w:space="0" w:color="auto"/>
            </w:tcBorders>
            <w:shd w:val="clear" w:color="000000" w:fill="FF6600"/>
            <w:noWrap/>
            <w:vAlign w:val="center"/>
            <w:hideMark/>
          </w:tcPr>
          <w:p w14:paraId="3415B1D6"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SF</w:t>
            </w:r>
            <w:r w:rsidRPr="006A036A">
              <w:rPr>
                <w:rFonts w:eastAsia="PMingLiU" w:cs="Arial"/>
                <w:b/>
                <w:bCs/>
                <w:color w:val="FFFFFF"/>
                <w:szCs w:val="20"/>
                <w:vertAlign w:val="subscript"/>
                <w:lang w:val="en-US" w:eastAsia="zh-CN"/>
              </w:rPr>
              <w:t>6</w:t>
            </w:r>
          </w:p>
        </w:tc>
        <w:tc>
          <w:tcPr>
            <w:tcW w:w="366" w:type="pct"/>
            <w:tcBorders>
              <w:top w:val="single" w:sz="4" w:space="0" w:color="auto"/>
              <w:left w:val="nil"/>
              <w:bottom w:val="single" w:sz="4" w:space="0" w:color="auto"/>
              <w:right w:val="single" w:sz="4" w:space="0" w:color="auto"/>
            </w:tcBorders>
            <w:shd w:val="clear" w:color="000000" w:fill="FF6600"/>
            <w:noWrap/>
            <w:vAlign w:val="center"/>
            <w:hideMark/>
          </w:tcPr>
          <w:p w14:paraId="3F54294C"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NF</w:t>
            </w:r>
            <w:r w:rsidRPr="006A036A">
              <w:rPr>
                <w:rFonts w:eastAsia="PMingLiU" w:cs="Arial"/>
                <w:b/>
                <w:bCs/>
                <w:color w:val="FFFFFF"/>
                <w:szCs w:val="20"/>
                <w:vertAlign w:val="subscript"/>
                <w:lang w:val="en-US" w:eastAsia="zh-CN"/>
              </w:rPr>
              <w:t>3</w:t>
            </w:r>
          </w:p>
        </w:tc>
      </w:tr>
      <w:tr w:rsidR="003D649A" w:rsidRPr="006A036A" w14:paraId="55E57F49" w14:textId="77777777" w:rsidTr="00265FA9">
        <w:trPr>
          <w:trHeight w:val="503"/>
        </w:trPr>
        <w:tc>
          <w:tcPr>
            <w:tcW w:w="556" w:type="pct"/>
            <w:vMerge/>
            <w:tcBorders>
              <w:top w:val="single" w:sz="4" w:space="0" w:color="auto"/>
              <w:left w:val="single" w:sz="4" w:space="0" w:color="auto"/>
              <w:bottom w:val="single" w:sz="4" w:space="0" w:color="auto"/>
              <w:right w:val="single" w:sz="4" w:space="0" w:color="auto"/>
            </w:tcBorders>
            <w:vAlign w:val="center"/>
            <w:hideMark/>
          </w:tcPr>
          <w:p w14:paraId="7CC9992A" w14:textId="77777777" w:rsidR="003D649A" w:rsidRPr="006A036A" w:rsidRDefault="003D649A" w:rsidP="00265FA9">
            <w:pPr>
              <w:spacing w:before="0"/>
              <w:rPr>
                <w:rFonts w:ascii="宋体" w:eastAsia="宋体" w:hAnsi="宋体" w:cs="宋体"/>
                <w:b/>
                <w:bCs/>
                <w:color w:val="FFFFFF"/>
                <w:szCs w:val="20"/>
                <w:lang w:val="en-US" w:eastAsia="zh-CN"/>
              </w:rPr>
            </w:pPr>
          </w:p>
        </w:tc>
        <w:tc>
          <w:tcPr>
            <w:tcW w:w="1107" w:type="pct"/>
            <w:vMerge/>
            <w:tcBorders>
              <w:top w:val="single" w:sz="4" w:space="0" w:color="auto"/>
              <w:left w:val="single" w:sz="4" w:space="0" w:color="auto"/>
              <w:bottom w:val="single" w:sz="4" w:space="0" w:color="auto"/>
              <w:right w:val="single" w:sz="4" w:space="0" w:color="auto"/>
            </w:tcBorders>
            <w:vAlign w:val="center"/>
            <w:hideMark/>
          </w:tcPr>
          <w:p w14:paraId="5D05D525" w14:textId="77777777" w:rsidR="003D649A" w:rsidRPr="006A036A" w:rsidRDefault="003D649A" w:rsidP="00265FA9">
            <w:pPr>
              <w:spacing w:before="0"/>
              <w:rPr>
                <w:rFonts w:ascii="宋体" w:eastAsia="宋体" w:hAnsi="宋体" w:cs="宋体"/>
                <w:b/>
                <w:bCs/>
                <w:color w:val="FFFFFF"/>
                <w:szCs w:val="20"/>
                <w:lang w:val="en-US" w:eastAsia="zh-CN"/>
              </w:rPr>
            </w:pPr>
          </w:p>
        </w:tc>
        <w:tc>
          <w:tcPr>
            <w:tcW w:w="708" w:type="pct"/>
            <w:vMerge/>
            <w:tcBorders>
              <w:top w:val="single" w:sz="4" w:space="0" w:color="auto"/>
              <w:left w:val="single" w:sz="4" w:space="0" w:color="auto"/>
              <w:bottom w:val="single" w:sz="4" w:space="0" w:color="auto"/>
              <w:right w:val="single" w:sz="4" w:space="0" w:color="auto"/>
            </w:tcBorders>
            <w:vAlign w:val="center"/>
            <w:hideMark/>
          </w:tcPr>
          <w:p w14:paraId="43CED411" w14:textId="77777777" w:rsidR="003D649A" w:rsidRPr="006A036A" w:rsidRDefault="003D649A" w:rsidP="00265FA9">
            <w:pPr>
              <w:spacing w:before="0"/>
              <w:rPr>
                <w:rFonts w:ascii="宋体" w:eastAsia="宋体" w:hAnsi="宋体" w:cs="宋体"/>
                <w:b/>
                <w:bCs/>
                <w:color w:val="FFFFFF"/>
                <w:szCs w:val="20"/>
                <w:lang w:val="en-US" w:eastAsia="zh-CN"/>
              </w:rPr>
            </w:pPr>
          </w:p>
        </w:tc>
        <w:tc>
          <w:tcPr>
            <w:tcW w:w="2629" w:type="pct"/>
            <w:gridSpan w:val="7"/>
            <w:tcBorders>
              <w:top w:val="single" w:sz="4" w:space="0" w:color="auto"/>
              <w:left w:val="nil"/>
              <w:bottom w:val="single" w:sz="4" w:space="0" w:color="auto"/>
              <w:right w:val="single" w:sz="4" w:space="0" w:color="auto"/>
            </w:tcBorders>
            <w:shd w:val="clear" w:color="000000" w:fill="FF6600"/>
            <w:noWrap/>
            <w:vAlign w:val="center"/>
            <w:hideMark/>
          </w:tcPr>
          <w:p w14:paraId="70AA7208" w14:textId="77777777" w:rsidR="003D649A" w:rsidRPr="006A036A" w:rsidRDefault="003D649A" w:rsidP="00265FA9">
            <w:pPr>
              <w:spacing w:before="0"/>
              <w:jc w:val="center"/>
              <w:rPr>
                <w:rFonts w:eastAsia="PMingLiU" w:cs="Arial"/>
                <w:b/>
                <w:bCs/>
                <w:color w:val="FFFFFF"/>
                <w:szCs w:val="20"/>
                <w:lang w:val="en-US" w:eastAsia="zh-CN"/>
              </w:rPr>
            </w:pPr>
            <w:r w:rsidRPr="006A036A">
              <w:rPr>
                <w:rFonts w:eastAsia="PMingLiU" w:cs="Arial"/>
                <w:b/>
                <w:bCs/>
                <w:color w:val="FFFFFF"/>
                <w:szCs w:val="20"/>
                <w:lang w:val="en-US" w:eastAsia="zh-CN"/>
              </w:rPr>
              <w:t>tCO</w:t>
            </w:r>
            <w:r w:rsidRPr="006A036A">
              <w:rPr>
                <w:rFonts w:eastAsia="PMingLiU" w:cs="Arial"/>
                <w:b/>
                <w:bCs/>
                <w:color w:val="FFFFFF"/>
                <w:szCs w:val="20"/>
                <w:vertAlign w:val="subscript"/>
                <w:lang w:val="en-US" w:eastAsia="zh-CN"/>
              </w:rPr>
              <w:t>2</w:t>
            </w:r>
            <w:r w:rsidRPr="006A036A">
              <w:rPr>
                <w:rFonts w:eastAsia="PMingLiU" w:cs="Arial"/>
                <w:b/>
                <w:bCs/>
                <w:color w:val="FFFFFF"/>
                <w:szCs w:val="20"/>
                <w:lang w:val="en-US" w:eastAsia="zh-CN"/>
              </w:rPr>
              <w:t>e</w:t>
            </w:r>
          </w:p>
        </w:tc>
      </w:tr>
      <w:tr w:rsidR="003D649A" w:rsidRPr="006A036A" w14:paraId="1FF025D1" w14:textId="77777777" w:rsidTr="00265FA9">
        <w:trPr>
          <w:trHeight w:val="525"/>
        </w:trPr>
        <w:tc>
          <w:tcPr>
            <w:tcW w:w="556" w:type="pct"/>
            <w:tcBorders>
              <w:top w:val="single" w:sz="4" w:space="0" w:color="000000"/>
              <w:left w:val="single" w:sz="4" w:space="0" w:color="FFFFFF"/>
              <w:bottom w:val="nil"/>
              <w:right w:val="single" w:sz="4" w:space="0" w:color="FFFFFF"/>
            </w:tcBorders>
            <w:shd w:val="clear" w:color="000000" w:fill="FABF8F"/>
            <w:noWrap/>
            <w:vAlign w:val="center"/>
            <w:hideMark/>
          </w:tcPr>
          <w:p w14:paraId="60510064" w14:textId="77777777" w:rsidR="003D649A" w:rsidRPr="006A036A" w:rsidRDefault="003D649A" w:rsidP="00265FA9">
            <w:pPr>
              <w:spacing w:before="0"/>
              <w:rPr>
                <w:rFonts w:ascii="宋体" w:eastAsia="宋体" w:hAnsi="宋体" w:cs="宋体"/>
                <w:b/>
                <w:bCs/>
                <w:color w:val="000000"/>
                <w:szCs w:val="20"/>
                <w:lang w:val="en-US" w:eastAsia="zh-CN"/>
              </w:rPr>
            </w:pPr>
            <w:r w:rsidRPr="006A036A">
              <w:rPr>
                <w:rFonts w:ascii="宋体" w:eastAsia="宋体" w:hAnsi="宋体" w:cs="宋体" w:hint="eastAsia"/>
                <w:b/>
                <w:bCs/>
                <w:color w:val="000000"/>
                <w:szCs w:val="20"/>
                <w:lang w:val="en-US" w:eastAsia="zh-CN"/>
              </w:rPr>
              <w:t>范围三 类别12</w:t>
            </w:r>
          </w:p>
        </w:tc>
        <w:tc>
          <w:tcPr>
            <w:tcW w:w="1107" w:type="pct"/>
            <w:tcBorders>
              <w:top w:val="single" w:sz="4" w:space="0" w:color="000000"/>
              <w:left w:val="nil"/>
              <w:bottom w:val="nil"/>
              <w:right w:val="single" w:sz="4" w:space="0" w:color="FFFFFF"/>
            </w:tcBorders>
            <w:shd w:val="clear" w:color="000000" w:fill="FABF8F"/>
            <w:noWrap/>
            <w:vAlign w:val="center"/>
            <w:hideMark/>
          </w:tcPr>
          <w:p w14:paraId="1E88D33F" w14:textId="77777777" w:rsidR="003D649A" w:rsidRPr="006A036A" w:rsidRDefault="003D649A" w:rsidP="00265FA9">
            <w:pPr>
              <w:spacing w:before="0"/>
              <w:rPr>
                <w:rFonts w:ascii="宋体" w:eastAsia="宋体" w:hAnsi="宋体" w:cs="宋体" w:hint="eastAsia"/>
                <w:b/>
                <w:bCs/>
                <w:color w:val="000000"/>
                <w:szCs w:val="20"/>
                <w:lang w:val="en-US" w:eastAsia="zh-CN"/>
              </w:rPr>
            </w:pPr>
            <w:r w:rsidRPr="006A036A">
              <w:rPr>
                <w:rFonts w:ascii="宋体" w:eastAsia="宋体" w:hAnsi="宋体" w:cs="宋体" w:hint="eastAsia"/>
                <w:b/>
                <w:bCs/>
                <w:color w:val="000000"/>
                <w:szCs w:val="20"/>
                <w:lang w:val="en-US" w:eastAsia="zh-CN"/>
              </w:rPr>
              <w:t>外销产品使用产生的排放</w:t>
            </w:r>
          </w:p>
        </w:tc>
        <w:tc>
          <w:tcPr>
            <w:tcW w:w="708" w:type="pct"/>
            <w:tcBorders>
              <w:top w:val="single" w:sz="4" w:space="0" w:color="000000"/>
              <w:left w:val="single" w:sz="4" w:space="0" w:color="FFCC99"/>
              <w:bottom w:val="single" w:sz="4" w:space="0" w:color="000000"/>
              <w:right w:val="single" w:sz="4" w:space="0" w:color="FFCC99"/>
            </w:tcBorders>
            <w:shd w:val="clear" w:color="000000" w:fill="FABF8F"/>
            <w:noWrap/>
            <w:vAlign w:val="center"/>
            <w:hideMark/>
          </w:tcPr>
          <w:p w14:paraId="021CE657" w14:textId="77777777" w:rsidR="003D649A" w:rsidRPr="006A036A" w:rsidRDefault="003D649A" w:rsidP="00265FA9">
            <w:pPr>
              <w:spacing w:before="0"/>
              <w:jc w:val="center"/>
              <w:rPr>
                <w:rFonts w:eastAsia="PMingLiU" w:cs="Arial" w:hint="eastAsia"/>
                <w:b/>
                <w:bCs/>
                <w:color w:val="000000"/>
                <w:szCs w:val="20"/>
                <w:lang w:val="en-US" w:eastAsia="zh-CN"/>
              </w:rPr>
            </w:pPr>
            <w:r w:rsidRPr="006A036A">
              <w:rPr>
                <w:rFonts w:eastAsia="PMingLiU" w:cs="Arial"/>
                <w:b/>
                <w:bCs/>
                <w:color w:val="000000"/>
                <w:szCs w:val="20"/>
                <w:lang w:val="en-US" w:eastAsia="zh-CN"/>
              </w:rPr>
              <w:t xml:space="preserve">3833.14 </w:t>
            </w:r>
          </w:p>
        </w:tc>
        <w:tc>
          <w:tcPr>
            <w:tcW w:w="505" w:type="pct"/>
            <w:tcBorders>
              <w:top w:val="single" w:sz="4" w:space="0" w:color="000000"/>
              <w:left w:val="nil"/>
              <w:bottom w:val="single" w:sz="4" w:space="0" w:color="000000"/>
              <w:right w:val="single" w:sz="4" w:space="0" w:color="FFCC99"/>
            </w:tcBorders>
            <w:shd w:val="clear" w:color="000000" w:fill="FABF8F"/>
            <w:noWrap/>
            <w:vAlign w:val="center"/>
            <w:hideMark/>
          </w:tcPr>
          <w:p w14:paraId="29BD51E7"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3828.38 </w:t>
            </w:r>
          </w:p>
        </w:tc>
        <w:tc>
          <w:tcPr>
            <w:tcW w:w="334" w:type="pct"/>
            <w:tcBorders>
              <w:top w:val="single" w:sz="4" w:space="0" w:color="000000"/>
              <w:left w:val="nil"/>
              <w:bottom w:val="single" w:sz="4" w:space="0" w:color="000000"/>
              <w:right w:val="single" w:sz="4" w:space="0" w:color="FFCC99"/>
            </w:tcBorders>
            <w:shd w:val="clear" w:color="000000" w:fill="FABF8F"/>
            <w:noWrap/>
            <w:vAlign w:val="center"/>
            <w:hideMark/>
          </w:tcPr>
          <w:p w14:paraId="5EFBCA88"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2.41 </w:t>
            </w:r>
          </w:p>
        </w:tc>
        <w:tc>
          <w:tcPr>
            <w:tcW w:w="423" w:type="pct"/>
            <w:tcBorders>
              <w:top w:val="single" w:sz="4" w:space="0" w:color="000000"/>
              <w:left w:val="nil"/>
              <w:bottom w:val="single" w:sz="4" w:space="0" w:color="000000"/>
              <w:right w:val="single" w:sz="4" w:space="0" w:color="FFCC99"/>
            </w:tcBorders>
            <w:shd w:val="clear" w:color="000000" w:fill="FABF8F"/>
            <w:noWrap/>
            <w:vAlign w:val="center"/>
            <w:hideMark/>
          </w:tcPr>
          <w:p w14:paraId="7C95BC69"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2.35 </w:t>
            </w:r>
          </w:p>
        </w:tc>
        <w:tc>
          <w:tcPr>
            <w:tcW w:w="334" w:type="pct"/>
            <w:tcBorders>
              <w:top w:val="single" w:sz="4" w:space="0" w:color="000000"/>
              <w:left w:val="nil"/>
              <w:bottom w:val="single" w:sz="4" w:space="0" w:color="000000"/>
              <w:right w:val="single" w:sz="4" w:space="0" w:color="FFCC99"/>
            </w:tcBorders>
            <w:shd w:val="clear" w:color="000000" w:fill="FABF8F"/>
            <w:noWrap/>
            <w:vAlign w:val="center"/>
            <w:hideMark/>
          </w:tcPr>
          <w:p w14:paraId="176A15C3"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0.00 </w:t>
            </w:r>
          </w:p>
        </w:tc>
        <w:tc>
          <w:tcPr>
            <w:tcW w:w="334" w:type="pct"/>
            <w:tcBorders>
              <w:top w:val="single" w:sz="4" w:space="0" w:color="000000"/>
              <w:left w:val="nil"/>
              <w:bottom w:val="single" w:sz="4" w:space="0" w:color="000000"/>
              <w:right w:val="single" w:sz="4" w:space="0" w:color="FFCC99"/>
            </w:tcBorders>
            <w:shd w:val="clear" w:color="000000" w:fill="FABF8F"/>
            <w:noWrap/>
            <w:vAlign w:val="center"/>
            <w:hideMark/>
          </w:tcPr>
          <w:p w14:paraId="5BD19901"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0.00 </w:t>
            </w:r>
          </w:p>
        </w:tc>
        <w:tc>
          <w:tcPr>
            <w:tcW w:w="334" w:type="pct"/>
            <w:tcBorders>
              <w:top w:val="single" w:sz="4" w:space="0" w:color="000000"/>
              <w:left w:val="nil"/>
              <w:bottom w:val="single" w:sz="4" w:space="0" w:color="000000"/>
              <w:right w:val="single" w:sz="4" w:space="0" w:color="FFCC99"/>
            </w:tcBorders>
            <w:shd w:val="clear" w:color="000000" w:fill="FABF8F"/>
            <w:noWrap/>
            <w:vAlign w:val="center"/>
            <w:hideMark/>
          </w:tcPr>
          <w:p w14:paraId="12E799ED"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0.00 </w:t>
            </w:r>
          </w:p>
        </w:tc>
        <w:tc>
          <w:tcPr>
            <w:tcW w:w="366" w:type="pct"/>
            <w:tcBorders>
              <w:top w:val="single" w:sz="4" w:space="0" w:color="000000"/>
              <w:left w:val="nil"/>
              <w:bottom w:val="single" w:sz="4" w:space="0" w:color="000000"/>
              <w:right w:val="single" w:sz="4" w:space="0" w:color="FFCC99"/>
            </w:tcBorders>
            <w:shd w:val="clear" w:color="000000" w:fill="FABF8F"/>
            <w:noWrap/>
            <w:vAlign w:val="center"/>
            <w:hideMark/>
          </w:tcPr>
          <w:p w14:paraId="5A08D56A" w14:textId="77777777" w:rsidR="003D649A" w:rsidRPr="006A036A" w:rsidRDefault="003D649A" w:rsidP="00265FA9">
            <w:pPr>
              <w:spacing w:before="0"/>
              <w:jc w:val="center"/>
              <w:rPr>
                <w:rFonts w:eastAsia="PMingLiU" w:cs="Arial"/>
                <w:b/>
                <w:bCs/>
                <w:color w:val="000000"/>
                <w:szCs w:val="20"/>
                <w:lang w:val="en-US" w:eastAsia="zh-CN"/>
              </w:rPr>
            </w:pPr>
            <w:r w:rsidRPr="006A036A">
              <w:rPr>
                <w:rFonts w:eastAsia="PMingLiU" w:cs="Arial"/>
                <w:b/>
                <w:bCs/>
                <w:color w:val="000000"/>
                <w:szCs w:val="20"/>
                <w:lang w:val="en-US" w:eastAsia="zh-CN"/>
              </w:rPr>
              <w:t xml:space="preserve">0.00 </w:t>
            </w:r>
          </w:p>
        </w:tc>
      </w:tr>
      <w:tr w:rsidR="003D649A" w:rsidRPr="006A036A" w14:paraId="1445EDFE" w14:textId="77777777" w:rsidTr="00265FA9">
        <w:trPr>
          <w:trHeight w:val="525"/>
        </w:trPr>
        <w:tc>
          <w:tcPr>
            <w:tcW w:w="556" w:type="pct"/>
            <w:tcBorders>
              <w:top w:val="nil"/>
              <w:left w:val="single" w:sz="4" w:space="0" w:color="FFFFFF"/>
              <w:bottom w:val="single" w:sz="4" w:space="0" w:color="FFFFFF"/>
              <w:right w:val="single" w:sz="4" w:space="0" w:color="FFFFFF"/>
            </w:tcBorders>
            <w:shd w:val="clear" w:color="000000" w:fill="FFFF00"/>
            <w:noWrap/>
            <w:vAlign w:val="center"/>
            <w:hideMark/>
          </w:tcPr>
          <w:p w14:paraId="5AE78264" w14:textId="77777777" w:rsidR="003D649A" w:rsidRPr="006A036A" w:rsidRDefault="003D649A" w:rsidP="00265FA9">
            <w:pPr>
              <w:spacing w:before="0"/>
              <w:rPr>
                <w:rFonts w:eastAsia="PMingLiU" w:cs="Arial"/>
                <w:color w:val="000000"/>
                <w:szCs w:val="20"/>
                <w:lang w:val="en-US" w:eastAsia="zh-CN"/>
              </w:rPr>
            </w:pPr>
            <w:r w:rsidRPr="006A036A">
              <w:rPr>
                <w:rFonts w:eastAsia="PMingLiU" w:cs="Arial"/>
                <w:color w:val="000000"/>
                <w:szCs w:val="20"/>
                <w:lang w:val="en-US" w:eastAsia="zh-CN"/>
              </w:rPr>
              <w:t>3.11.1</w:t>
            </w:r>
          </w:p>
        </w:tc>
        <w:tc>
          <w:tcPr>
            <w:tcW w:w="1107" w:type="pct"/>
            <w:tcBorders>
              <w:top w:val="nil"/>
              <w:left w:val="nil"/>
              <w:bottom w:val="single" w:sz="4" w:space="0" w:color="FFFFFF"/>
              <w:right w:val="single" w:sz="4" w:space="0" w:color="FFFFFF"/>
            </w:tcBorders>
            <w:shd w:val="clear" w:color="000000" w:fill="FFFF00"/>
            <w:vAlign w:val="center"/>
            <w:hideMark/>
          </w:tcPr>
          <w:p w14:paraId="7E820A65" w14:textId="77777777" w:rsidR="003D649A" w:rsidRPr="006A036A" w:rsidRDefault="003D649A" w:rsidP="00265FA9">
            <w:pPr>
              <w:spacing w:before="0"/>
              <w:rPr>
                <w:rFonts w:ascii="宋体" w:eastAsia="宋体" w:hAnsi="宋体" w:cs="宋体"/>
                <w:color w:val="000000"/>
                <w:szCs w:val="20"/>
                <w:lang w:val="en-US" w:eastAsia="zh-CN"/>
              </w:rPr>
            </w:pPr>
            <w:r w:rsidRPr="006A036A">
              <w:rPr>
                <w:rFonts w:ascii="宋体" w:eastAsia="宋体" w:hAnsi="宋体" w:cs="宋体" w:hint="eastAsia"/>
                <w:color w:val="000000"/>
                <w:szCs w:val="20"/>
                <w:lang w:val="en-US" w:eastAsia="zh-CN"/>
              </w:rPr>
              <w:t>外售焦炉煤气燃烧</w:t>
            </w:r>
          </w:p>
        </w:tc>
        <w:tc>
          <w:tcPr>
            <w:tcW w:w="708" w:type="pct"/>
            <w:tcBorders>
              <w:top w:val="single" w:sz="4" w:space="0" w:color="FFFFFF"/>
              <w:left w:val="nil"/>
              <w:bottom w:val="single" w:sz="4" w:space="0" w:color="FFFFFF"/>
              <w:right w:val="single" w:sz="4" w:space="0" w:color="FFFFFF"/>
            </w:tcBorders>
            <w:shd w:val="clear" w:color="000000" w:fill="A6A6A6"/>
            <w:noWrap/>
            <w:vAlign w:val="center"/>
            <w:hideMark/>
          </w:tcPr>
          <w:p w14:paraId="5DD5BD40" w14:textId="77777777" w:rsidR="003D649A" w:rsidRPr="006A036A" w:rsidRDefault="003D649A" w:rsidP="00265FA9">
            <w:pPr>
              <w:spacing w:before="0"/>
              <w:jc w:val="center"/>
              <w:rPr>
                <w:rFonts w:eastAsia="PMingLiU" w:cs="Arial" w:hint="eastAsia"/>
                <w:color w:val="000000"/>
                <w:szCs w:val="20"/>
                <w:lang w:val="en-US" w:eastAsia="zh-CN"/>
              </w:rPr>
            </w:pPr>
            <w:r w:rsidRPr="006A036A">
              <w:rPr>
                <w:rFonts w:eastAsia="PMingLiU" w:cs="Arial"/>
                <w:color w:val="000000"/>
                <w:szCs w:val="20"/>
                <w:lang w:val="en-US" w:eastAsia="zh-CN"/>
              </w:rPr>
              <w:t xml:space="preserve">3833.14 </w:t>
            </w:r>
          </w:p>
        </w:tc>
        <w:tc>
          <w:tcPr>
            <w:tcW w:w="505" w:type="pct"/>
            <w:tcBorders>
              <w:top w:val="single" w:sz="4" w:space="0" w:color="FFFFFF"/>
              <w:left w:val="nil"/>
              <w:bottom w:val="single" w:sz="4" w:space="0" w:color="FFFFFF"/>
              <w:right w:val="single" w:sz="4" w:space="0" w:color="FFFFFF"/>
            </w:tcBorders>
            <w:shd w:val="clear" w:color="000000" w:fill="A6A6A6"/>
            <w:noWrap/>
            <w:vAlign w:val="center"/>
            <w:hideMark/>
          </w:tcPr>
          <w:p w14:paraId="6BCA2421"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3828.38 </w:t>
            </w:r>
          </w:p>
        </w:tc>
        <w:tc>
          <w:tcPr>
            <w:tcW w:w="334" w:type="pct"/>
            <w:tcBorders>
              <w:top w:val="single" w:sz="4" w:space="0" w:color="FFFFFF"/>
              <w:left w:val="nil"/>
              <w:bottom w:val="single" w:sz="4" w:space="0" w:color="FFFFFF"/>
              <w:right w:val="single" w:sz="4" w:space="0" w:color="FFFFFF"/>
            </w:tcBorders>
            <w:shd w:val="clear" w:color="000000" w:fill="A6A6A6"/>
            <w:noWrap/>
            <w:vAlign w:val="center"/>
            <w:hideMark/>
          </w:tcPr>
          <w:p w14:paraId="44D8E4B3"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2.41 </w:t>
            </w:r>
          </w:p>
        </w:tc>
        <w:tc>
          <w:tcPr>
            <w:tcW w:w="423" w:type="pct"/>
            <w:tcBorders>
              <w:top w:val="single" w:sz="4" w:space="0" w:color="FFFFFF"/>
              <w:left w:val="nil"/>
              <w:bottom w:val="single" w:sz="4" w:space="0" w:color="FFFFFF"/>
              <w:right w:val="single" w:sz="4" w:space="0" w:color="FFFFFF"/>
            </w:tcBorders>
            <w:shd w:val="clear" w:color="000000" w:fill="A6A6A6"/>
            <w:noWrap/>
            <w:vAlign w:val="center"/>
            <w:hideMark/>
          </w:tcPr>
          <w:p w14:paraId="4FCA7148"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2.35 </w:t>
            </w:r>
          </w:p>
        </w:tc>
        <w:tc>
          <w:tcPr>
            <w:tcW w:w="334" w:type="pct"/>
            <w:tcBorders>
              <w:top w:val="single" w:sz="4" w:space="0" w:color="FFFFFF"/>
              <w:left w:val="nil"/>
              <w:bottom w:val="single" w:sz="4" w:space="0" w:color="FFFFFF"/>
              <w:right w:val="single" w:sz="4" w:space="0" w:color="FFFFFF"/>
            </w:tcBorders>
            <w:shd w:val="clear" w:color="000000" w:fill="A6A6A6"/>
            <w:noWrap/>
            <w:vAlign w:val="center"/>
            <w:hideMark/>
          </w:tcPr>
          <w:p w14:paraId="2468B139"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0.00 </w:t>
            </w:r>
          </w:p>
        </w:tc>
        <w:tc>
          <w:tcPr>
            <w:tcW w:w="334" w:type="pct"/>
            <w:tcBorders>
              <w:top w:val="single" w:sz="4" w:space="0" w:color="FFFFFF"/>
              <w:left w:val="nil"/>
              <w:bottom w:val="single" w:sz="4" w:space="0" w:color="FFFFFF"/>
              <w:right w:val="single" w:sz="4" w:space="0" w:color="FFFFFF"/>
            </w:tcBorders>
            <w:shd w:val="clear" w:color="000000" w:fill="A6A6A6"/>
            <w:noWrap/>
            <w:vAlign w:val="center"/>
            <w:hideMark/>
          </w:tcPr>
          <w:p w14:paraId="5F6397EB"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0.00 </w:t>
            </w:r>
          </w:p>
        </w:tc>
        <w:tc>
          <w:tcPr>
            <w:tcW w:w="334" w:type="pct"/>
            <w:tcBorders>
              <w:top w:val="single" w:sz="4" w:space="0" w:color="FFFFFF"/>
              <w:left w:val="nil"/>
              <w:bottom w:val="single" w:sz="4" w:space="0" w:color="FFFFFF"/>
              <w:right w:val="single" w:sz="4" w:space="0" w:color="FFFFFF"/>
            </w:tcBorders>
            <w:shd w:val="clear" w:color="000000" w:fill="A6A6A6"/>
            <w:noWrap/>
            <w:vAlign w:val="center"/>
            <w:hideMark/>
          </w:tcPr>
          <w:p w14:paraId="0AC805C4"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0.00 </w:t>
            </w:r>
          </w:p>
        </w:tc>
        <w:tc>
          <w:tcPr>
            <w:tcW w:w="366" w:type="pct"/>
            <w:tcBorders>
              <w:top w:val="single" w:sz="4" w:space="0" w:color="FFFFFF"/>
              <w:left w:val="nil"/>
              <w:bottom w:val="single" w:sz="4" w:space="0" w:color="FFFFFF"/>
              <w:right w:val="single" w:sz="4" w:space="0" w:color="FFFFFF"/>
            </w:tcBorders>
            <w:shd w:val="clear" w:color="000000" w:fill="A6A6A6"/>
            <w:noWrap/>
            <w:vAlign w:val="center"/>
            <w:hideMark/>
          </w:tcPr>
          <w:p w14:paraId="3691D931" w14:textId="77777777" w:rsidR="003D649A" w:rsidRPr="006A036A" w:rsidRDefault="003D649A" w:rsidP="00265FA9">
            <w:pPr>
              <w:spacing w:before="0"/>
              <w:jc w:val="center"/>
              <w:rPr>
                <w:rFonts w:eastAsia="PMingLiU" w:cs="Arial"/>
                <w:color w:val="000000"/>
                <w:szCs w:val="20"/>
                <w:lang w:val="en-US" w:eastAsia="zh-CN"/>
              </w:rPr>
            </w:pPr>
            <w:r w:rsidRPr="006A036A">
              <w:rPr>
                <w:rFonts w:eastAsia="PMingLiU" w:cs="Arial"/>
                <w:color w:val="000000"/>
                <w:szCs w:val="20"/>
                <w:lang w:val="en-US" w:eastAsia="zh-CN"/>
              </w:rPr>
              <w:t xml:space="preserve">0.00 </w:t>
            </w:r>
          </w:p>
        </w:tc>
      </w:tr>
    </w:tbl>
    <w:p w14:paraId="059B0074" w14:textId="77777777" w:rsidR="003D649A" w:rsidRDefault="003D649A">
      <w:pPr>
        <w:spacing w:before="0" w:line="360" w:lineRule="auto"/>
        <w:jc w:val="right"/>
        <w:rPr>
          <w:rFonts w:eastAsia="宋体" w:cs="Arial"/>
          <w:iCs/>
          <w:sz w:val="24"/>
          <w:lang w:eastAsia="zh-CN"/>
        </w:rPr>
      </w:pPr>
    </w:p>
    <w:p w14:paraId="638840D3" w14:textId="77777777" w:rsidR="0076773F" w:rsidRDefault="00000000">
      <w:pPr>
        <w:pStyle w:val="Style2"/>
        <w:numPr>
          <w:ilvl w:val="2"/>
          <w:numId w:val="12"/>
        </w:numPr>
        <w:spacing w:line="360" w:lineRule="auto"/>
      </w:pPr>
      <w:bookmarkStart w:id="133" w:name="_Toc198906597"/>
      <w:bookmarkStart w:id="134" w:name="_Toc204099760"/>
      <w:bookmarkEnd w:id="131"/>
      <w:r>
        <w:rPr>
          <w:rFonts w:hint="eastAsia"/>
        </w:rPr>
        <w:lastRenderedPageBreak/>
        <w:t>范围三类别</w:t>
      </w:r>
      <w:r>
        <w:rPr>
          <w:rFonts w:hint="eastAsia"/>
        </w:rPr>
        <w:t>12</w:t>
      </w:r>
      <w:r>
        <w:rPr>
          <w:rFonts w:hint="eastAsia"/>
        </w:rPr>
        <w:t>外销产品报废产生的排放</w:t>
      </w:r>
      <w:r>
        <w:t>清册</w:t>
      </w:r>
      <w:bookmarkEnd w:id="133"/>
      <w:bookmarkEnd w:id="134"/>
    </w:p>
    <w:tbl>
      <w:tblPr>
        <w:tblW w:w="0" w:type="auto"/>
        <w:tblLayout w:type="fixed"/>
        <w:tblLook w:val="04A0" w:firstRow="1" w:lastRow="0" w:firstColumn="1" w:lastColumn="0" w:noHBand="0" w:noVBand="1"/>
      </w:tblPr>
      <w:tblGrid>
        <w:gridCol w:w="1547"/>
        <w:gridCol w:w="1134"/>
        <w:gridCol w:w="1233"/>
        <w:gridCol w:w="1310"/>
        <w:gridCol w:w="639"/>
        <w:gridCol w:w="640"/>
        <w:gridCol w:w="640"/>
        <w:gridCol w:w="639"/>
        <w:gridCol w:w="640"/>
        <w:gridCol w:w="640"/>
      </w:tblGrid>
      <w:tr w:rsidR="0076773F" w14:paraId="74888D31" w14:textId="77777777">
        <w:trPr>
          <w:trHeight w:val="503"/>
        </w:trPr>
        <w:tc>
          <w:tcPr>
            <w:tcW w:w="1547" w:type="dxa"/>
            <w:tcBorders>
              <w:top w:val="single" w:sz="4" w:space="0" w:color="FFFFFF"/>
              <w:left w:val="single" w:sz="4" w:space="0" w:color="FFFFFF"/>
              <w:bottom w:val="single" w:sz="4" w:space="0" w:color="000000"/>
              <w:right w:val="single" w:sz="4" w:space="0" w:color="FF6600"/>
            </w:tcBorders>
            <w:shd w:val="clear" w:color="000000" w:fill="FF6600"/>
            <w:noWrap/>
            <w:vAlign w:val="center"/>
          </w:tcPr>
          <w:p w14:paraId="7D2BC5A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编号</w:t>
            </w:r>
          </w:p>
        </w:tc>
        <w:tc>
          <w:tcPr>
            <w:tcW w:w="1134" w:type="dxa"/>
            <w:tcBorders>
              <w:top w:val="single" w:sz="4" w:space="0" w:color="FFFFFF"/>
              <w:left w:val="nil"/>
              <w:bottom w:val="single" w:sz="4" w:space="0" w:color="000000"/>
              <w:right w:val="single" w:sz="4" w:space="0" w:color="FF6600"/>
            </w:tcBorders>
            <w:shd w:val="clear" w:color="000000" w:fill="FF6600"/>
            <w:noWrap/>
            <w:vAlign w:val="center"/>
          </w:tcPr>
          <w:p w14:paraId="134B74B0"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排放源</w:t>
            </w:r>
          </w:p>
        </w:tc>
        <w:tc>
          <w:tcPr>
            <w:tcW w:w="1233" w:type="dxa"/>
            <w:tcBorders>
              <w:top w:val="single" w:sz="4" w:space="0" w:color="FFFFFF"/>
              <w:left w:val="nil"/>
              <w:bottom w:val="single" w:sz="4" w:space="0" w:color="000000"/>
              <w:right w:val="single" w:sz="4" w:space="0" w:color="FF6600"/>
            </w:tcBorders>
            <w:shd w:val="clear" w:color="000000" w:fill="FF6600"/>
            <w:noWrap/>
            <w:vAlign w:val="center"/>
          </w:tcPr>
          <w:p w14:paraId="50C83AB6"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总排放量</w:t>
            </w:r>
          </w:p>
        </w:tc>
        <w:tc>
          <w:tcPr>
            <w:tcW w:w="1310" w:type="dxa"/>
            <w:tcBorders>
              <w:top w:val="single" w:sz="4" w:space="0" w:color="FFFFFF"/>
              <w:left w:val="nil"/>
              <w:bottom w:val="single" w:sz="4" w:space="0" w:color="000000"/>
              <w:right w:val="single" w:sz="4" w:space="0" w:color="FF6600"/>
            </w:tcBorders>
            <w:shd w:val="clear" w:color="000000" w:fill="FF6600"/>
            <w:noWrap/>
            <w:vAlign w:val="center"/>
          </w:tcPr>
          <w:p w14:paraId="2C81297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639" w:type="dxa"/>
            <w:tcBorders>
              <w:top w:val="single" w:sz="4" w:space="0" w:color="FFFFFF"/>
              <w:left w:val="nil"/>
              <w:bottom w:val="single" w:sz="4" w:space="0" w:color="000000"/>
              <w:right w:val="single" w:sz="4" w:space="0" w:color="FF6600"/>
            </w:tcBorders>
            <w:shd w:val="clear" w:color="000000" w:fill="FF6600"/>
            <w:noWrap/>
            <w:vAlign w:val="center"/>
          </w:tcPr>
          <w:p w14:paraId="7221844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640" w:type="dxa"/>
            <w:tcBorders>
              <w:top w:val="single" w:sz="4" w:space="0" w:color="FFFFFF"/>
              <w:left w:val="nil"/>
              <w:bottom w:val="single" w:sz="4" w:space="0" w:color="000000"/>
              <w:right w:val="single" w:sz="4" w:space="0" w:color="FF6600"/>
            </w:tcBorders>
            <w:shd w:val="clear" w:color="000000" w:fill="FF6600"/>
            <w:noWrap/>
            <w:vAlign w:val="center"/>
          </w:tcPr>
          <w:p w14:paraId="0ADCE99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640" w:type="dxa"/>
            <w:tcBorders>
              <w:top w:val="single" w:sz="4" w:space="0" w:color="FFFFFF"/>
              <w:left w:val="nil"/>
              <w:bottom w:val="single" w:sz="4" w:space="0" w:color="000000"/>
              <w:right w:val="single" w:sz="4" w:space="0" w:color="FF6600"/>
            </w:tcBorders>
            <w:shd w:val="clear" w:color="000000" w:fill="FF6600"/>
            <w:noWrap/>
            <w:vAlign w:val="center"/>
          </w:tcPr>
          <w:p w14:paraId="57FA367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HFCs</w:t>
            </w:r>
          </w:p>
        </w:tc>
        <w:tc>
          <w:tcPr>
            <w:tcW w:w="639" w:type="dxa"/>
            <w:tcBorders>
              <w:top w:val="single" w:sz="4" w:space="0" w:color="FFFFFF"/>
              <w:left w:val="nil"/>
              <w:bottom w:val="single" w:sz="4" w:space="0" w:color="000000"/>
              <w:right w:val="single" w:sz="4" w:space="0" w:color="FF6600"/>
            </w:tcBorders>
            <w:shd w:val="clear" w:color="000000" w:fill="FF6600"/>
            <w:noWrap/>
            <w:vAlign w:val="center"/>
          </w:tcPr>
          <w:p w14:paraId="35089A06"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PFCs</w:t>
            </w:r>
          </w:p>
        </w:tc>
        <w:tc>
          <w:tcPr>
            <w:tcW w:w="640" w:type="dxa"/>
            <w:tcBorders>
              <w:top w:val="single" w:sz="4" w:space="0" w:color="FFFFFF"/>
              <w:left w:val="nil"/>
              <w:bottom w:val="single" w:sz="4" w:space="0" w:color="000000"/>
              <w:right w:val="single" w:sz="4" w:space="0" w:color="FF6600"/>
            </w:tcBorders>
            <w:shd w:val="clear" w:color="000000" w:fill="FF6600"/>
            <w:noWrap/>
            <w:vAlign w:val="center"/>
          </w:tcPr>
          <w:p w14:paraId="26099865"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SF</w:t>
            </w:r>
            <w:r>
              <w:rPr>
                <w:rFonts w:eastAsia="PMingLiU" w:cs="Arial"/>
                <w:b/>
                <w:bCs/>
                <w:color w:val="FFFFFF"/>
                <w:szCs w:val="20"/>
                <w:vertAlign w:val="subscript"/>
                <w:lang w:val="en-US" w:eastAsia="zh-CN"/>
              </w:rPr>
              <w:t>6</w:t>
            </w:r>
          </w:p>
        </w:tc>
        <w:tc>
          <w:tcPr>
            <w:tcW w:w="640" w:type="dxa"/>
            <w:tcBorders>
              <w:top w:val="single" w:sz="4" w:space="0" w:color="FFFFFF"/>
              <w:left w:val="nil"/>
              <w:bottom w:val="single" w:sz="4" w:space="0" w:color="000000"/>
              <w:right w:val="single" w:sz="4" w:space="0" w:color="FFFFFF"/>
            </w:tcBorders>
            <w:shd w:val="clear" w:color="000000" w:fill="FF6600"/>
            <w:noWrap/>
            <w:vAlign w:val="center"/>
          </w:tcPr>
          <w:p w14:paraId="592827B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NF</w:t>
            </w:r>
            <w:r>
              <w:rPr>
                <w:rFonts w:eastAsia="PMingLiU" w:cs="Arial"/>
                <w:b/>
                <w:bCs/>
                <w:color w:val="FFFFFF"/>
                <w:szCs w:val="20"/>
                <w:vertAlign w:val="subscript"/>
                <w:lang w:val="en-US" w:eastAsia="zh-CN"/>
              </w:rPr>
              <w:t>3</w:t>
            </w:r>
          </w:p>
        </w:tc>
      </w:tr>
      <w:tr w:rsidR="0076773F" w14:paraId="259FB111" w14:textId="77777777">
        <w:trPr>
          <w:trHeight w:val="525"/>
        </w:trPr>
        <w:tc>
          <w:tcPr>
            <w:tcW w:w="1547" w:type="dxa"/>
            <w:tcBorders>
              <w:top w:val="single" w:sz="4" w:space="0" w:color="000000"/>
              <w:left w:val="single" w:sz="4" w:space="0" w:color="FFFFFF"/>
              <w:bottom w:val="nil"/>
              <w:right w:val="single" w:sz="4" w:space="0" w:color="FFFFFF"/>
            </w:tcBorders>
            <w:shd w:val="clear" w:color="000000" w:fill="FABF8F"/>
            <w:noWrap/>
            <w:vAlign w:val="center"/>
          </w:tcPr>
          <w:p w14:paraId="359D785A"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范围三 类别12</w:t>
            </w:r>
          </w:p>
        </w:tc>
        <w:tc>
          <w:tcPr>
            <w:tcW w:w="1134" w:type="dxa"/>
            <w:tcBorders>
              <w:top w:val="single" w:sz="4" w:space="0" w:color="000000"/>
              <w:left w:val="nil"/>
              <w:bottom w:val="nil"/>
              <w:right w:val="single" w:sz="4" w:space="0" w:color="FFFFFF"/>
            </w:tcBorders>
            <w:shd w:val="clear" w:color="000000" w:fill="FABF8F"/>
            <w:noWrap/>
            <w:vAlign w:val="center"/>
          </w:tcPr>
          <w:p w14:paraId="751EEFBB" w14:textId="77777777" w:rsidR="0076773F" w:rsidRDefault="00000000">
            <w:pPr>
              <w:spacing w:before="0"/>
              <w:rPr>
                <w:rFonts w:ascii="宋体" w:eastAsia="宋体" w:hAnsi="宋体" w:cs="宋体" w:hint="eastAsia"/>
                <w:b/>
                <w:bCs/>
                <w:color w:val="000000"/>
                <w:szCs w:val="20"/>
                <w:lang w:val="en-US" w:eastAsia="zh-CN"/>
              </w:rPr>
            </w:pPr>
            <w:r>
              <w:rPr>
                <w:rFonts w:ascii="宋体" w:eastAsia="宋体" w:hAnsi="宋体" w:cs="宋体" w:hint="eastAsia"/>
                <w:b/>
                <w:bCs/>
                <w:color w:val="000000"/>
                <w:szCs w:val="20"/>
                <w:lang w:val="en-US" w:eastAsia="zh-CN"/>
              </w:rPr>
              <w:t>外售产品报废产生的排放</w:t>
            </w:r>
          </w:p>
        </w:tc>
        <w:tc>
          <w:tcPr>
            <w:tcW w:w="1233" w:type="dxa"/>
            <w:tcBorders>
              <w:top w:val="single" w:sz="4" w:space="0" w:color="000000"/>
              <w:left w:val="single" w:sz="4" w:space="0" w:color="FFCC99"/>
              <w:bottom w:val="single" w:sz="4" w:space="0" w:color="000000"/>
              <w:right w:val="single" w:sz="4" w:space="0" w:color="FFCC99"/>
            </w:tcBorders>
            <w:shd w:val="clear" w:color="000000" w:fill="FABF8F"/>
            <w:noWrap/>
            <w:vAlign w:val="center"/>
          </w:tcPr>
          <w:p w14:paraId="3EDFCD5F"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3747.35 </w:t>
            </w:r>
          </w:p>
        </w:tc>
        <w:tc>
          <w:tcPr>
            <w:tcW w:w="1310" w:type="dxa"/>
            <w:tcBorders>
              <w:top w:val="single" w:sz="4" w:space="0" w:color="000000"/>
              <w:left w:val="nil"/>
              <w:bottom w:val="single" w:sz="4" w:space="0" w:color="000000"/>
              <w:right w:val="single" w:sz="4" w:space="0" w:color="FFCC99"/>
            </w:tcBorders>
            <w:shd w:val="clear" w:color="000000" w:fill="FABF8F"/>
            <w:noWrap/>
            <w:vAlign w:val="center"/>
          </w:tcPr>
          <w:p w14:paraId="2AD699D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3747.35 </w:t>
            </w:r>
          </w:p>
        </w:tc>
        <w:tc>
          <w:tcPr>
            <w:tcW w:w="639" w:type="dxa"/>
            <w:tcBorders>
              <w:top w:val="single" w:sz="4" w:space="0" w:color="000000"/>
              <w:left w:val="nil"/>
              <w:bottom w:val="single" w:sz="4" w:space="0" w:color="000000"/>
              <w:right w:val="single" w:sz="4" w:space="0" w:color="FFCC99"/>
            </w:tcBorders>
            <w:shd w:val="clear" w:color="000000" w:fill="FABF8F"/>
            <w:noWrap/>
            <w:vAlign w:val="center"/>
          </w:tcPr>
          <w:p w14:paraId="05D8AF44"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64C8753B"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794634BE"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39" w:type="dxa"/>
            <w:tcBorders>
              <w:top w:val="single" w:sz="4" w:space="0" w:color="000000"/>
              <w:left w:val="nil"/>
              <w:bottom w:val="single" w:sz="4" w:space="0" w:color="000000"/>
              <w:right w:val="single" w:sz="4" w:space="0" w:color="FFCC99"/>
            </w:tcBorders>
            <w:shd w:val="clear" w:color="000000" w:fill="FABF8F"/>
            <w:noWrap/>
            <w:vAlign w:val="center"/>
          </w:tcPr>
          <w:p w14:paraId="156254D6"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785D5A4C"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c>
          <w:tcPr>
            <w:tcW w:w="640" w:type="dxa"/>
            <w:tcBorders>
              <w:top w:val="single" w:sz="4" w:space="0" w:color="000000"/>
              <w:left w:val="nil"/>
              <w:bottom w:val="single" w:sz="4" w:space="0" w:color="000000"/>
              <w:right w:val="single" w:sz="4" w:space="0" w:color="FFCC99"/>
            </w:tcBorders>
            <w:shd w:val="clear" w:color="000000" w:fill="FABF8F"/>
            <w:noWrap/>
            <w:vAlign w:val="center"/>
          </w:tcPr>
          <w:p w14:paraId="305E1D88" w14:textId="77777777" w:rsidR="0076773F" w:rsidRDefault="00000000">
            <w:pPr>
              <w:spacing w:before="0"/>
              <w:jc w:val="center"/>
              <w:rPr>
                <w:rFonts w:eastAsia="PMingLiU" w:cs="Arial"/>
                <w:b/>
                <w:bCs/>
                <w:color w:val="000000"/>
                <w:szCs w:val="20"/>
                <w:lang w:val="en-US" w:eastAsia="zh-CN"/>
              </w:rPr>
            </w:pPr>
            <w:r>
              <w:rPr>
                <w:rFonts w:eastAsia="PMingLiU" w:cs="Arial"/>
                <w:b/>
                <w:bCs/>
                <w:color w:val="000000"/>
                <w:szCs w:val="20"/>
                <w:lang w:val="en-US" w:eastAsia="zh-CN"/>
              </w:rPr>
              <w:t xml:space="preserve">0.00 </w:t>
            </w:r>
          </w:p>
        </w:tc>
      </w:tr>
      <w:tr w:rsidR="0076773F" w14:paraId="0147048F" w14:textId="77777777">
        <w:trPr>
          <w:trHeight w:val="525"/>
        </w:trPr>
        <w:tc>
          <w:tcPr>
            <w:tcW w:w="1547" w:type="dxa"/>
            <w:tcBorders>
              <w:top w:val="nil"/>
              <w:left w:val="single" w:sz="4" w:space="0" w:color="FFFFFF"/>
              <w:bottom w:val="single" w:sz="4" w:space="0" w:color="FFFFFF"/>
              <w:right w:val="single" w:sz="4" w:space="0" w:color="FFFFFF"/>
            </w:tcBorders>
            <w:shd w:val="clear" w:color="000000" w:fill="FFFF00"/>
            <w:noWrap/>
            <w:vAlign w:val="center"/>
          </w:tcPr>
          <w:p w14:paraId="7A5897AA"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3.12.1</w:t>
            </w:r>
          </w:p>
        </w:tc>
        <w:tc>
          <w:tcPr>
            <w:tcW w:w="1134" w:type="dxa"/>
            <w:tcBorders>
              <w:top w:val="nil"/>
              <w:left w:val="nil"/>
              <w:bottom w:val="single" w:sz="4" w:space="0" w:color="FFFFFF"/>
              <w:right w:val="single" w:sz="4" w:space="0" w:color="FFFFFF"/>
            </w:tcBorders>
            <w:shd w:val="clear" w:color="000000" w:fill="FFFF00"/>
            <w:vAlign w:val="center"/>
          </w:tcPr>
          <w:p w14:paraId="33BF415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产品报废</w:t>
            </w:r>
          </w:p>
        </w:tc>
        <w:tc>
          <w:tcPr>
            <w:tcW w:w="1233" w:type="dxa"/>
            <w:tcBorders>
              <w:top w:val="single" w:sz="4" w:space="0" w:color="FFFFFF"/>
              <w:left w:val="nil"/>
              <w:bottom w:val="single" w:sz="4" w:space="0" w:color="FFFFFF"/>
              <w:right w:val="single" w:sz="4" w:space="0" w:color="FFFFFF"/>
            </w:tcBorders>
            <w:shd w:val="clear" w:color="000000" w:fill="A6A6A6"/>
            <w:noWrap/>
            <w:vAlign w:val="center"/>
          </w:tcPr>
          <w:p w14:paraId="4B3A14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3747.35 </w:t>
            </w:r>
          </w:p>
        </w:tc>
        <w:tc>
          <w:tcPr>
            <w:tcW w:w="1310" w:type="dxa"/>
            <w:tcBorders>
              <w:top w:val="single" w:sz="4" w:space="0" w:color="FFFFFF"/>
              <w:left w:val="nil"/>
              <w:bottom w:val="single" w:sz="4" w:space="0" w:color="FFFFFF"/>
              <w:right w:val="single" w:sz="4" w:space="0" w:color="FFFFFF"/>
            </w:tcBorders>
            <w:shd w:val="clear" w:color="000000" w:fill="A6A6A6"/>
            <w:noWrap/>
            <w:vAlign w:val="center"/>
          </w:tcPr>
          <w:p w14:paraId="0E4460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3747.35 </w:t>
            </w:r>
          </w:p>
        </w:tc>
        <w:tc>
          <w:tcPr>
            <w:tcW w:w="639" w:type="dxa"/>
            <w:tcBorders>
              <w:top w:val="single" w:sz="4" w:space="0" w:color="FFFFFF"/>
              <w:left w:val="nil"/>
              <w:bottom w:val="single" w:sz="4" w:space="0" w:color="FFFFFF"/>
              <w:right w:val="single" w:sz="4" w:space="0" w:color="FFFFFF"/>
            </w:tcBorders>
            <w:shd w:val="clear" w:color="000000" w:fill="A6A6A6"/>
            <w:noWrap/>
            <w:vAlign w:val="center"/>
          </w:tcPr>
          <w:p w14:paraId="703869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3F278B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6B0EA2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39" w:type="dxa"/>
            <w:tcBorders>
              <w:top w:val="single" w:sz="4" w:space="0" w:color="FFFFFF"/>
              <w:left w:val="nil"/>
              <w:bottom w:val="single" w:sz="4" w:space="0" w:color="FFFFFF"/>
              <w:right w:val="single" w:sz="4" w:space="0" w:color="FFFFFF"/>
            </w:tcBorders>
            <w:shd w:val="clear" w:color="000000" w:fill="A6A6A6"/>
            <w:noWrap/>
            <w:vAlign w:val="center"/>
          </w:tcPr>
          <w:p w14:paraId="2B878E7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0A70A9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c>
          <w:tcPr>
            <w:tcW w:w="640" w:type="dxa"/>
            <w:tcBorders>
              <w:top w:val="single" w:sz="4" w:space="0" w:color="FFFFFF"/>
              <w:left w:val="nil"/>
              <w:bottom w:val="single" w:sz="4" w:space="0" w:color="FFFFFF"/>
              <w:right w:val="single" w:sz="4" w:space="0" w:color="FFFFFF"/>
            </w:tcBorders>
            <w:shd w:val="clear" w:color="000000" w:fill="A6A6A6"/>
            <w:noWrap/>
            <w:vAlign w:val="center"/>
          </w:tcPr>
          <w:p w14:paraId="1F2FA12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0.00 </w:t>
            </w:r>
          </w:p>
        </w:tc>
      </w:tr>
    </w:tbl>
    <w:p w14:paraId="1C8680D2" w14:textId="77777777" w:rsidR="0076773F" w:rsidRDefault="00000000">
      <w:pPr>
        <w:spacing w:before="0" w:line="360" w:lineRule="auto"/>
        <w:jc w:val="right"/>
        <w:rPr>
          <w:rFonts w:eastAsia="宋体" w:cs="Arial"/>
          <w:iCs/>
          <w:sz w:val="24"/>
          <w:lang w:eastAsia="zh-CN"/>
        </w:rPr>
      </w:pPr>
      <w:r>
        <w:rPr>
          <w:rFonts w:eastAsia="宋体" w:cs="Arial"/>
          <w:iCs/>
          <w:sz w:val="24"/>
          <w:lang w:eastAsia="zh-CN"/>
        </w:rPr>
        <w:t>单位：吨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F08CBD5" w14:textId="77777777" w:rsidR="0076773F" w:rsidRDefault="0076773F">
      <w:pPr>
        <w:spacing w:before="0" w:line="360" w:lineRule="auto"/>
        <w:ind w:right="1200"/>
        <w:rPr>
          <w:rFonts w:eastAsia="宋体" w:cs="Arial"/>
          <w:iCs/>
          <w:sz w:val="24"/>
          <w:lang w:eastAsia="zh-CN"/>
        </w:rPr>
      </w:pPr>
    </w:p>
    <w:p w14:paraId="3F80A406" w14:textId="77777777" w:rsidR="0076773F" w:rsidRDefault="00000000">
      <w:pPr>
        <w:pStyle w:val="Style2"/>
        <w:numPr>
          <w:ilvl w:val="1"/>
          <w:numId w:val="8"/>
        </w:numPr>
        <w:spacing w:line="360" w:lineRule="auto"/>
      </w:pPr>
      <w:bookmarkStart w:id="135" w:name="_Toc198906599"/>
      <w:bookmarkStart w:id="136" w:name="_Toc204099761"/>
      <w:r>
        <w:t>量化方法说明</w:t>
      </w:r>
      <w:bookmarkEnd w:id="135"/>
      <w:bookmarkEnd w:id="136"/>
      <w:r>
        <w:tab/>
      </w:r>
      <w:r>
        <w:tab/>
      </w:r>
    </w:p>
    <w:p w14:paraId="45216327" w14:textId="77777777" w:rsidR="0076773F" w:rsidRDefault="00000000">
      <w:pPr>
        <w:pStyle w:val="Style2"/>
        <w:numPr>
          <w:ilvl w:val="2"/>
          <w:numId w:val="13"/>
        </w:numPr>
        <w:spacing w:line="360" w:lineRule="auto"/>
      </w:pPr>
      <w:bookmarkStart w:id="137" w:name="_Toc198906600"/>
      <w:bookmarkStart w:id="138" w:name="_Toc204099762"/>
      <w:r>
        <w:rPr>
          <w:iCs/>
        </w:rPr>
        <w:t>热处理炉</w:t>
      </w:r>
      <w:r>
        <w:rPr>
          <w:iCs/>
        </w:rPr>
        <w:t>/</w:t>
      </w:r>
      <w:r>
        <w:rPr>
          <w:iCs/>
        </w:rPr>
        <w:t>加热炉（天然气燃烧）</w:t>
      </w:r>
      <w:bookmarkEnd w:id="137"/>
      <w:bookmarkEnd w:id="138"/>
    </w:p>
    <w:p w14:paraId="2CE5BB5E"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0451C3B8"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的《天然气发票》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b/>
          <w:bCs/>
          <w:iCs/>
          <w:sz w:val="24"/>
          <w:lang w:eastAsia="zh-CN"/>
        </w:rPr>
        <w:t>天然气</w:t>
      </w:r>
      <w:r>
        <w:rPr>
          <w:rFonts w:eastAsia="宋体" w:cs="Arial" w:hint="eastAsia"/>
          <w:iCs/>
          <w:sz w:val="24"/>
          <w:lang w:val="en-US" w:eastAsia="zh-CN"/>
        </w:rPr>
        <w:t>结算发票</w:t>
      </w:r>
      <w:r>
        <w:rPr>
          <w:rFonts w:eastAsia="宋体" w:cs="Arial"/>
          <w:iCs/>
          <w:sz w:val="24"/>
          <w:lang w:eastAsia="zh-CN"/>
        </w:rPr>
        <w:t>统计。</w:t>
      </w:r>
    </w:p>
    <w:p w14:paraId="4FCE10A8"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天然气</w:t>
      </w:r>
      <w:r>
        <w:rPr>
          <w:rFonts w:eastAsia="宋体" w:cs="Arial"/>
          <w:iCs/>
          <w:sz w:val="24"/>
          <w:lang w:eastAsia="zh-CN"/>
        </w:rPr>
        <w:t>低位发热量、碳氧化率；数据来源于《企业温室气体排放核算与报告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w:t>
      </w:r>
      <w:commentRangeStart w:id="139"/>
      <w:commentRangeStart w:id="140"/>
      <w:commentRangeStart w:id="141"/>
      <w:r>
        <w:rPr>
          <w:rFonts w:eastAsia="宋体" w:cs="Arial"/>
          <w:iCs/>
          <w:sz w:val="24"/>
          <w:lang w:eastAsia="zh-CN"/>
        </w:rPr>
        <w:t>缺省值</w:t>
      </w:r>
      <w:commentRangeEnd w:id="139"/>
      <w:r>
        <w:rPr>
          <w:rStyle w:val="af8"/>
        </w:rPr>
        <w:commentReference w:id="139"/>
      </w:r>
      <w:commentRangeEnd w:id="140"/>
      <w:r>
        <w:rPr>
          <w:rStyle w:val="af8"/>
        </w:rPr>
        <w:commentReference w:id="140"/>
      </w:r>
      <w:commentRangeEnd w:id="141"/>
      <w:r>
        <w:rPr>
          <w:rStyle w:val="af8"/>
        </w:rPr>
        <w:commentReference w:id="141"/>
      </w:r>
      <w:r>
        <w:rPr>
          <w:rFonts w:eastAsia="宋体" w:cs="Arial" w:hint="eastAsia"/>
          <w:iCs/>
          <w:sz w:val="24"/>
          <w:lang w:eastAsia="zh-CN"/>
        </w:rPr>
        <w:t>；天燃气燃烧产生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r>
        <w:rPr>
          <w:rFonts w:eastAsia="宋体" w:cs="Arial" w:hint="eastAsia"/>
          <w:iCs/>
          <w:sz w:val="24"/>
          <w:lang w:eastAsia="zh-CN"/>
        </w:rPr>
        <w:t>GWP</w:t>
      </w:r>
      <w:r>
        <w:rPr>
          <w:rFonts w:eastAsia="宋体" w:cs="Arial" w:hint="eastAsia"/>
          <w:iCs/>
          <w:sz w:val="24"/>
          <w:lang w:eastAsia="zh-CN"/>
        </w:rPr>
        <w:t>值来源于《</w:t>
      </w:r>
      <w:r>
        <w:rPr>
          <w:rFonts w:eastAsia="宋体" w:cs="Arial" w:hint="eastAsia"/>
          <w:iCs/>
          <w:sz w:val="24"/>
          <w:lang w:eastAsia="zh-CN"/>
        </w:rPr>
        <w:t>2021</w:t>
      </w:r>
      <w:r>
        <w:rPr>
          <w:rFonts w:eastAsia="宋体" w:cs="Arial" w:hint="eastAsia"/>
          <w:iCs/>
          <w:sz w:val="24"/>
          <w:lang w:eastAsia="zh-CN"/>
        </w:rPr>
        <w:t>年</w:t>
      </w:r>
      <w:r>
        <w:rPr>
          <w:rFonts w:eastAsia="宋体" w:cs="Arial" w:hint="eastAsia"/>
          <w:iCs/>
          <w:sz w:val="24"/>
          <w:lang w:eastAsia="zh-CN"/>
        </w:rPr>
        <w:t>IPCC</w:t>
      </w:r>
      <w:r>
        <w:rPr>
          <w:rFonts w:eastAsia="宋体" w:cs="Arial" w:hint="eastAsia"/>
          <w:iCs/>
          <w:sz w:val="24"/>
          <w:lang w:eastAsia="zh-CN"/>
        </w:rPr>
        <w:t>第六次评估报告</w:t>
      </w:r>
      <w:r>
        <w:rPr>
          <w:rFonts w:eastAsia="宋体" w:cs="Arial" w:hint="eastAsia"/>
          <w:iCs/>
          <w:sz w:val="24"/>
          <w:lang w:eastAsia="zh-CN"/>
        </w:rPr>
        <w:t>AR6</w:t>
      </w:r>
      <w:r>
        <w:rPr>
          <w:rFonts w:eastAsia="宋体" w:cs="Arial" w:hint="eastAsia"/>
          <w:iCs/>
          <w:sz w:val="24"/>
          <w:lang w:eastAsia="zh-CN"/>
        </w:rPr>
        <w:t>》</w:t>
      </w:r>
      <w:r>
        <w:rPr>
          <w:rFonts w:eastAsia="宋体" w:cs="Arial"/>
          <w:iCs/>
          <w:sz w:val="24"/>
          <w:lang w:eastAsia="zh-CN"/>
        </w:rPr>
        <w:t>。</w:t>
      </w:r>
    </w:p>
    <w:p w14:paraId="2F61DA51" w14:textId="77777777" w:rsidR="0076773F" w:rsidRDefault="0076773F">
      <w:pPr>
        <w:pStyle w:val="afb"/>
        <w:spacing w:before="0" w:line="360" w:lineRule="auto"/>
        <w:ind w:left="709" w:firstLineChars="200" w:firstLine="480"/>
        <w:rPr>
          <w:rFonts w:eastAsia="宋体" w:cs="Arial"/>
          <w:iCs/>
          <w:sz w:val="24"/>
          <w:lang w:eastAsia="zh-CN"/>
        </w:rPr>
      </w:pPr>
    </w:p>
    <w:p w14:paraId="580134BC" w14:textId="77777777" w:rsidR="0076773F" w:rsidRDefault="00000000">
      <w:pPr>
        <w:pStyle w:val="Style2"/>
        <w:numPr>
          <w:ilvl w:val="2"/>
          <w:numId w:val="13"/>
        </w:numPr>
        <w:spacing w:line="360" w:lineRule="auto"/>
      </w:pPr>
      <w:bookmarkStart w:id="142" w:name="_Toc204099763"/>
      <w:r>
        <w:rPr>
          <w:rFonts w:hint="eastAsia"/>
          <w:iCs/>
        </w:rPr>
        <w:t>冶钢宾馆</w:t>
      </w:r>
      <w:r>
        <w:rPr>
          <w:iCs/>
        </w:rPr>
        <w:t>（</w:t>
      </w:r>
      <w:r>
        <w:rPr>
          <w:rFonts w:hint="eastAsia"/>
          <w:iCs/>
        </w:rPr>
        <w:t>液化石油</w:t>
      </w:r>
      <w:r>
        <w:rPr>
          <w:iCs/>
        </w:rPr>
        <w:t>气燃烧）</w:t>
      </w:r>
      <w:bookmarkEnd w:id="142"/>
    </w:p>
    <w:p w14:paraId="4150EBE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58780F48"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冶钢宾馆水电气》</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冶钢宾馆</w:t>
      </w:r>
      <w:r>
        <w:rPr>
          <w:rFonts w:eastAsia="宋体" w:cs="Arial"/>
          <w:iCs/>
          <w:sz w:val="24"/>
          <w:lang w:eastAsia="zh-CN"/>
        </w:rPr>
        <w:t>每月使用</w:t>
      </w:r>
      <w:r>
        <w:rPr>
          <w:rFonts w:eastAsia="宋体" w:cs="Arial" w:hint="eastAsia"/>
          <w:b/>
          <w:bCs/>
          <w:iCs/>
          <w:sz w:val="24"/>
          <w:lang w:eastAsia="zh-CN"/>
        </w:rPr>
        <w:t>液化石油气</w:t>
      </w:r>
      <w:r>
        <w:rPr>
          <w:rFonts w:eastAsia="宋体" w:cs="Arial"/>
          <w:iCs/>
          <w:sz w:val="24"/>
          <w:lang w:eastAsia="zh-CN"/>
        </w:rPr>
        <w:t>的</w:t>
      </w:r>
      <w:r>
        <w:rPr>
          <w:rFonts w:eastAsia="宋体" w:cs="Arial" w:hint="eastAsia"/>
          <w:iCs/>
          <w:sz w:val="24"/>
          <w:lang w:val="en-US" w:eastAsia="zh-CN"/>
        </w:rPr>
        <w:t>抄表数据</w:t>
      </w:r>
      <w:r>
        <w:rPr>
          <w:rFonts w:eastAsia="宋体" w:cs="Arial"/>
          <w:iCs/>
          <w:sz w:val="24"/>
          <w:lang w:eastAsia="zh-CN"/>
        </w:rPr>
        <w:t>统计。</w:t>
      </w:r>
    </w:p>
    <w:p w14:paraId="10EF26BC"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hint="eastAsia"/>
          <w:b/>
          <w:bCs/>
          <w:iCs/>
          <w:sz w:val="24"/>
          <w:lang w:eastAsia="zh-CN"/>
        </w:rPr>
        <w:t>液化石油</w:t>
      </w:r>
      <w:r>
        <w:rPr>
          <w:rFonts w:eastAsia="宋体" w:cs="Arial"/>
          <w:b/>
          <w:bCs/>
          <w:iCs/>
          <w:sz w:val="24"/>
          <w:lang w:eastAsia="zh-CN"/>
        </w:rPr>
        <w:t>气</w:t>
      </w:r>
      <w:r>
        <w:rPr>
          <w:rFonts w:eastAsia="宋体" w:cs="Arial"/>
          <w:iCs/>
          <w:sz w:val="24"/>
          <w:lang w:eastAsia="zh-CN"/>
        </w:rPr>
        <w:t>低位发热量、碳氧化率；数据来源于《企业温室气体排放核算与报告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r>
        <w:rPr>
          <w:rFonts w:eastAsia="宋体" w:cs="Arial" w:hint="eastAsia"/>
          <w:iCs/>
          <w:sz w:val="24"/>
          <w:lang w:eastAsia="zh-CN"/>
        </w:rPr>
        <w:t>；液化石油气燃烧产生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r>
        <w:rPr>
          <w:rFonts w:eastAsia="宋体" w:cs="Arial" w:hint="eastAsia"/>
          <w:iCs/>
          <w:sz w:val="24"/>
          <w:lang w:eastAsia="zh-CN"/>
        </w:rPr>
        <w:t>GWP</w:t>
      </w:r>
      <w:r>
        <w:rPr>
          <w:rFonts w:eastAsia="宋体" w:cs="Arial" w:hint="eastAsia"/>
          <w:iCs/>
          <w:sz w:val="24"/>
          <w:lang w:eastAsia="zh-CN"/>
        </w:rPr>
        <w:t>值来源于《</w:t>
      </w:r>
      <w:r>
        <w:rPr>
          <w:rFonts w:eastAsia="宋体" w:cs="Arial" w:hint="eastAsia"/>
          <w:iCs/>
          <w:sz w:val="24"/>
          <w:lang w:eastAsia="zh-CN"/>
        </w:rPr>
        <w:t>2021</w:t>
      </w:r>
      <w:r>
        <w:rPr>
          <w:rFonts w:eastAsia="宋体" w:cs="Arial" w:hint="eastAsia"/>
          <w:iCs/>
          <w:sz w:val="24"/>
          <w:lang w:eastAsia="zh-CN"/>
        </w:rPr>
        <w:t>年</w:t>
      </w:r>
      <w:r>
        <w:rPr>
          <w:rFonts w:eastAsia="宋体" w:cs="Arial" w:hint="eastAsia"/>
          <w:iCs/>
          <w:sz w:val="24"/>
          <w:lang w:eastAsia="zh-CN"/>
        </w:rPr>
        <w:t>IPCC</w:t>
      </w:r>
      <w:r>
        <w:rPr>
          <w:rFonts w:eastAsia="宋体" w:cs="Arial" w:hint="eastAsia"/>
          <w:iCs/>
          <w:sz w:val="24"/>
          <w:lang w:eastAsia="zh-CN"/>
        </w:rPr>
        <w:t>第六次评估报告</w:t>
      </w:r>
      <w:r>
        <w:rPr>
          <w:rFonts w:eastAsia="宋体" w:cs="Arial" w:hint="eastAsia"/>
          <w:iCs/>
          <w:sz w:val="24"/>
          <w:lang w:eastAsia="zh-CN"/>
        </w:rPr>
        <w:t>AR6</w:t>
      </w:r>
      <w:r>
        <w:rPr>
          <w:rFonts w:eastAsia="宋体" w:cs="Arial" w:hint="eastAsia"/>
          <w:iCs/>
          <w:sz w:val="24"/>
          <w:lang w:eastAsia="zh-CN"/>
        </w:rPr>
        <w:t>》</w:t>
      </w:r>
      <w:r>
        <w:rPr>
          <w:rFonts w:eastAsia="宋体" w:cs="Arial"/>
          <w:iCs/>
          <w:sz w:val="24"/>
          <w:lang w:eastAsia="zh-CN"/>
        </w:rPr>
        <w:t>。</w:t>
      </w:r>
    </w:p>
    <w:p w14:paraId="41ADAB26" w14:textId="77777777" w:rsidR="0076773F" w:rsidRDefault="0076773F">
      <w:pPr>
        <w:pStyle w:val="afb"/>
        <w:spacing w:before="0" w:line="360" w:lineRule="auto"/>
        <w:ind w:left="709" w:firstLineChars="200" w:firstLine="480"/>
        <w:rPr>
          <w:rFonts w:eastAsia="宋体" w:cs="Arial"/>
          <w:iCs/>
          <w:sz w:val="24"/>
          <w:lang w:eastAsia="zh-CN"/>
        </w:rPr>
      </w:pPr>
    </w:p>
    <w:p w14:paraId="3E8BBB21" w14:textId="77777777" w:rsidR="0076773F" w:rsidRDefault="00000000">
      <w:pPr>
        <w:pStyle w:val="Style2"/>
        <w:numPr>
          <w:ilvl w:val="2"/>
          <w:numId w:val="13"/>
        </w:numPr>
        <w:spacing w:line="360" w:lineRule="auto"/>
        <w:rPr>
          <w:iCs/>
        </w:rPr>
      </w:pPr>
      <w:bookmarkStart w:id="143" w:name="_Toc198906601"/>
      <w:bookmarkStart w:id="144" w:name="_Toc204099764"/>
      <w:r>
        <w:rPr>
          <w:iCs/>
        </w:rPr>
        <w:t>固体燃料（无烟煤、烟煤、洗精煤、焦炭、焦屑燃烧）</w:t>
      </w:r>
      <w:bookmarkEnd w:id="143"/>
      <w:bookmarkEnd w:id="144"/>
    </w:p>
    <w:p w14:paraId="1196B12A"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）量化模型：方法学来自标准</w:t>
      </w:r>
      <w:r>
        <w:rPr>
          <w:rFonts w:eastAsia="宋体" w:cs="Arial"/>
          <w:iCs/>
          <w:sz w:val="24"/>
          <w:lang w:eastAsia="zh-CN"/>
        </w:rPr>
        <w:t>ISO 14064-1:2018/ 6.2</w:t>
      </w:r>
      <w:r>
        <w:rPr>
          <w:rFonts w:eastAsia="宋体" w:cs="Arial"/>
          <w:iCs/>
          <w:sz w:val="24"/>
          <w:lang w:eastAsia="zh-CN"/>
        </w:rPr>
        <w:t>。</w:t>
      </w:r>
    </w:p>
    <w:p w14:paraId="5D17595E"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《物资收发存汇总表》发出量</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日固体燃料（</w:t>
      </w:r>
      <w:r>
        <w:rPr>
          <w:rFonts w:eastAsia="宋体" w:cs="Arial"/>
          <w:b/>
          <w:bCs/>
          <w:iCs/>
          <w:sz w:val="24"/>
          <w:lang w:eastAsia="zh-CN"/>
        </w:rPr>
        <w:t>无烟煤、烟煤、洗精煤、焦炭、焦屑</w:t>
      </w:r>
      <w:r>
        <w:rPr>
          <w:rFonts w:eastAsia="宋体" w:cs="Arial"/>
          <w:iCs/>
          <w:sz w:val="24"/>
          <w:lang w:eastAsia="zh-CN"/>
        </w:rPr>
        <w:t>）的</w:t>
      </w:r>
      <w:r>
        <w:rPr>
          <w:rFonts w:eastAsia="宋体" w:cs="Arial" w:hint="eastAsia"/>
          <w:iCs/>
          <w:sz w:val="24"/>
          <w:lang w:eastAsia="zh-CN"/>
        </w:rPr>
        <w:t>本期发出量（干重）</w:t>
      </w:r>
      <w:r>
        <w:rPr>
          <w:rFonts w:eastAsia="宋体" w:cs="Arial"/>
          <w:iCs/>
          <w:sz w:val="24"/>
          <w:lang w:eastAsia="zh-CN"/>
        </w:rPr>
        <w:t>。</w:t>
      </w:r>
      <w:r>
        <w:rPr>
          <w:rFonts w:eastAsia="宋体" w:cs="Arial" w:hint="eastAsia"/>
          <w:iCs/>
          <w:sz w:val="24"/>
          <w:lang w:eastAsia="zh-CN"/>
        </w:rPr>
        <w:t>无烟煤</w:t>
      </w:r>
      <w:commentRangeStart w:id="145"/>
      <w:commentRangeStart w:id="146"/>
      <w:r>
        <w:rPr>
          <w:rFonts w:eastAsia="宋体" w:cs="Arial" w:hint="eastAsia"/>
          <w:iCs/>
          <w:sz w:val="24"/>
          <w:lang w:eastAsia="zh-CN"/>
        </w:rPr>
        <w:t>的</w:t>
      </w:r>
      <w:commentRangeEnd w:id="145"/>
      <w:r>
        <w:rPr>
          <w:rStyle w:val="af8"/>
        </w:rPr>
        <w:commentReference w:id="145"/>
      </w:r>
      <w:commentRangeEnd w:id="146"/>
      <w:r>
        <w:rPr>
          <w:rStyle w:val="af8"/>
        </w:rPr>
        <w:commentReference w:id="146"/>
      </w:r>
      <w:r>
        <w:rPr>
          <w:rFonts w:eastAsia="宋体" w:cs="Arial" w:hint="eastAsia"/>
          <w:iCs/>
          <w:sz w:val="24"/>
          <w:lang w:eastAsia="zh-CN"/>
        </w:rPr>
        <w:t>含水率为</w:t>
      </w:r>
      <w:r>
        <w:rPr>
          <w:rFonts w:eastAsia="宋体" w:cs="Arial"/>
          <w:iCs/>
          <w:sz w:val="24"/>
          <w:lang w:eastAsia="zh-CN"/>
        </w:rPr>
        <w:t>9</w:t>
      </w:r>
      <w:r>
        <w:rPr>
          <w:rFonts w:eastAsia="宋体" w:cs="Arial" w:hint="eastAsia"/>
          <w:iCs/>
          <w:sz w:val="24"/>
          <w:lang w:eastAsia="zh-CN"/>
        </w:rPr>
        <w:t>.</w:t>
      </w:r>
      <w:r>
        <w:rPr>
          <w:rFonts w:eastAsia="宋体" w:cs="Arial"/>
          <w:iCs/>
          <w:sz w:val="24"/>
          <w:lang w:eastAsia="zh-CN"/>
        </w:rPr>
        <w:t>55</w:t>
      </w:r>
      <w:r>
        <w:rPr>
          <w:rFonts w:eastAsia="宋体" w:cs="Arial" w:hint="eastAsia"/>
          <w:iCs/>
          <w:sz w:val="24"/>
          <w:lang w:eastAsia="zh-CN"/>
        </w:rPr>
        <w:t>%</w:t>
      </w:r>
      <w:r>
        <w:rPr>
          <w:rFonts w:eastAsia="宋体" w:cs="Arial" w:hint="eastAsia"/>
          <w:iCs/>
          <w:sz w:val="24"/>
          <w:lang w:eastAsia="zh-CN"/>
        </w:rPr>
        <w:t>、烟煤的含水率为</w:t>
      </w:r>
      <w:r>
        <w:rPr>
          <w:rFonts w:eastAsia="宋体" w:cs="Arial"/>
          <w:iCs/>
          <w:sz w:val="24"/>
          <w:lang w:eastAsia="zh-CN"/>
        </w:rPr>
        <w:t>16</w:t>
      </w:r>
      <w:r>
        <w:rPr>
          <w:rFonts w:eastAsia="宋体" w:cs="Arial" w:hint="eastAsia"/>
          <w:iCs/>
          <w:sz w:val="24"/>
          <w:lang w:eastAsia="zh-CN"/>
        </w:rPr>
        <w:t>.</w:t>
      </w:r>
      <w:r>
        <w:rPr>
          <w:rFonts w:eastAsia="宋体" w:cs="Arial"/>
          <w:iCs/>
          <w:sz w:val="24"/>
          <w:lang w:eastAsia="zh-CN"/>
        </w:rPr>
        <w:t>41</w:t>
      </w:r>
      <w:r>
        <w:rPr>
          <w:rFonts w:eastAsia="宋体" w:cs="Arial" w:hint="eastAsia"/>
          <w:iCs/>
          <w:sz w:val="24"/>
          <w:lang w:eastAsia="zh-CN"/>
        </w:rPr>
        <w:t>、</w:t>
      </w:r>
      <w:r>
        <w:rPr>
          <w:rFonts w:eastAsia="宋体" w:cs="Arial" w:hint="eastAsia"/>
          <w:iCs/>
          <w:sz w:val="24"/>
          <w:lang w:val="en-US" w:eastAsia="zh-CN"/>
        </w:rPr>
        <w:t>洗精煤的含水率为</w:t>
      </w:r>
      <w:r>
        <w:rPr>
          <w:rFonts w:eastAsia="宋体" w:cs="Arial" w:hint="eastAsia"/>
          <w:iCs/>
          <w:sz w:val="24"/>
          <w:lang w:val="en-US" w:eastAsia="zh-CN"/>
        </w:rPr>
        <w:t>8%</w:t>
      </w:r>
      <w:r>
        <w:rPr>
          <w:rFonts w:eastAsia="宋体" w:cs="Arial" w:hint="eastAsia"/>
          <w:iCs/>
          <w:sz w:val="24"/>
          <w:lang w:val="en-US" w:eastAsia="zh-CN"/>
        </w:rPr>
        <w:t>，；外购</w:t>
      </w:r>
      <w:r>
        <w:rPr>
          <w:rFonts w:eastAsia="宋体" w:cs="Arial" w:hint="eastAsia"/>
          <w:iCs/>
          <w:sz w:val="24"/>
          <w:lang w:eastAsia="zh-CN"/>
        </w:rPr>
        <w:t>焦炭的含水率为</w:t>
      </w:r>
      <w:r>
        <w:rPr>
          <w:rFonts w:eastAsia="宋体" w:cs="Arial" w:hint="eastAsia"/>
          <w:iCs/>
          <w:sz w:val="24"/>
          <w:lang w:eastAsia="zh-CN"/>
        </w:rPr>
        <w:t>2.84%</w:t>
      </w:r>
      <w:r>
        <w:rPr>
          <w:rFonts w:eastAsia="宋体" w:cs="Arial" w:hint="eastAsia"/>
          <w:iCs/>
          <w:sz w:val="24"/>
          <w:lang w:eastAsia="zh-CN"/>
        </w:rPr>
        <w:t>、</w:t>
      </w:r>
      <w:r>
        <w:rPr>
          <w:rFonts w:eastAsia="宋体" w:cs="Arial" w:hint="eastAsia"/>
          <w:iCs/>
          <w:sz w:val="24"/>
          <w:lang w:val="en-US" w:eastAsia="zh-CN"/>
        </w:rPr>
        <w:t>外购</w:t>
      </w:r>
      <w:r>
        <w:rPr>
          <w:rFonts w:eastAsia="宋体" w:cs="Arial" w:hint="eastAsia"/>
          <w:iCs/>
          <w:sz w:val="24"/>
          <w:lang w:eastAsia="zh-CN"/>
        </w:rPr>
        <w:t>焦屑的含水率为</w:t>
      </w:r>
      <w:r>
        <w:rPr>
          <w:rFonts w:eastAsia="宋体" w:cs="Arial" w:hint="eastAsia"/>
          <w:iCs/>
          <w:sz w:val="24"/>
          <w:lang w:eastAsia="zh-CN"/>
        </w:rPr>
        <w:t>8.84%</w:t>
      </w:r>
      <w:r>
        <w:rPr>
          <w:rFonts w:eastAsia="宋体" w:cs="Arial" w:hint="eastAsia"/>
          <w:iCs/>
          <w:sz w:val="24"/>
          <w:lang w:eastAsia="zh-CN"/>
        </w:rPr>
        <w:t>，根据干重和含水率求得收到基重量。</w:t>
      </w:r>
    </w:p>
    <w:p w14:paraId="63CC656E"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：所需的参数包括固体燃料（</w:t>
      </w:r>
      <w:r>
        <w:rPr>
          <w:rFonts w:eastAsia="宋体" w:cs="Arial"/>
          <w:b/>
          <w:bCs/>
          <w:iCs/>
          <w:sz w:val="24"/>
          <w:lang w:eastAsia="zh-CN"/>
        </w:rPr>
        <w:t>无烟煤、烟煤、洗精煤、焦炭、焦屑</w:t>
      </w:r>
      <w:r>
        <w:rPr>
          <w:rFonts w:eastAsia="宋体" w:cs="Arial"/>
          <w:iCs/>
          <w:sz w:val="24"/>
          <w:lang w:eastAsia="zh-CN"/>
        </w:rPr>
        <w:t>）低位发热量、碳氧化率；数据来源于《企业温室气体排放核算与报告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r>
        <w:rPr>
          <w:rFonts w:eastAsia="宋体" w:cs="Arial" w:hint="eastAsia"/>
          <w:iCs/>
          <w:sz w:val="24"/>
          <w:lang w:eastAsia="zh-CN"/>
        </w:rPr>
        <w:t>；固体燃料燃烧产生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r>
        <w:rPr>
          <w:rFonts w:eastAsia="宋体" w:cs="Arial" w:hint="eastAsia"/>
          <w:iCs/>
          <w:sz w:val="24"/>
          <w:lang w:eastAsia="zh-CN"/>
        </w:rPr>
        <w:t>GWP</w:t>
      </w:r>
      <w:r>
        <w:rPr>
          <w:rFonts w:eastAsia="宋体" w:cs="Arial" w:hint="eastAsia"/>
          <w:iCs/>
          <w:sz w:val="24"/>
          <w:lang w:eastAsia="zh-CN"/>
        </w:rPr>
        <w:t>值来源于《</w:t>
      </w:r>
      <w:r>
        <w:rPr>
          <w:rFonts w:eastAsia="宋体" w:cs="Arial" w:hint="eastAsia"/>
          <w:iCs/>
          <w:sz w:val="24"/>
          <w:lang w:eastAsia="zh-CN"/>
        </w:rPr>
        <w:t>2021</w:t>
      </w:r>
      <w:r>
        <w:rPr>
          <w:rFonts w:eastAsia="宋体" w:cs="Arial" w:hint="eastAsia"/>
          <w:iCs/>
          <w:sz w:val="24"/>
          <w:lang w:eastAsia="zh-CN"/>
        </w:rPr>
        <w:t>年</w:t>
      </w:r>
      <w:r>
        <w:rPr>
          <w:rFonts w:eastAsia="宋体" w:cs="Arial" w:hint="eastAsia"/>
          <w:iCs/>
          <w:sz w:val="24"/>
          <w:lang w:eastAsia="zh-CN"/>
        </w:rPr>
        <w:t>IPCC</w:t>
      </w:r>
      <w:r>
        <w:rPr>
          <w:rFonts w:eastAsia="宋体" w:cs="Arial" w:hint="eastAsia"/>
          <w:iCs/>
          <w:sz w:val="24"/>
          <w:lang w:eastAsia="zh-CN"/>
        </w:rPr>
        <w:t>第六次评估报告</w:t>
      </w:r>
      <w:r>
        <w:rPr>
          <w:rFonts w:eastAsia="宋体" w:cs="Arial" w:hint="eastAsia"/>
          <w:iCs/>
          <w:sz w:val="24"/>
          <w:lang w:eastAsia="zh-CN"/>
        </w:rPr>
        <w:t>AR6</w:t>
      </w:r>
      <w:r>
        <w:rPr>
          <w:rFonts w:eastAsia="宋体" w:cs="Arial" w:hint="eastAsia"/>
          <w:iCs/>
          <w:sz w:val="24"/>
          <w:lang w:eastAsia="zh-CN"/>
        </w:rPr>
        <w:t>》</w:t>
      </w:r>
      <w:r>
        <w:rPr>
          <w:rFonts w:eastAsia="宋体" w:cs="Arial"/>
          <w:iCs/>
          <w:sz w:val="24"/>
          <w:lang w:eastAsia="zh-CN"/>
        </w:rPr>
        <w:t>。</w:t>
      </w:r>
    </w:p>
    <w:p w14:paraId="335C1796" w14:textId="77777777" w:rsidR="0076773F" w:rsidRDefault="0076773F">
      <w:pPr>
        <w:pStyle w:val="afb"/>
        <w:spacing w:before="0" w:line="360" w:lineRule="auto"/>
        <w:ind w:left="709"/>
        <w:rPr>
          <w:rFonts w:eastAsia="宋体" w:cs="Arial"/>
          <w:iCs/>
          <w:sz w:val="24"/>
          <w:lang w:eastAsia="zh-CN"/>
        </w:rPr>
      </w:pPr>
    </w:p>
    <w:p w14:paraId="4E92224F" w14:textId="77777777" w:rsidR="0076773F" w:rsidRDefault="00000000">
      <w:pPr>
        <w:pStyle w:val="Style2"/>
        <w:numPr>
          <w:ilvl w:val="2"/>
          <w:numId w:val="13"/>
        </w:numPr>
        <w:spacing w:line="360" w:lineRule="auto"/>
        <w:rPr>
          <w:iCs/>
        </w:rPr>
      </w:pPr>
      <w:bookmarkStart w:id="147" w:name="_Toc1151"/>
      <w:bookmarkStart w:id="148" w:name="_Toc198906602"/>
      <w:bookmarkStart w:id="149" w:name="_Toc204099765"/>
      <w:r>
        <w:rPr>
          <w:rFonts w:hint="eastAsia"/>
          <w:iCs/>
          <w:lang w:val="en-US"/>
        </w:rPr>
        <w:t>外售能源</w:t>
      </w:r>
      <w:r>
        <w:rPr>
          <w:iCs/>
        </w:rPr>
        <w:t>（焦炉煤气）</w:t>
      </w:r>
      <w:bookmarkEnd w:id="147"/>
      <w:bookmarkEnd w:id="148"/>
      <w:bookmarkEnd w:id="149"/>
    </w:p>
    <w:p w14:paraId="5E31AD06"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）量化模型：方法学来自标准</w:t>
      </w:r>
      <w:r>
        <w:rPr>
          <w:rFonts w:eastAsia="宋体" w:cs="Arial"/>
          <w:iCs/>
          <w:sz w:val="24"/>
          <w:lang w:eastAsia="zh-CN"/>
        </w:rPr>
        <w:t>ISO 14064-1:2018/ 6.2</w:t>
      </w:r>
      <w:r>
        <w:rPr>
          <w:rFonts w:eastAsia="宋体" w:cs="Arial"/>
          <w:iCs/>
          <w:sz w:val="24"/>
          <w:lang w:eastAsia="zh-CN"/>
        </w:rPr>
        <w:t>。</w:t>
      </w:r>
    </w:p>
    <w:p w14:paraId="0D9303B4"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年能源报表》</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日外售</w:t>
      </w:r>
      <w:r>
        <w:rPr>
          <w:rFonts w:eastAsia="宋体" w:cs="Arial"/>
          <w:b/>
          <w:bCs/>
          <w:iCs/>
          <w:sz w:val="24"/>
          <w:lang w:eastAsia="zh-CN"/>
        </w:rPr>
        <w:t>焦炉煤气</w:t>
      </w:r>
      <w:r>
        <w:rPr>
          <w:rFonts w:eastAsia="宋体" w:cs="Arial"/>
          <w:iCs/>
          <w:sz w:val="24"/>
          <w:lang w:eastAsia="zh-CN"/>
        </w:rPr>
        <w:t>的统计量。</w:t>
      </w:r>
      <w:r>
        <w:rPr>
          <w:rFonts w:eastAsia="宋体" w:cs="Arial" w:hint="eastAsia"/>
          <w:iCs/>
          <w:sz w:val="24"/>
          <w:lang w:eastAsia="zh-CN"/>
        </w:rPr>
        <w:t>焦炉煤气全部由焦化工序产生，并无外购量，活动数据为净外售量，</w:t>
      </w:r>
      <w:r>
        <w:rPr>
          <w:rFonts w:eastAsia="宋体" w:cs="Arial" w:hint="eastAsia"/>
          <w:iCs/>
          <w:sz w:val="24"/>
          <w:lang w:val="en-US" w:eastAsia="zh-CN"/>
        </w:rPr>
        <w:t>抵扣温室气体排放</w:t>
      </w:r>
      <w:r>
        <w:rPr>
          <w:rFonts w:eastAsia="宋体" w:cs="Arial" w:hint="eastAsia"/>
          <w:iCs/>
          <w:sz w:val="24"/>
          <w:lang w:eastAsia="zh-CN"/>
        </w:rPr>
        <w:t>。</w:t>
      </w:r>
    </w:p>
    <w:p w14:paraId="49C2000E"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焦炉煤气</w:t>
      </w:r>
      <w:commentRangeStart w:id="150"/>
      <w:commentRangeStart w:id="151"/>
      <w:r>
        <w:rPr>
          <w:rFonts w:eastAsia="宋体" w:cs="Arial"/>
          <w:iCs/>
          <w:sz w:val="24"/>
          <w:lang w:eastAsia="zh-CN"/>
        </w:rPr>
        <w:t>低位发热量</w:t>
      </w:r>
      <w:commentRangeEnd w:id="150"/>
      <w:r>
        <w:rPr>
          <w:rStyle w:val="af8"/>
        </w:rPr>
        <w:commentReference w:id="150"/>
      </w:r>
      <w:commentRangeEnd w:id="151"/>
      <w:r>
        <w:rPr>
          <w:rStyle w:val="af8"/>
        </w:rPr>
        <w:commentReference w:id="151"/>
      </w:r>
      <w:r>
        <w:rPr>
          <w:rFonts w:eastAsia="宋体" w:cs="Arial" w:hint="eastAsia"/>
          <w:iCs/>
          <w:sz w:val="24"/>
          <w:lang w:eastAsia="zh-CN"/>
        </w:rPr>
        <w:t>。</w:t>
      </w:r>
      <w:r>
        <w:rPr>
          <w:rFonts w:eastAsia="宋体" w:cs="Arial"/>
          <w:iCs/>
          <w:sz w:val="24"/>
          <w:lang w:eastAsia="zh-CN"/>
        </w:rPr>
        <w:t>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r>
        <w:rPr>
          <w:rFonts w:eastAsia="宋体" w:cs="Arial" w:hint="eastAsia"/>
          <w:iCs/>
          <w:sz w:val="24"/>
          <w:lang w:eastAsia="zh-CN"/>
        </w:rPr>
        <w:t>；焦炉煤气燃烧产生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r>
        <w:rPr>
          <w:rFonts w:eastAsia="宋体" w:cs="Arial" w:hint="eastAsia"/>
          <w:iCs/>
          <w:sz w:val="24"/>
          <w:lang w:eastAsia="zh-CN"/>
        </w:rPr>
        <w:t>GWP</w:t>
      </w:r>
      <w:r>
        <w:rPr>
          <w:rFonts w:eastAsia="宋体" w:cs="Arial" w:hint="eastAsia"/>
          <w:iCs/>
          <w:sz w:val="24"/>
          <w:lang w:eastAsia="zh-CN"/>
        </w:rPr>
        <w:t>值来源于《</w:t>
      </w:r>
      <w:r>
        <w:rPr>
          <w:rFonts w:eastAsia="宋体" w:cs="Arial" w:hint="eastAsia"/>
          <w:iCs/>
          <w:sz w:val="24"/>
          <w:lang w:eastAsia="zh-CN"/>
        </w:rPr>
        <w:t>2021</w:t>
      </w:r>
      <w:r>
        <w:rPr>
          <w:rFonts w:eastAsia="宋体" w:cs="Arial" w:hint="eastAsia"/>
          <w:iCs/>
          <w:sz w:val="24"/>
          <w:lang w:eastAsia="zh-CN"/>
        </w:rPr>
        <w:t>年</w:t>
      </w:r>
      <w:r>
        <w:rPr>
          <w:rFonts w:eastAsia="宋体" w:cs="Arial" w:hint="eastAsia"/>
          <w:iCs/>
          <w:sz w:val="24"/>
          <w:lang w:eastAsia="zh-CN"/>
        </w:rPr>
        <w:t>IPCC</w:t>
      </w:r>
      <w:r>
        <w:rPr>
          <w:rFonts w:eastAsia="宋体" w:cs="Arial" w:hint="eastAsia"/>
          <w:iCs/>
          <w:sz w:val="24"/>
          <w:lang w:eastAsia="zh-CN"/>
        </w:rPr>
        <w:t>第六次评估报告</w:t>
      </w:r>
      <w:r>
        <w:rPr>
          <w:rFonts w:eastAsia="宋体" w:cs="Arial" w:hint="eastAsia"/>
          <w:iCs/>
          <w:sz w:val="24"/>
          <w:lang w:eastAsia="zh-CN"/>
        </w:rPr>
        <w:t>AR6</w:t>
      </w:r>
      <w:r>
        <w:rPr>
          <w:rFonts w:eastAsia="宋体" w:cs="Arial" w:hint="eastAsia"/>
          <w:iCs/>
          <w:sz w:val="24"/>
          <w:lang w:eastAsia="zh-CN"/>
        </w:rPr>
        <w:t>》</w:t>
      </w:r>
      <w:r>
        <w:rPr>
          <w:rFonts w:eastAsia="宋体" w:cs="Arial"/>
          <w:iCs/>
          <w:sz w:val="24"/>
          <w:lang w:eastAsia="zh-CN"/>
        </w:rPr>
        <w:t>。</w:t>
      </w:r>
    </w:p>
    <w:p w14:paraId="132CBAEE" w14:textId="77777777" w:rsidR="0076773F" w:rsidRDefault="0076773F">
      <w:pPr>
        <w:pStyle w:val="afb"/>
        <w:spacing w:before="0" w:line="360" w:lineRule="auto"/>
        <w:ind w:left="709" w:firstLineChars="200" w:firstLine="480"/>
        <w:rPr>
          <w:rFonts w:eastAsia="宋体" w:cs="Arial"/>
          <w:iCs/>
          <w:sz w:val="24"/>
          <w:lang w:eastAsia="zh-CN"/>
        </w:rPr>
      </w:pPr>
    </w:p>
    <w:p w14:paraId="0F4BB512" w14:textId="77777777" w:rsidR="0076773F" w:rsidRDefault="00000000">
      <w:pPr>
        <w:pStyle w:val="Style2"/>
        <w:numPr>
          <w:ilvl w:val="2"/>
          <w:numId w:val="13"/>
        </w:numPr>
        <w:spacing w:line="360" w:lineRule="auto"/>
        <w:rPr>
          <w:iCs/>
        </w:rPr>
      </w:pPr>
      <w:bookmarkStart w:id="152" w:name="_Toc198906603"/>
      <w:bookmarkStart w:id="153" w:name="_Toc204099766"/>
      <w:r>
        <w:rPr>
          <w:rFonts w:hint="eastAsia"/>
          <w:iCs/>
        </w:rPr>
        <w:t>场内运输</w:t>
      </w:r>
      <w:r>
        <w:rPr>
          <w:iCs/>
        </w:rPr>
        <w:t>（</w:t>
      </w:r>
      <w:r>
        <w:rPr>
          <w:iCs/>
        </w:rPr>
        <w:t>0#</w:t>
      </w:r>
      <w:r>
        <w:rPr>
          <w:iCs/>
        </w:rPr>
        <w:t>柴油燃烧）</w:t>
      </w:r>
      <w:bookmarkEnd w:id="152"/>
      <w:bookmarkEnd w:id="153"/>
    </w:p>
    <w:p w14:paraId="666E2584"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2AA218B7"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《物资收发存汇总表》发出量</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场内运输</w:t>
      </w:r>
      <w:r>
        <w:rPr>
          <w:rFonts w:eastAsia="宋体" w:cs="Arial"/>
          <w:iCs/>
          <w:sz w:val="24"/>
          <w:lang w:eastAsia="zh-CN"/>
        </w:rPr>
        <w:t>使用</w:t>
      </w:r>
      <w:r>
        <w:rPr>
          <w:rFonts w:eastAsia="宋体" w:cs="Arial"/>
          <w:iCs/>
          <w:sz w:val="24"/>
          <w:lang w:eastAsia="zh-CN"/>
        </w:rPr>
        <w:t>0#</w:t>
      </w:r>
      <w:r>
        <w:rPr>
          <w:rFonts w:eastAsia="宋体" w:cs="Arial"/>
          <w:b/>
          <w:bCs/>
          <w:iCs/>
          <w:sz w:val="24"/>
          <w:lang w:eastAsia="zh-CN"/>
        </w:rPr>
        <w:t>柴油</w:t>
      </w:r>
      <w:r>
        <w:rPr>
          <w:rFonts w:eastAsia="宋体" w:cs="Arial"/>
          <w:iCs/>
          <w:sz w:val="24"/>
          <w:lang w:eastAsia="zh-CN"/>
        </w:rPr>
        <w:t>的统计。</w:t>
      </w:r>
    </w:p>
    <w:p w14:paraId="279ADD34"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柴油</w:t>
      </w:r>
      <w:r>
        <w:rPr>
          <w:rFonts w:eastAsia="宋体" w:cs="Arial"/>
          <w:iCs/>
          <w:sz w:val="24"/>
          <w:lang w:eastAsia="zh-CN"/>
        </w:rPr>
        <w:t>低位发热量、碳氧化率</w:t>
      </w:r>
      <w:r>
        <w:rPr>
          <w:rFonts w:eastAsia="宋体" w:cs="Arial" w:hint="eastAsia"/>
          <w:iCs/>
          <w:sz w:val="24"/>
          <w:lang w:eastAsia="zh-CN"/>
        </w:rPr>
        <w:t>，</w:t>
      </w:r>
      <w:r>
        <w:rPr>
          <w:rFonts w:eastAsia="宋体" w:cs="Arial"/>
          <w:iCs/>
          <w:sz w:val="24"/>
          <w:lang w:eastAsia="zh-CN"/>
        </w:rPr>
        <w:t>数据来源于《</w:t>
      </w:r>
      <w:r>
        <w:rPr>
          <w:rFonts w:eastAsia="宋体" w:cs="Arial" w:hint="eastAsia"/>
          <w:iCs/>
          <w:sz w:val="24"/>
          <w:lang w:eastAsia="zh-CN"/>
        </w:rPr>
        <w:t>企业温室气体排放核算与报告指南</w:t>
      </w:r>
      <w:r>
        <w:rPr>
          <w:rFonts w:eastAsia="宋体" w:cs="Arial" w:hint="eastAsia"/>
          <w:iCs/>
          <w:sz w:val="24"/>
          <w:lang w:eastAsia="zh-CN"/>
        </w:rPr>
        <w:t xml:space="preserve"> </w:t>
      </w:r>
      <w:r>
        <w:rPr>
          <w:rFonts w:eastAsia="宋体" w:cs="Arial" w:hint="eastAsia"/>
          <w:iCs/>
          <w:sz w:val="24"/>
          <w:lang w:eastAsia="zh-CN"/>
        </w:rPr>
        <w:t>钢铁行业</w:t>
      </w:r>
      <w:r>
        <w:rPr>
          <w:rFonts w:eastAsia="宋体" w:cs="Arial"/>
          <w:iCs/>
          <w:sz w:val="24"/>
          <w:lang w:eastAsia="zh-CN"/>
        </w:rPr>
        <w:t>》</w:t>
      </w:r>
      <w:r>
        <w:rPr>
          <w:rFonts w:eastAsia="宋体" w:cs="Arial" w:hint="eastAsia"/>
          <w:iCs/>
          <w:sz w:val="24"/>
          <w:lang w:eastAsia="zh-CN"/>
        </w:rPr>
        <w:t>，柴油燃烧产生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p>
    <w:p w14:paraId="7B24DA9F" w14:textId="77777777" w:rsidR="0076773F" w:rsidRDefault="0076773F">
      <w:pPr>
        <w:pStyle w:val="afb"/>
        <w:spacing w:before="0" w:line="360" w:lineRule="auto"/>
        <w:ind w:left="709"/>
        <w:rPr>
          <w:rFonts w:eastAsia="宋体" w:cs="Arial"/>
          <w:iCs/>
          <w:sz w:val="24"/>
          <w:lang w:eastAsia="zh-CN"/>
        </w:rPr>
      </w:pPr>
    </w:p>
    <w:p w14:paraId="4FE3F195" w14:textId="77777777" w:rsidR="0076773F" w:rsidRDefault="00000000">
      <w:pPr>
        <w:pStyle w:val="Style2"/>
        <w:numPr>
          <w:ilvl w:val="2"/>
          <w:numId w:val="13"/>
        </w:numPr>
        <w:spacing w:line="360" w:lineRule="auto"/>
        <w:rPr>
          <w:iCs/>
        </w:rPr>
      </w:pPr>
      <w:bookmarkStart w:id="154" w:name="_Toc198906604"/>
      <w:bookmarkStart w:id="155" w:name="_Toc204099767"/>
      <w:r>
        <w:rPr>
          <w:iCs/>
        </w:rPr>
        <w:t>公务车（</w:t>
      </w:r>
      <w:r>
        <w:rPr>
          <w:iCs/>
        </w:rPr>
        <w:t>92#</w:t>
      </w:r>
      <w:r>
        <w:rPr>
          <w:iCs/>
        </w:rPr>
        <w:t>汽油燃烧）</w:t>
      </w:r>
      <w:bookmarkEnd w:id="154"/>
      <w:bookmarkEnd w:id="155"/>
    </w:p>
    <w:p w14:paraId="76B7C9A7" w14:textId="77777777" w:rsidR="0076773F" w:rsidRDefault="00000000">
      <w:pPr>
        <w:pStyle w:val="afb"/>
        <w:spacing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03BFF46C" w14:textId="77777777" w:rsidR="0076773F" w:rsidRDefault="00000000">
      <w:pPr>
        <w:pStyle w:val="afb"/>
        <w:spacing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《总经办小车队燃油表》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日公务车使用</w:t>
      </w:r>
      <w:r>
        <w:rPr>
          <w:rFonts w:eastAsia="宋体" w:cs="Arial"/>
          <w:iCs/>
          <w:sz w:val="24"/>
          <w:lang w:eastAsia="zh-CN"/>
        </w:rPr>
        <w:t>92#</w:t>
      </w:r>
      <w:r>
        <w:rPr>
          <w:rFonts w:eastAsia="宋体" w:cs="Arial"/>
          <w:b/>
          <w:bCs/>
          <w:iCs/>
          <w:sz w:val="24"/>
          <w:lang w:eastAsia="zh-CN"/>
        </w:rPr>
        <w:t>汽油</w:t>
      </w:r>
      <w:r>
        <w:rPr>
          <w:rFonts w:eastAsia="宋体" w:cs="Arial"/>
          <w:iCs/>
          <w:sz w:val="24"/>
          <w:lang w:eastAsia="zh-CN"/>
        </w:rPr>
        <w:t>的统计。</w:t>
      </w:r>
    </w:p>
    <w:p w14:paraId="7610844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汽油</w:t>
      </w:r>
      <w:r>
        <w:rPr>
          <w:rFonts w:eastAsia="宋体" w:cs="Arial"/>
          <w:iCs/>
          <w:sz w:val="24"/>
          <w:lang w:eastAsia="zh-CN"/>
        </w:rPr>
        <w:t>低位发热量、碳氧化率；数据来源于《</w:t>
      </w:r>
      <w:r>
        <w:rPr>
          <w:rFonts w:eastAsia="宋体" w:cs="Arial" w:hint="eastAsia"/>
          <w:iCs/>
          <w:sz w:val="24"/>
          <w:lang w:eastAsia="zh-CN"/>
        </w:rPr>
        <w:t>企业温室气体排放核算与报告指南</w:t>
      </w:r>
      <w:r>
        <w:rPr>
          <w:rFonts w:eastAsia="宋体" w:cs="Arial" w:hint="eastAsia"/>
          <w:iCs/>
          <w:sz w:val="24"/>
          <w:lang w:eastAsia="zh-CN"/>
        </w:rPr>
        <w:t xml:space="preserve"> </w:t>
      </w:r>
      <w:r>
        <w:rPr>
          <w:rFonts w:eastAsia="宋体" w:cs="Arial" w:hint="eastAsia"/>
          <w:iCs/>
          <w:sz w:val="24"/>
          <w:lang w:eastAsia="zh-CN"/>
        </w:rPr>
        <w:t>钢铁行业</w:t>
      </w:r>
      <w:r>
        <w:rPr>
          <w:rFonts w:eastAsia="宋体" w:cs="Arial"/>
          <w:iCs/>
          <w:sz w:val="24"/>
          <w:lang w:eastAsia="zh-CN"/>
        </w:rPr>
        <w:t>》</w:t>
      </w:r>
      <w:r>
        <w:rPr>
          <w:rFonts w:eastAsia="宋体" w:cs="Arial" w:hint="eastAsia"/>
          <w:iCs/>
          <w:sz w:val="24"/>
          <w:lang w:eastAsia="zh-CN"/>
        </w:rPr>
        <w:t>，汽油燃烧产生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p>
    <w:p w14:paraId="72B0C9ED" w14:textId="77777777" w:rsidR="0076773F" w:rsidRDefault="0076773F">
      <w:pPr>
        <w:spacing w:before="0" w:line="360" w:lineRule="auto"/>
        <w:rPr>
          <w:rFonts w:eastAsia="宋体" w:cs="Arial"/>
          <w:iCs/>
          <w:sz w:val="24"/>
          <w:lang w:eastAsia="zh-CN"/>
        </w:rPr>
      </w:pPr>
    </w:p>
    <w:p w14:paraId="033F736D" w14:textId="77777777" w:rsidR="0076773F" w:rsidRDefault="00000000">
      <w:pPr>
        <w:pStyle w:val="Style2"/>
        <w:numPr>
          <w:ilvl w:val="2"/>
          <w:numId w:val="13"/>
        </w:numPr>
        <w:spacing w:line="360" w:lineRule="auto"/>
        <w:rPr>
          <w:iCs/>
        </w:rPr>
      </w:pPr>
      <w:bookmarkStart w:id="156" w:name="_Toc198906606"/>
      <w:bookmarkStart w:id="157" w:name="_Toc204099768"/>
      <w:r>
        <w:rPr>
          <w:iCs/>
        </w:rPr>
        <w:t>分体式空调</w:t>
      </w:r>
      <w:r>
        <w:rPr>
          <w:iCs/>
        </w:rPr>
        <w:t>/</w:t>
      </w:r>
      <w:r>
        <w:rPr>
          <w:iCs/>
        </w:rPr>
        <w:t>汽车空调（</w:t>
      </w:r>
      <w:r>
        <w:rPr>
          <w:iCs/>
        </w:rPr>
        <w:t>R32</w:t>
      </w:r>
      <w:r>
        <w:rPr>
          <w:iCs/>
        </w:rPr>
        <w:t>）</w:t>
      </w:r>
      <w:bookmarkEnd w:id="156"/>
      <w:bookmarkEnd w:id="157"/>
    </w:p>
    <w:p w14:paraId="343BC67C"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3</w:t>
      </w:r>
      <w:r>
        <w:rPr>
          <w:rFonts w:eastAsia="宋体" w:cs="Arial"/>
          <w:iCs/>
          <w:sz w:val="24"/>
          <w:lang w:eastAsia="zh-CN"/>
        </w:rPr>
        <w:t>卷第</w:t>
      </w:r>
      <w:r>
        <w:rPr>
          <w:rFonts w:eastAsia="宋体" w:cs="Arial"/>
          <w:iCs/>
          <w:sz w:val="24"/>
          <w:lang w:eastAsia="zh-CN"/>
        </w:rPr>
        <w:t>7</w:t>
      </w:r>
      <w:r>
        <w:rPr>
          <w:rFonts w:eastAsia="宋体" w:cs="Arial"/>
          <w:iCs/>
          <w:sz w:val="24"/>
          <w:lang w:eastAsia="zh-CN"/>
        </w:rPr>
        <w:t>章公式</w:t>
      </w:r>
      <w:r>
        <w:rPr>
          <w:rFonts w:eastAsia="宋体" w:cs="Arial"/>
          <w:iCs/>
          <w:sz w:val="24"/>
          <w:lang w:eastAsia="zh-CN"/>
        </w:rPr>
        <w:t>7.13</w:t>
      </w:r>
      <w:r>
        <w:rPr>
          <w:rFonts w:eastAsia="宋体" w:cs="Arial"/>
          <w:iCs/>
          <w:sz w:val="24"/>
          <w:lang w:eastAsia="zh-CN"/>
        </w:rPr>
        <w:t>。</w:t>
      </w:r>
    </w:p>
    <w:p w14:paraId="743A4B21"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：来源于大冶特殊钢各部门提供的</w:t>
      </w:r>
      <w:r>
        <w:rPr>
          <w:rFonts w:eastAsia="宋体" w:cs="Arial" w:hint="eastAsia"/>
          <w:iCs/>
          <w:sz w:val="24"/>
          <w:lang w:eastAsia="zh-CN"/>
        </w:rPr>
        <w:t>《空调加氟汇总表》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日制冷设备</w:t>
      </w:r>
      <w:r>
        <w:rPr>
          <w:rFonts w:eastAsia="宋体" w:cs="Arial" w:hint="eastAsia"/>
          <w:iCs/>
          <w:sz w:val="24"/>
          <w:lang w:eastAsia="zh-CN"/>
        </w:rPr>
        <w:t>充装量</w:t>
      </w:r>
      <w:r>
        <w:rPr>
          <w:rFonts w:eastAsia="宋体" w:cs="Arial"/>
          <w:iCs/>
          <w:sz w:val="24"/>
          <w:lang w:eastAsia="zh-CN"/>
        </w:rPr>
        <w:t>。</w:t>
      </w:r>
    </w:p>
    <w:p w14:paraId="7B6117C9"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val="en-US" w:eastAsia="zh-CN"/>
        </w:rPr>
        <w:t>根据质量平衡法排放因子为</w:t>
      </w:r>
      <w:r>
        <w:rPr>
          <w:rFonts w:eastAsia="宋体" w:cs="Arial" w:hint="eastAsia"/>
          <w:iCs/>
          <w:sz w:val="24"/>
          <w:lang w:val="en-US" w:eastAsia="zh-CN"/>
        </w:rPr>
        <w:t>1</w:t>
      </w:r>
      <w:r>
        <w:rPr>
          <w:rFonts w:eastAsia="宋体" w:cs="Arial"/>
          <w:iCs/>
          <w:sz w:val="24"/>
          <w:lang w:eastAsia="zh-CN"/>
        </w:rPr>
        <w:t>kgGHG/kg</w:t>
      </w:r>
      <w:r>
        <w:rPr>
          <w:rFonts w:eastAsia="宋体" w:cs="Arial"/>
          <w:iCs/>
          <w:sz w:val="24"/>
          <w:lang w:eastAsia="zh-CN"/>
        </w:rPr>
        <w:t>。</w:t>
      </w:r>
    </w:p>
    <w:p w14:paraId="56DA8250" w14:textId="77777777" w:rsidR="0076773F" w:rsidRDefault="0076773F">
      <w:pPr>
        <w:pStyle w:val="afb"/>
        <w:spacing w:before="0" w:line="360" w:lineRule="auto"/>
        <w:ind w:left="709"/>
        <w:rPr>
          <w:rFonts w:eastAsia="宋体" w:cs="Arial"/>
          <w:iCs/>
          <w:sz w:val="24"/>
          <w:lang w:eastAsia="zh-CN"/>
        </w:rPr>
      </w:pPr>
    </w:p>
    <w:p w14:paraId="17C6207D" w14:textId="77777777" w:rsidR="0076773F" w:rsidRDefault="00000000">
      <w:pPr>
        <w:pStyle w:val="Style2"/>
        <w:numPr>
          <w:ilvl w:val="2"/>
          <w:numId w:val="13"/>
        </w:numPr>
        <w:spacing w:line="360" w:lineRule="auto"/>
        <w:rPr>
          <w:iCs/>
        </w:rPr>
      </w:pPr>
      <w:bookmarkStart w:id="158" w:name="_Toc198906607"/>
      <w:bookmarkStart w:id="159" w:name="_Toc204099769"/>
      <w:r>
        <w:rPr>
          <w:iCs/>
        </w:rPr>
        <w:t>CO</w:t>
      </w:r>
      <w:r>
        <w:rPr>
          <w:iCs/>
          <w:vertAlign w:val="subscript"/>
        </w:rPr>
        <w:t>2</w:t>
      </w:r>
      <w:r>
        <w:rPr>
          <w:iCs/>
        </w:rPr>
        <w:t>灭火器灭火系统逸散</w:t>
      </w:r>
      <w:bookmarkEnd w:id="158"/>
      <w:bookmarkEnd w:id="159"/>
    </w:p>
    <w:p w14:paraId="26D924B1"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w:t>
      </w:r>
      <w:r>
        <w:rPr>
          <w:rFonts w:eastAsia="宋体" w:cs="Arial"/>
          <w:iCs/>
          <w:sz w:val="24"/>
          <w:lang w:eastAsia="zh-CN"/>
        </w:rPr>
        <w:t>V3_7_Ch7 7.6.2.2</w:t>
      </w:r>
      <w:r>
        <w:rPr>
          <w:rFonts w:eastAsia="宋体" w:cs="Arial"/>
          <w:iCs/>
          <w:sz w:val="24"/>
          <w:lang w:eastAsia="zh-CN"/>
        </w:rPr>
        <w:t>。</w:t>
      </w:r>
    </w:p>
    <w:p w14:paraId="73616680"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：来源于大冶特殊钢各部门提供的</w:t>
      </w:r>
      <w:r>
        <w:rPr>
          <w:rFonts w:eastAsia="宋体" w:cs="Arial" w:hint="eastAsia"/>
          <w:iCs/>
          <w:sz w:val="24"/>
          <w:lang w:eastAsia="zh-CN"/>
        </w:rPr>
        <w:t>《物资收发存汇总表》发出量</w:t>
      </w:r>
      <w:r>
        <w:rPr>
          <w:rFonts w:eastAsia="宋体" w:cs="Arial"/>
          <w:iCs/>
          <w:sz w:val="24"/>
          <w:lang w:eastAsia="zh-CN"/>
        </w:rPr>
        <w:t>中</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灭火器</w:t>
      </w:r>
      <w:r>
        <w:rPr>
          <w:rFonts w:eastAsia="宋体" w:cs="Arial" w:hint="eastAsia"/>
          <w:iCs/>
          <w:sz w:val="24"/>
          <w:lang w:eastAsia="zh-CN"/>
        </w:rPr>
        <w:t>采购量数据。</w:t>
      </w:r>
    </w:p>
    <w:p w14:paraId="7AA63249"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val="en-US" w:eastAsia="zh-CN"/>
        </w:rPr>
        <w:t>根据质量平衡法排放因子为</w:t>
      </w:r>
      <w:r>
        <w:rPr>
          <w:rFonts w:eastAsia="宋体" w:cs="Arial" w:hint="eastAsia"/>
          <w:iCs/>
          <w:sz w:val="24"/>
          <w:lang w:val="en-US" w:eastAsia="zh-CN"/>
        </w:rPr>
        <w:t>1</w:t>
      </w:r>
      <w:r>
        <w:rPr>
          <w:rFonts w:eastAsia="宋体" w:cs="Arial"/>
          <w:iCs/>
          <w:sz w:val="24"/>
          <w:lang w:eastAsia="zh-CN"/>
        </w:rPr>
        <w:t>kgGHG/kg</w:t>
      </w:r>
      <w:r>
        <w:rPr>
          <w:rFonts w:eastAsia="宋体" w:cs="Arial"/>
          <w:iCs/>
          <w:sz w:val="24"/>
          <w:lang w:eastAsia="zh-CN"/>
        </w:rPr>
        <w:t>。</w:t>
      </w:r>
    </w:p>
    <w:p w14:paraId="54E4090A" w14:textId="77777777" w:rsidR="0076773F" w:rsidRDefault="0076773F">
      <w:pPr>
        <w:spacing w:before="0" w:line="360" w:lineRule="auto"/>
        <w:rPr>
          <w:rFonts w:eastAsia="宋体" w:cs="Arial"/>
          <w:iCs/>
          <w:sz w:val="24"/>
          <w:lang w:eastAsia="zh-CN"/>
        </w:rPr>
      </w:pPr>
    </w:p>
    <w:p w14:paraId="4B3B9B79" w14:textId="77777777" w:rsidR="0076773F" w:rsidRDefault="00000000">
      <w:pPr>
        <w:pStyle w:val="Style2"/>
        <w:numPr>
          <w:ilvl w:val="2"/>
          <w:numId w:val="13"/>
        </w:numPr>
        <w:spacing w:line="360" w:lineRule="auto"/>
        <w:rPr>
          <w:iCs/>
        </w:rPr>
      </w:pPr>
      <w:bookmarkStart w:id="160" w:name="_Toc198906608"/>
      <w:bookmarkStart w:id="161" w:name="_Toc204099770"/>
      <w:r>
        <w:rPr>
          <w:iCs/>
        </w:rPr>
        <w:lastRenderedPageBreak/>
        <w:t>化粪池（</w:t>
      </w:r>
      <w:r>
        <w:rPr>
          <w:iCs/>
        </w:rPr>
        <w:t>CH</w:t>
      </w:r>
      <w:r>
        <w:rPr>
          <w:iCs/>
          <w:vertAlign w:val="subscript"/>
        </w:rPr>
        <w:t>4</w:t>
      </w:r>
      <w:r>
        <w:rPr>
          <w:iCs/>
        </w:rPr>
        <w:t>逸散）</w:t>
      </w:r>
      <w:bookmarkEnd w:id="160"/>
      <w:bookmarkEnd w:id="161"/>
    </w:p>
    <w:p w14:paraId="48C85ECD"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章公式</w:t>
      </w:r>
      <w:r>
        <w:rPr>
          <w:rFonts w:eastAsia="宋体" w:cs="Arial"/>
          <w:iCs/>
          <w:sz w:val="24"/>
          <w:lang w:eastAsia="zh-CN"/>
        </w:rPr>
        <w:t>6.1</w:t>
      </w:r>
      <w:r>
        <w:rPr>
          <w:rFonts w:eastAsia="宋体" w:cs="Arial"/>
          <w:iCs/>
          <w:sz w:val="24"/>
          <w:lang w:eastAsia="zh-CN"/>
        </w:rPr>
        <w:t>、公式</w:t>
      </w:r>
      <w:r>
        <w:rPr>
          <w:rFonts w:eastAsia="宋体" w:cs="Arial"/>
          <w:iCs/>
          <w:sz w:val="24"/>
          <w:lang w:eastAsia="zh-CN"/>
        </w:rPr>
        <w:t>6.3</w:t>
      </w:r>
      <w:r>
        <w:rPr>
          <w:rFonts w:eastAsia="宋体" w:cs="Arial"/>
          <w:iCs/>
          <w:sz w:val="24"/>
          <w:lang w:eastAsia="zh-CN"/>
        </w:rPr>
        <w:t>。</w:t>
      </w:r>
    </w:p>
    <w:p w14:paraId="49E9C340"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eastAsia="zh-CN"/>
        </w:rPr>
        <w:t>根据</w:t>
      </w:r>
      <w:r>
        <w:rPr>
          <w:rFonts w:eastAsia="宋体" w:cs="Arial"/>
          <w:iCs/>
          <w:sz w:val="24"/>
          <w:lang w:eastAsia="zh-CN"/>
        </w:rPr>
        <w:t>大冶特殊钢提供</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日员工出勤总工时</w:t>
      </w:r>
      <w:r>
        <w:rPr>
          <w:rFonts w:eastAsia="宋体" w:cs="Arial" w:hint="eastAsia"/>
          <w:iCs/>
          <w:sz w:val="24"/>
          <w:lang w:eastAsia="zh-CN"/>
        </w:rPr>
        <w:t>推算</w:t>
      </w:r>
      <w:r>
        <w:rPr>
          <w:rFonts w:eastAsia="宋体" w:cs="Arial" w:hint="eastAsia"/>
          <w:iCs/>
          <w:sz w:val="24"/>
          <w:lang w:eastAsia="zh-CN"/>
        </w:rPr>
        <w:t>BOD</w:t>
      </w:r>
      <w:r>
        <w:rPr>
          <w:rFonts w:eastAsia="宋体" w:cs="Arial" w:hint="eastAsia"/>
          <w:iCs/>
          <w:sz w:val="24"/>
          <w:lang w:eastAsia="zh-CN"/>
        </w:rPr>
        <w:t>排放量</w:t>
      </w:r>
      <w:r>
        <w:rPr>
          <w:rFonts w:eastAsia="宋体" w:cs="Arial"/>
          <w:iCs/>
          <w:sz w:val="24"/>
          <w:lang w:eastAsia="zh-CN"/>
        </w:rPr>
        <w:t>。</w:t>
      </w:r>
    </w:p>
    <w:p w14:paraId="27F453DB"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iCs/>
          <w:sz w:val="24"/>
          <w:lang w:eastAsia="zh-CN"/>
        </w:rPr>
        <w:t>EF=Bo*MCF=0.</w:t>
      </w:r>
      <w:r>
        <w:rPr>
          <w:rFonts w:eastAsia="宋体" w:cs="Arial" w:hint="eastAsia"/>
          <w:iCs/>
          <w:sz w:val="24"/>
          <w:lang w:eastAsia="zh-CN"/>
        </w:rPr>
        <w:t>18</w:t>
      </w:r>
      <w:r>
        <w:rPr>
          <w:rFonts w:eastAsia="宋体" w:cs="Arial"/>
          <w:iCs/>
          <w:sz w:val="24"/>
          <w:lang w:eastAsia="zh-CN"/>
        </w:rPr>
        <w:t>（</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/kgBOD</w:t>
      </w:r>
      <w:r>
        <w:rPr>
          <w:rFonts w:eastAsia="宋体" w:cs="Arial"/>
          <w:iCs/>
          <w:sz w:val="24"/>
          <w:lang w:eastAsia="zh-CN"/>
        </w:rPr>
        <w:t>）；</w:t>
      </w:r>
    </w:p>
    <w:p w14:paraId="6341B7B9" w14:textId="77777777" w:rsidR="0076773F" w:rsidRDefault="00000000">
      <w:pPr>
        <w:pStyle w:val="afb"/>
        <w:spacing w:before="0" w:line="360" w:lineRule="auto"/>
        <w:ind w:left="709" w:firstLineChars="200" w:firstLine="480"/>
        <w:jc w:val="both"/>
        <w:rPr>
          <w:rFonts w:eastAsia="宋体" w:cs="Arial"/>
          <w:iCs/>
          <w:sz w:val="24"/>
          <w:lang w:eastAsia="zh-CN"/>
        </w:rPr>
      </w:pPr>
      <w:r>
        <w:rPr>
          <w:rFonts w:eastAsia="宋体" w:cs="Arial"/>
          <w:iCs/>
          <w:sz w:val="24"/>
          <w:lang w:eastAsia="zh-CN"/>
        </w:rPr>
        <w:t>所需的参数包括</w:t>
      </w:r>
      <w:r>
        <w:rPr>
          <w:rFonts w:eastAsia="宋体" w:cs="Arial"/>
          <w:iCs/>
          <w:sz w:val="24"/>
          <w:lang w:eastAsia="zh-CN"/>
        </w:rPr>
        <w:t>Bo</w:t>
      </w:r>
      <w:r>
        <w:rPr>
          <w:rFonts w:eastAsia="宋体" w:cs="Arial"/>
          <w:iCs/>
          <w:sz w:val="24"/>
          <w:lang w:eastAsia="zh-CN"/>
        </w:rPr>
        <w:t>甲烷产生最大能力、</w:t>
      </w:r>
      <w:r>
        <w:rPr>
          <w:rFonts w:eastAsia="宋体" w:cs="Arial"/>
          <w:iCs/>
          <w:sz w:val="24"/>
          <w:lang w:eastAsia="zh-CN"/>
        </w:rPr>
        <w:t>MCF</w:t>
      </w:r>
      <w:r>
        <w:rPr>
          <w:rFonts w:eastAsia="宋体" w:cs="Arial"/>
          <w:iCs/>
          <w:sz w:val="24"/>
          <w:lang w:eastAsia="zh-CN"/>
        </w:rPr>
        <w:t>甲烷修正因子和人均</w:t>
      </w:r>
      <w:r>
        <w:rPr>
          <w:rFonts w:eastAsia="宋体" w:cs="Arial"/>
          <w:iCs/>
          <w:sz w:val="24"/>
          <w:lang w:eastAsia="zh-CN"/>
        </w:rPr>
        <w:t>BOD</w:t>
      </w:r>
      <w:r>
        <w:rPr>
          <w:rFonts w:eastAsia="宋体" w:cs="Arial"/>
          <w:iCs/>
          <w:sz w:val="24"/>
          <w:lang w:eastAsia="zh-CN"/>
        </w:rPr>
        <w:t>产生量，分别来源于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6.2</w:t>
      </w:r>
      <w:r>
        <w:rPr>
          <w:rFonts w:eastAsia="宋体" w:cs="Arial"/>
          <w:iCs/>
          <w:sz w:val="24"/>
          <w:lang w:eastAsia="zh-CN"/>
        </w:rPr>
        <w:t>、</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6.3</w:t>
      </w:r>
      <w:r>
        <w:rPr>
          <w:rFonts w:eastAsia="宋体" w:cs="Arial"/>
          <w:iCs/>
          <w:sz w:val="24"/>
          <w:lang w:eastAsia="zh-CN"/>
        </w:rPr>
        <w:t>和</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6.4</w:t>
      </w:r>
      <w:r>
        <w:rPr>
          <w:rFonts w:eastAsia="宋体" w:cs="Arial"/>
          <w:iCs/>
          <w:sz w:val="24"/>
          <w:lang w:eastAsia="zh-CN"/>
        </w:rPr>
        <w:t>。</w:t>
      </w:r>
      <w:r>
        <w:rPr>
          <w:rFonts w:eastAsia="宋体" w:cs="Arial" w:hint="eastAsia"/>
          <w:iCs/>
          <w:sz w:val="24"/>
          <w:lang w:eastAsia="zh-CN"/>
        </w:rPr>
        <w:t>其中</w:t>
      </w:r>
      <w:r>
        <w:rPr>
          <w:rFonts w:eastAsia="宋体" w:cs="Arial" w:hint="eastAsia"/>
          <w:iCs/>
          <w:sz w:val="24"/>
          <w:lang w:eastAsia="zh-CN"/>
        </w:rPr>
        <w:t>Bo</w:t>
      </w:r>
      <w:r>
        <w:rPr>
          <w:rFonts w:eastAsia="宋体" w:cs="Arial" w:hint="eastAsia"/>
          <w:iCs/>
          <w:sz w:val="24"/>
          <w:lang w:eastAsia="zh-CN"/>
        </w:rPr>
        <w:t>取</w:t>
      </w:r>
      <w:r>
        <w:rPr>
          <w:rFonts w:eastAsia="宋体" w:cs="Arial" w:hint="eastAsia"/>
          <w:iCs/>
          <w:sz w:val="24"/>
          <w:lang w:eastAsia="zh-CN"/>
        </w:rPr>
        <w:t>IPCC COD</w:t>
      </w:r>
      <w:r>
        <w:rPr>
          <w:rFonts w:eastAsia="宋体" w:cs="Arial" w:hint="eastAsia"/>
          <w:iCs/>
          <w:sz w:val="24"/>
          <w:lang w:eastAsia="zh-CN"/>
        </w:rPr>
        <w:t>缺省因子</w:t>
      </w:r>
      <w:r>
        <w:rPr>
          <w:rFonts w:eastAsia="宋体" w:cs="Arial" w:hint="eastAsia"/>
          <w:iCs/>
          <w:sz w:val="24"/>
          <w:lang w:eastAsia="zh-CN"/>
        </w:rPr>
        <w:t>0.6</w:t>
      </w:r>
      <w:r>
        <w:rPr>
          <w:rFonts w:eastAsia="宋体" w:cs="Arial" w:hint="eastAsia"/>
          <w:iCs/>
          <w:sz w:val="24"/>
          <w:lang w:eastAsia="zh-CN"/>
        </w:rPr>
        <w:t>，</w:t>
      </w:r>
      <w:r>
        <w:rPr>
          <w:rFonts w:eastAsia="宋体" w:cs="Arial" w:hint="eastAsia"/>
          <w:iCs/>
          <w:sz w:val="24"/>
          <w:lang w:eastAsia="zh-CN"/>
        </w:rPr>
        <w:t>MCF</w:t>
      </w:r>
      <w:r>
        <w:rPr>
          <w:rFonts w:eastAsia="宋体" w:cs="Arial" w:hint="eastAsia"/>
          <w:iCs/>
          <w:sz w:val="24"/>
          <w:lang w:eastAsia="zh-CN"/>
        </w:rPr>
        <w:t>取</w:t>
      </w:r>
      <w:r>
        <w:rPr>
          <w:rFonts w:eastAsia="宋体" w:cs="Arial" w:hint="eastAsia"/>
          <w:iCs/>
          <w:sz w:val="24"/>
          <w:lang w:eastAsia="zh-CN"/>
        </w:rPr>
        <w:t>0.3</w:t>
      </w:r>
      <w:r>
        <w:rPr>
          <w:rFonts w:eastAsia="宋体" w:cs="Arial" w:hint="eastAsia"/>
          <w:iCs/>
          <w:sz w:val="24"/>
          <w:lang w:eastAsia="zh-CN"/>
        </w:rPr>
        <w:t>，因大冶特殊钢有限公司的生活废水工业废水处理同在耗氧处理厂中，管理不完善而保守选取</w:t>
      </w:r>
      <w:r>
        <w:rPr>
          <w:rFonts w:eastAsia="宋体" w:cs="Arial" w:hint="eastAsia"/>
          <w:iCs/>
          <w:sz w:val="24"/>
          <w:lang w:eastAsia="zh-CN"/>
        </w:rPr>
        <w:t>0.3</w:t>
      </w:r>
      <w:r>
        <w:rPr>
          <w:rFonts w:eastAsia="宋体" w:cs="Arial" w:hint="eastAsia"/>
          <w:iCs/>
          <w:sz w:val="24"/>
          <w:lang w:eastAsia="zh-CN"/>
        </w:rPr>
        <w:t>。</w:t>
      </w:r>
    </w:p>
    <w:p w14:paraId="6B3212C4" w14:textId="77777777" w:rsidR="0076773F" w:rsidRDefault="0076773F">
      <w:pPr>
        <w:pStyle w:val="afb"/>
        <w:spacing w:before="0" w:line="360" w:lineRule="auto"/>
        <w:ind w:left="709" w:firstLineChars="200" w:firstLine="480"/>
        <w:rPr>
          <w:rFonts w:eastAsia="宋体" w:cs="Arial"/>
          <w:iCs/>
          <w:sz w:val="24"/>
          <w:lang w:eastAsia="zh-CN"/>
        </w:rPr>
      </w:pPr>
    </w:p>
    <w:p w14:paraId="7B06CBE1" w14:textId="77777777" w:rsidR="0076773F" w:rsidRDefault="00000000">
      <w:pPr>
        <w:pStyle w:val="Style2"/>
        <w:numPr>
          <w:ilvl w:val="2"/>
          <w:numId w:val="13"/>
        </w:numPr>
        <w:spacing w:line="360" w:lineRule="auto"/>
        <w:rPr>
          <w:iCs/>
        </w:rPr>
      </w:pPr>
      <w:bookmarkStart w:id="162" w:name="_Toc198906609"/>
      <w:bookmarkStart w:id="163" w:name="_Toc204099771"/>
      <w:r>
        <w:rPr>
          <w:rFonts w:hint="eastAsia"/>
          <w:iCs/>
        </w:rPr>
        <w:t>耗氧</w:t>
      </w:r>
      <w:r>
        <w:rPr>
          <w:iCs/>
        </w:rPr>
        <w:t>池（</w:t>
      </w:r>
      <w:r>
        <w:rPr>
          <w:iCs/>
        </w:rPr>
        <w:t>CH</w:t>
      </w:r>
      <w:r>
        <w:rPr>
          <w:iCs/>
          <w:vertAlign w:val="subscript"/>
        </w:rPr>
        <w:t>4</w:t>
      </w:r>
      <w:r>
        <w:rPr>
          <w:iCs/>
        </w:rPr>
        <w:t>逸散）</w:t>
      </w:r>
      <w:bookmarkEnd w:id="162"/>
      <w:bookmarkEnd w:id="163"/>
    </w:p>
    <w:p w14:paraId="4EC87F7B"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章公式</w:t>
      </w:r>
      <w:r>
        <w:rPr>
          <w:rFonts w:eastAsia="宋体" w:cs="Arial"/>
          <w:iCs/>
          <w:sz w:val="24"/>
          <w:lang w:eastAsia="zh-CN"/>
        </w:rPr>
        <w:t>6.1</w:t>
      </w:r>
      <w:r>
        <w:rPr>
          <w:rFonts w:eastAsia="宋体" w:cs="Arial"/>
          <w:iCs/>
          <w:sz w:val="24"/>
          <w:lang w:eastAsia="zh-CN"/>
        </w:rPr>
        <w:t>、公式</w:t>
      </w:r>
      <w:r>
        <w:rPr>
          <w:rFonts w:eastAsia="宋体" w:cs="Arial"/>
          <w:iCs/>
          <w:sz w:val="24"/>
          <w:lang w:eastAsia="zh-CN"/>
        </w:rPr>
        <w:t>6.</w:t>
      </w:r>
      <w:r>
        <w:rPr>
          <w:rFonts w:eastAsia="宋体" w:cs="Arial" w:hint="eastAsia"/>
          <w:iCs/>
          <w:sz w:val="24"/>
          <w:lang w:eastAsia="zh-CN"/>
        </w:rPr>
        <w:t>4</w:t>
      </w:r>
      <w:r>
        <w:rPr>
          <w:rFonts w:eastAsia="宋体" w:cs="Arial"/>
          <w:iCs/>
          <w:sz w:val="24"/>
          <w:lang w:eastAsia="zh-CN"/>
        </w:rPr>
        <w:t>。</w:t>
      </w:r>
    </w:p>
    <w:p w14:paraId="7CCF7E8D"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《细化收资清单（动力）（六氟化硫）》</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日生产过程产生的工业废水处理量</w:t>
      </w:r>
      <w:r>
        <w:rPr>
          <w:rFonts w:eastAsia="宋体" w:cs="Arial" w:hint="eastAsia"/>
          <w:iCs/>
          <w:sz w:val="24"/>
          <w:lang w:eastAsia="zh-CN"/>
        </w:rPr>
        <w:t>及进出口</w:t>
      </w:r>
      <w:r>
        <w:rPr>
          <w:rFonts w:eastAsia="宋体" w:cs="Arial" w:hint="eastAsia"/>
          <w:iCs/>
          <w:sz w:val="24"/>
          <w:lang w:eastAsia="zh-CN"/>
        </w:rPr>
        <w:t>COD</w:t>
      </w:r>
      <w:r>
        <w:rPr>
          <w:rFonts w:eastAsia="宋体" w:cs="Arial" w:hint="eastAsia"/>
          <w:iCs/>
          <w:sz w:val="24"/>
          <w:lang w:eastAsia="zh-CN"/>
        </w:rPr>
        <w:t>浓度</w:t>
      </w:r>
      <w:r>
        <w:rPr>
          <w:rFonts w:eastAsia="宋体" w:cs="Arial"/>
          <w:iCs/>
          <w:sz w:val="24"/>
          <w:lang w:eastAsia="zh-CN"/>
        </w:rPr>
        <w:t>。</w:t>
      </w:r>
    </w:p>
    <w:p w14:paraId="3F36E481"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iCs/>
          <w:sz w:val="24"/>
          <w:lang w:eastAsia="zh-CN"/>
        </w:rPr>
        <w:t>EF=Bo*MCF=</w:t>
      </w:r>
      <w:r>
        <w:rPr>
          <w:rFonts w:eastAsia="宋体" w:cs="Arial" w:hint="eastAsia"/>
          <w:iCs/>
          <w:sz w:val="24"/>
          <w:lang w:eastAsia="zh-CN"/>
        </w:rPr>
        <w:t>0.075</w:t>
      </w:r>
      <w:r>
        <w:rPr>
          <w:rFonts w:eastAsia="宋体" w:cs="Arial"/>
          <w:iCs/>
          <w:sz w:val="24"/>
          <w:lang w:eastAsia="zh-CN"/>
        </w:rPr>
        <w:t>（</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/kgCOD</w:t>
      </w:r>
      <w:r>
        <w:rPr>
          <w:rFonts w:eastAsia="宋体" w:cs="Arial"/>
          <w:iCs/>
          <w:sz w:val="24"/>
          <w:lang w:eastAsia="zh-CN"/>
        </w:rPr>
        <w:t>）；</w:t>
      </w:r>
    </w:p>
    <w:p w14:paraId="37E8F750" w14:textId="77777777" w:rsidR="0076773F" w:rsidRDefault="00000000">
      <w:pPr>
        <w:pStyle w:val="afb"/>
        <w:spacing w:before="0" w:line="360" w:lineRule="auto"/>
        <w:ind w:left="709" w:firstLineChars="200" w:firstLine="480"/>
        <w:jc w:val="both"/>
        <w:rPr>
          <w:rFonts w:eastAsia="宋体" w:cs="Arial"/>
          <w:iCs/>
          <w:sz w:val="24"/>
          <w:lang w:eastAsia="zh-CN"/>
        </w:rPr>
      </w:pPr>
      <w:r>
        <w:rPr>
          <w:rFonts w:eastAsia="宋体" w:cs="Arial"/>
          <w:iCs/>
          <w:sz w:val="24"/>
          <w:lang w:eastAsia="zh-CN"/>
        </w:rPr>
        <w:t>所需的参数包括</w:t>
      </w:r>
      <w:r>
        <w:rPr>
          <w:rFonts w:eastAsia="宋体" w:cs="Arial"/>
          <w:iCs/>
          <w:sz w:val="24"/>
          <w:lang w:eastAsia="zh-CN"/>
        </w:rPr>
        <w:t>Bo</w:t>
      </w:r>
      <w:r>
        <w:rPr>
          <w:rFonts w:eastAsia="宋体" w:cs="Arial"/>
          <w:iCs/>
          <w:sz w:val="24"/>
          <w:lang w:eastAsia="zh-CN"/>
        </w:rPr>
        <w:t>甲烷产生最大能力、</w:t>
      </w:r>
      <w:r>
        <w:rPr>
          <w:rFonts w:eastAsia="宋体" w:cs="Arial"/>
          <w:iCs/>
          <w:sz w:val="24"/>
          <w:lang w:eastAsia="zh-CN"/>
        </w:rPr>
        <w:t>MCF</w:t>
      </w:r>
      <w:r>
        <w:rPr>
          <w:rFonts w:eastAsia="宋体" w:cs="Arial"/>
          <w:iCs/>
          <w:sz w:val="24"/>
          <w:lang w:eastAsia="zh-CN"/>
        </w:rPr>
        <w:t>甲烷修正因</w:t>
      </w:r>
      <w:r>
        <w:rPr>
          <w:rFonts w:eastAsia="宋体" w:cs="Arial" w:hint="eastAsia"/>
          <w:iCs/>
          <w:sz w:val="24"/>
          <w:lang w:eastAsia="zh-CN"/>
        </w:rPr>
        <w:t>子</w:t>
      </w:r>
      <w:r>
        <w:rPr>
          <w:rFonts w:eastAsia="宋体" w:cs="Arial"/>
          <w:iCs/>
          <w:sz w:val="24"/>
          <w:lang w:eastAsia="zh-CN"/>
        </w:rPr>
        <w:t>，分别来源于</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w:t>
      </w:r>
      <w:r>
        <w:rPr>
          <w:rFonts w:eastAsia="宋体" w:cs="Arial" w:hint="eastAsia"/>
          <w:iCs/>
          <w:sz w:val="24"/>
          <w:lang w:eastAsia="zh-CN"/>
        </w:rPr>
        <w:t>公式</w:t>
      </w:r>
      <w:r>
        <w:rPr>
          <w:rFonts w:eastAsia="宋体" w:cs="Arial"/>
          <w:iCs/>
          <w:sz w:val="24"/>
          <w:lang w:eastAsia="zh-CN"/>
        </w:rPr>
        <w:t>6.</w:t>
      </w:r>
      <w:r>
        <w:rPr>
          <w:rFonts w:eastAsia="宋体" w:cs="Arial" w:hint="eastAsia"/>
          <w:iCs/>
          <w:sz w:val="24"/>
          <w:lang w:eastAsia="zh-CN"/>
        </w:rPr>
        <w:t>1</w:t>
      </w:r>
      <w:r>
        <w:rPr>
          <w:rFonts w:eastAsia="宋体" w:cs="Arial"/>
          <w:iCs/>
          <w:sz w:val="24"/>
          <w:lang w:eastAsia="zh-CN"/>
        </w:rPr>
        <w:t>、</w:t>
      </w:r>
      <w:r>
        <w:rPr>
          <w:rFonts w:eastAsia="宋体" w:cs="Arial"/>
          <w:iCs/>
          <w:sz w:val="24"/>
          <w:lang w:eastAsia="zh-CN"/>
        </w:rPr>
        <w:t>IPCC</w:t>
      </w:r>
      <w:r>
        <w:rPr>
          <w:rFonts w:eastAsia="宋体" w:cs="Arial"/>
          <w:iCs/>
          <w:sz w:val="24"/>
          <w:lang w:eastAsia="zh-CN"/>
        </w:rPr>
        <w:t>《</w:t>
      </w:r>
      <w:r>
        <w:rPr>
          <w:rFonts w:eastAsia="宋体" w:cs="Arial"/>
          <w:iCs/>
          <w:sz w:val="24"/>
          <w:lang w:eastAsia="zh-CN"/>
        </w:rPr>
        <w:t xml:space="preserve">2006 </w:t>
      </w:r>
      <w:r>
        <w:rPr>
          <w:rFonts w:eastAsia="宋体" w:cs="Arial"/>
          <w:iCs/>
          <w:sz w:val="24"/>
          <w:lang w:eastAsia="zh-CN"/>
        </w:rPr>
        <w:t>年国家温室气体清单指南》第</w:t>
      </w:r>
      <w:r>
        <w:rPr>
          <w:rFonts w:eastAsia="宋体" w:cs="Arial"/>
          <w:iCs/>
          <w:sz w:val="24"/>
          <w:lang w:eastAsia="zh-CN"/>
        </w:rPr>
        <w:t>5</w:t>
      </w:r>
      <w:r>
        <w:rPr>
          <w:rFonts w:eastAsia="宋体" w:cs="Arial"/>
          <w:iCs/>
          <w:sz w:val="24"/>
          <w:lang w:eastAsia="zh-CN"/>
        </w:rPr>
        <w:t>卷第</w:t>
      </w:r>
      <w:r>
        <w:rPr>
          <w:rFonts w:eastAsia="宋体" w:cs="Arial"/>
          <w:iCs/>
          <w:sz w:val="24"/>
          <w:lang w:eastAsia="zh-CN"/>
        </w:rPr>
        <w:t>6</w:t>
      </w:r>
      <w:r>
        <w:rPr>
          <w:rFonts w:eastAsia="宋体" w:cs="Arial"/>
          <w:iCs/>
          <w:sz w:val="24"/>
          <w:lang w:eastAsia="zh-CN"/>
        </w:rPr>
        <w:t>章表</w:t>
      </w:r>
      <w:r>
        <w:rPr>
          <w:rFonts w:eastAsia="宋体" w:cs="Arial"/>
          <w:iCs/>
          <w:sz w:val="24"/>
          <w:lang w:eastAsia="zh-CN"/>
        </w:rPr>
        <w:t>6.</w:t>
      </w:r>
      <w:r>
        <w:rPr>
          <w:rFonts w:eastAsia="宋体" w:cs="Arial" w:hint="eastAsia"/>
          <w:iCs/>
          <w:sz w:val="24"/>
          <w:lang w:eastAsia="zh-CN"/>
        </w:rPr>
        <w:t>8</w:t>
      </w:r>
      <w:r>
        <w:rPr>
          <w:rFonts w:eastAsia="宋体" w:cs="Arial"/>
          <w:iCs/>
          <w:sz w:val="24"/>
          <w:lang w:eastAsia="zh-CN"/>
        </w:rPr>
        <w:t>。</w:t>
      </w:r>
      <w:r>
        <w:rPr>
          <w:rFonts w:eastAsia="宋体" w:cs="Arial" w:hint="eastAsia"/>
          <w:iCs/>
          <w:sz w:val="24"/>
          <w:lang w:eastAsia="zh-CN"/>
        </w:rPr>
        <w:t>其中</w:t>
      </w:r>
      <w:r>
        <w:rPr>
          <w:rFonts w:eastAsia="宋体" w:cs="Arial" w:hint="eastAsia"/>
          <w:iCs/>
          <w:sz w:val="24"/>
          <w:lang w:eastAsia="zh-CN"/>
        </w:rPr>
        <w:t>Bo</w:t>
      </w:r>
      <w:r>
        <w:rPr>
          <w:rFonts w:eastAsia="宋体" w:cs="Arial" w:hint="eastAsia"/>
          <w:iCs/>
          <w:sz w:val="24"/>
          <w:lang w:eastAsia="zh-CN"/>
        </w:rPr>
        <w:t>取</w:t>
      </w:r>
      <w:r>
        <w:rPr>
          <w:rFonts w:eastAsia="宋体" w:cs="Arial" w:hint="eastAsia"/>
          <w:iCs/>
          <w:sz w:val="24"/>
          <w:lang w:eastAsia="zh-CN"/>
        </w:rPr>
        <w:t>IPCC COD</w:t>
      </w:r>
      <w:r>
        <w:rPr>
          <w:rFonts w:eastAsia="宋体" w:cs="Arial" w:hint="eastAsia"/>
          <w:iCs/>
          <w:sz w:val="24"/>
          <w:lang w:eastAsia="zh-CN"/>
        </w:rPr>
        <w:t>缺省因子</w:t>
      </w:r>
      <w:r>
        <w:rPr>
          <w:rFonts w:eastAsia="宋体" w:cs="Arial" w:hint="eastAsia"/>
          <w:iCs/>
          <w:sz w:val="24"/>
          <w:lang w:eastAsia="zh-CN"/>
        </w:rPr>
        <w:t>0.25</w:t>
      </w:r>
      <w:r>
        <w:rPr>
          <w:rFonts w:eastAsia="宋体" w:cs="Arial" w:hint="eastAsia"/>
          <w:iCs/>
          <w:sz w:val="24"/>
          <w:lang w:eastAsia="zh-CN"/>
        </w:rPr>
        <w:t>，</w:t>
      </w:r>
      <w:r>
        <w:rPr>
          <w:rFonts w:eastAsia="宋体" w:cs="Arial" w:hint="eastAsia"/>
          <w:iCs/>
          <w:sz w:val="24"/>
          <w:lang w:eastAsia="zh-CN"/>
        </w:rPr>
        <w:t>MCF</w:t>
      </w:r>
      <w:r>
        <w:rPr>
          <w:rFonts w:eastAsia="宋体" w:cs="Arial" w:hint="eastAsia"/>
          <w:iCs/>
          <w:sz w:val="24"/>
          <w:lang w:eastAsia="zh-CN"/>
        </w:rPr>
        <w:t>取</w:t>
      </w:r>
      <w:r>
        <w:rPr>
          <w:rFonts w:eastAsia="宋体" w:cs="Arial" w:hint="eastAsia"/>
          <w:iCs/>
          <w:sz w:val="24"/>
          <w:lang w:eastAsia="zh-CN"/>
        </w:rPr>
        <w:t>0.3</w:t>
      </w:r>
      <w:r>
        <w:rPr>
          <w:rFonts w:eastAsia="宋体" w:cs="Arial" w:hint="eastAsia"/>
          <w:iCs/>
          <w:sz w:val="24"/>
          <w:lang w:eastAsia="zh-CN"/>
        </w:rPr>
        <w:t>，因大冶特殊钢有限公司的生活废水工业废水处理同在耗氧处理厂中，管理不完善保守选取</w:t>
      </w:r>
      <w:r>
        <w:rPr>
          <w:rFonts w:eastAsia="宋体" w:cs="Arial" w:hint="eastAsia"/>
          <w:iCs/>
          <w:sz w:val="24"/>
          <w:lang w:eastAsia="zh-CN"/>
        </w:rPr>
        <w:t>0.3</w:t>
      </w:r>
      <w:r>
        <w:rPr>
          <w:rFonts w:eastAsia="宋体" w:cs="Arial" w:hint="eastAsia"/>
          <w:iCs/>
          <w:sz w:val="24"/>
          <w:lang w:eastAsia="zh-CN"/>
        </w:rPr>
        <w:t>。</w:t>
      </w:r>
    </w:p>
    <w:p w14:paraId="7F6498B7" w14:textId="77777777" w:rsidR="0076773F" w:rsidRDefault="0076773F">
      <w:pPr>
        <w:pStyle w:val="afb"/>
        <w:spacing w:before="0" w:line="360" w:lineRule="auto"/>
        <w:ind w:left="709" w:firstLineChars="200" w:firstLine="480"/>
        <w:rPr>
          <w:rFonts w:eastAsia="宋体" w:cs="Arial"/>
          <w:iCs/>
          <w:sz w:val="24"/>
          <w:lang w:eastAsia="zh-CN"/>
        </w:rPr>
      </w:pPr>
    </w:p>
    <w:p w14:paraId="5143B0D2" w14:textId="77777777" w:rsidR="0076773F" w:rsidRDefault="00000000">
      <w:pPr>
        <w:pStyle w:val="Style2"/>
        <w:numPr>
          <w:ilvl w:val="2"/>
          <w:numId w:val="13"/>
        </w:numPr>
        <w:spacing w:line="360" w:lineRule="auto"/>
        <w:rPr>
          <w:iCs/>
        </w:rPr>
      </w:pPr>
      <w:bookmarkStart w:id="164" w:name="_Toc198906610"/>
      <w:bookmarkStart w:id="165" w:name="_Toc204099772"/>
      <w:r>
        <w:rPr>
          <w:iCs/>
        </w:rPr>
        <w:t>高压开关（</w:t>
      </w:r>
      <w:r>
        <w:rPr>
          <w:iCs/>
        </w:rPr>
        <w:t>SF</w:t>
      </w:r>
      <w:r>
        <w:rPr>
          <w:iCs/>
          <w:vertAlign w:val="subscript"/>
        </w:rPr>
        <w:t>6</w:t>
      </w:r>
      <w:r>
        <w:rPr>
          <w:iCs/>
        </w:rPr>
        <w:t>逸散）</w:t>
      </w:r>
      <w:bookmarkEnd w:id="164"/>
      <w:bookmarkEnd w:id="165"/>
    </w:p>
    <w:p w14:paraId="2CE34A5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）量化模型：该方法学来自标准</w:t>
      </w:r>
      <w:r>
        <w:rPr>
          <w:rFonts w:eastAsia="宋体" w:cs="Arial"/>
          <w:iCs/>
          <w:sz w:val="24"/>
          <w:lang w:eastAsia="zh-CN"/>
        </w:rPr>
        <w:t>ISO14064-1</w:t>
      </w:r>
      <w:r>
        <w:rPr>
          <w:rFonts w:eastAsia="宋体" w:cs="Arial"/>
          <w:iCs/>
          <w:sz w:val="24"/>
          <w:lang w:eastAsia="zh-CN"/>
        </w:rPr>
        <w:t>：</w:t>
      </w:r>
      <w:r>
        <w:rPr>
          <w:rFonts w:eastAsia="宋体" w:cs="Arial"/>
          <w:iCs/>
          <w:sz w:val="24"/>
          <w:lang w:eastAsia="zh-CN"/>
        </w:rPr>
        <w:t>2018/ 6.2</w:t>
      </w:r>
      <w:r>
        <w:rPr>
          <w:rFonts w:eastAsia="宋体" w:cs="Arial"/>
          <w:iCs/>
          <w:sz w:val="24"/>
          <w:lang w:eastAsia="zh-CN"/>
        </w:rPr>
        <w:t>。</w:t>
      </w:r>
    </w:p>
    <w:p w14:paraId="26A8EF70"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《细化收资清单（动力）（六氟化硫）》</w:t>
      </w:r>
      <w:r>
        <w:rPr>
          <w:rFonts w:eastAsia="宋体" w:cs="Arial"/>
          <w:iCs/>
          <w:sz w:val="24"/>
          <w:lang w:eastAsia="zh-CN"/>
        </w:rPr>
        <w:t>高压开关填充</w:t>
      </w:r>
      <w:r>
        <w:rPr>
          <w:rFonts w:eastAsia="宋体" w:cs="Arial"/>
          <w:iCs/>
          <w:sz w:val="24"/>
          <w:lang w:eastAsia="zh-CN"/>
        </w:rPr>
        <w:t>SF</w:t>
      </w:r>
      <w:r>
        <w:rPr>
          <w:rFonts w:eastAsia="宋体" w:cs="Arial"/>
          <w:iCs/>
          <w:sz w:val="24"/>
          <w:vertAlign w:val="subscript"/>
          <w:lang w:eastAsia="zh-CN"/>
        </w:rPr>
        <w:t>6</w:t>
      </w:r>
      <w:r>
        <w:rPr>
          <w:rFonts w:eastAsia="宋体" w:cs="Arial"/>
          <w:iCs/>
          <w:sz w:val="24"/>
          <w:lang w:eastAsia="zh-CN"/>
        </w:rPr>
        <w:t>铭牌额定量。</w:t>
      </w:r>
    </w:p>
    <w:p w14:paraId="39F655C2"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val="en-US" w:eastAsia="zh-CN"/>
        </w:rPr>
        <w:t>参考</w:t>
      </w:r>
      <w:r>
        <w:rPr>
          <w:rFonts w:eastAsia="宋体" w:cs="Arial" w:hint="eastAsia"/>
          <w:iCs/>
          <w:sz w:val="24"/>
          <w:lang w:val="en-US" w:eastAsia="zh-CN"/>
        </w:rPr>
        <w:t xml:space="preserve">GB/T8905-2008 </w:t>
      </w:r>
      <w:r>
        <w:rPr>
          <w:rFonts w:eastAsia="宋体" w:cs="Arial" w:hint="eastAsia"/>
          <w:iCs/>
          <w:sz w:val="24"/>
          <w:lang w:val="en-US" w:eastAsia="zh-CN"/>
        </w:rPr>
        <w:t>六氟化硫电气设备中气体管理和检测导则</w:t>
      </w:r>
      <w:r>
        <w:rPr>
          <w:rFonts w:eastAsia="宋体" w:cs="Arial" w:hint="eastAsia"/>
          <w:iCs/>
          <w:sz w:val="24"/>
          <w:lang w:val="en-US" w:eastAsia="zh-CN"/>
        </w:rPr>
        <w:t>9.3</w:t>
      </w:r>
      <w:r>
        <w:rPr>
          <w:rFonts w:eastAsia="宋体" w:cs="Arial" w:hint="eastAsia"/>
          <w:iCs/>
          <w:sz w:val="24"/>
          <w:lang w:val="en-US" w:eastAsia="zh-CN"/>
        </w:rPr>
        <w:t>，逸散率取值</w:t>
      </w:r>
      <w:r>
        <w:rPr>
          <w:rFonts w:eastAsia="宋体" w:cs="Arial" w:hint="eastAsia"/>
          <w:iCs/>
          <w:sz w:val="24"/>
          <w:lang w:val="en-US" w:eastAsia="zh-CN"/>
        </w:rPr>
        <w:t>0.5%</w:t>
      </w:r>
      <w:r>
        <w:rPr>
          <w:rFonts w:eastAsia="宋体" w:cs="Arial"/>
          <w:iCs/>
          <w:sz w:val="24"/>
          <w:lang w:eastAsia="zh-CN"/>
        </w:rPr>
        <w:t>。</w:t>
      </w:r>
    </w:p>
    <w:p w14:paraId="3A44C48D" w14:textId="77777777" w:rsidR="0076773F" w:rsidRDefault="0076773F">
      <w:pPr>
        <w:pStyle w:val="afb"/>
        <w:spacing w:before="0" w:line="360" w:lineRule="auto"/>
        <w:ind w:left="709"/>
        <w:rPr>
          <w:rFonts w:eastAsia="宋体" w:cs="Arial"/>
          <w:iCs/>
          <w:sz w:val="24"/>
          <w:lang w:eastAsia="zh-CN"/>
        </w:rPr>
      </w:pPr>
    </w:p>
    <w:p w14:paraId="7B351D3A" w14:textId="77777777" w:rsidR="0076773F" w:rsidRDefault="00000000">
      <w:pPr>
        <w:pStyle w:val="Style2"/>
        <w:numPr>
          <w:ilvl w:val="2"/>
          <w:numId w:val="13"/>
        </w:numPr>
        <w:spacing w:line="360" w:lineRule="auto"/>
        <w:rPr>
          <w:iCs/>
        </w:rPr>
      </w:pPr>
      <w:bookmarkStart w:id="166" w:name="_Toc198906611"/>
      <w:bookmarkStart w:id="167" w:name="_Toc204099773"/>
      <w:r>
        <w:rPr>
          <w:rFonts w:hint="eastAsia"/>
          <w:iCs/>
        </w:rPr>
        <w:t>制</w:t>
      </w:r>
      <w:r>
        <w:rPr>
          <w:iCs/>
        </w:rPr>
        <w:t>程排放（</w:t>
      </w:r>
      <w:r>
        <w:rPr>
          <w:iCs/>
        </w:rPr>
        <w:t>CO</w:t>
      </w:r>
      <w:r>
        <w:rPr>
          <w:iCs/>
          <w:vertAlign w:val="subscript"/>
        </w:rPr>
        <w:t>2</w:t>
      </w:r>
      <w:r>
        <w:rPr>
          <w:iCs/>
        </w:rPr>
        <w:t>排放）</w:t>
      </w:r>
      <w:bookmarkEnd w:id="166"/>
      <w:bookmarkEnd w:id="167"/>
    </w:p>
    <w:p w14:paraId="3FAF2944"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iCs/>
          <w:sz w:val="24"/>
          <w:lang w:eastAsia="zh-CN"/>
        </w:rPr>
        <w:t xml:space="preserve">2006 </w:t>
      </w:r>
      <w:r>
        <w:rPr>
          <w:rFonts w:eastAsia="宋体" w:cs="Arial"/>
          <w:iCs/>
          <w:sz w:val="24"/>
          <w:lang w:eastAsia="zh-CN"/>
        </w:rPr>
        <w:t>年</w:t>
      </w:r>
      <w:r>
        <w:rPr>
          <w:rFonts w:eastAsia="宋体" w:cs="Arial"/>
          <w:iCs/>
          <w:sz w:val="24"/>
          <w:lang w:eastAsia="zh-CN"/>
        </w:rPr>
        <w:t xml:space="preserve"> IPCC </w:t>
      </w:r>
      <w:r>
        <w:rPr>
          <w:rFonts w:eastAsia="宋体" w:cs="Arial"/>
          <w:iCs/>
          <w:sz w:val="24"/>
          <w:lang w:eastAsia="zh-CN"/>
        </w:rPr>
        <w:t>国家温室气体清单指南》第</w:t>
      </w:r>
      <w:r>
        <w:rPr>
          <w:rFonts w:eastAsia="宋体" w:cs="Arial"/>
          <w:iCs/>
          <w:sz w:val="24"/>
          <w:lang w:eastAsia="zh-CN"/>
        </w:rPr>
        <w:t>2</w:t>
      </w:r>
      <w:r>
        <w:rPr>
          <w:rFonts w:eastAsia="宋体" w:cs="Arial"/>
          <w:iCs/>
          <w:sz w:val="24"/>
          <w:lang w:eastAsia="zh-CN"/>
        </w:rPr>
        <w:t>卷第</w:t>
      </w:r>
      <w:r>
        <w:rPr>
          <w:rFonts w:eastAsia="宋体" w:cs="Arial"/>
          <w:iCs/>
          <w:sz w:val="24"/>
          <w:lang w:eastAsia="zh-CN"/>
        </w:rPr>
        <w:t>2</w:t>
      </w:r>
      <w:r>
        <w:rPr>
          <w:rFonts w:eastAsia="宋体" w:cs="Arial"/>
          <w:iCs/>
          <w:sz w:val="24"/>
          <w:lang w:eastAsia="zh-CN"/>
        </w:rPr>
        <w:t>章公式</w:t>
      </w:r>
      <w:r>
        <w:rPr>
          <w:rFonts w:eastAsia="宋体" w:cs="Arial"/>
          <w:iCs/>
          <w:sz w:val="24"/>
          <w:lang w:eastAsia="zh-CN"/>
        </w:rPr>
        <w:t>2.1</w:t>
      </w:r>
      <w:r>
        <w:rPr>
          <w:rFonts w:eastAsia="宋体" w:cs="Arial"/>
          <w:iCs/>
          <w:sz w:val="24"/>
          <w:lang w:eastAsia="zh-CN"/>
        </w:rPr>
        <w:t>。</w:t>
      </w:r>
    </w:p>
    <w:p w14:paraId="58777804"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w:t>
      </w:r>
      <w:r>
        <w:rPr>
          <w:rFonts w:eastAsia="宋体" w:cs="Arial" w:hint="eastAsia"/>
          <w:iCs/>
          <w:sz w:val="24"/>
          <w:lang w:eastAsia="zh-CN"/>
        </w:rPr>
        <w:t>月</w:t>
      </w:r>
      <w:r>
        <w:rPr>
          <w:rFonts w:eastAsia="宋体" w:cs="Arial" w:hint="eastAsia"/>
          <w:iCs/>
          <w:sz w:val="24"/>
          <w:lang w:eastAsia="zh-CN"/>
        </w:rPr>
        <w:t>1</w:t>
      </w:r>
      <w:r>
        <w:rPr>
          <w:rFonts w:eastAsia="宋体" w:cs="Arial" w:hint="eastAsia"/>
          <w:iCs/>
          <w:sz w:val="24"/>
          <w:lang w:eastAsia="zh-CN"/>
        </w:rPr>
        <w:t>日</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12</w:t>
      </w:r>
      <w:r>
        <w:rPr>
          <w:rFonts w:eastAsia="宋体" w:cs="Arial" w:hint="eastAsia"/>
          <w:iCs/>
          <w:sz w:val="24"/>
          <w:lang w:eastAsia="zh-CN"/>
        </w:rPr>
        <w:t>月</w:t>
      </w:r>
      <w:r>
        <w:rPr>
          <w:rFonts w:eastAsia="宋体" w:cs="Arial" w:hint="eastAsia"/>
          <w:iCs/>
          <w:sz w:val="24"/>
          <w:lang w:eastAsia="zh-CN"/>
        </w:rPr>
        <w:t>31</w:t>
      </w:r>
      <w:r>
        <w:rPr>
          <w:rFonts w:eastAsia="宋体" w:cs="Arial" w:hint="eastAsia"/>
          <w:iCs/>
          <w:sz w:val="24"/>
          <w:lang w:eastAsia="zh-CN"/>
        </w:rPr>
        <w:t>日期间，</w:t>
      </w:r>
      <w:r>
        <w:rPr>
          <w:rFonts w:eastAsia="宋体" w:cs="Arial" w:hint="eastAsia"/>
          <w:iCs/>
          <w:sz w:val="24"/>
          <w:lang w:val="en-US" w:eastAsia="zh-CN"/>
        </w:rPr>
        <w:t>工业过程中含碳物料（石灰石、白云石、电极、锰铁、镍铁、铬铁、硅铁、钼铁、废钢）产生排放：</w:t>
      </w:r>
      <w:r>
        <w:rPr>
          <w:rFonts w:eastAsia="宋体" w:cs="Arial" w:hint="eastAsia"/>
          <w:iCs/>
          <w:sz w:val="24"/>
          <w:lang w:eastAsia="zh-CN"/>
        </w:rPr>
        <w:t>石灰石的活动数据</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年统计月报（转炉）》《</w:t>
      </w:r>
      <w:r>
        <w:rPr>
          <w:rFonts w:eastAsia="宋体" w:cs="Arial" w:hint="eastAsia"/>
          <w:iCs/>
          <w:sz w:val="24"/>
          <w:lang w:eastAsia="zh-CN"/>
        </w:rPr>
        <w:t>2024</w:t>
      </w:r>
      <w:r>
        <w:rPr>
          <w:rFonts w:eastAsia="宋体" w:cs="Arial" w:hint="eastAsia"/>
          <w:iCs/>
          <w:sz w:val="24"/>
          <w:lang w:eastAsia="zh-CN"/>
        </w:rPr>
        <w:t>年统计月报（烧结）》《脱硫脱硝成本补充（汇总</w:t>
      </w:r>
      <w:r>
        <w:rPr>
          <w:rFonts w:eastAsia="宋体" w:cs="Arial" w:hint="eastAsia"/>
          <w:iCs/>
          <w:sz w:val="24"/>
          <w:lang w:eastAsia="zh-CN"/>
        </w:rPr>
        <w:t>2024</w:t>
      </w:r>
      <w:r>
        <w:rPr>
          <w:rFonts w:eastAsia="宋体" w:cs="Arial" w:hint="eastAsia"/>
          <w:iCs/>
          <w:sz w:val="24"/>
          <w:lang w:eastAsia="zh-CN"/>
        </w:rPr>
        <w:t>炼铁厂）》</w:t>
      </w:r>
      <w:r>
        <w:rPr>
          <w:rFonts w:eastAsia="宋体" w:cs="Arial" w:hint="eastAsia"/>
          <w:iCs/>
          <w:sz w:val="24"/>
          <w:lang w:val="en-US" w:eastAsia="zh-CN"/>
        </w:rPr>
        <w:t>；</w:t>
      </w:r>
      <w:r>
        <w:rPr>
          <w:rFonts w:eastAsia="宋体" w:cs="Arial" w:hint="eastAsia"/>
          <w:iCs/>
          <w:sz w:val="24"/>
          <w:lang w:eastAsia="zh-CN"/>
        </w:rPr>
        <w:t>白云石、电极、锰铁、镍铁、铬铁、硅铁、钼铁的活动数据来源于《物资收发存汇总表》发出量；废钢活动数据源于《</w:t>
      </w:r>
      <w:r>
        <w:rPr>
          <w:rFonts w:eastAsia="宋体" w:cs="Arial" w:hint="eastAsia"/>
          <w:iCs/>
          <w:sz w:val="24"/>
          <w:lang w:eastAsia="zh-CN"/>
        </w:rPr>
        <w:t>2024</w:t>
      </w:r>
      <w:r>
        <w:rPr>
          <w:rFonts w:eastAsia="宋体" w:cs="Arial" w:hint="eastAsia"/>
          <w:iCs/>
          <w:sz w:val="24"/>
          <w:lang w:eastAsia="zh-CN"/>
        </w:rPr>
        <w:t>年统计月报（转炉）》《</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50t</w:t>
      </w:r>
      <w:r>
        <w:rPr>
          <w:rFonts w:eastAsia="宋体" w:cs="Arial" w:hint="eastAsia"/>
          <w:iCs/>
          <w:sz w:val="24"/>
          <w:lang w:eastAsia="zh-CN"/>
        </w:rPr>
        <w:t>电炉台账》《</w:t>
      </w:r>
      <w:r>
        <w:rPr>
          <w:rFonts w:eastAsia="宋体" w:cs="Arial" w:hint="eastAsia"/>
          <w:iCs/>
          <w:sz w:val="24"/>
          <w:lang w:eastAsia="zh-CN"/>
        </w:rPr>
        <w:t>2024</w:t>
      </w:r>
      <w:r>
        <w:rPr>
          <w:rFonts w:eastAsia="宋体" w:cs="Arial" w:hint="eastAsia"/>
          <w:iCs/>
          <w:sz w:val="24"/>
          <w:lang w:eastAsia="zh-CN"/>
        </w:rPr>
        <w:t>年大电炉台账》；</w:t>
      </w:r>
      <w:r>
        <w:rPr>
          <w:rFonts w:eastAsia="宋体" w:cs="Arial" w:hint="eastAsia"/>
          <w:iCs/>
          <w:sz w:val="24"/>
          <w:lang w:val="en-US" w:eastAsia="zh-CN"/>
        </w:rPr>
        <w:t>生产过程中产生固碳产品（钢坯、粗苯、煤焦油）：抵扣排放</w:t>
      </w:r>
      <w:r>
        <w:rPr>
          <w:rFonts w:eastAsia="宋体" w:cs="Arial" w:hint="eastAsia"/>
          <w:iCs/>
          <w:sz w:val="24"/>
          <w:lang w:eastAsia="zh-CN"/>
        </w:rPr>
        <w:t>钢坯活动数据源于《</w:t>
      </w:r>
      <w:r>
        <w:rPr>
          <w:rFonts w:eastAsia="宋体" w:cs="Arial" w:hint="eastAsia"/>
          <w:iCs/>
          <w:sz w:val="24"/>
          <w:lang w:eastAsia="zh-CN"/>
        </w:rPr>
        <w:t>2024</w:t>
      </w:r>
      <w:r>
        <w:rPr>
          <w:rFonts w:eastAsia="宋体" w:cs="Arial" w:hint="eastAsia"/>
          <w:iCs/>
          <w:sz w:val="24"/>
          <w:lang w:eastAsia="zh-CN"/>
        </w:rPr>
        <w:t>年产量表》；粗苯活动数据源于《新化能完成情况》；煤焦油活动数据源于《</w:t>
      </w:r>
      <w:r>
        <w:rPr>
          <w:rFonts w:eastAsia="宋体" w:cs="Arial" w:hint="eastAsia"/>
          <w:iCs/>
          <w:sz w:val="24"/>
          <w:lang w:eastAsia="zh-CN"/>
        </w:rPr>
        <w:t>2024</w:t>
      </w:r>
      <w:r>
        <w:rPr>
          <w:rFonts w:eastAsia="宋体" w:cs="Arial" w:hint="eastAsia"/>
          <w:iCs/>
          <w:sz w:val="24"/>
          <w:lang w:eastAsia="zh-CN"/>
        </w:rPr>
        <w:t>环保指标统计》</w:t>
      </w:r>
    </w:p>
    <w:p w14:paraId="6A3E9952"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工业过程排放和清除</w:t>
      </w:r>
      <w:r>
        <w:rPr>
          <w:rFonts w:eastAsia="宋体" w:cs="Arial"/>
          <w:iCs/>
          <w:sz w:val="24"/>
          <w:lang w:eastAsia="zh-CN"/>
        </w:rPr>
        <w:t>使用的原料排放因子来源于《企业温室气体排放核算与报告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钢铁生产》附表</w:t>
      </w:r>
      <w:r>
        <w:rPr>
          <w:rFonts w:eastAsia="宋体" w:cs="Arial"/>
          <w:iCs/>
          <w:sz w:val="24"/>
          <w:lang w:eastAsia="zh-CN"/>
        </w:rPr>
        <w:t>A.2</w:t>
      </w:r>
      <w:r>
        <w:rPr>
          <w:rFonts w:eastAsia="宋体" w:cs="Arial"/>
          <w:iCs/>
          <w:sz w:val="24"/>
          <w:lang w:eastAsia="zh-CN"/>
        </w:rPr>
        <w:t>工业过程排放因子缺省值。</w:t>
      </w:r>
    </w:p>
    <w:p w14:paraId="3046FC0C" w14:textId="77777777" w:rsidR="0076773F" w:rsidRDefault="0076773F">
      <w:pPr>
        <w:spacing w:before="0" w:line="360" w:lineRule="auto"/>
        <w:rPr>
          <w:rFonts w:eastAsia="宋体" w:cs="Arial"/>
          <w:iCs/>
          <w:sz w:val="24"/>
          <w:lang w:eastAsia="zh-CN"/>
        </w:rPr>
      </w:pPr>
    </w:p>
    <w:p w14:paraId="2E403605" w14:textId="77777777" w:rsidR="0076773F" w:rsidRDefault="00000000">
      <w:pPr>
        <w:pStyle w:val="Style2"/>
        <w:numPr>
          <w:ilvl w:val="2"/>
          <w:numId w:val="13"/>
        </w:numPr>
        <w:spacing w:line="360" w:lineRule="auto"/>
        <w:rPr>
          <w:iCs/>
        </w:rPr>
      </w:pPr>
      <w:bookmarkStart w:id="168" w:name="_Toc198906612"/>
      <w:bookmarkStart w:id="169" w:name="_Toc204099774"/>
      <w:r>
        <w:rPr>
          <w:iCs/>
        </w:rPr>
        <w:t>外购电力（</w:t>
      </w:r>
      <w:r>
        <w:rPr>
          <w:iCs/>
        </w:rPr>
        <w:t>CO</w:t>
      </w:r>
      <w:r>
        <w:rPr>
          <w:iCs/>
          <w:vertAlign w:val="subscript"/>
        </w:rPr>
        <w:t>2</w:t>
      </w:r>
      <w:r>
        <w:rPr>
          <w:iCs/>
        </w:rPr>
        <w:t>排放）</w:t>
      </w:r>
      <w:bookmarkEnd w:id="168"/>
      <w:bookmarkEnd w:id="169"/>
    </w:p>
    <w:p w14:paraId="7065399A"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）量化模型：来源于《工业其他行业企业温室气体排放核算方法与报告指南》公式</w:t>
      </w:r>
      <w:r>
        <w:rPr>
          <w:rFonts w:eastAsia="宋体" w:cs="Arial"/>
          <w:iCs/>
          <w:sz w:val="24"/>
          <w:lang w:eastAsia="zh-CN"/>
        </w:rPr>
        <w:t>14</w:t>
      </w:r>
      <w:r>
        <w:rPr>
          <w:rFonts w:eastAsia="宋体" w:cs="Arial"/>
          <w:iCs/>
          <w:sz w:val="24"/>
          <w:lang w:eastAsia="zh-CN"/>
        </w:rPr>
        <w:t>。</w:t>
      </w:r>
    </w:p>
    <w:p w14:paraId="765FB656"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val="en-US" w:eastAsia="zh-CN"/>
        </w:rPr>
        <w:t>基于位置外购电力活动数据</w:t>
      </w:r>
      <w:r>
        <w:rPr>
          <w:rFonts w:eastAsia="宋体" w:cs="Arial"/>
          <w:iCs/>
          <w:sz w:val="24"/>
          <w:lang w:eastAsia="zh-CN"/>
        </w:rPr>
        <w:t>来源于大冶特殊钢提供的</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年电费发票》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日每月外购电力</w:t>
      </w:r>
      <w:r>
        <w:rPr>
          <w:rFonts w:eastAsia="宋体" w:cs="Arial" w:hint="eastAsia"/>
          <w:iCs/>
          <w:sz w:val="24"/>
          <w:lang w:val="en-US" w:eastAsia="zh-CN"/>
        </w:rPr>
        <w:t>消费凭证数据</w:t>
      </w:r>
      <w:r>
        <w:rPr>
          <w:rFonts w:eastAsia="宋体" w:cs="Arial"/>
          <w:iCs/>
          <w:sz w:val="24"/>
          <w:lang w:eastAsia="zh-CN"/>
        </w:rPr>
        <w:t>统计</w:t>
      </w:r>
      <w:r>
        <w:rPr>
          <w:rFonts w:eastAsia="宋体" w:cs="Arial" w:hint="eastAsia"/>
          <w:iCs/>
          <w:sz w:val="24"/>
          <w:lang w:eastAsia="zh-CN"/>
        </w:rPr>
        <w:t>；</w:t>
      </w:r>
      <w:r>
        <w:rPr>
          <w:rFonts w:eastAsia="宋体" w:cs="Arial" w:hint="eastAsia"/>
          <w:iCs/>
          <w:sz w:val="24"/>
          <w:lang w:val="en-US" w:eastAsia="zh-CN"/>
        </w:rPr>
        <w:t>基于市场外购电力活动数据来源于大冶特殊钢提供的</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年电费发票》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日每月外购电力</w:t>
      </w:r>
      <w:r>
        <w:rPr>
          <w:rFonts w:eastAsia="宋体" w:cs="Arial" w:hint="eastAsia"/>
          <w:iCs/>
          <w:sz w:val="24"/>
          <w:lang w:val="en-US" w:eastAsia="zh-CN"/>
        </w:rPr>
        <w:t>消费凭证数据统计扣除</w:t>
      </w:r>
      <w:r>
        <w:rPr>
          <w:rFonts w:eastAsia="宋体" w:cs="Arial" w:hint="eastAsia"/>
          <w:iCs/>
          <w:sz w:val="24"/>
          <w:lang w:val="en-US" w:eastAsia="zh-CN"/>
        </w:rPr>
        <w:t>2024</w:t>
      </w:r>
      <w:r>
        <w:rPr>
          <w:rFonts w:eastAsia="宋体" w:cs="Arial" w:hint="eastAsia"/>
          <w:iCs/>
          <w:sz w:val="24"/>
          <w:lang w:val="en-US" w:eastAsia="zh-CN"/>
        </w:rPr>
        <w:t>年</w:t>
      </w:r>
      <w:r>
        <w:rPr>
          <w:rFonts w:eastAsia="宋体" w:cs="Arial" w:hint="eastAsia"/>
          <w:iCs/>
          <w:sz w:val="24"/>
          <w:lang w:eastAsia="zh-CN"/>
        </w:rPr>
        <w:t>《电力证书及消费凭证》的</w:t>
      </w:r>
      <w:r>
        <w:rPr>
          <w:rFonts w:eastAsia="宋体" w:cs="Arial" w:hint="eastAsia"/>
          <w:iCs/>
          <w:sz w:val="24"/>
          <w:lang w:val="en-US" w:eastAsia="zh-CN"/>
        </w:rPr>
        <w:t>绿电量</w:t>
      </w:r>
      <w:r>
        <w:rPr>
          <w:rFonts w:eastAsia="宋体" w:cs="Arial"/>
          <w:iCs/>
          <w:sz w:val="24"/>
          <w:lang w:eastAsia="zh-CN"/>
        </w:rPr>
        <w:t>。</w:t>
      </w:r>
    </w:p>
    <w:p w14:paraId="50E308F0"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3</w:t>
      </w:r>
      <w:r>
        <w:rPr>
          <w:rFonts w:eastAsia="宋体" w:cs="Arial"/>
          <w:iCs/>
          <w:sz w:val="24"/>
          <w:lang w:eastAsia="zh-CN"/>
        </w:rPr>
        <w:t>）排放因子</w:t>
      </w:r>
      <w:commentRangeStart w:id="170"/>
      <w:commentRangeStart w:id="171"/>
      <w:r>
        <w:rPr>
          <w:rFonts w:eastAsia="宋体" w:cs="Arial"/>
          <w:iCs/>
          <w:sz w:val="24"/>
          <w:lang w:eastAsia="zh-CN"/>
        </w:rPr>
        <w:t>EF</w:t>
      </w:r>
      <w:r>
        <w:rPr>
          <w:rFonts w:eastAsia="宋体" w:cs="Arial"/>
          <w:iCs/>
          <w:sz w:val="24"/>
          <w:lang w:eastAsia="zh-CN"/>
        </w:rPr>
        <w:t>：来源于生态环境部、国家能源局发布</w:t>
      </w:r>
      <w:r>
        <w:rPr>
          <w:rFonts w:eastAsia="宋体" w:cs="Arial" w:hint="eastAsia"/>
          <w:iCs/>
          <w:sz w:val="24"/>
          <w:lang w:eastAsia="zh-CN"/>
        </w:rPr>
        <w:t>《</w:t>
      </w:r>
      <w:r>
        <w:rPr>
          <w:rFonts w:eastAsia="宋体" w:cs="Arial"/>
          <w:iCs/>
          <w:sz w:val="24"/>
          <w:lang w:eastAsia="zh-CN"/>
        </w:rPr>
        <w:t>202</w:t>
      </w:r>
      <w:r>
        <w:rPr>
          <w:rFonts w:eastAsia="宋体" w:cs="Arial" w:hint="eastAsia"/>
          <w:iCs/>
          <w:sz w:val="24"/>
          <w:lang w:eastAsia="zh-CN"/>
        </w:rPr>
        <w:t>2</w:t>
      </w:r>
      <w:r>
        <w:rPr>
          <w:rFonts w:eastAsia="宋体" w:cs="Arial"/>
          <w:iCs/>
          <w:sz w:val="24"/>
          <w:lang w:eastAsia="zh-CN"/>
        </w:rPr>
        <w:t>年电力二氧化碳排放因子的公告</w:t>
      </w:r>
      <w:r>
        <w:rPr>
          <w:rFonts w:eastAsia="宋体" w:cs="Arial" w:hint="eastAsia"/>
          <w:iCs/>
          <w:sz w:val="24"/>
          <w:lang w:eastAsia="zh-CN"/>
        </w:rPr>
        <w:t>》</w:t>
      </w:r>
      <w:r>
        <w:rPr>
          <w:rFonts w:eastAsia="宋体" w:cs="Arial"/>
          <w:iCs/>
          <w:sz w:val="24"/>
          <w:lang w:eastAsia="zh-CN"/>
        </w:rPr>
        <w:t>202</w:t>
      </w:r>
      <w:r>
        <w:rPr>
          <w:rFonts w:eastAsia="宋体" w:cs="Arial" w:hint="eastAsia"/>
          <w:iCs/>
          <w:sz w:val="24"/>
          <w:lang w:eastAsia="zh-CN"/>
        </w:rPr>
        <w:t>2</w:t>
      </w:r>
      <w:r>
        <w:rPr>
          <w:rFonts w:eastAsia="宋体" w:cs="Arial"/>
          <w:iCs/>
          <w:sz w:val="24"/>
          <w:lang w:eastAsia="zh-CN"/>
        </w:rPr>
        <w:t>年</w:t>
      </w:r>
      <w:r>
        <w:rPr>
          <w:rFonts w:eastAsia="宋体" w:cs="Arial" w:hint="eastAsia"/>
          <w:iCs/>
          <w:sz w:val="24"/>
          <w:lang w:eastAsia="zh-CN"/>
        </w:rPr>
        <w:t>全国</w:t>
      </w:r>
      <w:r>
        <w:rPr>
          <w:rFonts w:eastAsia="宋体" w:cs="Arial"/>
          <w:iCs/>
          <w:sz w:val="24"/>
          <w:lang w:eastAsia="zh-CN"/>
        </w:rPr>
        <w:t>电力排放因子</w:t>
      </w:r>
      <w:commentRangeEnd w:id="170"/>
      <w:r>
        <w:rPr>
          <w:rStyle w:val="af8"/>
        </w:rPr>
        <w:commentReference w:id="170"/>
      </w:r>
      <w:commentRangeEnd w:id="171"/>
      <w:r>
        <w:rPr>
          <w:rStyle w:val="af8"/>
        </w:rPr>
        <w:commentReference w:id="171"/>
      </w:r>
      <w:r>
        <w:rPr>
          <w:rFonts w:eastAsia="宋体" w:cs="Arial" w:hint="eastAsia"/>
          <w:iCs/>
          <w:sz w:val="24"/>
          <w:lang w:eastAsia="zh-CN"/>
        </w:rPr>
        <w:t>、</w:t>
      </w:r>
      <w:r>
        <w:rPr>
          <w:rFonts w:eastAsia="宋体" w:cs="Arial" w:hint="eastAsia"/>
          <w:iCs/>
          <w:sz w:val="24"/>
          <w:lang w:eastAsia="zh-CN"/>
        </w:rPr>
        <w:t>2022</w:t>
      </w:r>
      <w:r>
        <w:rPr>
          <w:rFonts w:eastAsia="宋体" w:cs="Arial" w:hint="eastAsia"/>
          <w:iCs/>
          <w:sz w:val="24"/>
          <w:lang w:eastAsia="zh-CN"/>
        </w:rPr>
        <w:t>年全国电力平均二氧化碳排放因子（不包括市场化交易的非化石能源电量）。</w:t>
      </w:r>
    </w:p>
    <w:p w14:paraId="30DAB73B" w14:textId="77777777" w:rsidR="0076773F" w:rsidRDefault="0076773F">
      <w:pPr>
        <w:pStyle w:val="afb"/>
        <w:spacing w:before="0" w:line="360" w:lineRule="auto"/>
        <w:ind w:left="709"/>
        <w:rPr>
          <w:rFonts w:eastAsia="宋体" w:cs="Arial"/>
          <w:iCs/>
          <w:sz w:val="24"/>
          <w:lang w:eastAsia="zh-CN"/>
        </w:rPr>
      </w:pPr>
    </w:p>
    <w:p w14:paraId="51B41651" w14:textId="77777777" w:rsidR="0076773F" w:rsidRDefault="00000000">
      <w:pPr>
        <w:pStyle w:val="Style2"/>
        <w:numPr>
          <w:ilvl w:val="2"/>
          <w:numId w:val="13"/>
        </w:numPr>
        <w:spacing w:line="360" w:lineRule="auto"/>
        <w:rPr>
          <w:iCs/>
        </w:rPr>
      </w:pPr>
      <w:bookmarkStart w:id="172" w:name="_Toc204099775"/>
      <w:r>
        <w:rPr>
          <w:rFonts w:hint="eastAsia"/>
          <w:iCs/>
        </w:rPr>
        <w:t>外购商品和服务的排放</w:t>
      </w:r>
      <w:bookmarkEnd w:id="172"/>
    </w:p>
    <w:p w14:paraId="04C910FF"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包括铁矿石、生石灰、石灰石、白云石、球团、废钢、电极、锰铁、镍铁、铬铁、萤石、硅铁、钼铁、铝铁、铝、增碳剂、铁鳞、氨水、碳化硅、镁、其他纸制品、办公用品、源水（</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309DCBD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1:Purchased Goods and Services</w:t>
      </w:r>
      <w:r>
        <w:rPr>
          <w:rFonts w:eastAsia="宋体" w:cs="Arial" w:hint="eastAsia"/>
          <w:iCs/>
          <w:sz w:val="24"/>
          <w:lang w:eastAsia="zh-CN"/>
        </w:rPr>
        <w:t>的</w:t>
      </w:r>
      <w:r>
        <w:rPr>
          <w:rFonts w:eastAsia="宋体" w:cs="Arial" w:hint="eastAsia"/>
          <w:iCs/>
          <w:sz w:val="24"/>
          <w:lang w:eastAsia="zh-CN"/>
        </w:rPr>
        <w:t>Average-data method</w:t>
      </w:r>
      <w:r>
        <w:rPr>
          <w:rFonts w:eastAsia="宋体" w:cs="Arial" w:hint="eastAsia"/>
          <w:iCs/>
          <w:sz w:val="24"/>
          <w:lang w:eastAsia="zh-CN"/>
        </w:rPr>
        <w:t>和</w:t>
      </w:r>
      <w:r>
        <w:rPr>
          <w:rFonts w:eastAsia="宋体" w:cs="Arial" w:hint="eastAsia"/>
          <w:iCs/>
          <w:sz w:val="24"/>
          <w:lang w:eastAsia="zh-CN"/>
        </w:rPr>
        <w:t>Spend-based method</w:t>
      </w:r>
      <w:r>
        <w:rPr>
          <w:rFonts w:eastAsia="宋体" w:cs="Arial"/>
          <w:iCs/>
          <w:sz w:val="24"/>
          <w:lang w:eastAsia="zh-CN"/>
        </w:rPr>
        <w:t>。</w:t>
      </w:r>
    </w:p>
    <w:p w14:paraId="30A2FD8F"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w:t>
      </w:r>
      <w:r>
        <w:rPr>
          <w:rFonts w:eastAsia="宋体" w:cs="Arial" w:hint="eastAsia"/>
          <w:iCs/>
          <w:sz w:val="24"/>
          <w:lang w:eastAsia="zh-CN"/>
        </w:rPr>
        <w:t>月</w:t>
      </w:r>
      <w:r>
        <w:rPr>
          <w:rFonts w:eastAsia="宋体" w:cs="Arial" w:hint="eastAsia"/>
          <w:iCs/>
          <w:sz w:val="24"/>
          <w:lang w:eastAsia="zh-CN"/>
        </w:rPr>
        <w:t>1</w:t>
      </w:r>
      <w:r>
        <w:rPr>
          <w:rFonts w:eastAsia="宋体" w:cs="Arial" w:hint="eastAsia"/>
          <w:iCs/>
          <w:sz w:val="24"/>
          <w:lang w:eastAsia="zh-CN"/>
        </w:rPr>
        <w:t>日</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12</w:t>
      </w:r>
      <w:r>
        <w:rPr>
          <w:rFonts w:eastAsia="宋体" w:cs="Arial" w:hint="eastAsia"/>
          <w:iCs/>
          <w:sz w:val="24"/>
          <w:lang w:eastAsia="zh-CN"/>
        </w:rPr>
        <w:t>月</w:t>
      </w:r>
      <w:r>
        <w:rPr>
          <w:rFonts w:eastAsia="宋体" w:cs="Arial" w:hint="eastAsia"/>
          <w:iCs/>
          <w:sz w:val="24"/>
          <w:lang w:eastAsia="zh-CN"/>
        </w:rPr>
        <w:t>31</w:t>
      </w:r>
      <w:r>
        <w:rPr>
          <w:rFonts w:eastAsia="宋体" w:cs="Arial" w:hint="eastAsia"/>
          <w:iCs/>
          <w:sz w:val="24"/>
          <w:lang w:eastAsia="zh-CN"/>
        </w:rPr>
        <w:t>日期间，生石灰、白云石、轻烧白云石、球团、电极、锰铁、铬铁、镍铁、硅铁、钼铁、铝铁、萤石、铝、增碳剂、铁鳞、碳化硅、镁、所有其他纸制品加工制造、办公用品（纸张除外）制造的活动数据</w:t>
      </w:r>
      <w:r>
        <w:rPr>
          <w:rFonts w:eastAsia="宋体" w:cs="Arial"/>
          <w:iCs/>
          <w:sz w:val="24"/>
          <w:lang w:eastAsia="zh-CN"/>
        </w:rPr>
        <w:t>来源于大冶特殊钢提供</w:t>
      </w:r>
      <w:r>
        <w:rPr>
          <w:rFonts w:eastAsia="宋体" w:cs="Arial" w:hint="eastAsia"/>
          <w:iCs/>
          <w:sz w:val="24"/>
          <w:lang w:eastAsia="zh-CN"/>
        </w:rPr>
        <w:t>《物资收发存汇总表》入库量；铁矿石活动数据源于《</w:t>
      </w:r>
      <w:r>
        <w:rPr>
          <w:rFonts w:eastAsia="宋体" w:cs="Arial" w:hint="eastAsia"/>
          <w:iCs/>
          <w:sz w:val="24"/>
          <w:lang w:eastAsia="zh-CN"/>
        </w:rPr>
        <w:t>2024</w:t>
      </w:r>
      <w:r>
        <w:rPr>
          <w:rFonts w:eastAsia="宋体" w:cs="Arial" w:hint="eastAsia"/>
          <w:iCs/>
          <w:sz w:val="24"/>
          <w:lang w:eastAsia="zh-CN"/>
        </w:rPr>
        <w:t>年统计月报（烧结）》《</w:t>
      </w:r>
      <w:r>
        <w:rPr>
          <w:rFonts w:eastAsia="宋体" w:cs="Arial" w:hint="eastAsia"/>
          <w:iCs/>
          <w:sz w:val="24"/>
          <w:lang w:eastAsia="zh-CN"/>
        </w:rPr>
        <w:t>2024</w:t>
      </w:r>
      <w:r>
        <w:rPr>
          <w:rFonts w:eastAsia="宋体" w:cs="Arial" w:hint="eastAsia"/>
          <w:iCs/>
          <w:sz w:val="24"/>
          <w:lang w:eastAsia="zh-CN"/>
        </w:rPr>
        <w:t>年统计报表（中高炉）》氨水活动数据源于《脱硫脱硝成本补充》；废钢活动数据源于《</w:t>
      </w:r>
      <w:r>
        <w:rPr>
          <w:rFonts w:eastAsia="宋体" w:cs="Arial" w:hint="eastAsia"/>
          <w:iCs/>
          <w:sz w:val="24"/>
          <w:lang w:eastAsia="zh-CN"/>
        </w:rPr>
        <w:t>2024</w:t>
      </w:r>
      <w:r>
        <w:rPr>
          <w:rFonts w:eastAsia="宋体" w:cs="Arial" w:hint="eastAsia"/>
          <w:iCs/>
          <w:sz w:val="24"/>
          <w:lang w:eastAsia="zh-CN"/>
        </w:rPr>
        <w:t>年统计月报（转炉厂）》《</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50t</w:t>
      </w:r>
      <w:r>
        <w:rPr>
          <w:rFonts w:eastAsia="宋体" w:cs="Arial" w:hint="eastAsia"/>
          <w:iCs/>
          <w:sz w:val="24"/>
          <w:lang w:eastAsia="zh-CN"/>
        </w:rPr>
        <w:t>电炉台账》《</w:t>
      </w:r>
      <w:r>
        <w:rPr>
          <w:rFonts w:eastAsia="宋体" w:cs="Arial" w:hint="eastAsia"/>
          <w:iCs/>
          <w:sz w:val="24"/>
          <w:lang w:eastAsia="zh-CN"/>
        </w:rPr>
        <w:t>2024</w:t>
      </w:r>
      <w:r>
        <w:rPr>
          <w:rFonts w:eastAsia="宋体" w:cs="Arial" w:hint="eastAsia"/>
          <w:iCs/>
          <w:sz w:val="24"/>
          <w:lang w:eastAsia="zh-CN"/>
        </w:rPr>
        <w:t>年大电炉台账》源水活动数据源于《</w:t>
      </w:r>
      <w:r>
        <w:rPr>
          <w:rFonts w:eastAsia="宋体" w:cs="Arial" w:hint="eastAsia"/>
          <w:iCs/>
          <w:sz w:val="24"/>
          <w:lang w:eastAsia="zh-CN"/>
        </w:rPr>
        <w:t>2024</w:t>
      </w:r>
      <w:r>
        <w:rPr>
          <w:rFonts w:eastAsia="宋体" w:cs="Arial" w:hint="eastAsia"/>
          <w:iCs/>
          <w:sz w:val="24"/>
          <w:lang w:eastAsia="zh-CN"/>
        </w:rPr>
        <w:t>年</w:t>
      </w:r>
      <w:r>
        <w:rPr>
          <w:rFonts w:eastAsia="宋体" w:cs="Arial" w:hint="eastAsia"/>
          <w:iCs/>
          <w:sz w:val="24"/>
          <w:lang w:eastAsia="zh-CN"/>
        </w:rPr>
        <w:t>12</w:t>
      </w:r>
      <w:r>
        <w:rPr>
          <w:rFonts w:eastAsia="宋体" w:cs="Arial" w:hint="eastAsia"/>
          <w:iCs/>
          <w:sz w:val="24"/>
          <w:lang w:eastAsia="zh-CN"/>
        </w:rPr>
        <w:t>月能源报表》。</w:t>
      </w:r>
    </w:p>
    <w:p w14:paraId="77E61EBA"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铁矿石、生石灰、石灰石、白云石、球团、废钢、电极、锰铁、镍铁、铬铁、萤石、硅铁、铝铁、铝、铁鳞、氨水、碳化硅、镁、源水、</w:t>
      </w:r>
      <w:commentRangeStart w:id="173"/>
      <w:commentRangeStart w:id="174"/>
      <w:r>
        <w:rPr>
          <w:rFonts w:eastAsia="宋体" w:cs="Arial"/>
          <w:iCs/>
          <w:sz w:val="24"/>
          <w:lang w:eastAsia="zh-CN"/>
        </w:rPr>
        <w:t>排放因子来源于《</w:t>
      </w:r>
      <w:bookmarkStart w:id="175" w:name="OLE_LINK10"/>
      <w:r>
        <w:rPr>
          <w:rFonts w:eastAsia="宋体" w:cs="Arial" w:hint="eastAsia"/>
          <w:iCs/>
          <w:sz w:val="24"/>
          <w:lang w:eastAsia="zh-CN"/>
        </w:rPr>
        <w:t>ecoinvent 3.10-cut off</w:t>
      </w:r>
      <w:r>
        <w:rPr>
          <w:rFonts w:eastAsia="宋体" w:cs="Arial"/>
          <w:iCs/>
          <w:sz w:val="24"/>
          <w:lang w:eastAsia="zh-CN"/>
        </w:rPr>
        <w:t>》</w:t>
      </w:r>
      <w:bookmarkEnd w:id="175"/>
      <w:r>
        <w:rPr>
          <w:rFonts w:eastAsia="宋体" w:cs="Arial" w:hint="eastAsia"/>
          <w:iCs/>
          <w:sz w:val="24"/>
          <w:lang w:eastAsia="zh-CN"/>
        </w:rPr>
        <w:t>，增碳剂排放因子来源于《</w:t>
      </w:r>
      <w:r>
        <w:rPr>
          <w:rFonts w:eastAsia="宋体" w:cs="Arial" w:hint="eastAsia"/>
          <w:iCs/>
          <w:sz w:val="24"/>
          <w:lang w:eastAsia="zh-CN"/>
        </w:rPr>
        <w:t>ecoinvent 3.11</w:t>
      </w:r>
      <w:commentRangeEnd w:id="173"/>
      <w:r>
        <w:rPr>
          <w:rStyle w:val="af8"/>
        </w:rPr>
        <w:commentReference w:id="173"/>
      </w:r>
      <w:commentRangeEnd w:id="174"/>
      <w:r>
        <w:rPr>
          <w:rStyle w:val="af8"/>
        </w:rPr>
        <w:commentReference w:id="174"/>
      </w:r>
      <w:r>
        <w:rPr>
          <w:rFonts w:eastAsia="宋体" w:cs="Arial" w:hint="eastAsia"/>
          <w:iCs/>
          <w:sz w:val="24"/>
          <w:lang w:eastAsia="zh-CN"/>
        </w:rPr>
        <w:t>-cut off</w:t>
      </w:r>
      <w:r>
        <w:rPr>
          <w:rFonts w:eastAsia="宋体" w:cs="Arial"/>
          <w:iCs/>
          <w:sz w:val="24"/>
          <w:lang w:eastAsia="zh-CN"/>
        </w:rPr>
        <w:t>》</w:t>
      </w:r>
      <w:r>
        <w:rPr>
          <w:rFonts w:eastAsia="宋体" w:cs="Arial" w:hint="eastAsia"/>
          <w:iCs/>
          <w:sz w:val="24"/>
          <w:lang w:eastAsia="zh-CN"/>
        </w:rPr>
        <w:t>，钼铁排放因子来源于《</w:t>
      </w:r>
      <w:r>
        <w:rPr>
          <w:rFonts w:eastAsia="宋体" w:cs="Arial"/>
          <w:iCs/>
          <w:sz w:val="24"/>
          <w:lang w:eastAsia="zh-CN"/>
        </w:rPr>
        <w:t>CO2 data collection user guide, version 11, WSA</w:t>
      </w:r>
      <w:r>
        <w:rPr>
          <w:rFonts w:eastAsia="宋体" w:cs="Arial" w:hint="eastAsia"/>
          <w:iCs/>
          <w:sz w:val="24"/>
          <w:lang w:eastAsia="zh-CN"/>
        </w:rPr>
        <w:t>》，办公用品的排放因子来源于《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eastAsia="宋体" w:cs="Arial" w:hint="eastAsia"/>
          <w:iCs/>
          <w:sz w:val="24"/>
          <w:lang w:eastAsia="zh-CN"/>
        </w:rPr>
        <w:t>》</w:t>
      </w:r>
    </w:p>
    <w:p w14:paraId="5235C639" w14:textId="77777777" w:rsidR="0076773F" w:rsidRDefault="0076773F">
      <w:pPr>
        <w:pStyle w:val="afb"/>
        <w:spacing w:before="0" w:line="360" w:lineRule="auto"/>
        <w:ind w:left="709"/>
        <w:rPr>
          <w:rFonts w:eastAsia="宋体" w:cs="Arial"/>
          <w:iCs/>
          <w:sz w:val="24"/>
          <w:lang w:eastAsia="zh-CN"/>
        </w:rPr>
      </w:pPr>
    </w:p>
    <w:p w14:paraId="74024DE6" w14:textId="77777777" w:rsidR="0076773F" w:rsidRDefault="00000000">
      <w:pPr>
        <w:pStyle w:val="Style2"/>
        <w:numPr>
          <w:ilvl w:val="2"/>
          <w:numId w:val="13"/>
        </w:numPr>
        <w:spacing w:line="360" w:lineRule="auto"/>
        <w:rPr>
          <w:iCs/>
        </w:rPr>
      </w:pPr>
      <w:bookmarkStart w:id="176" w:name="OLE_LINK5"/>
      <w:bookmarkStart w:id="177" w:name="_Toc204099776"/>
      <w:r>
        <w:rPr>
          <w:rFonts w:hint="eastAsia"/>
          <w:iCs/>
        </w:rPr>
        <w:t>资本货物排放</w:t>
      </w:r>
      <w:bookmarkEnd w:id="177"/>
    </w:p>
    <w:p w14:paraId="17735E8D" w14:textId="77777777" w:rsidR="0076773F" w:rsidRDefault="00000000">
      <w:pPr>
        <w:pStyle w:val="afb"/>
        <w:spacing w:before="0" w:line="360" w:lineRule="auto"/>
        <w:ind w:left="709"/>
        <w:jc w:val="both"/>
        <w:rPr>
          <w:rFonts w:eastAsia="宋体" w:cs="Arial"/>
          <w:iCs/>
          <w:sz w:val="24"/>
          <w:lang w:eastAsia="zh-CN"/>
        </w:rPr>
      </w:pPr>
      <w:r>
        <w:rPr>
          <w:rFonts w:eastAsia="宋体" w:cs="Arial" w:hint="eastAsia"/>
          <w:iCs/>
          <w:sz w:val="24"/>
          <w:lang w:eastAsia="zh-CN"/>
        </w:rPr>
        <w:t>包括采购产品空调和暖空气加热设备和商业和工业制冷设备制造；电子计算机制造；焊接及焊接设备制造；测量和测试电力和电气信号的仪器制造；计算机系统设计服务；机械动力传动设备制造；测量、分配及其他泵类设备制造其他</w:t>
      </w:r>
      <w:r>
        <w:rPr>
          <w:rFonts w:eastAsia="宋体" w:cs="Arial" w:hint="eastAsia"/>
          <w:iCs/>
          <w:sz w:val="24"/>
          <w:lang w:eastAsia="zh-CN"/>
        </w:rPr>
        <w:lastRenderedPageBreak/>
        <w:t>工业设备制造；用于测量、显示和控制工业过程变量的仪器及相关产品制造；所有其他杂项电气设备及元件制造；所有其他杂项制造（</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3FFF1393"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1:Purchased Goods and Services</w:t>
      </w:r>
      <w:r>
        <w:rPr>
          <w:rFonts w:eastAsia="宋体" w:cs="Arial" w:hint="eastAsia"/>
          <w:iCs/>
          <w:sz w:val="24"/>
          <w:lang w:eastAsia="zh-CN"/>
        </w:rPr>
        <w:t>的</w:t>
      </w:r>
      <w:r>
        <w:rPr>
          <w:rFonts w:eastAsia="宋体" w:cs="Arial" w:hint="eastAsia"/>
          <w:iCs/>
          <w:sz w:val="24"/>
          <w:lang w:eastAsia="zh-CN"/>
        </w:rPr>
        <w:t>Spend-based method</w:t>
      </w:r>
      <w:r>
        <w:rPr>
          <w:rFonts w:eastAsia="宋体" w:cs="Arial" w:hint="eastAsia"/>
          <w:iCs/>
          <w:sz w:val="24"/>
          <w:lang w:eastAsia="zh-CN"/>
        </w:rPr>
        <w:t>（</w:t>
      </w:r>
      <w:r>
        <w:rPr>
          <w:rFonts w:eastAsia="宋体" w:cs="Arial" w:hint="eastAsia"/>
          <w:iCs/>
          <w:sz w:val="24"/>
          <w:lang w:eastAsia="zh-CN"/>
        </w:rPr>
        <w:t>Category 1</w:t>
      </w:r>
      <w:r>
        <w:rPr>
          <w:rFonts w:eastAsia="宋体" w:cs="Arial" w:hint="eastAsia"/>
          <w:iCs/>
          <w:sz w:val="24"/>
          <w:lang w:eastAsia="zh-CN"/>
        </w:rPr>
        <w:t>和</w:t>
      </w:r>
      <w:r>
        <w:rPr>
          <w:rFonts w:eastAsia="宋体" w:cs="Arial" w:hint="eastAsia"/>
          <w:iCs/>
          <w:sz w:val="24"/>
          <w:lang w:eastAsia="zh-CN"/>
        </w:rPr>
        <w:t>Category 2</w:t>
      </w:r>
      <w:r>
        <w:rPr>
          <w:rFonts w:eastAsia="宋体" w:cs="Arial" w:hint="eastAsia"/>
          <w:iCs/>
          <w:sz w:val="24"/>
          <w:lang w:eastAsia="zh-CN"/>
        </w:rPr>
        <w:t>的计算方法一致）</w:t>
      </w:r>
      <w:r>
        <w:rPr>
          <w:rFonts w:eastAsia="宋体" w:cs="Arial"/>
          <w:iCs/>
          <w:sz w:val="24"/>
          <w:lang w:eastAsia="zh-CN"/>
        </w:rPr>
        <w:t>。</w:t>
      </w:r>
    </w:p>
    <w:p w14:paraId="379ECBC4"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《物资收发存汇总表》入库量</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使用的采购产品空调和暖空气加热设备和商业和工业制冷设备制造；电子计算机制造；焊接及焊接设备制造；其他工业设备制造；测量和测试电力和电气信号的仪器制造；计算机系统设计服务；机械动力传动设备制造；测量、分配及其他泵类设备制造；用于测量、显示和控制工业过程变量的仪器及相关产品制造；所有其他杂项电气设备及元件制造；所有其他杂项制造</w:t>
      </w:r>
      <w:r>
        <w:rPr>
          <w:rFonts w:eastAsia="宋体" w:cs="Arial"/>
          <w:iCs/>
          <w:sz w:val="24"/>
          <w:lang w:eastAsia="zh-CN"/>
        </w:rPr>
        <w:t>统计</w:t>
      </w:r>
      <w:r>
        <w:rPr>
          <w:rFonts w:eastAsia="宋体" w:cs="Arial" w:hint="eastAsia"/>
          <w:iCs/>
          <w:sz w:val="24"/>
          <w:lang w:eastAsia="zh-CN"/>
        </w:rPr>
        <w:t>花费金额</w:t>
      </w:r>
      <w:r>
        <w:rPr>
          <w:rFonts w:eastAsia="宋体" w:cs="Arial"/>
          <w:iCs/>
          <w:sz w:val="24"/>
          <w:lang w:eastAsia="zh-CN"/>
        </w:rPr>
        <w:t>。</w:t>
      </w:r>
      <w:r>
        <w:rPr>
          <w:rFonts w:eastAsia="宋体" w:cs="Arial" w:hint="eastAsia"/>
          <w:iCs/>
          <w:sz w:val="24"/>
          <w:lang w:eastAsia="zh-CN"/>
        </w:rPr>
        <w:t>汇率采用</w:t>
      </w:r>
      <w:r>
        <w:rPr>
          <w:rFonts w:eastAsia="宋体" w:cs="Arial" w:hint="eastAsia"/>
          <w:iCs/>
          <w:sz w:val="24"/>
          <w:lang w:eastAsia="zh-CN"/>
        </w:rPr>
        <w:t>2022</w:t>
      </w:r>
      <w:r>
        <w:rPr>
          <w:rFonts w:eastAsia="宋体" w:cs="Arial" w:hint="eastAsia"/>
          <w:iCs/>
          <w:sz w:val="24"/>
          <w:lang w:eastAsia="zh-CN"/>
        </w:rPr>
        <w:t>年平均人民币对美元汇率</w:t>
      </w:r>
      <w:r>
        <w:rPr>
          <w:rFonts w:eastAsia="宋体" w:cs="Arial" w:hint="eastAsia"/>
          <w:iCs/>
          <w:sz w:val="24"/>
          <w:lang w:eastAsia="zh-CN"/>
        </w:rPr>
        <w:t>1</w:t>
      </w:r>
      <w:r>
        <w:rPr>
          <w:rFonts w:eastAsia="宋体" w:cs="Arial" w:hint="eastAsia"/>
          <w:iCs/>
          <w:sz w:val="24"/>
          <w:lang w:eastAsia="zh-CN"/>
        </w:rPr>
        <w:t>：</w:t>
      </w:r>
      <w:r>
        <w:rPr>
          <w:rFonts w:eastAsia="宋体" w:cs="Arial" w:hint="eastAsia"/>
          <w:iCs/>
          <w:sz w:val="24"/>
          <w:lang w:eastAsia="zh-CN"/>
        </w:rPr>
        <w:t>6.7261</w:t>
      </w:r>
      <w:r>
        <w:rPr>
          <w:rFonts w:eastAsia="宋体" w:cs="Arial" w:hint="eastAsia"/>
          <w:iCs/>
          <w:sz w:val="24"/>
          <w:lang w:eastAsia="zh-CN"/>
        </w:rPr>
        <w:t>。</w:t>
      </w:r>
    </w:p>
    <w:p w14:paraId="61FBDE1D"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采购产品空调和暖空气加热设备和商业和工业制冷设备制造；电子计算机制造；焊接及焊接设备制造；其他工业设备制造；测量和测试电力和电气信号的仪器制造；计算机系统设计服务；机械动力传动设备制造；测量、分配及其他泵类设备制造；用于测量、显示和控制工业过程变量的仪器及相关产品制造；所有其他杂项电气设备及元件制造；所有其他杂项制造花费金额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eastAsia="宋体" w:cs="Arial" w:hint="eastAsia"/>
          <w:iCs/>
          <w:sz w:val="24"/>
          <w:lang w:eastAsia="zh-CN"/>
        </w:rPr>
        <w:t>》</w:t>
      </w:r>
    </w:p>
    <w:bookmarkEnd w:id="176"/>
    <w:p w14:paraId="1684FC6B" w14:textId="77777777" w:rsidR="0076773F" w:rsidRDefault="0076773F">
      <w:pPr>
        <w:pStyle w:val="afb"/>
        <w:spacing w:before="0" w:line="360" w:lineRule="auto"/>
        <w:ind w:left="709"/>
        <w:rPr>
          <w:rFonts w:eastAsia="宋体" w:cs="Arial"/>
          <w:iCs/>
          <w:sz w:val="24"/>
          <w:lang w:eastAsia="zh-CN"/>
        </w:rPr>
      </w:pPr>
    </w:p>
    <w:p w14:paraId="06D44E58" w14:textId="77777777" w:rsidR="0076773F" w:rsidRDefault="00000000">
      <w:pPr>
        <w:pStyle w:val="Style2"/>
        <w:numPr>
          <w:ilvl w:val="2"/>
          <w:numId w:val="13"/>
        </w:numPr>
        <w:spacing w:line="360" w:lineRule="auto"/>
        <w:rPr>
          <w:iCs/>
        </w:rPr>
      </w:pPr>
      <w:bookmarkStart w:id="178" w:name="_Toc204099777"/>
      <w:r>
        <w:rPr>
          <w:rFonts w:hint="eastAsia"/>
          <w:iCs/>
        </w:rPr>
        <w:t>范围一、二相关燃料和能源相关的活动产生的排放</w:t>
      </w:r>
      <w:bookmarkEnd w:id="178"/>
    </w:p>
    <w:p w14:paraId="19CE45A9"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包括液化石油气生产、洗精煤生产、柴油生产、汽油生产、焦炭生产、焦屑生产、烟煤生产、无烟煤生产、天然气生产、外购电力上游排放（</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19532702"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3:Fuel-and Energy-Related Activities Not Included in Scope 1 or Scope 2</w:t>
      </w:r>
      <w:r>
        <w:rPr>
          <w:rFonts w:eastAsia="宋体" w:cs="Arial" w:hint="eastAsia"/>
          <w:iCs/>
          <w:sz w:val="24"/>
          <w:lang w:eastAsia="zh-CN"/>
        </w:rPr>
        <w:t>的</w:t>
      </w:r>
      <w:r>
        <w:rPr>
          <w:rFonts w:eastAsia="宋体" w:cs="Arial" w:hint="eastAsia"/>
          <w:iCs/>
          <w:sz w:val="24"/>
          <w:lang w:eastAsia="zh-CN"/>
        </w:rPr>
        <w:t>Average-data method</w:t>
      </w:r>
      <w:r>
        <w:rPr>
          <w:rFonts w:eastAsia="宋体" w:cs="Arial" w:hint="eastAsia"/>
          <w:iCs/>
          <w:sz w:val="24"/>
          <w:lang w:eastAsia="zh-CN"/>
        </w:rPr>
        <w:t>。</w:t>
      </w:r>
    </w:p>
    <w:p w14:paraId="260C3D90"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eastAsia="zh-CN"/>
        </w:rPr>
        <w:t>洗精煤、柴油、焦炭、焦屑、烟煤、无烟煤、液化石油气、天然气、汽油</w:t>
      </w:r>
      <w:r>
        <w:rPr>
          <w:rFonts w:eastAsia="宋体" w:cs="Arial" w:hint="eastAsia"/>
          <w:iCs/>
          <w:sz w:val="24"/>
          <w:lang w:val="en-US" w:eastAsia="zh-CN"/>
        </w:rPr>
        <w:t>与</w:t>
      </w:r>
      <w:r>
        <w:rPr>
          <w:rFonts w:eastAsia="宋体" w:cs="Arial" w:hint="eastAsia"/>
          <w:iCs/>
          <w:sz w:val="24"/>
          <w:lang w:eastAsia="zh-CN"/>
        </w:rPr>
        <w:t>外购电量活动数据</w:t>
      </w:r>
      <w:r>
        <w:rPr>
          <w:rFonts w:eastAsia="宋体" w:cs="Arial" w:hint="eastAsia"/>
          <w:iCs/>
          <w:sz w:val="24"/>
          <w:lang w:val="en-US" w:eastAsia="zh-CN"/>
        </w:rPr>
        <w:t>与范围</w:t>
      </w:r>
      <w:r>
        <w:rPr>
          <w:rFonts w:eastAsia="宋体" w:cs="Arial" w:hint="eastAsia"/>
          <w:iCs/>
          <w:sz w:val="24"/>
          <w:lang w:val="en-US" w:eastAsia="zh-CN"/>
        </w:rPr>
        <w:t>1</w:t>
      </w:r>
      <w:r>
        <w:rPr>
          <w:rFonts w:eastAsia="宋体" w:cs="Arial" w:hint="eastAsia"/>
          <w:iCs/>
          <w:sz w:val="24"/>
          <w:lang w:val="en-US" w:eastAsia="zh-CN"/>
        </w:rPr>
        <w:t>、</w:t>
      </w:r>
      <w:r>
        <w:rPr>
          <w:rFonts w:eastAsia="宋体" w:cs="Arial" w:hint="eastAsia"/>
          <w:iCs/>
          <w:sz w:val="24"/>
          <w:lang w:val="en-US" w:eastAsia="zh-CN"/>
        </w:rPr>
        <w:t>2</w:t>
      </w:r>
      <w:r>
        <w:rPr>
          <w:rFonts w:eastAsia="宋体" w:cs="Arial" w:hint="eastAsia"/>
          <w:iCs/>
          <w:sz w:val="24"/>
          <w:lang w:val="en-US" w:eastAsia="zh-CN"/>
        </w:rPr>
        <w:t>中能源活动数据一致</w:t>
      </w:r>
      <w:r>
        <w:rPr>
          <w:rFonts w:eastAsia="宋体" w:cs="Arial" w:hint="eastAsia"/>
          <w:iCs/>
          <w:sz w:val="24"/>
          <w:lang w:eastAsia="zh-CN"/>
        </w:rPr>
        <w:t>。</w:t>
      </w:r>
    </w:p>
    <w:p w14:paraId="3EA27BE1"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w:t>
      </w:r>
      <w:r>
        <w:rPr>
          <w:rFonts w:eastAsia="宋体" w:cs="Arial" w:hint="eastAsia"/>
          <w:iCs/>
          <w:sz w:val="24"/>
          <w:lang w:eastAsia="zh-CN"/>
        </w:rPr>
        <w:t>液化石油气生产、洗精煤生产、柴油生产、汽油生产、焦炭生产、焦屑生产、烟煤生产、无烟煤生产、天然气生产的排放因子来源于《</w:t>
      </w:r>
      <w:r>
        <w:rPr>
          <w:rFonts w:eastAsia="宋体" w:cs="Arial" w:hint="eastAsia"/>
          <w:iCs/>
          <w:sz w:val="24"/>
          <w:lang w:eastAsia="zh-CN"/>
        </w:rPr>
        <w:t>ecoinvent 3.10-cut off</w:t>
      </w:r>
      <w:r>
        <w:rPr>
          <w:rFonts w:eastAsia="宋体" w:cs="Arial" w:hint="eastAsia"/>
          <w:iCs/>
          <w:sz w:val="24"/>
          <w:lang w:eastAsia="zh-CN"/>
        </w:rPr>
        <w:t>》，外购电力上游排放因子选用“</w:t>
      </w:r>
      <w:r>
        <w:rPr>
          <w:rFonts w:eastAsia="宋体" w:cs="Arial" w:hint="eastAsia"/>
          <w:iCs/>
          <w:sz w:val="24"/>
          <w:lang w:eastAsia="zh-CN"/>
        </w:rPr>
        <w:t>2023</w:t>
      </w:r>
      <w:r>
        <w:rPr>
          <w:rFonts w:eastAsia="宋体" w:cs="Arial" w:hint="eastAsia"/>
          <w:iCs/>
          <w:sz w:val="24"/>
          <w:lang w:eastAsia="zh-CN"/>
        </w:rPr>
        <w:t>年全国电力平均碳足迹因子”减去“</w:t>
      </w:r>
      <w:r>
        <w:rPr>
          <w:rFonts w:eastAsia="宋体" w:cs="Arial" w:hint="eastAsia"/>
          <w:iCs/>
          <w:sz w:val="24"/>
          <w:lang w:eastAsia="zh-CN"/>
        </w:rPr>
        <w:t>2022</w:t>
      </w:r>
      <w:r>
        <w:rPr>
          <w:rFonts w:eastAsia="宋体" w:cs="Arial" w:hint="eastAsia"/>
          <w:iCs/>
          <w:sz w:val="24"/>
          <w:lang w:eastAsia="zh-CN"/>
        </w:rPr>
        <w:t>年全国电力平均排放因子”得出。</w:t>
      </w:r>
    </w:p>
    <w:p w14:paraId="7A7733E9" w14:textId="77777777" w:rsidR="0076773F" w:rsidRDefault="0076773F">
      <w:pPr>
        <w:pStyle w:val="afb"/>
        <w:spacing w:before="0" w:line="360" w:lineRule="auto"/>
        <w:ind w:left="709"/>
        <w:rPr>
          <w:rFonts w:eastAsia="宋体" w:cs="Arial"/>
          <w:iCs/>
          <w:sz w:val="24"/>
          <w:lang w:eastAsia="zh-CN"/>
        </w:rPr>
      </w:pPr>
    </w:p>
    <w:p w14:paraId="4A0F754B" w14:textId="77777777" w:rsidR="0076773F" w:rsidRDefault="00000000">
      <w:pPr>
        <w:pStyle w:val="Style2"/>
        <w:numPr>
          <w:ilvl w:val="2"/>
          <w:numId w:val="13"/>
        </w:numPr>
        <w:spacing w:line="360" w:lineRule="auto"/>
        <w:rPr>
          <w:iCs/>
        </w:rPr>
      </w:pPr>
      <w:bookmarkStart w:id="179" w:name="_Toc204099778"/>
      <w:r>
        <w:rPr>
          <w:rFonts w:hint="eastAsia"/>
          <w:iCs/>
        </w:rPr>
        <w:t>上下游运输配送产生的排放</w:t>
      </w:r>
      <w:bookmarkEnd w:id="179"/>
    </w:p>
    <w:p w14:paraId="4E139DA1"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包括船运、汽运、铁路运输（</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61930C18"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4:Upstream Transportation and Distribution</w:t>
      </w:r>
      <w:r>
        <w:rPr>
          <w:rFonts w:eastAsia="宋体" w:cs="Arial" w:hint="eastAsia"/>
          <w:iCs/>
          <w:sz w:val="24"/>
          <w:lang w:eastAsia="zh-CN"/>
        </w:rPr>
        <w:t>的</w:t>
      </w:r>
      <w:r>
        <w:rPr>
          <w:rFonts w:eastAsia="宋体" w:cs="Arial" w:hint="eastAsia"/>
          <w:iCs/>
          <w:sz w:val="24"/>
          <w:lang w:eastAsia="zh-CN"/>
        </w:rPr>
        <w:t>Distance-based method</w:t>
      </w:r>
      <w:r>
        <w:rPr>
          <w:rFonts w:eastAsia="宋体" w:cs="Arial" w:hint="eastAsia"/>
          <w:iCs/>
          <w:sz w:val="24"/>
          <w:lang w:eastAsia="zh-CN"/>
        </w:rPr>
        <w:t>。</w:t>
      </w:r>
    </w:p>
    <w:p w14:paraId="6143D00E"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w:t>
      </w:r>
      <w:r>
        <w:rPr>
          <w:rFonts w:eastAsia="宋体" w:cs="Arial" w:hint="eastAsia"/>
          <w:iCs/>
          <w:sz w:val="24"/>
          <w:lang w:val="en-US" w:eastAsia="zh-CN"/>
        </w:rPr>
        <w:t>运输距离来源于</w:t>
      </w:r>
      <w:r>
        <w:rPr>
          <w:rFonts w:eastAsia="宋体" w:cs="Arial"/>
          <w:iCs/>
          <w:sz w:val="24"/>
          <w:lang w:eastAsia="zh-CN"/>
        </w:rPr>
        <w:t>大冶特殊钢提供</w:t>
      </w:r>
      <w:r>
        <w:rPr>
          <w:rFonts w:eastAsia="宋体" w:cs="Arial" w:hint="eastAsia"/>
          <w:iCs/>
          <w:sz w:val="24"/>
          <w:lang w:eastAsia="zh-CN"/>
        </w:rPr>
        <w:t>《主要供应商运输距离统计》《</w:t>
      </w:r>
      <w:r>
        <w:rPr>
          <w:rFonts w:eastAsia="宋体" w:cs="Arial" w:hint="eastAsia"/>
          <w:iCs/>
          <w:sz w:val="24"/>
          <w:lang w:eastAsia="zh-CN"/>
        </w:rPr>
        <w:t>2024</w:t>
      </w:r>
      <w:r>
        <w:rPr>
          <w:rFonts w:eastAsia="宋体" w:cs="Arial" w:hint="eastAsia"/>
          <w:iCs/>
          <w:sz w:val="24"/>
          <w:lang w:eastAsia="zh-CN"/>
        </w:rPr>
        <w:t>产品销售运输统计》为根据供货商所在地与大冶特殊钢有限公司地址根据不同运输方式的地图查询距离，自行推估加权平均分别计算</w:t>
      </w:r>
      <w:r>
        <w:rPr>
          <w:rFonts w:eastAsia="宋体" w:cs="Arial" w:hint="eastAsia"/>
          <w:iCs/>
          <w:sz w:val="24"/>
          <w:lang w:val="en-US" w:eastAsia="zh-CN"/>
        </w:rPr>
        <w:t>得出的</w:t>
      </w:r>
      <w:r>
        <w:rPr>
          <w:rFonts w:eastAsia="宋体" w:cs="Arial" w:hint="eastAsia"/>
          <w:iCs/>
          <w:sz w:val="24"/>
          <w:lang w:eastAsia="zh-CN"/>
        </w:rPr>
        <w:t>外购货物的运输距离；《粗苯汽车衡结净计量实绩</w:t>
      </w:r>
      <w:r>
        <w:rPr>
          <w:rFonts w:eastAsia="宋体" w:cs="Arial" w:hint="eastAsia"/>
          <w:iCs/>
          <w:sz w:val="24"/>
          <w:lang w:eastAsia="zh-CN"/>
        </w:rPr>
        <w:t>_24</w:t>
      </w:r>
      <w:r>
        <w:rPr>
          <w:rFonts w:eastAsia="宋体" w:cs="Arial" w:hint="eastAsia"/>
          <w:iCs/>
          <w:sz w:val="24"/>
          <w:lang w:eastAsia="zh-CN"/>
        </w:rPr>
        <w:t>年汇总表》根据接收方的注册地址和大冶特殊钢有限公司地址根据地图查询陆运距离，自行推估加权平均分别计算</w:t>
      </w:r>
      <w:r>
        <w:rPr>
          <w:rFonts w:eastAsia="宋体" w:cs="Arial" w:hint="eastAsia"/>
          <w:iCs/>
          <w:sz w:val="24"/>
          <w:lang w:val="en-US" w:eastAsia="zh-CN"/>
        </w:rPr>
        <w:t>得出的</w:t>
      </w:r>
      <w:r>
        <w:rPr>
          <w:rFonts w:eastAsia="宋体" w:cs="Arial" w:hint="eastAsia"/>
          <w:iCs/>
          <w:sz w:val="24"/>
          <w:lang w:eastAsia="zh-CN"/>
        </w:rPr>
        <w:t>副产品的运输距离；</w:t>
      </w:r>
      <w:r>
        <w:rPr>
          <w:rFonts w:eastAsia="宋体" w:cs="Arial" w:hint="eastAsia"/>
          <w:iCs/>
          <w:sz w:val="24"/>
          <w:lang w:val="en-US" w:eastAsia="zh-CN"/>
        </w:rPr>
        <w:t>采购量来源于</w:t>
      </w:r>
      <w:r>
        <w:rPr>
          <w:rFonts w:eastAsia="宋体" w:cs="Arial" w:hint="eastAsia"/>
          <w:iCs/>
          <w:sz w:val="24"/>
          <w:lang w:eastAsia="zh-CN"/>
        </w:rPr>
        <w:t>《物资收发存汇总表》入库量，</w:t>
      </w:r>
      <w:r>
        <w:rPr>
          <w:rFonts w:eastAsia="宋体" w:cs="Arial" w:hint="eastAsia"/>
          <w:iCs/>
          <w:sz w:val="24"/>
          <w:lang w:val="en-US" w:eastAsia="zh-CN"/>
        </w:rPr>
        <w:t>其中煤焦入库量数据为干基数据，</w:t>
      </w:r>
      <w:r>
        <w:rPr>
          <w:rFonts w:eastAsia="宋体" w:cs="Arial" w:hint="eastAsia"/>
          <w:iCs/>
          <w:sz w:val="24"/>
          <w:lang w:eastAsia="zh-CN"/>
        </w:rPr>
        <w:t>无烟煤的含水率为</w:t>
      </w:r>
      <w:r>
        <w:rPr>
          <w:rFonts w:eastAsia="宋体" w:cs="Arial"/>
          <w:iCs/>
          <w:sz w:val="24"/>
          <w:lang w:eastAsia="zh-CN"/>
        </w:rPr>
        <w:t>9</w:t>
      </w:r>
      <w:r>
        <w:rPr>
          <w:rFonts w:eastAsia="宋体" w:cs="Arial" w:hint="eastAsia"/>
          <w:iCs/>
          <w:sz w:val="24"/>
          <w:lang w:eastAsia="zh-CN"/>
        </w:rPr>
        <w:t>.</w:t>
      </w:r>
      <w:r>
        <w:rPr>
          <w:rFonts w:eastAsia="宋体" w:cs="Arial"/>
          <w:iCs/>
          <w:sz w:val="24"/>
          <w:lang w:eastAsia="zh-CN"/>
        </w:rPr>
        <w:t>55</w:t>
      </w:r>
      <w:r>
        <w:rPr>
          <w:rFonts w:eastAsia="宋体" w:cs="Arial" w:hint="eastAsia"/>
          <w:iCs/>
          <w:sz w:val="24"/>
          <w:lang w:eastAsia="zh-CN"/>
        </w:rPr>
        <w:t>%</w:t>
      </w:r>
      <w:r>
        <w:rPr>
          <w:rFonts w:eastAsia="宋体" w:cs="Arial" w:hint="eastAsia"/>
          <w:iCs/>
          <w:sz w:val="24"/>
          <w:lang w:eastAsia="zh-CN"/>
        </w:rPr>
        <w:t>、烟煤的含水率为</w:t>
      </w:r>
      <w:r>
        <w:rPr>
          <w:rFonts w:eastAsia="宋体" w:cs="Arial"/>
          <w:iCs/>
          <w:sz w:val="24"/>
          <w:lang w:eastAsia="zh-CN"/>
        </w:rPr>
        <w:t>16</w:t>
      </w:r>
      <w:r>
        <w:rPr>
          <w:rFonts w:eastAsia="宋体" w:cs="Arial" w:hint="eastAsia"/>
          <w:iCs/>
          <w:sz w:val="24"/>
          <w:lang w:eastAsia="zh-CN"/>
        </w:rPr>
        <w:t>.</w:t>
      </w:r>
      <w:r>
        <w:rPr>
          <w:rFonts w:eastAsia="宋体" w:cs="Arial"/>
          <w:iCs/>
          <w:sz w:val="24"/>
          <w:lang w:eastAsia="zh-CN"/>
        </w:rPr>
        <w:t>41</w:t>
      </w:r>
      <w:r>
        <w:rPr>
          <w:rFonts w:eastAsia="宋体" w:cs="Arial" w:hint="eastAsia"/>
          <w:iCs/>
          <w:sz w:val="24"/>
          <w:lang w:eastAsia="zh-CN"/>
        </w:rPr>
        <w:t>、</w:t>
      </w:r>
      <w:r>
        <w:rPr>
          <w:rFonts w:eastAsia="宋体" w:cs="Arial" w:hint="eastAsia"/>
          <w:iCs/>
          <w:sz w:val="24"/>
          <w:lang w:val="en-US" w:eastAsia="zh-CN"/>
        </w:rPr>
        <w:t>洗精煤的含水率为</w:t>
      </w:r>
      <w:r>
        <w:rPr>
          <w:rFonts w:eastAsia="宋体" w:cs="Arial" w:hint="eastAsia"/>
          <w:iCs/>
          <w:sz w:val="24"/>
          <w:lang w:val="en-US" w:eastAsia="zh-CN"/>
        </w:rPr>
        <w:t>8%</w:t>
      </w:r>
      <w:r>
        <w:rPr>
          <w:rFonts w:eastAsia="宋体" w:cs="Arial" w:hint="eastAsia"/>
          <w:iCs/>
          <w:sz w:val="24"/>
          <w:lang w:val="en-US" w:eastAsia="zh-CN"/>
        </w:rPr>
        <w:t>，；外购</w:t>
      </w:r>
      <w:r>
        <w:rPr>
          <w:rFonts w:eastAsia="宋体" w:cs="Arial" w:hint="eastAsia"/>
          <w:iCs/>
          <w:sz w:val="24"/>
          <w:lang w:eastAsia="zh-CN"/>
        </w:rPr>
        <w:t>焦炭的含水率为</w:t>
      </w:r>
      <w:r>
        <w:rPr>
          <w:rFonts w:eastAsia="宋体" w:cs="Arial" w:hint="eastAsia"/>
          <w:iCs/>
          <w:sz w:val="24"/>
          <w:lang w:eastAsia="zh-CN"/>
        </w:rPr>
        <w:t>2.84%</w:t>
      </w:r>
      <w:r>
        <w:rPr>
          <w:rFonts w:eastAsia="宋体" w:cs="Arial" w:hint="eastAsia"/>
          <w:iCs/>
          <w:sz w:val="24"/>
          <w:lang w:eastAsia="zh-CN"/>
        </w:rPr>
        <w:t>、</w:t>
      </w:r>
      <w:r>
        <w:rPr>
          <w:rFonts w:eastAsia="宋体" w:cs="Arial" w:hint="eastAsia"/>
          <w:iCs/>
          <w:sz w:val="24"/>
          <w:lang w:val="en-US" w:eastAsia="zh-CN"/>
        </w:rPr>
        <w:t>外购</w:t>
      </w:r>
      <w:r>
        <w:rPr>
          <w:rFonts w:eastAsia="宋体" w:cs="Arial" w:hint="eastAsia"/>
          <w:iCs/>
          <w:sz w:val="24"/>
          <w:lang w:eastAsia="zh-CN"/>
        </w:rPr>
        <w:t>焦屑的含水率为</w:t>
      </w:r>
      <w:r>
        <w:rPr>
          <w:rFonts w:eastAsia="宋体" w:cs="Arial" w:hint="eastAsia"/>
          <w:iCs/>
          <w:sz w:val="24"/>
          <w:lang w:eastAsia="zh-CN"/>
        </w:rPr>
        <w:t>8.84%</w:t>
      </w:r>
      <w:r>
        <w:rPr>
          <w:rFonts w:eastAsia="宋体" w:cs="Arial" w:hint="eastAsia"/>
          <w:iCs/>
          <w:sz w:val="24"/>
          <w:lang w:eastAsia="zh-CN"/>
        </w:rPr>
        <w:t>，根据干重和含水率</w:t>
      </w:r>
      <w:r>
        <w:rPr>
          <w:rFonts w:eastAsia="宋体" w:cs="Arial" w:hint="eastAsia"/>
          <w:iCs/>
          <w:sz w:val="24"/>
          <w:lang w:val="en-US" w:eastAsia="zh-CN"/>
        </w:rPr>
        <w:t>计算</w:t>
      </w:r>
      <w:r>
        <w:rPr>
          <w:rFonts w:eastAsia="宋体" w:cs="Arial" w:hint="eastAsia"/>
          <w:iCs/>
          <w:sz w:val="24"/>
          <w:lang w:eastAsia="zh-CN"/>
        </w:rPr>
        <w:t>得</w:t>
      </w:r>
      <w:r>
        <w:rPr>
          <w:rFonts w:eastAsia="宋体" w:cs="Arial" w:hint="eastAsia"/>
          <w:iCs/>
          <w:sz w:val="24"/>
          <w:lang w:val="en-US" w:eastAsia="zh-CN"/>
        </w:rPr>
        <w:t>到实际采购量</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年钢坯钢材外销情况统计表》外销量，《粗苯汽车衡结净计量实绩</w:t>
      </w:r>
      <w:r>
        <w:rPr>
          <w:rFonts w:eastAsia="宋体" w:cs="Arial" w:hint="eastAsia"/>
          <w:iCs/>
          <w:sz w:val="24"/>
          <w:lang w:eastAsia="zh-CN"/>
        </w:rPr>
        <w:t>_24</w:t>
      </w:r>
      <w:r>
        <w:rPr>
          <w:rFonts w:eastAsia="宋体" w:cs="Arial" w:hint="eastAsia"/>
          <w:iCs/>
          <w:sz w:val="24"/>
          <w:lang w:eastAsia="zh-CN"/>
        </w:rPr>
        <w:t>年汇总表》统计量，</w:t>
      </w:r>
      <w:commentRangeStart w:id="180"/>
      <w:commentRangeStart w:id="181"/>
      <w:r>
        <w:rPr>
          <w:rFonts w:eastAsia="宋体" w:cs="Arial" w:hint="eastAsia"/>
          <w:iCs/>
          <w:sz w:val="24"/>
          <w:lang w:val="en-US" w:eastAsia="zh-CN"/>
        </w:rPr>
        <w:t>以此</w:t>
      </w:r>
      <w:commentRangeEnd w:id="180"/>
      <w:r>
        <w:rPr>
          <w:rStyle w:val="af8"/>
        </w:rPr>
        <w:commentReference w:id="180"/>
      </w:r>
      <w:commentRangeEnd w:id="181"/>
      <w:r>
        <w:rPr>
          <w:rStyle w:val="af8"/>
        </w:rPr>
        <w:commentReference w:id="181"/>
      </w:r>
      <w:r>
        <w:rPr>
          <w:rFonts w:eastAsia="宋体" w:cs="Arial" w:hint="eastAsia"/>
          <w:iCs/>
          <w:sz w:val="24"/>
          <w:lang w:eastAsia="zh-CN"/>
        </w:rPr>
        <w:t>计算</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的各批次上下游运输化石燃料、物料质量、主产品质量、副产品的运输排放</w:t>
      </w:r>
      <w:r>
        <w:rPr>
          <w:rFonts w:eastAsia="宋体" w:cs="Arial"/>
          <w:iCs/>
          <w:sz w:val="24"/>
          <w:lang w:eastAsia="zh-CN"/>
        </w:rPr>
        <w:t>。</w:t>
      </w:r>
    </w:p>
    <w:p w14:paraId="0191930A"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：船运、汽运、铁路运输的排放因子来源于《</w:t>
      </w:r>
      <w:r>
        <w:rPr>
          <w:rFonts w:eastAsia="宋体" w:cs="Arial" w:hint="eastAsia"/>
          <w:iCs/>
          <w:sz w:val="24"/>
          <w:lang w:eastAsia="zh-CN"/>
        </w:rPr>
        <w:t>ecoinvent 3.10-cut off</w:t>
      </w:r>
      <w:r>
        <w:rPr>
          <w:rFonts w:eastAsia="宋体" w:cs="Arial" w:hint="eastAsia"/>
          <w:iCs/>
          <w:sz w:val="24"/>
          <w:lang w:eastAsia="zh-CN"/>
        </w:rPr>
        <w:t>》</w:t>
      </w:r>
    </w:p>
    <w:p w14:paraId="48C293F7" w14:textId="77777777" w:rsidR="0076773F" w:rsidRDefault="0076773F">
      <w:pPr>
        <w:pStyle w:val="afb"/>
        <w:spacing w:before="0" w:line="360" w:lineRule="auto"/>
        <w:ind w:left="709"/>
        <w:rPr>
          <w:rFonts w:eastAsia="宋体" w:cs="Arial"/>
          <w:iCs/>
          <w:sz w:val="24"/>
          <w:lang w:eastAsia="zh-CN"/>
        </w:rPr>
      </w:pPr>
    </w:p>
    <w:p w14:paraId="6BB34072" w14:textId="77777777" w:rsidR="0076773F" w:rsidRDefault="00000000">
      <w:pPr>
        <w:pStyle w:val="Style2"/>
        <w:numPr>
          <w:ilvl w:val="2"/>
          <w:numId w:val="13"/>
        </w:numPr>
        <w:spacing w:line="360" w:lineRule="auto"/>
        <w:rPr>
          <w:iCs/>
        </w:rPr>
      </w:pPr>
      <w:bookmarkStart w:id="182" w:name="_Toc204099779"/>
      <w:r>
        <w:rPr>
          <w:rFonts w:hint="eastAsia"/>
          <w:iCs/>
        </w:rPr>
        <w:t>运营中产生的废物排放</w:t>
      </w:r>
      <w:bookmarkEnd w:id="182"/>
    </w:p>
    <w:p w14:paraId="56BC5949"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包括生活垃圾、厨余垃圾、废油、废油水、煤焦油、废弃物运输</w:t>
      </w:r>
      <w:r>
        <w:rPr>
          <w:rFonts w:eastAsia="宋体" w:cs="Arial"/>
          <w:iCs/>
          <w:sz w:val="24"/>
          <w:lang w:eastAsia="zh-CN"/>
        </w:rPr>
        <w:t>（</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2BA39BD"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5:Waste Generated in Operations</w:t>
      </w:r>
      <w:r>
        <w:rPr>
          <w:rFonts w:eastAsia="宋体" w:cs="Arial" w:hint="eastAsia"/>
          <w:iCs/>
          <w:sz w:val="24"/>
          <w:lang w:eastAsia="zh-CN"/>
        </w:rPr>
        <w:t>的</w:t>
      </w:r>
      <w:r>
        <w:rPr>
          <w:rFonts w:eastAsia="宋体" w:cs="Arial" w:hint="eastAsia"/>
          <w:iCs/>
          <w:sz w:val="24"/>
          <w:lang w:eastAsia="zh-CN"/>
        </w:rPr>
        <w:t>Waste-type-specific method</w:t>
      </w:r>
      <w:r>
        <w:rPr>
          <w:rFonts w:eastAsia="宋体" w:cs="Arial" w:hint="eastAsia"/>
          <w:iCs/>
          <w:sz w:val="24"/>
          <w:lang w:eastAsia="zh-CN"/>
        </w:rPr>
        <w:t>。</w:t>
      </w:r>
    </w:p>
    <w:p w14:paraId="0D45B093"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《垃圾表》《</w:t>
      </w:r>
      <w:r>
        <w:rPr>
          <w:rFonts w:eastAsia="宋体" w:cs="Arial" w:hint="eastAsia"/>
          <w:iCs/>
          <w:sz w:val="24"/>
          <w:lang w:eastAsia="zh-CN"/>
        </w:rPr>
        <w:t>2024</w:t>
      </w:r>
      <w:r>
        <w:rPr>
          <w:rFonts w:eastAsia="宋体" w:cs="Arial" w:hint="eastAsia"/>
          <w:iCs/>
          <w:sz w:val="24"/>
          <w:lang w:eastAsia="zh-CN"/>
        </w:rPr>
        <w:t>环保指标统计》</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产生的外送生活垃圾、厨余垃圾、废油、废油水、焦油总量，各类垃圾运输的方式和距离及处置方式。其中距离由地图直接查询得到，生活垃圾、厨余垃圾处置方式为焚烧处理，其他危废处置方式来源于《危险废物转移联单》</w:t>
      </w:r>
    </w:p>
    <w:p w14:paraId="4593B19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：处理生活垃圾、厨余垃圾、废油、废油水、煤焦油，运输的排放因子来源于《</w:t>
      </w:r>
      <w:r>
        <w:rPr>
          <w:rFonts w:eastAsia="宋体" w:cs="Arial" w:hint="eastAsia"/>
          <w:iCs/>
          <w:sz w:val="24"/>
          <w:lang w:eastAsia="zh-CN"/>
        </w:rPr>
        <w:t>ecoinvent 3.10-cut off</w:t>
      </w:r>
      <w:r>
        <w:rPr>
          <w:rFonts w:eastAsia="宋体" w:cs="Arial" w:hint="eastAsia"/>
          <w:iCs/>
          <w:sz w:val="24"/>
          <w:lang w:eastAsia="zh-CN"/>
        </w:rPr>
        <w:t>》</w:t>
      </w:r>
    </w:p>
    <w:p w14:paraId="4E11FFC5" w14:textId="77777777" w:rsidR="0076773F" w:rsidRDefault="0076773F">
      <w:pPr>
        <w:pStyle w:val="afb"/>
        <w:spacing w:before="0" w:line="360" w:lineRule="auto"/>
        <w:ind w:left="709"/>
        <w:rPr>
          <w:rFonts w:eastAsia="宋体" w:cs="Arial"/>
          <w:iCs/>
          <w:sz w:val="24"/>
          <w:lang w:eastAsia="zh-CN"/>
        </w:rPr>
      </w:pPr>
    </w:p>
    <w:p w14:paraId="238E0EB2" w14:textId="77777777" w:rsidR="0076773F" w:rsidRDefault="00000000">
      <w:pPr>
        <w:pStyle w:val="Style2"/>
        <w:numPr>
          <w:ilvl w:val="2"/>
          <w:numId w:val="13"/>
        </w:numPr>
        <w:spacing w:line="360" w:lineRule="auto"/>
        <w:rPr>
          <w:iCs/>
        </w:rPr>
      </w:pPr>
      <w:bookmarkStart w:id="183" w:name="_Toc204099780"/>
      <w:r>
        <w:rPr>
          <w:rFonts w:hint="eastAsia"/>
          <w:iCs/>
        </w:rPr>
        <w:t>商务旅行产生的排放</w:t>
      </w:r>
      <w:bookmarkEnd w:id="183"/>
    </w:p>
    <w:p w14:paraId="1BD68C3F"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包括航运运输、铁路运输、差旅住宿（</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10CF0E9A"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6:Business Travel</w:t>
      </w:r>
      <w:r>
        <w:rPr>
          <w:rFonts w:eastAsia="宋体" w:cs="Arial" w:hint="eastAsia"/>
          <w:iCs/>
          <w:sz w:val="24"/>
          <w:lang w:eastAsia="zh-CN"/>
        </w:rPr>
        <w:t>。</w:t>
      </w:r>
    </w:p>
    <w:p w14:paraId="726FE8E2"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《差旅情况统计</w:t>
      </w:r>
      <w:r>
        <w:rPr>
          <w:rFonts w:eastAsia="宋体" w:cs="Arial" w:hint="eastAsia"/>
          <w:iCs/>
          <w:sz w:val="24"/>
          <w:lang w:eastAsia="zh-CN"/>
        </w:rPr>
        <w:t xml:space="preserve"> </w:t>
      </w:r>
      <w:r>
        <w:rPr>
          <w:rFonts w:eastAsia="宋体" w:cs="Arial" w:hint="eastAsia"/>
          <w:iCs/>
          <w:sz w:val="24"/>
          <w:lang w:eastAsia="zh-CN"/>
        </w:rPr>
        <w:t>大冶交通数据》</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所有的差旅出行人次、旅程目的地，并假设每出差人次住宿</w:t>
      </w:r>
      <w:r>
        <w:rPr>
          <w:rFonts w:eastAsia="宋体" w:cs="Arial" w:hint="eastAsia"/>
          <w:iCs/>
          <w:sz w:val="24"/>
          <w:lang w:eastAsia="zh-CN"/>
        </w:rPr>
        <w:t>1</w:t>
      </w:r>
      <w:r>
        <w:rPr>
          <w:rFonts w:eastAsia="宋体" w:cs="Arial" w:hint="eastAsia"/>
          <w:iCs/>
          <w:sz w:val="24"/>
          <w:lang w:eastAsia="zh-CN"/>
        </w:rPr>
        <w:t>天估算住宿人</w:t>
      </w:r>
      <w:r>
        <w:rPr>
          <w:rFonts w:eastAsia="宋体" w:cs="Arial" w:hint="eastAsia"/>
          <w:iCs/>
          <w:sz w:val="24"/>
          <w:lang w:eastAsia="zh-CN"/>
        </w:rPr>
        <w:t>*</w:t>
      </w:r>
      <w:r>
        <w:rPr>
          <w:rFonts w:eastAsia="宋体" w:cs="Arial" w:hint="eastAsia"/>
          <w:iCs/>
          <w:sz w:val="24"/>
          <w:lang w:eastAsia="zh-CN"/>
        </w:rPr>
        <w:t>天数。</w:t>
      </w:r>
    </w:p>
    <w:p w14:paraId="4A46161E"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：航运、差旅住宿的排放因子来源于《</w:t>
      </w:r>
      <w:r>
        <w:rPr>
          <w:rFonts w:eastAsia="宋体" w:cs="Arial"/>
          <w:iCs/>
          <w:sz w:val="24"/>
          <w:lang w:eastAsia="zh-CN"/>
        </w:rPr>
        <w:t>CPCD, China Products Carbon Footprint Factors Database</w:t>
      </w:r>
      <w:r>
        <w:rPr>
          <w:rFonts w:eastAsia="宋体" w:cs="Arial" w:hint="eastAsia"/>
          <w:iCs/>
          <w:sz w:val="24"/>
          <w:lang w:eastAsia="zh-CN"/>
        </w:rPr>
        <w:t>》，铁路运输的排放因子来源于《</w:t>
      </w:r>
      <w:r>
        <w:rPr>
          <w:rFonts w:eastAsia="宋体" w:cs="Arial" w:hint="eastAsia"/>
          <w:iCs/>
          <w:sz w:val="24"/>
          <w:lang w:eastAsia="zh-CN"/>
        </w:rPr>
        <w:t>ecoinvent 3.10-cut off</w:t>
      </w:r>
      <w:r>
        <w:rPr>
          <w:rFonts w:eastAsia="宋体" w:cs="Arial" w:hint="eastAsia"/>
          <w:iCs/>
          <w:sz w:val="24"/>
          <w:lang w:eastAsia="zh-CN"/>
        </w:rPr>
        <w:t>》</w:t>
      </w:r>
    </w:p>
    <w:p w14:paraId="7DCB6C03" w14:textId="77777777" w:rsidR="0076773F" w:rsidRDefault="0076773F">
      <w:pPr>
        <w:pStyle w:val="afb"/>
        <w:spacing w:before="0" w:line="360" w:lineRule="auto"/>
        <w:ind w:left="709"/>
        <w:rPr>
          <w:rFonts w:eastAsia="宋体" w:cs="Arial"/>
          <w:iCs/>
          <w:sz w:val="24"/>
          <w:lang w:eastAsia="zh-CN"/>
        </w:rPr>
      </w:pPr>
    </w:p>
    <w:p w14:paraId="7FFBBD9A" w14:textId="77777777" w:rsidR="0076773F" w:rsidRDefault="00000000">
      <w:pPr>
        <w:pStyle w:val="Style2"/>
        <w:numPr>
          <w:ilvl w:val="2"/>
          <w:numId w:val="13"/>
        </w:numPr>
        <w:spacing w:line="360" w:lineRule="auto"/>
        <w:rPr>
          <w:iCs/>
        </w:rPr>
      </w:pPr>
      <w:bookmarkStart w:id="184" w:name="OLE_LINK6"/>
      <w:bookmarkStart w:id="185" w:name="_Toc204099781"/>
      <w:r>
        <w:rPr>
          <w:rFonts w:hint="eastAsia"/>
          <w:iCs/>
        </w:rPr>
        <w:t>员工通勤产生的排放</w:t>
      </w:r>
      <w:bookmarkEnd w:id="185"/>
    </w:p>
    <w:p w14:paraId="77A5A95D"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包括通勤车（</w:t>
      </w:r>
      <w:r>
        <w:rPr>
          <w:rFonts w:eastAsia="宋体" w:cs="Arial" w:hint="eastAsia"/>
          <w:iCs/>
          <w:sz w:val="24"/>
          <w:lang w:val="en-US" w:eastAsia="zh-CN"/>
        </w:rPr>
        <w:t>电动</w:t>
      </w:r>
      <w:r>
        <w:rPr>
          <w:rFonts w:eastAsia="宋体" w:cs="Arial" w:hint="eastAsia"/>
          <w:iCs/>
          <w:sz w:val="24"/>
          <w:lang w:eastAsia="zh-CN"/>
        </w:rPr>
        <w:t>）、电瓶车、自驾油车、自驾电车（</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295F4EB2"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7:Employee Commuting</w:t>
      </w:r>
      <w:r>
        <w:rPr>
          <w:rFonts w:eastAsia="宋体" w:cs="Arial" w:hint="eastAsia"/>
          <w:iCs/>
          <w:sz w:val="24"/>
          <w:lang w:eastAsia="zh-CN"/>
        </w:rPr>
        <w:t>。</w:t>
      </w:r>
    </w:p>
    <w:p w14:paraId="485ACA85"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w:t>
      </w:r>
      <w:r>
        <w:rPr>
          <w:rFonts w:eastAsia="宋体" w:cs="Arial" w:hint="eastAsia"/>
          <w:iCs/>
          <w:sz w:val="24"/>
          <w:lang w:eastAsia="zh-CN"/>
        </w:rPr>
        <w:t>供《员工通勤统计》</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所有登记的通勤方式及对应人数，通勤距离为自行估测，采用大冶市人民政府到大冶特殊钢有限公司的距离作为平均通勤距离</w:t>
      </w:r>
      <w:r>
        <w:rPr>
          <w:rFonts w:eastAsia="宋体" w:cs="Arial"/>
          <w:iCs/>
          <w:sz w:val="24"/>
          <w:lang w:eastAsia="zh-CN"/>
        </w:rPr>
        <w:t>。</w:t>
      </w:r>
    </w:p>
    <w:p w14:paraId="5E183192"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：通勤车（</w:t>
      </w:r>
      <w:r>
        <w:rPr>
          <w:rFonts w:eastAsia="宋体" w:cs="Arial" w:hint="eastAsia"/>
          <w:iCs/>
          <w:sz w:val="24"/>
          <w:lang w:val="en-US" w:eastAsia="zh-CN"/>
        </w:rPr>
        <w:t>电动</w:t>
      </w:r>
      <w:r>
        <w:rPr>
          <w:rFonts w:eastAsia="宋体" w:cs="Arial" w:hint="eastAsia"/>
          <w:iCs/>
          <w:sz w:val="24"/>
          <w:lang w:eastAsia="zh-CN"/>
        </w:rPr>
        <w:t>）的排放因子来源于《</w:t>
      </w:r>
      <w:r>
        <w:rPr>
          <w:rFonts w:eastAsia="宋体" w:cs="Arial"/>
          <w:iCs/>
          <w:sz w:val="24"/>
          <w:lang w:eastAsia="zh-CN"/>
        </w:rPr>
        <w:t>CPCD, China Products Carbon Footprint Factors Database</w:t>
      </w:r>
      <w:r>
        <w:rPr>
          <w:rFonts w:eastAsia="宋体" w:cs="Arial" w:hint="eastAsia"/>
          <w:iCs/>
          <w:sz w:val="24"/>
          <w:lang w:eastAsia="zh-CN"/>
        </w:rPr>
        <w:t>》，电瓶车、自驾油车、自驾电车的排放因子来源于《</w:t>
      </w:r>
      <w:r>
        <w:rPr>
          <w:rFonts w:eastAsia="宋体" w:cs="Arial" w:hint="eastAsia"/>
          <w:iCs/>
          <w:sz w:val="24"/>
          <w:lang w:eastAsia="zh-CN"/>
        </w:rPr>
        <w:t>ecoinvent 3.10-cut off</w:t>
      </w:r>
      <w:r>
        <w:rPr>
          <w:rFonts w:eastAsia="宋体" w:cs="Arial" w:hint="eastAsia"/>
          <w:iCs/>
          <w:sz w:val="24"/>
          <w:lang w:eastAsia="zh-CN"/>
        </w:rPr>
        <w:t>》</w:t>
      </w:r>
    </w:p>
    <w:bookmarkEnd w:id="184"/>
    <w:p w14:paraId="6132A566" w14:textId="77777777" w:rsidR="0076773F" w:rsidRDefault="0076773F">
      <w:pPr>
        <w:pStyle w:val="afb"/>
        <w:spacing w:before="0" w:line="360" w:lineRule="auto"/>
        <w:ind w:left="709"/>
        <w:rPr>
          <w:rFonts w:eastAsia="宋体" w:cs="Arial"/>
          <w:iCs/>
          <w:sz w:val="24"/>
          <w:lang w:eastAsia="zh-CN"/>
        </w:rPr>
      </w:pPr>
    </w:p>
    <w:p w14:paraId="6F002174" w14:textId="77777777" w:rsidR="0076773F" w:rsidRDefault="00000000">
      <w:pPr>
        <w:pStyle w:val="Style2"/>
        <w:numPr>
          <w:ilvl w:val="2"/>
          <w:numId w:val="13"/>
        </w:numPr>
        <w:spacing w:line="360" w:lineRule="auto"/>
        <w:rPr>
          <w:iCs/>
        </w:rPr>
      </w:pPr>
      <w:bookmarkStart w:id="186" w:name="_Toc204099782"/>
      <w:r>
        <w:rPr>
          <w:rFonts w:hint="eastAsia"/>
          <w:iCs/>
        </w:rPr>
        <w:lastRenderedPageBreak/>
        <w:t>外销产品加工产生的排放</w:t>
      </w:r>
      <w:bookmarkEnd w:id="186"/>
    </w:p>
    <w:p w14:paraId="73105274"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包括进行锻材加工、棒材加工、钢管加工、钢坯加工的产品（</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排放）</w:t>
      </w:r>
    </w:p>
    <w:p w14:paraId="54381AF5"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10:Processing of sold Products</w:t>
      </w:r>
      <w:r>
        <w:rPr>
          <w:rFonts w:eastAsia="宋体" w:cs="Arial" w:hint="eastAsia"/>
          <w:iCs/>
          <w:sz w:val="24"/>
          <w:lang w:eastAsia="zh-CN"/>
        </w:rPr>
        <w:t>。</w:t>
      </w:r>
    </w:p>
    <w:p w14:paraId="076F1BB9"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年钢坯钢材外销情况统计表》中所有外销钢材、钢坯的总量</w:t>
      </w:r>
      <w:r>
        <w:rPr>
          <w:rFonts w:eastAsia="宋体" w:cs="Arial"/>
          <w:iCs/>
          <w:sz w:val="24"/>
          <w:lang w:eastAsia="zh-CN"/>
        </w:rPr>
        <w:t>。</w:t>
      </w:r>
    </w:p>
    <w:p w14:paraId="4C873F34" w14:textId="77777777" w:rsidR="0076773F" w:rsidRDefault="00000000">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：选用浙江健力、三环锻造公司加工棒材的排放强度加权平均为对应排放因子；选用江苏翔能公司加工锻材的排放强度为对应排放因子；选用郑煤机智鼎液压有限公司加工钢管的排放强度为对应排放因子；选用《</w:t>
      </w:r>
      <w:r>
        <w:rPr>
          <w:rFonts w:eastAsia="宋体" w:cs="Arial"/>
          <w:iCs/>
          <w:sz w:val="24"/>
          <w:lang w:eastAsia="zh-CN"/>
        </w:rPr>
        <w:t>ecoinvent 3.10-cut off</w:t>
      </w:r>
      <w:r>
        <w:rPr>
          <w:rFonts w:eastAsia="宋体" w:cs="Arial" w:hint="eastAsia"/>
          <w:iCs/>
          <w:sz w:val="24"/>
          <w:lang w:eastAsia="zh-CN"/>
        </w:rPr>
        <w:t>》的“</w:t>
      </w:r>
      <w:r>
        <w:rPr>
          <w:rFonts w:eastAsia="宋体" w:cs="Arial"/>
          <w:iCs/>
          <w:sz w:val="24"/>
          <w:lang w:eastAsia="zh-CN"/>
        </w:rPr>
        <w:t>hot rolling, steel</w:t>
      </w:r>
      <w:r>
        <w:rPr>
          <w:rFonts w:eastAsia="宋体" w:cs="Arial" w:hint="eastAsia"/>
          <w:iCs/>
          <w:sz w:val="24"/>
          <w:lang w:eastAsia="zh-CN"/>
        </w:rPr>
        <w:t>”作为钢坯加工的排放因子，因为钢坯加工成钢材的过程大多会经过热轧工序处理，选用热轧钢排放因子更具代表性。各下游加工厂商化石燃料的排放因子来源于</w:t>
      </w:r>
      <w:r>
        <w:rPr>
          <w:rFonts w:eastAsia="宋体" w:cs="Arial"/>
          <w:iCs/>
          <w:sz w:val="24"/>
          <w:lang w:eastAsia="zh-CN"/>
        </w:rPr>
        <w:t>《企业温室气体排放核算与报告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r>
        <w:rPr>
          <w:rFonts w:eastAsia="宋体" w:cs="Arial" w:hint="eastAsia"/>
          <w:iCs/>
          <w:sz w:val="24"/>
          <w:lang w:eastAsia="zh-CN"/>
        </w:rPr>
        <w:t>，燃烧产生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p>
    <w:p w14:paraId="7B90942A" w14:textId="77777777" w:rsidR="0076773F" w:rsidRDefault="0076773F">
      <w:pPr>
        <w:pStyle w:val="afb"/>
        <w:spacing w:before="0" w:line="360" w:lineRule="auto"/>
        <w:ind w:left="709"/>
        <w:rPr>
          <w:ins w:id="187" w:author="扬 邱" w:date="2025-07-22T17:37:00Z" w16du:dateUtc="2025-07-22T09:37:00Z"/>
          <w:rFonts w:eastAsia="宋体" w:cs="Arial"/>
          <w:iCs/>
          <w:sz w:val="24"/>
          <w:lang w:eastAsia="zh-CN"/>
        </w:rPr>
      </w:pPr>
    </w:p>
    <w:p w14:paraId="52C88D11" w14:textId="176AB445" w:rsidR="006A036A" w:rsidRDefault="006A036A" w:rsidP="006A036A">
      <w:pPr>
        <w:pStyle w:val="Style2"/>
        <w:numPr>
          <w:ilvl w:val="2"/>
          <w:numId w:val="13"/>
        </w:numPr>
        <w:spacing w:line="360" w:lineRule="auto"/>
        <w:rPr>
          <w:iCs/>
        </w:rPr>
      </w:pPr>
      <w:bookmarkStart w:id="188" w:name="_Toc204099783"/>
      <w:r>
        <w:rPr>
          <w:rFonts w:hint="eastAsia"/>
          <w:iCs/>
        </w:rPr>
        <w:t>外销产品</w:t>
      </w:r>
      <w:r>
        <w:rPr>
          <w:rFonts w:hint="eastAsia"/>
          <w:iCs/>
        </w:rPr>
        <w:t>使用</w:t>
      </w:r>
      <w:r>
        <w:rPr>
          <w:rFonts w:hint="eastAsia"/>
          <w:iCs/>
        </w:rPr>
        <w:t>产生的排放</w:t>
      </w:r>
      <w:bookmarkEnd w:id="188"/>
    </w:p>
    <w:p w14:paraId="0E471638" w14:textId="77777777" w:rsidR="003D649A" w:rsidRDefault="003D649A" w:rsidP="003D649A">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）量化模型：方法学来自标准</w:t>
      </w:r>
      <w:r>
        <w:rPr>
          <w:rFonts w:eastAsia="宋体" w:cs="Arial"/>
          <w:iCs/>
          <w:sz w:val="24"/>
          <w:lang w:eastAsia="zh-CN"/>
        </w:rPr>
        <w:t>ISO 14064-1:2018/ 6.2</w:t>
      </w:r>
      <w:r>
        <w:rPr>
          <w:rFonts w:eastAsia="宋体" w:cs="Arial"/>
          <w:iCs/>
          <w:sz w:val="24"/>
          <w:lang w:eastAsia="zh-CN"/>
        </w:rPr>
        <w:t>。</w:t>
      </w:r>
    </w:p>
    <w:p w14:paraId="582C0E2D" w14:textId="77777777" w:rsidR="003D649A" w:rsidRDefault="003D649A" w:rsidP="003D649A">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年能源报表》</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日外售</w:t>
      </w:r>
      <w:r>
        <w:rPr>
          <w:rFonts w:eastAsia="宋体" w:cs="Arial"/>
          <w:b/>
          <w:bCs/>
          <w:iCs/>
          <w:sz w:val="24"/>
          <w:lang w:eastAsia="zh-CN"/>
        </w:rPr>
        <w:t>焦炉煤气</w:t>
      </w:r>
      <w:r>
        <w:rPr>
          <w:rFonts w:eastAsia="宋体" w:cs="Arial"/>
          <w:iCs/>
          <w:sz w:val="24"/>
          <w:lang w:eastAsia="zh-CN"/>
        </w:rPr>
        <w:t>的统计量。</w:t>
      </w:r>
      <w:r>
        <w:rPr>
          <w:rFonts w:eastAsia="宋体" w:cs="Arial" w:hint="eastAsia"/>
          <w:iCs/>
          <w:sz w:val="24"/>
          <w:lang w:eastAsia="zh-CN"/>
        </w:rPr>
        <w:t>焦炉煤气全部由焦化工序产生，并无外购量，活动数据为净外售量，</w:t>
      </w:r>
      <w:r>
        <w:rPr>
          <w:rFonts w:eastAsia="宋体" w:cs="Arial" w:hint="eastAsia"/>
          <w:iCs/>
          <w:sz w:val="24"/>
          <w:lang w:val="en-US" w:eastAsia="zh-CN"/>
        </w:rPr>
        <w:t>抵扣温室气体排放</w:t>
      </w:r>
      <w:r>
        <w:rPr>
          <w:rFonts w:eastAsia="宋体" w:cs="Arial" w:hint="eastAsia"/>
          <w:iCs/>
          <w:sz w:val="24"/>
          <w:lang w:eastAsia="zh-CN"/>
        </w:rPr>
        <w:t>。</w:t>
      </w:r>
    </w:p>
    <w:p w14:paraId="2D28B827" w14:textId="77777777" w:rsidR="003D649A" w:rsidRDefault="003D649A" w:rsidP="003D649A">
      <w:pPr>
        <w:pStyle w:val="afb"/>
        <w:spacing w:before="0" w:line="360" w:lineRule="auto"/>
        <w:ind w:left="709"/>
        <w:jc w:val="both"/>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iCs/>
          <w:sz w:val="24"/>
          <w:lang w:eastAsia="zh-CN"/>
        </w:rPr>
        <w:t>：所需的参数包括</w:t>
      </w:r>
      <w:r>
        <w:rPr>
          <w:rFonts w:eastAsia="宋体" w:cs="Arial"/>
          <w:b/>
          <w:bCs/>
          <w:iCs/>
          <w:sz w:val="24"/>
          <w:lang w:eastAsia="zh-CN"/>
        </w:rPr>
        <w:t>焦炉煤气</w:t>
      </w:r>
      <w:r>
        <w:rPr>
          <w:rFonts w:eastAsia="宋体" w:cs="Arial"/>
          <w:iCs/>
          <w:sz w:val="24"/>
          <w:lang w:eastAsia="zh-CN"/>
        </w:rPr>
        <w:t>低位发热量</w:t>
      </w:r>
      <w:r>
        <w:rPr>
          <w:rFonts w:eastAsia="宋体" w:cs="Arial" w:hint="eastAsia"/>
          <w:iCs/>
          <w:sz w:val="24"/>
          <w:lang w:eastAsia="zh-CN"/>
        </w:rPr>
        <w:t>。</w:t>
      </w:r>
      <w:r>
        <w:rPr>
          <w:rFonts w:eastAsia="宋体" w:cs="Arial"/>
          <w:iCs/>
          <w:sz w:val="24"/>
          <w:lang w:eastAsia="zh-CN"/>
        </w:rPr>
        <w:t>数据来源于《企业温室气体排放核算与报告</w:t>
      </w:r>
      <w:r>
        <w:rPr>
          <w:rFonts w:eastAsia="宋体" w:cs="Arial" w:hint="eastAsia"/>
          <w:iCs/>
          <w:sz w:val="24"/>
          <w:lang w:eastAsia="zh-CN"/>
        </w:rPr>
        <w:t>指南</w:t>
      </w:r>
      <w:r>
        <w:rPr>
          <w:rFonts w:eastAsia="宋体" w:cs="Arial"/>
          <w:iCs/>
          <w:sz w:val="24"/>
          <w:lang w:eastAsia="zh-CN"/>
        </w:rPr>
        <w:t>-</w:t>
      </w:r>
      <w:r>
        <w:rPr>
          <w:rFonts w:eastAsia="宋体" w:cs="Arial"/>
          <w:iCs/>
          <w:sz w:val="24"/>
          <w:lang w:eastAsia="zh-CN"/>
        </w:rPr>
        <w:t>钢铁生产》</w:t>
      </w:r>
      <w:r>
        <w:rPr>
          <w:rFonts w:eastAsia="宋体" w:cs="Arial"/>
          <w:iCs/>
          <w:sz w:val="24"/>
          <w:lang w:eastAsia="zh-CN"/>
        </w:rPr>
        <w:t xml:space="preserve"> </w:t>
      </w:r>
      <w:r>
        <w:rPr>
          <w:rFonts w:eastAsia="宋体" w:cs="Arial"/>
          <w:iCs/>
          <w:sz w:val="24"/>
          <w:lang w:eastAsia="zh-CN"/>
        </w:rPr>
        <w:t>附表</w:t>
      </w:r>
      <w:r>
        <w:rPr>
          <w:rFonts w:eastAsia="宋体" w:cs="Arial"/>
          <w:iCs/>
          <w:sz w:val="24"/>
          <w:lang w:eastAsia="zh-CN"/>
        </w:rPr>
        <w:t>A.1</w:t>
      </w:r>
      <w:r>
        <w:rPr>
          <w:rFonts w:eastAsia="宋体" w:cs="Arial"/>
          <w:iCs/>
          <w:sz w:val="24"/>
          <w:lang w:eastAsia="zh-CN"/>
        </w:rPr>
        <w:t>常用化石燃料相关参数缺省值</w:t>
      </w:r>
      <w:r>
        <w:rPr>
          <w:rFonts w:eastAsia="宋体" w:cs="Arial" w:hint="eastAsia"/>
          <w:iCs/>
          <w:sz w:val="24"/>
          <w:lang w:eastAsia="zh-CN"/>
        </w:rPr>
        <w:t>；焦炉煤气燃烧产生</w:t>
      </w:r>
      <w:r>
        <w:rPr>
          <w:rFonts w:eastAsia="宋体" w:cs="Arial" w:hint="eastAsia"/>
          <w:iCs/>
          <w:sz w:val="24"/>
          <w:lang w:eastAsia="zh-CN"/>
        </w:rPr>
        <w:t>CO</w:t>
      </w:r>
      <w:r>
        <w:rPr>
          <w:rFonts w:eastAsia="宋体" w:cs="Arial" w:hint="eastAsia"/>
          <w:iCs/>
          <w:sz w:val="24"/>
          <w:vertAlign w:val="subscript"/>
          <w:lang w:eastAsia="zh-CN"/>
        </w:rPr>
        <w:t>2</w:t>
      </w:r>
      <w:r>
        <w:rPr>
          <w:rFonts w:eastAsia="宋体" w:cs="Arial" w:hint="eastAsia"/>
          <w:iCs/>
          <w:sz w:val="24"/>
          <w:lang w:eastAsia="zh-CN"/>
        </w:rPr>
        <w:t>、</w:t>
      </w:r>
      <w:r>
        <w:rPr>
          <w:rFonts w:eastAsia="宋体" w:cs="Arial" w:hint="eastAsia"/>
          <w:iCs/>
          <w:sz w:val="24"/>
          <w:lang w:eastAsia="zh-CN"/>
        </w:rPr>
        <w:t>CH</w:t>
      </w:r>
      <w:r>
        <w:rPr>
          <w:rFonts w:eastAsia="宋体" w:cs="Arial" w:hint="eastAsia"/>
          <w:iCs/>
          <w:sz w:val="24"/>
          <w:vertAlign w:val="subscript"/>
          <w:lang w:eastAsia="zh-CN"/>
        </w:rPr>
        <w:t>4</w:t>
      </w:r>
      <w:r>
        <w:rPr>
          <w:rFonts w:eastAsia="宋体" w:cs="Arial" w:hint="eastAsia"/>
          <w:iCs/>
          <w:sz w:val="24"/>
          <w:lang w:eastAsia="zh-CN"/>
        </w:rPr>
        <w:t>、</w:t>
      </w:r>
      <w:r>
        <w:rPr>
          <w:rFonts w:eastAsia="宋体" w:cs="Arial" w:hint="eastAsia"/>
          <w:iCs/>
          <w:sz w:val="24"/>
          <w:lang w:eastAsia="zh-CN"/>
        </w:rPr>
        <w:t>N</w:t>
      </w:r>
      <w:r>
        <w:rPr>
          <w:rFonts w:eastAsia="宋体" w:cs="Arial" w:hint="eastAsia"/>
          <w:iCs/>
          <w:sz w:val="24"/>
          <w:vertAlign w:val="subscript"/>
          <w:lang w:eastAsia="zh-CN"/>
        </w:rPr>
        <w:t>2</w:t>
      </w:r>
      <w:r>
        <w:rPr>
          <w:rFonts w:eastAsia="宋体" w:cs="Arial" w:hint="eastAsia"/>
          <w:iCs/>
          <w:sz w:val="24"/>
          <w:lang w:eastAsia="zh-CN"/>
        </w:rPr>
        <w:t>O</w:t>
      </w:r>
      <w:r>
        <w:rPr>
          <w:rFonts w:eastAsia="宋体" w:cs="Arial" w:hint="eastAsia"/>
          <w:iCs/>
          <w:sz w:val="24"/>
          <w:lang w:eastAsia="zh-CN"/>
        </w:rPr>
        <w:t>三类温室气体热值排放系数来源于《</w:t>
      </w:r>
      <w:r>
        <w:rPr>
          <w:rFonts w:eastAsia="宋体" w:cs="Arial" w:hint="eastAsia"/>
          <w:iCs/>
          <w:sz w:val="24"/>
          <w:lang w:eastAsia="zh-CN"/>
        </w:rPr>
        <w:t>IPCC-2006</w:t>
      </w:r>
      <w:r>
        <w:rPr>
          <w:rFonts w:eastAsia="宋体" w:cs="Arial" w:hint="eastAsia"/>
          <w:iCs/>
          <w:sz w:val="24"/>
          <w:lang w:eastAsia="zh-CN"/>
        </w:rPr>
        <w:t>缺省值》，</w:t>
      </w:r>
      <w:r>
        <w:rPr>
          <w:rFonts w:eastAsia="宋体" w:cs="Arial" w:hint="eastAsia"/>
          <w:iCs/>
          <w:sz w:val="24"/>
          <w:lang w:eastAsia="zh-CN"/>
        </w:rPr>
        <w:t>GWP</w:t>
      </w:r>
      <w:r>
        <w:rPr>
          <w:rFonts w:eastAsia="宋体" w:cs="Arial" w:hint="eastAsia"/>
          <w:iCs/>
          <w:sz w:val="24"/>
          <w:lang w:eastAsia="zh-CN"/>
        </w:rPr>
        <w:t>值来源于《</w:t>
      </w:r>
      <w:r>
        <w:rPr>
          <w:rFonts w:eastAsia="宋体" w:cs="Arial" w:hint="eastAsia"/>
          <w:iCs/>
          <w:sz w:val="24"/>
          <w:lang w:eastAsia="zh-CN"/>
        </w:rPr>
        <w:t>2021</w:t>
      </w:r>
      <w:r>
        <w:rPr>
          <w:rFonts w:eastAsia="宋体" w:cs="Arial" w:hint="eastAsia"/>
          <w:iCs/>
          <w:sz w:val="24"/>
          <w:lang w:eastAsia="zh-CN"/>
        </w:rPr>
        <w:t>年</w:t>
      </w:r>
      <w:r>
        <w:rPr>
          <w:rFonts w:eastAsia="宋体" w:cs="Arial" w:hint="eastAsia"/>
          <w:iCs/>
          <w:sz w:val="24"/>
          <w:lang w:eastAsia="zh-CN"/>
        </w:rPr>
        <w:t>IPCC</w:t>
      </w:r>
      <w:r>
        <w:rPr>
          <w:rFonts w:eastAsia="宋体" w:cs="Arial" w:hint="eastAsia"/>
          <w:iCs/>
          <w:sz w:val="24"/>
          <w:lang w:eastAsia="zh-CN"/>
        </w:rPr>
        <w:t>第六次评估报告</w:t>
      </w:r>
      <w:r>
        <w:rPr>
          <w:rFonts w:eastAsia="宋体" w:cs="Arial" w:hint="eastAsia"/>
          <w:iCs/>
          <w:sz w:val="24"/>
          <w:lang w:eastAsia="zh-CN"/>
        </w:rPr>
        <w:t>AR6</w:t>
      </w:r>
      <w:r>
        <w:rPr>
          <w:rFonts w:eastAsia="宋体" w:cs="Arial" w:hint="eastAsia"/>
          <w:iCs/>
          <w:sz w:val="24"/>
          <w:lang w:eastAsia="zh-CN"/>
        </w:rPr>
        <w:t>》</w:t>
      </w:r>
      <w:r>
        <w:rPr>
          <w:rFonts w:eastAsia="宋体" w:cs="Arial"/>
          <w:iCs/>
          <w:sz w:val="24"/>
          <w:lang w:eastAsia="zh-CN"/>
        </w:rPr>
        <w:t>。</w:t>
      </w:r>
    </w:p>
    <w:p w14:paraId="034B8AAA" w14:textId="77777777" w:rsidR="003D649A" w:rsidRPr="003D649A" w:rsidRDefault="003D649A">
      <w:pPr>
        <w:pStyle w:val="afb"/>
        <w:spacing w:before="0" w:line="360" w:lineRule="auto"/>
        <w:ind w:left="709"/>
        <w:rPr>
          <w:rFonts w:eastAsia="宋体" w:cs="Arial" w:hint="eastAsia"/>
          <w:iCs/>
          <w:sz w:val="24"/>
          <w:lang w:eastAsia="zh-CN"/>
        </w:rPr>
      </w:pPr>
    </w:p>
    <w:p w14:paraId="74910D22" w14:textId="77777777" w:rsidR="0076773F" w:rsidRDefault="00000000">
      <w:pPr>
        <w:pStyle w:val="Style2"/>
        <w:numPr>
          <w:ilvl w:val="2"/>
          <w:numId w:val="13"/>
        </w:numPr>
        <w:spacing w:line="360" w:lineRule="auto"/>
        <w:rPr>
          <w:iCs/>
        </w:rPr>
      </w:pPr>
      <w:bookmarkStart w:id="189" w:name="_Toc204099784"/>
      <w:r>
        <w:rPr>
          <w:rFonts w:hint="eastAsia"/>
          <w:iCs/>
        </w:rPr>
        <w:t>外销产品报废产生的排放</w:t>
      </w:r>
      <w:bookmarkEnd w:id="189"/>
    </w:p>
    <w:p w14:paraId="7BB1D78B" w14:textId="77777777" w:rsidR="0076773F" w:rsidRDefault="00000000">
      <w:pPr>
        <w:pStyle w:val="afb"/>
        <w:spacing w:before="0" w:line="360" w:lineRule="auto"/>
        <w:ind w:left="709"/>
        <w:rPr>
          <w:rFonts w:eastAsia="宋体" w:cs="Arial"/>
          <w:iCs/>
          <w:sz w:val="24"/>
          <w:lang w:eastAsia="zh-CN"/>
        </w:rPr>
      </w:pPr>
      <w:r>
        <w:rPr>
          <w:rFonts w:eastAsia="宋体" w:cs="Arial" w:hint="eastAsia"/>
          <w:iCs/>
          <w:sz w:val="24"/>
          <w:lang w:eastAsia="zh-CN"/>
        </w:rPr>
        <w:t>包括进行锻材加工、棒材加工、钢管加工、钢坯加工的产品</w:t>
      </w:r>
      <w:r>
        <w:rPr>
          <w:rFonts w:eastAsia="宋体" w:cs="Arial"/>
          <w:iCs/>
          <w:sz w:val="24"/>
          <w:lang w:eastAsia="zh-CN"/>
        </w:rPr>
        <w:t>（</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70A6FBFC"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1</w:t>
      </w:r>
      <w:r>
        <w:rPr>
          <w:rFonts w:eastAsia="宋体" w:cs="Arial"/>
          <w:iCs/>
          <w:sz w:val="24"/>
          <w:lang w:eastAsia="zh-CN"/>
        </w:rPr>
        <w:t>）量化模型：来源于《</w:t>
      </w:r>
      <w:r>
        <w:rPr>
          <w:rFonts w:eastAsia="宋体" w:cs="Arial" w:hint="eastAsia"/>
          <w:iCs/>
          <w:sz w:val="24"/>
          <w:lang w:eastAsia="zh-CN"/>
        </w:rPr>
        <w:t>Technical Guidance for Calculating Scope 3 Emissions</w:t>
      </w:r>
      <w:r>
        <w:rPr>
          <w:rFonts w:eastAsia="宋体" w:cs="Arial"/>
          <w:iCs/>
          <w:sz w:val="24"/>
          <w:lang w:eastAsia="zh-CN"/>
        </w:rPr>
        <w:t>》</w:t>
      </w:r>
      <w:r>
        <w:rPr>
          <w:rFonts w:eastAsia="宋体" w:cs="Arial" w:hint="eastAsia"/>
          <w:iCs/>
          <w:sz w:val="24"/>
          <w:lang w:eastAsia="zh-CN"/>
        </w:rPr>
        <w:t>Category 12:End-of-Life Treatment of Sold Products</w:t>
      </w:r>
      <w:r>
        <w:rPr>
          <w:rFonts w:eastAsia="宋体" w:cs="Arial" w:hint="eastAsia"/>
          <w:iCs/>
          <w:sz w:val="24"/>
          <w:lang w:eastAsia="zh-CN"/>
        </w:rPr>
        <w:t>。</w:t>
      </w:r>
    </w:p>
    <w:p w14:paraId="511DE290"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lastRenderedPageBreak/>
        <w:t>（</w:t>
      </w:r>
      <w:r>
        <w:rPr>
          <w:rFonts w:eastAsia="宋体" w:cs="Arial"/>
          <w:iCs/>
          <w:sz w:val="24"/>
          <w:lang w:eastAsia="zh-CN"/>
        </w:rPr>
        <w:t>2</w:t>
      </w:r>
      <w:r>
        <w:rPr>
          <w:rFonts w:eastAsia="宋体" w:cs="Arial"/>
          <w:iCs/>
          <w:sz w:val="24"/>
          <w:lang w:eastAsia="zh-CN"/>
        </w:rPr>
        <w:t>）活动数据</w:t>
      </w:r>
      <w:r>
        <w:rPr>
          <w:rFonts w:eastAsia="宋体" w:cs="Arial"/>
          <w:iCs/>
          <w:sz w:val="24"/>
          <w:lang w:eastAsia="zh-CN"/>
        </w:rPr>
        <w:t>AD</w:t>
      </w:r>
      <w:r>
        <w:rPr>
          <w:rFonts w:eastAsia="宋体" w:cs="Arial"/>
          <w:iCs/>
          <w:sz w:val="24"/>
          <w:lang w:eastAsia="zh-CN"/>
        </w:rPr>
        <w:t>：来源于大冶特殊钢提供</w:t>
      </w:r>
      <w:r>
        <w:rPr>
          <w:rFonts w:eastAsia="宋体" w:cs="Arial" w:hint="eastAsia"/>
          <w:iCs/>
          <w:sz w:val="24"/>
          <w:lang w:eastAsia="zh-CN"/>
        </w:rPr>
        <w:t>《</w:t>
      </w:r>
      <w:r>
        <w:rPr>
          <w:rFonts w:eastAsia="宋体" w:cs="Arial" w:hint="eastAsia"/>
          <w:iCs/>
          <w:sz w:val="24"/>
          <w:lang w:eastAsia="zh-CN"/>
        </w:rPr>
        <w:t>2024</w:t>
      </w:r>
      <w:r>
        <w:rPr>
          <w:rFonts w:eastAsia="宋体" w:cs="Arial" w:hint="eastAsia"/>
          <w:iCs/>
          <w:sz w:val="24"/>
          <w:lang w:eastAsia="zh-CN"/>
        </w:rPr>
        <w:t>年钢材钢坯外销情况统计表》</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日期间</w:t>
      </w:r>
      <w:r>
        <w:rPr>
          <w:rFonts w:eastAsia="宋体" w:cs="Arial" w:hint="eastAsia"/>
          <w:iCs/>
          <w:sz w:val="24"/>
          <w:lang w:eastAsia="zh-CN"/>
        </w:rPr>
        <w:t>所有外销钢材、钢坯的总量、根据《废钢助力钢铁行业电炉短流程发展研究》统计的</w:t>
      </w:r>
      <w:r>
        <w:rPr>
          <w:rFonts w:eastAsia="宋体" w:cs="Arial" w:hint="eastAsia"/>
          <w:iCs/>
          <w:sz w:val="24"/>
          <w:lang w:eastAsia="zh-CN"/>
        </w:rPr>
        <w:t>2023</w:t>
      </w:r>
      <w:r>
        <w:rPr>
          <w:rFonts w:eastAsia="宋体" w:cs="Arial" w:hint="eastAsia"/>
          <w:iCs/>
          <w:sz w:val="24"/>
          <w:lang w:eastAsia="zh-CN"/>
        </w:rPr>
        <w:t>年全国废钢资源总量、</w:t>
      </w:r>
      <w:r>
        <w:rPr>
          <w:rFonts w:eastAsia="宋体" w:cs="Arial" w:hint="eastAsia"/>
          <w:iCs/>
          <w:sz w:val="24"/>
          <w:lang w:eastAsia="zh-CN"/>
        </w:rPr>
        <w:t>2023</w:t>
      </w:r>
      <w:r>
        <w:rPr>
          <w:rFonts w:eastAsia="宋体" w:cs="Arial" w:hint="eastAsia"/>
          <w:iCs/>
          <w:sz w:val="24"/>
          <w:lang w:eastAsia="zh-CN"/>
        </w:rPr>
        <w:t>年废钢消耗量推算出的废钢报废比例。</w:t>
      </w:r>
    </w:p>
    <w:p w14:paraId="02899D6F"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w:t>
      </w:r>
      <w:r>
        <w:rPr>
          <w:rFonts w:eastAsia="宋体" w:cs="Arial"/>
          <w:iCs/>
          <w:sz w:val="24"/>
          <w:lang w:eastAsia="zh-CN"/>
        </w:rPr>
        <w:t>3</w:t>
      </w:r>
      <w:r>
        <w:rPr>
          <w:rFonts w:eastAsia="宋体" w:cs="Arial"/>
          <w:iCs/>
          <w:sz w:val="24"/>
          <w:lang w:eastAsia="zh-CN"/>
        </w:rPr>
        <w:t>）排放因子</w:t>
      </w:r>
      <w:r>
        <w:rPr>
          <w:rFonts w:eastAsia="宋体" w:cs="Arial"/>
          <w:iCs/>
          <w:sz w:val="24"/>
          <w:lang w:eastAsia="zh-CN"/>
        </w:rPr>
        <w:t>EF</w:t>
      </w:r>
      <w:r>
        <w:rPr>
          <w:rFonts w:eastAsia="宋体" w:cs="Arial" w:hint="eastAsia"/>
          <w:iCs/>
          <w:sz w:val="24"/>
          <w:lang w:eastAsia="zh-CN"/>
        </w:rPr>
        <w:t>：外销产品报废的排放因子来源于《</w:t>
      </w:r>
      <w:r>
        <w:rPr>
          <w:rFonts w:eastAsia="宋体" w:cs="Arial" w:hint="eastAsia"/>
          <w:iCs/>
          <w:sz w:val="24"/>
          <w:lang w:eastAsia="zh-CN"/>
        </w:rPr>
        <w:t>ecoinvent 3.10-cut off</w:t>
      </w:r>
      <w:r>
        <w:rPr>
          <w:rFonts w:eastAsia="宋体" w:cs="Arial" w:hint="eastAsia"/>
          <w:iCs/>
          <w:sz w:val="24"/>
          <w:lang w:eastAsia="zh-CN"/>
        </w:rPr>
        <w:t>》</w:t>
      </w:r>
    </w:p>
    <w:p w14:paraId="74696D1C" w14:textId="77777777" w:rsidR="0076773F" w:rsidRDefault="0076773F">
      <w:pPr>
        <w:spacing w:before="0" w:line="360" w:lineRule="auto"/>
        <w:rPr>
          <w:rFonts w:eastAsia="宋体" w:cs="Arial"/>
          <w:iCs/>
          <w:sz w:val="24"/>
          <w:lang w:eastAsia="zh-CN"/>
        </w:rPr>
      </w:pPr>
    </w:p>
    <w:p w14:paraId="0B8BB773" w14:textId="77777777" w:rsidR="0076773F" w:rsidRDefault="00000000">
      <w:pPr>
        <w:pStyle w:val="Style2"/>
        <w:numPr>
          <w:ilvl w:val="2"/>
          <w:numId w:val="13"/>
        </w:numPr>
        <w:spacing w:line="360" w:lineRule="auto"/>
        <w:rPr>
          <w:iCs/>
        </w:rPr>
      </w:pPr>
      <w:bookmarkStart w:id="190" w:name="_Toc198906614"/>
      <w:bookmarkStart w:id="191" w:name="_Toc204099785"/>
      <w:r>
        <w:rPr>
          <w:iCs/>
        </w:rPr>
        <w:t>全球暖化潜值（</w:t>
      </w:r>
      <w:r>
        <w:rPr>
          <w:iCs/>
        </w:rPr>
        <w:t>GWP</w:t>
      </w:r>
      <w:r>
        <w:rPr>
          <w:iCs/>
        </w:rPr>
        <w:t>）</w:t>
      </w:r>
      <w:bookmarkEnd w:id="190"/>
      <w:bookmarkEnd w:id="191"/>
    </w:p>
    <w:p w14:paraId="0A096CF4" w14:textId="77777777" w:rsidR="0076773F" w:rsidRDefault="00000000">
      <w:pPr>
        <w:pStyle w:val="afb"/>
        <w:spacing w:before="0" w:line="360" w:lineRule="auto"/>
        <w:ind w:left="709"/>
        <w:rPr>
          <w:rFonts w:eastAsia="宋体" w:cs="Arial"/>
          <w:iCs/>
          <w:sz w:val="24"/>
          <w:lang w:eastAsia="zh-CN"/>
        </w:rPr>
      </w:pPr>
      <w:r>
        <w:rPr>
          <w:rFonts w:eastAsia="宋体" w:cs="Arial"/>
          <w:iCs/>
          <w:sz w:val="24"/>
          <w:lang w:eastAsia="zh-CN"/>
        </w:rPr>
        <w:t>全球变暖潜值（</w:t>
      </w:r>
      <w:r>
        <w:rPr>
          <w:rFonts w:eastAsia="宋体" w:cs="Arial"/>
          <w:iCs/>
          <w:sz w:val="24"/>
          <w:lang w:eastAsia="zh-CN"/>
        </w:rPr>
        <w:t>GWP</w:t>
      </w:r>
      <w:r>
        <w:rPr>
          <w:rFonts w:eastAsia="宋体" w:cs="Arial"/>
          <w:iCs/>
          <w:sz w:val="24"/>
          <w:lang w:eastAsia="zh-CN"/>
        </w:rPr>
        <w:t>）数据采用</w:t>
      </w:r>
      <w:r>
        <w:rPr>
          <w:rFonts w:eastAsia="宋体" w:cs="Arial"/>
          <w:iCs/>
          <w:sz w:val="24"/>
          <w:lang w:eastAsia="zh-CN"/>
        </w:rPr>
        <w:t>IPCC 2021</w:t>
      </w:r>
      <w:r>
        <w:rPr>
          <w:rFonts w:eastAsia="宋体" w:cs="Arial"/>
          <w:iCs/>
          <w:sz w:val="24"/>
          <w:lang w:eastAsia="zh-CN"/>
        </w:rPr>
        <w:t>年出具的《第六次评估报告</w:t>
      </w:r>
      <w:r>
        <w:rPr>
          <w:rFonts w:eastAsia="宋体" w:cs="Arial"/>
          <w:iCs/>
          <w:sz w:val="24"/>
          <w:lang w:eastAsia="zh-CN"/>
        </w:rPr>
        <w:t>AR6</w:t>
      </w:r>
      <w:r>
        <w:rPr>
          <w:rFonts w:eastAsia="宋体" w:cs="Arial"/>
          <w:iCs/>
          <w:sz w:val="24"/>
          <w:lang w:eastAsia="zh-CN"/>
        </w:rPr>
        <w:t>》中提供的温室气体</w:t>
      </w:r>
      <w:r>
        <w:rPr>
          <w:rFonts w:eastAsia="宋体" w:cs="Arial"/>
          <w:iCs/>
          <w:sz w:val="24"/>
          <w:lang w:eastAsia="zh-CN"/>
        </w:rPr>
        <w:t>GHG</w:t>
      </w:r>
      <w:r>
        <w:rPr>
          <w:rFonts w:eastAsia="宋体" w:cs="Arial"/>
          <w:iCs/>
          <w:sz w:val="24"/>
          <w:lang w:eastAsia="zh-CN"/>
        </w:rPr>
        <w:t>的全球暖化潜值</w:t>
      </w:r>
      <w:commentRangeStart w:id="192"/>
      <w:commentRangeStart w:id="193"/>
      <w:commentRangeStart w:id="194"/>
      <w:r>
        <w:rPr>
          <w:rFonts w:eastAsia="宋体" w:cs="Arial"/>
          <w:iCs/>
          <w:sz w:val="24"/>
          <w:lang w:eastAsia="zh-CN"/>
        </w:rPr>
        <w:t>对应</w:t>
      </w:r>
      <w:commentRangeEnd w:id="192"/>
      <w:r>
        <w:rPr>
          <w:rStyle w:val="af8"/>
        </w:rPr>
        <w:commentReference w:id="192"/>
      </w:r>
      <w:commentRangeEnd w:id="193"/>
      <w:r>
        <w:rPr>
          <w:rStyle w:val="af8"/>
        </w:rPr>
        <w:commentReference w:id="193"/>
      </w:r>
      <w:commentRangeEnd w:id="194"/>
      <w:r>
        <w:rPr>
          <w:rStyle w:val="af8"/>
        </w:rPr>
        <w:commentReference w:id="194"/>
      </w:r>
      <w:r>
        <w:rPr>
          <w:rFonts w:eastAsia="宋体" w:cs="Arial"/>
          <w:iCs/>
          <w:sz w:val="24"/>
          <w:lang w:eastAsia="zh-CN"/>
        </w:rPr>
        <w:t>数据：</w:t>
      </w:r>
    </w:p>
    <w:p w14:paraId="26A58CA2" w14:textId="77777777" w:rsidR="0076773F"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r>
        <w:rPr>
          <w:rFonts w:hint="eastAsia"/>
          <w:lang w:eastAsia="zh-CN"/>
        </w:rPr>
        <w:t>IPCC</w:t>
      </w:r>
      <w:r>
        <w:rPr>
          <w:rFonts w:hint="eastAsia"/>
          <w:lang w:eastAsia="zh-CN"/>
        </w:rPr>
        <w:t>《第六次评估报告</w:t>
      </w:r>
      <w:r>
        <w:rPr>
          <w:rFonts w:hint="eastAsia"/>
          <w:lang w:eastAsia="zh-CN"/>
        </w:rPr>
        <w:t>AR6</w:t>
      </w:r>
      <w:r>
        <w:rPr>
          <w:rFonts w:hint="eastAsia"/>
          <w:lang w:eastAsia="zh-CN"/>
        </w:rPr>
        <w:t>》</w:t>
      </w:r>
      <w:r>
        <w:rPr>
          <w:rFonts w:hint="eastAsia"/>
          <w:lang w:eastAsia="zh-CN"/>
        </w:rPr>
        <w:t>GWP</w:t>
      </w:r>
      <w:r>
        <w:rPr>
          <w:rFonts w:hint="eastAsia"/>
          <w:lang w:eastAsia="zh-CN"/>
        </w:rPr>
        <w:t>值</w:t>
      </w:r>
    </w:p>
    <w:tbl>
      <w:tblPr>
        <w:tblStyle w:val="af3"/>
        <w:tblW w:w="0" w:type="auto"/>
        <w:tblInd w:w="567" w:type="dxa"/>
        <w:tblLook w:val="04A0" w:firstRow="1" w:lastRow="0" w:firstColumn="1" w:lastColumn="0" w:noHBand="0" w:noVBand="1"/>
      </w:tblPr>
      <w:tblGrid>
        <w:gridCol w:w="2126"/>
        <w:gridCol w:w="2147"/>
        <w:gridCol w:w="2112"/>
        <w:gridCol w:w="2110"/>
      </w:tblGrid>
      <w:tr w:rsidR="0076773F" w14:paraId="1BC61E07" w14:textId="77777777" w:rsidTr="0076773F">
        <w:trPr>
          <w:cnfStyle w:val="100000000000" w:firstRow="1" w:lastRow="0" w:firstColumn="0" w:lastColumn="0" w:oddVBand="0" w:evenVBand="0" w:oddHBand="0" w:evenHBand="0" w:firstRowFirstColumn="0" w:firstRowLastColumn="0" w:lastRowFirstColumn="0" w:lastRowLastColumn="0"/>
        </w:trPr>
        <w:tc>
          <w:tcPr>
            <w:tcW w:w="2126" w:type="dxa"/>
            <w:tcBorders>
              <w:left w:val="single" w:sz="4" w:space="0" w:color="auto"/>
              <w:right w:val="single" w:sz="4" w:space="0" w:color="auto"/>
            </w:tcBorders>
            <w:shd w:val="clear" w:color="auto" w:fill="FF6600" w:themeFill="accent3"/>
          </w:tcPr>
          <w:p w14:paraId="3810DAF9" w14:textId="77777777" w:rsidR="0076773F"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温室气体</w:t>
            </w:r>
          </w:p>
        </w:tc>
        <w:tc>
          <w:tcPr>
            <w:tcW w:w="2147" w:type="dxa"/>
            <w:tcBorders>
              <w:left w:val="single" w:sz="4" w:space="0" w:color="auto"/>
              <w:right w:val="single" w:sz="4" w:space="0" w:color="auto"/>
            </w:tcBorders>
            <w:shd w:val="clear" w:color="auto" w:fill="FF6600" w:themeFill="accent3"/>
          </w:tcPr>
          <w:p w14:paraId="79AD5E2B" w14:textId="77777777" w:rsidR="0076773F"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GWP</w:t>
            </w:r>
            <w:r>
              <w:rPr>
                <w:rFonts w:eastAsia="宋体" w:cs="Arial"/>
                <w:b/>
                <w:iCs/>
                <w:color w:val="FFFFFF" w:themeColor="background1"/>
                <w:sz w:val="24"/>
                <w:lang w:eastAsia="zh-CN"/>
              </w:rPr>
              <w:t>值</w:t>
            </w:r>
          </w:p>
        </w:tc>
        <w:tc>
          <w:tcPr>
            <w:tcW w:w="2112" w:type="dxa"/>
            <w:tcBorders>
              <w:left w:val="single" w:sz="4" w:space="0" w:color="auto"/>
              <w:right w:val="single" w:sz="4" w:space="0" w:color="auto"/>
            </w:tcBorders>
            <w:shd w:val="clear" w:color="auto" w:fill="FF6600" w:themeFill="accent3"/>
          </w:tcPr>
          <w:p w14:paraId="0B027E0D" w14:textId="77777777" w:rsidR="0076773F"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温室气体</w:t>
            </w:r>
          </w:p>
        </w:tc>
        <w:tc>
          <w:tcPr>
            <w:tcW w:w="2110" w:type="dxa"/>
            <w:tcBorders>
              <w:left w:val="single" w:sz="4" w:space="0" w:color="auto"/>
              <w:right w:val="single" w:sz="4" w:space="0" w:color="auto"/>
            </w:tcBorders>
            <w:shd w:val="clear" w:color="auto" w:fill="FF6600" w:themeFill="accent3"/>
          </w:tcPr>
          <w:p w14:paraId="79AA77E2" w14:textId="77777777" w:rsidR="0076773F" w:rsidRDefault="00000000">
            <w:pPr>
              <w:pStyle w:val="afb"/>
              <w:spacing w:before="0" w:line="360" w:lineRule="auto"/>
              <w:ind w:left="0"/>
              <w:jc w:val="center"/>
              <w:rPr>
                <w:rFonts w:eastAsia="宋体" w:cs="Arial"/>
                <w:b/>
                <w:iCs/>
                <w:color w:val="FFFFFF" w:themeColor="background1"/>
                <w:sz w:val="24"/>
                <w:lang w:eastAsia="zh-CN"/>
              </w:rPr>
            </w:pPr>
            <w:r>
              <w:rPr>
                <w:rFonts w:eastAsia="宋体" w:cs="Arial"/>
                <w:b/>
                <w:iCs/>
                <w:color w:val="FFFFFF" w:themeColor="background1"/>
                <w:sz w:val="24"/>
                <w:lang w:eastAsia="zh-CN"/>
              </w:rPr>
              <w:t>GWP</w:t>
            </w:r>
            <w:r>
              <w:rPr>
                <w:rFonts w:eastAsia="宋体" w:cs="Arial"/>
                <w:b/>
                <w:iCs/>
                <w:color w:val="FFFFFF" w:themeColor="background1"/>
                <w:sz w:val="24"/>
                <w:lang w:eastAsia="zh-CN"/>
              </w:rPr>
              <w:t>值</w:t>
            </w:r>
          </w:p>
        </w:tc>
      </w:tr>
      <w:tr w:rsidR="0076773F" w14:paraId="6DC9AFED" w14:textId="77777777" w:rsidTr="0076773F">
        <w:tc>
          <w:tcPr>
            <w:tcW w:w="2126" w:type="dxa"/>
            <w:tcBorders>
              <w:top w:val="single" w:sz="12" w:space="0" w:color="363636"/>
              <w:left w:val="single" w:sz="4" w:space="0" w:color="auto"/>
              <w:bottom w:val="single" w:sz="4" w:space="0" w:color="auto"/>
              <w:right w:val="single" w:sz="4" w:space="0" w:color="auto"/>
            </w:tcBorders>
          </w:tcPr>
          <w:p w14:paraId="1A7AAF03"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sz="12" w:space="0" w:color="363636"/>
              <w:left w:val="single" w:sz="4" w:space="0" w:color="auto"/>
              <w:bottom w:val="single" w:sz="4" w:space="0" w:color="auto"/>
              <w:right w:val="single" w:sz="4" w:space="0" w:color="auto"/>
            </w:tcBorders>
          </w:tcPr>
          <w:p w14:paraId="6F98CFF7"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sz="12" w:space="0" w:color="363636"/>
              <w:left w:val="single" w:sz="4" w:space="0" w:color="auto"/>
              <w:bottom w:val="single" w:sz="4" w:space="0" w:color="auto"/>
              <w:right w:val="single" w:sz="4" w:space="0" w:color="auto"/>
            </w:tcBorders>
          </w:tcPr>
          <w:p w14:paraId="546F3AAE"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sz="12" w:space="0" w:color="363636"/>
              <w:left w:val="single" w:sz="4" w:space="0" w:color="auto"/>
              <w:bottom w:val="single" w:sz="4" w:space="0" w:color="auto"/>
              <w:right w:val="single" w:sz="4" w:space="0" w:color="auto"/>
            </w:tcBorders>
          </w:tcPr>
          <w:p w14:paraId="4A2AFA1B"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273</w:t>
            </w:r>
          </w:p>
        </w:tc>
      </w:tr>
      <w:tr w:rsidR="0076773F" w14:paraId="6D3AB069" w14:textId="77777777" w:rsidTr="0076773F">
        <w:tc>
          <w:tcPr>
            <w:tcW w:w="2126" w:type="dxa"/>
            <w:tcBorders>
              <w:top w:val="single" w:sz="4" w:space="0" w:color="auto"/>
              <w:left w:val="single" w:sz="4" w:space="0" w:color="auto"/>
              <w:bottom w:val="single" w:sz="4" w:space="0" w:color="auto"/>
              <w:right w:val="single" w:sz="4" w:space="0" w:color="auto"/>
            </w:tcBorders>
          </w:tcPr>
          <w:p w14:paraId="6D6F1A4B" w14:textId="77777777" w:rsidR="0076773F" w:rsidRDefault="00000000">
            <w:pPr>
              <w:pStyle w:val="afb"/>
              <w:spacing w:before="0" w:line="360" w:lineRule="auto"/>
              <w:ind w:left="0"/>
              <w:jc w:val="center"/>
              <w:rPr>
                <w:rFonts w:eastAsia="宋体" w:cs="Arial"/>
                <w:iCs/>
                <w:sz w:val="24"/>
                <w:highlight w:val="yellow"/>
                <w:lang w:eastAsia="zh-CN"/>
              </w:rPr>
            </w:pPr>
            <w:r>
              <w:rPr>
                <w:rFonts w:eastAsia="宋体" w:cs="Arial"/>
                <w:iCs/>
                <w:sz w:val="24"/>
                <w:lang w:eastAsia="zh-CN"/>
              </w:rPr>
              <w:t>CH</w:t>
            </w:r>
            <w:r>
              <w:rPr>
                <w:rFonts w:eastAsia="宋体" w:cs="Arial"/>
                <w:iCs/>
                <w:sz w:val="24"/>
                <w:vertAlign w:val="subscript"/>
                <w:lang w:eastAsia="zh-CN"/>
              </w:rPr>
              <w:t>4</w:t>
            </w:r>
          </w:p>
        </w:tc>
        <w:tc>
          <w:tcPr>
            <w:tcW w:w="2147" w:type="dxa"/>
            <w:tcBorders>
              <w:top w:val="single" w:sz="4" w:space="0" w:color="auto"/>
              <w:left w:val="single" w:sz="4" w:space="0" w:color="auto"/>
              <w:bottom w:val="single" w:sz="4" w:space="0" w:color="auto"/>
              <w:right w:val="single" w:sz="4" w:space="0" w:color="auto"/>
            </w:tcBorders>
          </w:tcPr>
          <w:p w14:paraId="5A50B18C" w14:textId="77777777" w:rsidR="0076773F" w:rsidRDefault="00000000">
            <w:pPr>
              <w:pStyle w:val="afb"/>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sz="4" w:space="0" w:color="auto"/>
              <w:left w:val="single" w:sz="4" w:space="0" w:color="auto"/>
              <w:bottom w:val="single" w:sz="4" w:space="0" w:color="auto"/>
              <w:right w:val="single" w:sz="4" w:space="0" w:color="auto"/>
            </w:tcBorders>
          </w:tcPr>
          <w:p w14:paraId="64B81CE7"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sz="4" w:space="0" w:color="auto"/>
              <w:left w:val="single" w:sz="4" w:space="0" w:color="auto"/>
              <w:bottom w:val="single" w:sz="4" w:space="0" w:color="auto"/>
              <w:right w:val="single" w:sz="4" w:space="0" w:color="auto"/>
            </w:tcBorders>
          </w:tcPr>
          <w:p w14:paraId="0639A9FB" w14:textId="77777777" w:rsidR="0076773F" w:rsidRDefault="00000000">
            <w:pPr>
              <w:pStyle w:val="afb"/>
              <w:spacing w:before="0" w:line="360" w:lineRule="auto"/>
              <w:ind w:left="0"/>
              <w:jc w:val="center"/>
              <w:rPr>
                <w:rFonts w:eastAsia="宋体" w:cs="Arial"/>
                <w:iCs/>
                <w:sz w:val="24"/>
                <w:lang w:eastAsia="zh-CN"/>
              </w:rPr>
            </w:pPr>
            <w:r>
              <w:rPr>
                <w:rFonts w:eastAsia="宋体" w:cs="Arial"/>
                <w:iCs/>
                <w:sz w:val="24"/>
                <w:lang w:eastAsia="zh-CN"/>
              </w:rPr>
              <w:t>771</w:t>
            </w:r>
          </w:p>
        </w:tc>
      </w:tr>
      <w:tr w:rsidR="0076773F" w14:paraId="1E4C5CE7" w14:textId="77777777" w:rsidTr="0076773F">
        <w:tc>
          <w:tcPr>
            <w:tcW w:w="2126" w:type="dxa"/>
            <w:tcBorders>
              <w:top w:val="single" w:sz="4" w:space="0" w:color="auto"/>
              <w:left w:val="single" w:sz="4" w:space="0" w:color="auto"/>
              <w:bottom w:val="single" w:sz="4" w:space="0" w:color="auto"/>
              <w:right w:val="single" w:sz="4" w:space="0" w:color="auto"/>
            </w:tcBorders>
          </w:tcPr>
          <w:p w14:paraId="7F8EAF1E" w14:textId="77777777" w:rsidR="0076773F" w:rsidRDefault="00000000">
            <w:pPr>
              <w:pStyle w:val="afb"/>
              <w:spacing w:before="0" w:line="360" w:lineRule="auto"/>
              <w:ind w:left="0"/>
              <w:jc w:val="center"/>
              <w:rPr>
                <w:rFonts w:eastAsia="宋体" w:cs="Arial"/>
                <w:iCs/>
                <w:color w:val="000000" w:themeColor="text1"/>
                <w:sz w:val="24"/>
                <w:lang w:eastAsia="zh-CN"/>
              </w:rPr>
            </w:pPr>
            <w:r>
              <w:rPr>
                <w:rFonts w:eastAsia="宋体" w:cs="Arial"/>
                <w:iCs/>
                <w:sz w:val="24"/>
                <w:lang w:eastAsia="zh-CN"/>
              </w:rPr>
              <w:t>SF</w:t>
            </w:r>
            <w:r>
              <w:rPr>
                <w:rFonts w:eastAsia="宋体" w:cs="Arial"/>
                <w:iCs/>
                <w:sz w:val="24"/>
                <w:vertAlign w:val="subscript"/>
                <w:lang w:eastAsia="zh-CN"/>
              </w:rPr>
              <w:t>6</w:t>
            </w:r>
          </w:p>
        </w:tc>
        <w:tc>
          <w:tcPr>
            <w:tcW w:w="2147" w:type="dxa"/>
            <w:tcBorders>
              <w:top w:val="single" w:sz="4" w:space="0" w:color="auto"/>
              <w:left w:val="single" w:sz="4" w:space="0" w:color="auto"/>
              <w:bottom w:val="single" w:sz="4" w:space="0" w:color="auto"/>
              <w:right w:val="single" w:sz="4" w:space="0" w:color="auto"/>
            </w:tcBorders>
          </w:tcPr>
          <w:p w14:paraId="1FE0FF39" w14:textId="77777777" w:rsidR="0076773F" w:rsidRDefault="00000000">
            <w:pPr>
              <w:pStyle w:val="afb"/>
              <w:spacing w:before="0" w:line="360" w:lineRule="auto"/>
              <w:ind w:left="0"/>
              <w:jc w:val="center"/>
              <w:rPr>
                <w:rFonts w:eastAsia="宋体" w:cs="Arial"/>
                <w:iCs/>
                <w:color w:val="000000" w:themeColor="text1"/>
                <w:sz w:val="24"/>
                <w:lang w:eastAsia="zh-CN"/>
              </w:rPr>
            </w:pPr>
            <w:r>
              <w:rPr>
                <w:rFonts w:eastAsia="宋体" w:cs="Arial"/>
                <w:iCs/>
                <w:sz w:val="24"/>
                <w:lang w:eastAsia="zh-CN"/>
              </w:rPr>
              <w:t>24300</w:t>
            </w:r>
          </w:p>
        </w:tc>
        <w:tc>
          <w:tcPr>
            <w:tcW w:w="2112" w:type="dxa"/>
            <w:tcBorders>
              <w:top w:val="single" w:sz="4" w:space="0" w:color="auto"/>
              <w:left w:val="single" w:sz="4" w:space="0" w:color="auto"/>
              <w:bottom w:val="single" w:sz="4" w:space="0" w:color="auto"/>
              <w:right w:val="single" w:sz="4" w:space="0" w:color="auto"/>
            </w:tcBorders>
          </w:tcPr>
          <w:p w14:paraId="15ABE1C9" w14:textId="77777777" w:rsidR="0076773F" w:rsidRDefault="0076773F">
            <w:pPr>
              <w:pStyle w:val="afb"/>
              <w:spacing w:before="0" w:line="360" w:lineRule="auto"/>
              <w:ind w:left="0"/>
              <w:jc w:val="center"/>
              <w:rPr>
                <w:rFonts w:eastAsia="宋体" w:cs="Arial"/>
                <w:iCs/>
                <w:sz w:val="24"/>
                <w:lang w:eastAsia="zh-CN"/>
              </w:rPr>
            </w:pPr>
          </w:p>
        </w:tc>
        <w:tc>
          <w:tcPr>
            <w:tcW w:w="2110" w:type="dxa"/>
            <w:tcBorders>
              <w:top w:val="single" w:sz="4" w:space="0" w:color="auto"/>
              <w:left w:val="single" w:sz="4" w:space="0" w:color="auto"/>
              <w:bottom w:val="single" w:sz="4" w:space="0" w:color="auto"/>
              <w:right w:val="single" w:sz="4" w:space="0" w:color="auto"/>
            </w:tcBorders>
          </w:tcPr>
          <w:p w14:paraId="7E0198B5" w14:textId="77777777" w:rsidR="0076773F" w:rsidRDefault="0076773F">
            <w:pPr>
              <w:pStyle w:val="afb"/>
              <w:spacing w:before="0" w:line="360" w:lineRule="auto"/>
              <w:ind w:left="0"/>
              <w:jc w:val="center"/>
              <w:rPr>
                <w:rFonts w:eastAsia="宋体" w:cs="Arial"/>
                <w:iCs/>
                <w:sz w:val="24"/>
                <w:lang w:eastAsia="zh-CN"/>
              </w:rPr>
            </w:pPr>
          </w:p>
        </w:tc>
      </w:tr>
    </w:tbl>
    <w:p w14:paraId="7294DB36" w14:textId="77777777" w:rsidR="0076773F" w:rsidRDefault="0076773F">
      <w:pPr>
        <w:pStyle w:val="afb"/>
        <w:spacing w:before="0" w:line="360" w:lineRule="auto"/>
        <w:ind w:left="567"/>
        <w:rPr>
          <w:rFonts w:eastAsia="宋体" w:cs="Arial"/>
          <w:iCs/>
          <w:sz w:val="24"/>
          <w:lang w:eastAsia="zh-CN"/>
        </w:rPr>
      </w:pPr>
    </w:p>
    <w:p w14:paraId="1F7F8206" w14:textId="77777777" w:rsidR="0076773F" w:rsidRDefault="00000000">
      <w:pPr>
        <w:pStyle w:val="Style2"/>
        <w:numPr>
          <w:ilvl w:val="2"/>
          <w:numId w:val="13"/>
        </w:numPr>
        <w:spacing w:line="360" w:lineRule="auto"/>
        <w:rPr>
          <w:iCs/>
        </w:rPr>
      </w:pPr>
      <w:bookmarkStart w:id="195" w:name="_Toc204099786"/>
      <w:r>
        <w:rPr>
          <w:rFonts w:hint="eastAsia"/>
          <w:iCs/>
        </w:rPr>
        <w:t>活动数据汇总表（基于位置）</w:t>
      </w:r>
      <w:bookmarkEnd w:id="195"/>
    </w:p>
    <w:tbl>
      <w:tblPr>
        <w:tblW w:w="5000" w:type="pct"/>
        <w:tblLook w:val="04A0" w:firstRow="1" w:lastRow="0" w:firstColumn="1" w:lastColumn="0" w:noHBand="0" w:noVBand="1"/>
      </w:tblPr>
      <w:tblGrid>
        <w:gridCol w:w="416"/>
        <w:gridCol w:w="867"/>
        <w:gridCol w:w="598"/>
        <w:gridCol w:w="317"/>
        <w:gridCol w:w="992"/>
        <w:gridCol w:w="897"/>
        <w:gridCol w:w="853"/>
        <w:gridCol w:w="604"/>
        <w:gridCol w:w="659"/>
        <w:gridCol w:w="521"/>
        <w:gridCol w:w="471"/>
        <w:gridCol w:w="604"/>
        <w:gridCol w:w="410"/>
        <w:gridCol w:w="853"/>
      </w:tblGrid>
      <w:tr w:rsidR="003D649A" w:rsidRPr="003D649A" w14:paraId="3FBE467F" w14:textId="77777777" w:rsidTr="003D649A">
        <w:trPr>
          <w:trHeight w:val="330"/>
        </w:trPr>
        <w:tc>
          <w:tcPr>
            <w:tcW w:w="165"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771A2C5D"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编号</w:t>
            </w:r>
          </w:p>
        </w:tc>
        <w:tc>
          <w:tcPr>
            <w:tcW w:w="92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4224DC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GHG</w:t>
            </w:r>
            <w:r w:rsidRPr="003D649A">
              <w:rPr>
                <w:rFonts w:ascii="宋体" w:eastAsia="宋体" w:hAnsi="宋体" w:cs="Arial" w:hint="eastAsia"/>
                <w:b/>
                <w:bCs/>
                <w:szCs w:val="20"/>
                <w:lang w:val="en-US" w:eastAsia="zh-CN"/>
              </w:rPr>
              <w:t>排放类别</w:t>
            </w:r>
          </w:p>
        </w:tc>
        <w:tc>
          <w:tcPr>
            <w:tcW w:w="420" w:type="pct"/>
            <w:vMerge w:val="restart"/>
            <w:tcBorders>
              <w:top w:val="single" w:sz="4" w:space="0" w:color="auto"/>
              <w:left w:val="single" w:sz="4" w:space="0" w:color="auto"/>
              <w:bottom w:val="single" w:sz="4" w:space="0" w:color="auto"/>
              <w:right w:val="single" w:sz="4" w:space="0" w:color="auto"/>
            </w:tcBorders>
            <w:shd w:val="clear" w:color="000000" w:fill="FF6600"/>
            <w:vAlign w:val="center"/>
            <w:hideMark/>
          </w:tcPr>
          <w:p w14:paraId="1B3974C9"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排放源</w:t>
            </w:r>
          </w:p>
        </w:tc>
        <w:tc>
          <w:tcPr>
            <w:tcW w:w="139" w:type="pct"/>
            <w:vMerge w:val="restart"/>
            <w:tcBorders>
              <w:top w:val="single" w:sz="4" w:space="0" w:color="auto"/>
              <w:left w:val="single" w:sz="4" w:space="0" w:color="auto"/>
              <w:bottom w:val="single" w:sz="4" w:space="0" w:color="auto"/>
              <w:right w:val="single" w:sz="4" w:space="0" w:color="auto"/>
            </w:tcBorders>
            <w:shd w:val="clear" w:color="000000" w:fill="FF6600"/>
            <w:vAlign w:val="center"/>
            <w:hideMark/>
          </w:tcPr>
          <w:p w14:paraId="0641F17B"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报告边界</w:t>
            </w:r>
          </w:p>
        </w:tc>
        <w:tc>
          <w:tcPr>
            <w:tcW w:w="902"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2AD9A07A"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活动数据</w:t>
            </w:r>
          </w:p>
        </w:tc>
        <w:tc>
          <w:tcPr>
            <w:tcW w:w="2450" w:type="pct"/>
            <w:gridSpan w:val="8"/>
            <w:tcBorders>
              <w:top w:val="single" w:sz="4" w:space="0" w:color="auto"/>
              <w:left w:val="nil"/>
              <w:bottom w:val="single" w:sz="4" w:space="0" w:color="auto"/>
              <w:right w:val="single" w:sz="4" w:space="0" w:color="auto"/>
            </w:tcBorders>
            <w:shd w:val="clear" w:color="000000" w:fill="FF6600"/>
            <w:noWrap/>
            <w:vAlign w:val="center"/>
            <w:hideMark/>
          </w:tcPr>
          <w:p w14:paraId="79EE22E9"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排放量</w:t>
            </w:r>
          </w:p>
        </w:tc>
      </w:tr>
      <w:tr w:rsidR="003D649A" w:rsidRPr="003D649A" w14:paraId="2FAE6EDF" w14:textId="77777777" w:rsidTr="003D649A">
        <w:trPr>
          <w:trHeight w:val="315"/>
        </w:trPr>
        <w:tc>
          <w:tcPr>
            <w:tcW w:w="165" w:type="pct"/>
            <w:vMerge/>
            <w:tcBorders>
              <w:top w:val="single" w:sz="4" w:space="0" w:color="auto"/>
              <w:left w:val="single" w:sz="4" w:space="0" w:color="auto"/>
              <w:bottom w:val="single" w:sz="4" w:space="0" w:color="auto"/>
              <w:right w:val="single" w:sz="4" w:space="0" w:color="auto"/>
            </w:tcBorders>
            <w:vAlign w:val="center"/>
            <w:hideMark/>
          </w:tcPr>
          <w:p w14:paraId="01A347BD" w14:textId="77777777" w:rsidR="003D649A" w:rsidRPr="003D649A" w:rsidRDefault="003D649A" w:rsidP="003D649A">
            <w:pPr>
              <w:spacing w:before="0"/>
              <w:rPr>
                <w:rFonts w:eastAsia="PMingLiU" w:cs="Arial"/>
                <w:b/>
                <w:bCs/>
                <w:szCs w:val="20"/>
                <w:lang w:val="en-US" w:eastAsia="zh-CN"/>
              </w:rPr>
            </w:pPr>
          </w:p>
        </w:tc>
        <w:tc>
          <w:tcPr>
            <w:tcW w:w="924" w:type="pct"/>
            <w:vMerge/>
            <w:tcBorders>
              <w:top w:val="single" w:sz="4" w:space="0" w:color="auto"/>
              <w:left w:val="single" w:sz="4" w:space="0" w:color="auto"/>
              <w:bottom w:val="single" w:sz="4" w:space="0" w:color="auto"/>
              <w:right w:val="single" w:sz="4" w:space="0" w:color="auto"/>
            </w:tcBorders>
            <w:vAlign w:val="center"/>
            <w:hideMark/>
          </w:tcPr>
          <w:p w14:paraId="7003C9B7" w14:textId="77777777" w:rsidR="003D649A" w:rsidRPr="003D649A" w:rsidRDefault="003D649A" w:rsidP="003D649A">
            <w:pPr>
              <w:spacing w:before="0"/>
              <w:rPr>
                <w:rFonts w:eastAsia="PMingLiU" w:cs="Arial"/>
                <w:b/>
                <w:bCs/>
                <w:szCs w:val="20"/>
                <w:lang w:val="en-US" w:eastAsia="zh-CN"/>
              </w:rPr>
            </w:pPr>
          </w:p>
        </w:tc>
        <w:tc>
          <w:tcPr>
            <w:tcW w:w="420" w:type="pct"/>
            <w:vMerge/>
            <w:tcBorders>
              <w:top w:val="single" w:sz="4" w:space="0" w:color="auto"/>
              <w:left w:val="single" w:sz="4" w:space="0" w:color="auto"/>
              <w:bottom w:val="single" w:sz="4" w:space="0" w:color="auto"/>
              <w:right w:val="single" w:sz="4" w:space="0" w:color="auto"/>
            </w:tcBorders>
            <w:vAlign w:val="center"/>
            <w:hideMark/>
          </w:tcPr>
          <w:p w14:paraId="5C5E6A31" w14:textId="77777777" w:rsidR="003D649A" w:rsidRPr="003D649A" w:rsidRDefault="003D649A" w:rsidP="003D649A">
            <w:pPr>
              <w:spacing w:before="0"/>
              <w:rPr>
                <w:rFonts w:eastAsia="PMingLiU" w:cs="Arial"/>
                <w:b/>
                <w:bCs/>
                <w:szCs w:val="20"/>
                <w:lang w:val="en-US" w:eastAsia="zh-CN"/>
              </w:rPr>
            </w:pPr>
          </w:p>
        </w:tc>
        <w:tc>
          <w:tcPr>
            <w:tcW w:w="139" w:type="pct"/>
            <w:vMerge/>
            <w:tcBorders>
              <w:top w:val="single" w:sz="4" w:space="0" w:color="auto"/>
              <w:left w:val="single" w:sz="4" w:space="0" w:color="auto"/>
              <w:bottom w:val="single" w:sz="4" w:space="0" w:color="auto"/>
              <w:right w:val="single" w:sz="4" w:space="0" w:color="auto"/>
            </w:tcBorders>
            <w:vAlign w:val="center"/>
            <w:hideMark/>
          </w:tcPr>
          <w:p w14:paraId="2D1CB0CB" w14:textId="77777777" w:rsidR="003D649A" w:rsidRPr="003D649A" w:rsidRDefault="003D649A" w:rsidP="003D649A">
            <w:pPr>
              <w:spacing w:before="0"/>
              <w:rPr>
                <w:rFonts w:eastAsia="PMingLiU" w:cs="Arial"/>
                <w:b/>
                <w:bCs/>
                <w:szCs w:val="20"/>
                <w:lang w:val="en-US" w:eastAsia="zh-CN"/>
              </w:rPr>
            </w:pPr>
          </w:p>
        </w:tc>
        <w:tc>
          <w:tcPr>
            <w:tcW w:w="902" w:type="pct"/>
            <w:gridSpan w:val="2"/>
            <w:vMerge/>
            <w:tcBorders>
              <w:top w:val="single" w:sz="4" w:space="0" w:color="auto"/>
              <w:left w:val="single" w:sz="4" w:space="0" w:color="auto"/>
              <w:bottom w:val="single" w:sz="4" w:space="0" w:color="auto"/>
              <w:right w:val="single" w:sz="4" w:space="0" w:color="auto"/>
            </w:tcBorders>
            <w:vAlign w:val="center"/>
            <w:hideMark/>
          </w:tcPr>
          <w:p w14:paraId="40B7312A" w14:textId="77777777" w:rsidR="003D649A" w:rsidRPr="003D649A" w:rsidRDefault="003D649A" w:rsidP="003D649A">
            <w:pPr>
              <w:spacing w:before="0"/>
              <w:rPr>
                <w:rFonts w:eastAsia="PMingLiU" w:cs="Arial"/>
                <w:b/>
                <w:bCs/>
                <w:szCs w:val="20"/>
                <w:lang w:val="en-US" w:eastAsia="zh-CN"/>
              </w:rPr>
            </w:pPr>
          </w:p>
        </w:tc>
        <w:tc>
          <w:tcPr>
            <w:tcW w:w="459" w:type="pct"/>
            <w:tcBorders>
              <w:top w:val="nil"/>
              <w:left w:val="nil"/>
              <w:bottom w:val="single" w:sz="4" w:space="0" w:color="auto"/>
              <w:right w:val="single" w:sz="4" w:space="0" w:color="auto"/>
            </w:tcBorders>
            <w:shd w:val="clear" w:color="000000" w:fill="FF6600"/>
            <w:noWrap/>
            <w:vAlign w:val="center"/>
            <w:hideMark/>
          </w:tcPr>
          <w:p w14:paraId="4EE5F4C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CO2</w:t>
            </w:r>
          </w:p>
        </w:tc>
        <w:tc>
          <w:tcPr>
            <w:tcW w:w="284" w:type="pct"/>
            <w:tcBorders>
              <w:top w:val="nil"/>
              <w:left w:val="nil"/>
              <w:bottom w:val="single" w:sz="4" w:space="0" w:color="auto"/>
              <w:right w:val="single" w:sz="4" w:space="0" w:color="auto"/>
            </w:tcBorders>
            <w:shd w:val="clear" w:color="000000" w:fill="FF6600"/>
            <w:noWrap/>
            <w:vAlign w:val="center"/>
            <w:hideMark/>
          </w:tcPr>
          <w:p w14:paraId="66ECF6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CH4</w:t>
            </w:r>
          </w:p>
        </w:tc>
        <w:tc>
          <w:tcPr>
            <w:tcW w:w="322" w:type="pct"/>
            <w:tcBorders>
              <w:top w:val="nil"/>
              <w:left w:val="nil"/>
              <w:bottom w:val="single" w:sz="4" w:space="0" w:color="auto"/>
              <w:right w:val="single" w:sz="4" w:space="0" w:color="auto"/>
            </w:tcBorders>
            <w:shd w:val="clear" w:color="000000" w:fill="FF6600"/>
            <w:noWrap/>
            <w:vAlign w:val="center"/>
            <w:hideMark/>
          </w:tcPr>
          <w:p w14:paraId="2BA9FB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N2O</w:t>
            </w:r>
          </w:p>
        </w:tc>
        <w:tc>
          <w:tcPr>
            <w:tcW w:w="241" w:type="pct"/>
            <w:tcBorders>
              <w:top w:val="nil"/>
              <w:left w:val="nil"/>
              <w:bottom w:val="single" w:sz="4" w:space="0" w:color="auto"/>
              <w:right w:val="single" w:sz="4" w:space="0" w:color="auto"/>
            </w:tcBorders>
            <w:shd w:val="clear" w:color="000000" w:fill="FF6600"/>
            <w:noWrap/>
            <w:vAlign w:val="center"/>
            <w:hideMark/>
          </w:tcPr>
          <w:p w14:paraId="3324C5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HFCs</w:t>
            </w:r>
          </w:p>
        </w:tc>
        <w:tc>
          <w:tcPr>
            <w:tcW w:w="216" w:type="pct"/>
            <w:tcBorders>
              <w:top w:val="nil"/>
              <w:left w:val="nil"/>
              <w:bottom w:val="single" w:sz="4" w:space="0" w:color="auto"/>
              <w:right w:val="single" w:sz="4" w:space="0" w:color="auto"/>
            </w:tcBorders>
            <w:shd w:val="clear" w:color="000000" w:fill="FF6600"/>
            <w:noWrap/>
            <w:vAlign w:val="center"/>
            <w:hideMark/>
          </w:tcPr>
          <w:p w14:paraId="24B54D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PFCs</w:t>
            </w:r>
          </w:p>
        </w:tc>
        <w:tc>
          <w:tcPr>
            <w:tcW w:w="284" w:type="pct"/>
            <w:tcBorders>
              <w:top w:val="nil"/>
              <w:left w:val="nil"/>
              <w:bottom w:val="single" w:sz="4" w:space="0" w:color="auto"/>
              <w:right w:val="single" w:sz="4" w:space="0" w:color="auto"/>
            </w:tcBorders>
            <w:shd w:val="clear" w:color="000000" w:fill="FF6600"/>
            <w:noWrap/>
            <w:vAlign w:val="center"/>
            <w:hideMark/>
          </w:tcPr>
          <w:p w14:paraId="5A66DA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SF6</w:t>
            </w:r>
          </w:p>
        </w:tc>
        <w:tc>
          <w:tcPr>
            <w:tcW w:w="186" w:type="pct"/>
            <w:tcBorders>
              <w:top w:val="nil"/>
              <w:left w:val="nil"/>
              <w:bottom w:val="single" w:sz="4" w:space="0" w:color="auto"/>
              <w:right w:val="single" w:sz="4" w:space="0" w:color="auto"/>
            </w:tcBorders>
            <w:shd w:val="clear" w:color="000000" w:fill="FF6600"/>
            <w:noWrap/>
            <w:vAlign w:val="center"/>
            <w:hideMark/>
          </w:tcPr>
          <w:p w14:paraId="36E402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NF3</w:t>
            </w:r>
          </w:p>
        </w:tc>
        <w:tc>
          <w:tcPr>
            <w:tcW w:w="459" w:type="pct"/>
            <w:tcBorders>
              <w:top w:val="nil"/>
              <w:left w:val="nil"/>
              <w:bottom w:val="single" w:sz="4" w:space="0" w:color="auto"/>
              <w:right w:val="single" w:sz="4" w:space="0" w:color="auto"/>
            </w:tcBorders>
            <w:shd w:val="clear" w:color="000000" w:fill="FF6600"/>
            <w:noWrap/>
            <w:vAlign w:val="center"/>
            <w:hideMark/>
          </w:tcPr>
          <w:p w14:paraId="643711B0"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总量</w:t>
            </w:r>
          </w:p>
        </w:tc>
      </w:tr>
      <w:tr w:rsidR="003D649A" w:rsidRPr="003D649A" w14:paraId="301DA8F3" w14:textId="77777777" w:rsidTr="003D649A">
        <w:trPr>
          <w:trHeight w:val="315"/>
        </w:trPr>
        <w:tc>
          <w:tcPr>
            <w:tcW w:w="165" w:type="pct"/>
            <w:vMerge/>
            <w:tcBorders>
              <w:top w:val="single" w:sz="4" w:space="0" w:color="auto"/>
              <w:left w:val="single" w:sz="4" w:space="0" w:color="auto"/>
              <w:bottom w:val="single" w:sz="4" w:space="0" w:color="auto"/>
              <w:right w:val="single" w:sz="4" w:space="0" w:color="auto"/>
            </w:tcBorders>
            <w:vAlign w:val="center"/>
            <w:hideMark/>
          </w:tcPr>
          <w:p w14:paraId="51E023FF" w14:textId="77777777" w:rsidR="003D649A" w:rsidRPr="003D649A" w:rsidRDefault="003D649A" w:rsidP="003D649A">
            <w:pPr>
              <w:spacing w:before="0"/>
              <w:rPr>
                <w:rFonts w:eastAsia="PMingLiU" w:cs="Arial"/>
                <w:b/>
                <w:bCs/>
                <w:szCs w:val="20"/>
                <w:lang w:val="en-US" w:eastAsia="zh-CN"/>
              </w:rPr>
            </w:pPr>
          </w:p>
        </w:tc>
        <w:tc>
          <w:tcPr>
            <w:tcW w:w="924" w:type="pct"/>
            <w:vMerge/>
            <w:tcBorders>
              <w:top w:val="single" w:sz="4" w:space="0" w:color="auto"/>
              <w:left w:val="single" w:sz="4" w:space="0" w:color="auto"/>
              <w:bottom w:val="single" w:sz="4" w:space="0" w:color="auto"/>
              <w:right w:val="single" w:sz="4" w:space="0" w:color="auto"/>
            </w:tcBorders>
            <w:vAlign w:val="center"/>
            <w:hideMark/>
          </w:tcPr>
          <w:p w14:paraId="1ED1D650" w14:textId="77777777" w:rsidR="003D649A" w:rsidRPr="003D649A" w:rsidRDefault="003D649A" w:rsidP="003D649A">
            <w:pPr>
              <w:spacing w:before="0"/>
              <w:rPr>
                <w:rFonts w:eastAsia="PMingLiU" w:cs="Arial"/>
                <w:b/>
                <w:bCs/>
                <w:szCs w:val="20"/>
                <w:lang w:val="en-US" w:eastAsia="zh-CN"/>
              </w:rPr>
            </w:pPr>
          </w:p>
        </w:tc>
        <w:tc>
          <w:tcPr>
            <w:tcW w:w="420" w:type="pct"/>
            <w:vMerge/>
            <w:tcBorders>
              <w:top w:val="single" w:sz="4" w:space="0" w:color="auto"/>
              <w:left w:val="single" w:sz="4" w:space="0" w:color="auto"/>
              <w:bottom w:val="single" w:sz="4" w:space="0" w:color="auto"/>
              <w:right w:val="single" w:sz="4" w:space="0" w:color="auto"/>
            </w:tcBorders>
            <w:vAlign w:val="center"/>
            <w:hideMark/>
          </w:tcPr>
          <w:p w14:paraId="73178B62" w14:textId="77777777" w:rsidR="003D649A" w:rsidRPr="003D649A" w:rsidRDefault="003D649A" w:rsidP="003D649A">
            <w:pPr>
              <w:spacing w:before="0"/>
              <w:rPr>
                <w:rFonts w:eastAsia="PMingLiU" w:cs="Arial"/>
                <w:b/>
                <w:bCs/>
                <w:szCs w:val="20"/>
                <w:lang w:val="en-US" w:eastAsia="zh-CN"/>
              </w:rPr>
            </w:pPr>
          </w:p>
        </w:tc>
        <w:tc>
          <w:tcPr>
            <w:tcW w:w="139" w:type="pct"/>
            <w:vMerge/>
            <w:tcBorders>
              <w:top w:val="single" w:sz="4" w:space="0" w:color="auto"/>
              <w:left w:val="single" w:sz="4" w:space="0" w:color="auto"/>
              <w:bottom w:val="single" w:sz="4" w:space="0" w:color="auto"/>
              <w:right w:val="single" w:sz="4" w:space="0" w:color="auto"/>
            </w:tcBorders>
            <w:vAlign w:val="center"/>
            <w:hideMark/>
          </w:tcPr>
          <w:p w14:paraId="694B2403" w14:textId="77777777" w:rsidR="003D649A" w:rsidRPr="003D649A" w:rsidRDefault="003D649A" w:rsidP="003D649A">
            <w:pPr>
              <w:spacing w:before="0"/>
              <w:rPr>
                <w:rFonts w:eastAsia="PMingLiU" w:cs="Arial"/>
                <w:b/>
                <w:bCs/>
                <w:szCs w:val="20"/>
                <w:lang w:val="en-US" w:eastAsia="zh-CN"/>
              </w:rPr>
            </w:pPr>
          </w:p>
        </w:tc>
        <w:tc>
          <w:tcPr>
            <w:tcW w:w="475" w:type="pct"/>
            <w:tcBorders>
              <w:top w:val="nil"/>
              <w:left w:val="nil"/>
              <w:bottom w:val="single" w:sz="4" w:space="0" w:color="auto"/>
              <w:right w:val="single" w:sz="4" w:space="0" w:color="auto"/>
            </w:tcBorders>
            <w:shd w:val="clear" w:color="000000" w:fill="FF6600"/>
            <w:noWrap/>
            <w:vAlign w:val="center"/>
            <w:hideMark/>
          </w:tcPr>
          <w:p w14:paraId="02B17936"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数值</w:t>
            </w:r>
          </w:p>
        </w:tc>
        <w:tc>
          <w:tcPr>
            <w:tcW w:w="428" w:type="pct"/>
            <w:tcBorders>
              <w:top w:val="nil"/>
              <w:left w:val="nil"/>
              <w:bottom w:val="single" w:sz="4" w:space="0" w:color="auto"/>
              <w:right w:val="single" w:sz="4" w:space="0" w:color="auto"/>
            </w:tcBorders>
            <w:shd w:val="clear" w:color="000000" w:fill="FF6600"/>
            <w:noWrap/>
            <w:vAlign w:val="center"/>
            <w:hideMark/>
          </w:tcPr>
          <w:p w14:paraId="6D83B23B"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计量单位</w:t>
            </w:r>
          </w:p>
        </w:tc>
        <w:tc>
          <w:tcPr>
            <w:tcW w:w="2450" w:type="pct"/>
            <w:gridSpan w:val="8"/>
            <w:tcBorders>
              <w:top w:val="single" w:sz="4" w:space="0" w:color="auto"/>
              <w:left w:val="nil"/>
              <w:bottom w:val="single" w:sz="4" w:space="0" w:color="auto"/>
              <w:right w:val="single" w:sz="4" w:space="0" w:color="auto"/>
            </w:tcBorders>
            <w:shd w:val="clear" w:color="000000" w:fill="FF6600"/>
            <w:noWrap/>
            <w:vAlign w:val="center"/>
            <w:hideMark/>
          </w:tcPr>
          <w:p w14:paraId="705962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tCO2e</w:t>
            </w:r>
          </w:p>
        </w:tc>
      </w:tr>
      <w:tr w:rsidR="003D649A" w:rsidRPr="003D649A" w14:paraId="2F2888F0"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CE73EE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w:t>
            </w:r>
          </w:p>
        </w:tc>
        <w:tc>
          <w:tcPr>
            <w:tcW w:w="924" w:type="pct"/>
            <w:tcBorders>
              <w:top w:val="nil"/>
              <w:left w:val="nil"/>
              <w:bottom w:val="single" w:sz="4" w:space="0" w:color="auto"/>
              <w:right w:val="single" w:sz="4" w:space="0" w:color="auto"/>
            </w:tcBorders>
            <w:shd w:val="clear" w:color="000000" w:fill="FFFFFF"/>
            <w:vAlign w:val="center"/>
            <w:hideMark/>
          </w:tcPr>
          <w:p w14:paraId="4E66035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3A9AA9D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天然气燃烧</w:t>
            </w:r>
          </w:p>
        </w:tc>
        <w:tc>
          <w:tcPr>
            <w:tcW w:w="139" w:type="pct"/>
            <w:tcBorders>
              <w:top w:val="nil"/>
              <w:left w:val="nil"/>
              <w:bottom w:val="single" w:sz="4" w:space="0" w:color="auto"/>
              <w:right w:val="single" w:sz="4" w:space="0" w:color="auto"/>
            </w:tcBorders>
            <w:shd w:val="clear" w:color="000000" w:fill="FFFFFF"/>
            <w:vAlign w:val="center"/>
            <w:hideMark/>
          </w:tcPr>
          <w:p w14:paraId="5A71C43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5982480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1,796.49</w:t>
            </w:r>
          </w:p>
        </w:tc>
        <w:tc>
          <w:tcPr>
            <w:tcW w:w="428" w:type="pct"/>
            <w:tcBorders>
              <w:top w:val="nil"/>
              <w:left w:val="nil"/>
              <w:bottom w:val="single" w:sz="4" w:space="0" w:color="auto"/>
              <w:right w:val="single" w:sz="4" w:space="0" w:color="auto"/>
            </w:tcBorders>
            <w:shd w:val="clear" w:color="000000" w:fill="FFFFFF"/>
            <w:noWrap/>
            <w:vAlign w:val="center"/>
            <w:hideMark/>
          </w:tcPr>
          <w:p w14:paraId="761215A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459" w:type="pct"/>
            <w:tcBorders>
              <w:top w:val="nil"/>
              <w:left w:val="nil"/>
              <w:bottom w:val="single" w:sz="4" w:space="0" w:color="auto"/>
              <w:right w:val="single" w:sz="4" w:space="0" w:color="auto"/>
            </w:tcBorders>
            <w:shd w:val="clear" w:color="000000" w:fill="C0C0C0"/>
            <w:noWrap/>
            <w:vAlign w:val="center"/>
            <w:hideMark/>
          </w:tcPr>
          <w:p w14:paraId="2ED56A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38,843.51</w:t>
            </w:r>
          </w:p>
        </w:tc>
        <w:tc>
          <w:tcPr>
            <w:tcW w:w="284" w:type="pct"/>
            <w:tcBorders>
              <w:top w:val="nil"/>
              <w:left w:val="nil"/>
              <w:bottom w:val="single" w:sz="4" w:space="0" w:color="auto"/>
              <w:right w:val="single" w:sz="4" w:space="0" w:color="auto"/>
            </w:tcBorders>
            <w:shd w:val="clear" w:color="000000" w:fill="C0C0C0"/>
            <w:noWrap/>
            <w:vAlign w:val="center"/>
            <w:hideMark/>
          </w:tcPr>
          <w:p w14:paraId="4C6C51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19.32</w:t>
            </w:r>
          </w:p>
        </w:tc>
        <w:tc>
          <w:tcPr>
            <w:tcW w:w="322" w:type="pct"/>
            <w:tcBorders>
              <w:top w:val="nil"/>
              <w:left w:val="nil"/>
              <w:bottom w:val="single" w:sz="4" w:space="0" w:color="auto"/>
              <w:right w:val="single" w:sz="4" w:space="0" w:color="auto"/>
            </w:tcBorders>
            <w:shd w:val="clear" w:color="000000" w:fill="C0C0C0"/>
            <w:noWrap/>
            <w:vAlign w:val="center"/>
            <w:hideMark/>
          </w:tcPr>
          <w:p w14:paraId="727757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18.90</w:t>
            </w:r>
          </w:p>
        </w:tc>
        <w:tc>
          <w:tcPr>
            <w:tcW w:w="241" w:type="pct"/>
            <w:tcBorders>
              <w:top w:val="nil"/>
              <w:left w:val="nil"/>
              <w:bottom w:val="single" w:sz="4" w:space="0" w:color="auto"/>
              <w:right w:val="single" w:sz="4" w:space="0" w:color="auto"/>
            </w:tcBorders>
            <w:shd w:val="clear" w:color="000000" w:fill="C0C0C0"/>
            <w:noWrap/>
            <w:vAlign w:val="center"/>
            <w:hideMark/>
          </w:tcPr>
          <w:p w14:paraId="67537F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94AE7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9B096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678CB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32EA2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38,881.73</w:t>
            </w:r>
          </w:p>
        </w:tc>
      </w:tr>
      <w:tr w:rsidR="003D649A" w:rsidRPr="003D649A" w14:paraId="22A8647D"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11A19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w:t>
            </w:r>
          </w:p>
        </w:tc>
        <w:tc>
          <w:tcPr>
            <w:tcW w:w="924" w:type="pct"/>
            <w:tcBorders>
              <w:top w:val="nil"/>
              <w:left w:val="nil"/>
              <w:bottom w:val="single" w:sz="4" w:space="0" w:color="auto"/>
              <w:right w:val="single" w:sz="4" w:space="0" w:color="auto"/>
            </w:tcBorders>
            <w:shd w:val="clear" w:color="000000" w:fill="FFFFFF"/>
            <w:vAlign w:val="center"/>
            <w:hideMark/>
          </w:tcPr>
          <w:p w14:paraId="214AC0E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4BD7FEE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液化石油气燃烧</w:t>
            </w:r>
          </w:p>
        </w:tc>
        <w:tc>
          <w:tcPr>
            <w:tcW w:w="139" w:type="pct"/>
            <w:tcBorders>
              <w:top w:val="nil"/>
              <w:left w:val="nil"/>
              <w:bottom w:val="single" w:sz="4" w:space="0" w:color="auto"/>
              <w:right w:val="single" w:sz="4" w:space="0" w:color="auto"/>
            </w:tcBorders>
            <w:shd w:val="clear" w:color="000000" w:fill="FFFFFF"/>
            <w:vAlign w:val="center"/>
            <w:hideMark/>
          </w:tcPr>
          <w:p w14:paraId="385B476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0CEFF9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9.39</w:t>
            </w:r>
          </w:p>
        </w:tc>
        <w:tc>
          <w:tcPr>
            <w:tcW w:w="428" w:type="pct"/>
            <w:tcBorders>
              <w:top w:val="nil"/>
              <w:left w:val="nil"/>
              <w:bottom w:val="single" w:sz="4" w:space="0" w:color="auto"/>
              <w:right w:val="single" w:sz="4" w:space="0" w:color="auto"/>
            </w:tcBorders>
            <w:shd w:val="clear" w:color="000000" w:fill="FFFFFF"/>
            <w:noWrap/>
            <w:vAlign w:val="center"/>
            <w:hideMark/>
          </w:tcPr>
          <w:p w14:paraId="402F9D5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DB404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29.14</w:t>
            </w:r>
          </w:p>
        </w:tc>
        <w:tc>
          <w:tcPr>
            <w:tcW w:w="284" w:type="pct"/>
            <w:tcBorders>
              <w:top w:val="nil"/>
              <w:left w:val="nil"/>
              <w:bottom w:val="single" w:sz="4" w:space="0" w:color="auto"/>
              <w:right w:val="single" w:sz="4" w:space="0" w:color="auto"/>
            </w:tcBorders>
            <w:shd w:val="clear" w:color="000000" w:fill="C0C0C0"/>
            <w:noWrap/>
            <w:vAlign w:val="center"/>
            <w:hideMark/>
          </w:tcPr>
          <w:p w14:paraId="7E2BB8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0.01</w:t>
            </w:r>
          </w:p>
        </w:tc>
        <w:tc>
          <w:tcPr>
            <w:tcW w:w="322" w:type="pct"/>
            <w:tcBorders>
              <w:top w:val="nil"/>
              <w:left w:val="nil"/>
              <w:bottom w:val="single" w:sz="4" w:space="0" w:color="auto"/>
              <w:right w:val="single" w:sz="4" w:space="0" w:color="auto"/>
            </w:tcBorders>
            <w:shd w:val="clear" w:color="000000" w:fill="C0C0C0"/>
            <w:noWrap/>
            <w:vAlign w:val="center"/>
            <w:hideMark/>
          </w:tcPr>
          <w:p w14:paraId="6E6234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0.01</w:t>
            </w:r>
          </w:p>
        </w:tc>
        <w:tc>
          <w:tcPr>
            <w:tcW w:w="241" w:type="pct"/>
            <w:tcBorders>
              <w:top w:val="nil"/>
              <w:left w:val="nil"/>
              <w:bottom w:val="single" w:sz="4" w:space="0" w:color="auto"/>
              <w:right w:val="single" w:sz="4" w:space="0" w:color="auto"/>
            </w:tcBorders>
            <w:shd w:val="clear" w:color="000000" w:fill="C0C0C0"/>
            <w:noWrap/>
            <w:vAlign w:val="center"/>
            <w:hideMark/>
          </w:tcPr>
          <w:p w14:paraId="488E0C0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C6F58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6900F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FBB2B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A8D1D4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29.16</w:t>
            </w:r>
          </w:p>
        </w:tc>
      </w:tr>
      <w:tr w:rsidR="003D649A" w:rsidRPr="003D649A" w14:paraId="75C6C8E1"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123DE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w:t>
            </w:r>
          </w:p>
        </w:tc>
        <w:tc>
          <w:tcPr>
            <w:tcW w:w="924" w:type="pct"/>
            <w:tcBorders>
              <w:top w:val="nil"/>
              <w:left w:val="nil"/>
              <w:bottom w:val="single" w:sz="4" w:space="0" w:color="auto"/>
              <w:right w:val="single" w:sz="4" w:space="0" w:color="auto"/>
            </w:tcBorders>
            <w:shd w:val="clear" w:color="000000" w:fill="FFFFFF"/>
            <w:vAlign w:val="center"/>
            <w:hideMark/>
          </w:tcPr>
          <w:p w14:paraId="481740A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3F18F5F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烟煤燃烧</w:t>
            </w:r>
          </w:p>
        </w:tc>
        <w:tc>
          <w:tcPr>
            <w:tcW w:w="139" w:type="pct"/>
            <w:tcBorders>
              <w:top w:val="nil"/>
              <w:left w:val="nil"/>
              <w:bottom w:val="single" w:sz="4" w:space="0" w:color="auto"/>
              <w:right w:val="single" w:sz="4" w:space="0" w:color="auto"/>
            </w:tcBorders>
            <w:shd w:val="clear" w:color="000000" w:fill="FFFFFF"/>
            <w:vAlign w:val="center"/>
            <w:hideMark/>
          </w:tcPr>
          <w:p w14:paraId="3BA15C7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8647F7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399,079.16</w:t>
            </w:r>
          </w:p>
        </w:tc>
        <w:tc>
          <w:tcPr>
            <w:tcW w:w="428" w:type="pct"/>
            <w:tcBorders>
              <w:top w:val="nil"/>
              <w:left w:val="nil"/>
              <w:bottom w:val="single" w:sz="4" w:space="0" w:color="auto"/>
              <w:right w:val="single" w:sz="4" w:space="0" w:color="auto"/>
            </w:tcBorders>
            <w:shd w:val="clear" w:color="000000" w:fill="FFFFFF"/>
            <w:noWrap/>
            <w:vAlign w:val="center"/>
            <w:hideMark/>
          </w:tcPr>
          <w:p w14:paraId="0279FFD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D57F9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921,839.46</w:t>
            </w:r>
          </w:p>
        </w:tc>
        <w:tc>
          <w:tcPr>
            <w:tcW w:w="284" w:type="pct"/>
            <w:tcBorders>
              <w:top w:val="nil"/>
              <w:left w:val="nil"/>
              <w:bottom w:val="single" w:sz="4" w:space="0" w:color="auto"/>
              <w:right w:val="single" w:sz="4" w:space="0" w:color="auto"/>
            </w:tcBorders>
            <w:shd w:val="clear" w:color="000000" w:fill="C0C0C0"/>
            <w:noWrap/>
            <w:vAlign w:val="center"/>
            <w:hideMark/>
          </w:tcPr>
          <w:p w14:paraId="52FC1D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261.64</w:t>
            </w:r>
          </w:p>
        </w:tc>
        <w:tc>
          <w:tcPr>
            <w:tcW w:w="322" w:type="pct"/>
            <w:tcBorders>
              <w:top w:val="nil"/>
              <w:left w:val="nil"/>
              <w:bottom w:val="single" w:sz="4" w:space="0" w:color="auto"/>
              <w:right w:val="single" w:sz="4" w:space="0" w:color="auto"/>
            </w:tcBorders>
            <w:shd w:val="clear" w:color="000000" w:fill="C0C0C0"/>
            <w:noWrap/>
            <w:vAlign w:val="center"/>
            <w:hideMark/>
          </w:tcPr>
          <w:p w14:paraId="2D1063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3,840.22</w:t>
            </w:r>
          </w:p>
        </w:tc>
        <w:tc>
          <w:tcPr>
            <w:tcW w:w="241" w:type="pct"/>
            <w:tcBorders>
              <w:top w:val="nil"/>
              <w:left w:val="nil"/>
              <w:bottom w:val="single" w:sz="4" w:space="0" w:color="auto"/>
              <w:right w:val="single" w:sz="4" w:space="0" w:color="auto"/>
            </w:tcBorders>
            <w:shd w:val="clear" w:color="000000" w:fill="C0C0C0"/>
            <w:noWrap/>
            <w:vAlign w:val="center"/>
            <w:hideMark/>
          </w:tcPr>
          <w:p w14:paraId="68D8E04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32148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EEC28D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4E7D6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D2D81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925,941.32</w:t>
            </w:r>
          </w:p>
        </w:tc>
      </w:tr>
      <w:tr w:rsidR="003D649A" w:rsidRPr="003D649A" w14:paraId="3ACD7104"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61552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4</w:t>
            </w:r>
          </w:p>
        </w:tc>
        <w:tc>
          <w:tcPr>
            <w:tcW w:w="924" w:type="pct"/>
            <w:tcBorders>
              <w:top w:val="nil"/>
              <w:left w:val="nil"/>
              <w:bottom w:val="single" w:sz="4" w:space="0" w:color="auto"/>
              <w:right w:val="single" w:sz="4" w:space="0" w:color="auto"/>
            </w:tcBorders>
            <w:shd w:val="clear" w:color="000000" w:fill="FFFFFF"/>
            <w:vAlign w:val="center"/>
            <w:hideMark/>
          </w:tcPr>
          <w:p w14:paraId="5B0629C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167DAFA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无烟煤燃烧</w:t>
            </w:r>
          </w:p>
        </w:tc>
        <w:tc>
          <w:tcPr>
            <w:tcW w:w="139" w:type="pct"/>
            <w:tcBorders>
              <w:top w:val="nil"/>
              <w:left w:val="nil"/>
              <w:bottom w:val="single" w:sz="4" w:space="0" w:color="auto"/>
              <w:right w:val="single" w:sz="4" w:space="0" w:color="auto"/>
            </w:tcBorders>
            <w:shd w:val="clear" w:color="000000" w:fill="FFFFFF"/>
            <w:vAlign w:val="center"/>
            <w:hideMark/>
          </w:tcPr>
          <w:p w14:paraId="6EC7826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76E1F41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260,530.34</w:t>
            </w:r>
          </w:p>
        </w:tc>
        <w:tc>
          <w:tcPr>
            <w:tcW w:w="428" w:type="pct"/>
            <w:tcBorders>
              <w:top w:val="nil"/>
              <w:left w:val="nil"/>
              <w:bottom w:val="single" w:sz="4" w:space="0" w:color="auto"/>
              <w:right w:val="single" w:sz="4" w:space="0" w:color="auto"/>
            </w:tcBorders>
            <w:shd w:val="clear" w:color="000000" w:fill="FFFFFF"/>
            <w:noWrap/>
            <w:vAlign w:val="center"/>
            <w:hideMark/>
          </w:tcPr>
          <w:p w14:paraId="555D23C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132E0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634,459.27</w:t>
            </w:r>
          </w:p>
        </w:tc>
        <w:tc>
          <w:tcPr>
            <w:tcW w:w="284" w:type="pct"/>
            <w:tcBorders>
              <w:top w:val="nil"/>
              <w:left w:val="nil"/>
              <w:bottom w:val="single" w:sz="4" w:space="0" w:color="auto"/>
              <w:right w:val="single" w:sz="4" w:space="0" w:color="auto"/>
            </w:tcBorders>
            <w:shd w:val="clear" w:color="000000" w:fill="C0C0C0"/>
            <w:noWrap/>
            <w:vAlign w:val="center"/>
            <w:hideMark/>
          </w:tcPr>
          <w:p w14:paraId="47E388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180.08</w:t>
            </w:r>
          </w:p>
        </w:tc>
        <w:tc>
          <w:tcPr>
            <w:tcW w:w="322" w:type="pct"/>
            <w:tcBorders>
              <w:top w:val="nil"/>
              <w:left w:val="nil"/>
              <w:bottom w:val="single" w:sz="4" w:space="0" w:color="auto"/>
              <w:right w:val="single" w:sz="4" w:space="0" w:color="auto"/>
            </w:tcBorders>
            <w:shd w:val="clear" w:color="000000" w:fill="C0C0C0"/>
            <w:noWrap/>
            <w:vAlign w:val="center"/>
            <w:hideMark/>
          </w:tcPr>
          <w:p w14:paraId="7EEFBD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2,643.04</w:t>
            </w:r>
          </w:p>
        </w:tc>
        <w:tc>
          <w:tcPr>
            <w:tcW w:w="241" w:type="pct"/>
            <w:tcBorders>
              <w:top w:val="nil"/>
              <w:left w:val="nil"/>
              <w:bottom w:val="single" w:sz="4" w:space="0" w:color="auto"/>
              <w:right w:val="single" w:sz="4" w:space="0" w:color="auto"/>
            </w:tcBorders>
            <w:shd w:val="clear" w:color="000000" w:fill="C0C0C0"/>
            <w:noWrap/>
            <w:vAlign w:val="center"/>
            <w:hideMark/>
          </w:tcPr>
          <w:p w14:paraId="4E448ED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728BD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1071A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89CDB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4AF0E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637,282.39</w:t>
            </w:r>
          </w:p>
        </w:tc>
      </w:tr>
      <w:tr w:rsidR="003D649A" w:rsidRPr="003D649A" w14:paraId="21F53FB6"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67578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w:t>
            </w:r>
          </w:p>
        </w:tc>
        <w:tc>
          <w:tcPr>
            <w:tcW w:w="924" w:type="pct"/>
            <w:tcBorders>
              <w:top w:val="nil"/>
              <w:left w:val="nil"/>
              <w:bottom w:val="single" w:sz="4" w:space="0" w:color="auto"/>
              <w:right w:val="single" w:sz="4" w:space="0" w:color="auto"/>
            </w:tcBorders>
            <w:shd w:val="clear" w:color="000000" w:fill="FFFFFF"/>
            <w:vAlign w:val="center"/>
            <w:hideMark/>
          </w:tcPr>
          <w:p w14:paraId="13A53BF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44FADFE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洗精煤燃烧</w:t>
            </w:r>
          </w:p>
        </w:tc>
        <w:tc>
          <w:tcPr>
            <w:tcW w:w="139" w:type="pct"/>
            <w:tcBorders>
              <w:top w:val="nil"/>
              <w:left w:val="nil"/>
              <w:bottom w:val="single" w:sz="4" w:space="0" w:color="auto"/>
              <w:right w:val="single" w:sz="4" w:space="0" w:color="auto"/>
            </w:tcBorders>
            <w:shd w:val="clear" w:color="000000" w:fill="FFFFFF"/>
            <w:vAlign w:val="center"/>
            <w:hideMark/>
          </w:tcPr>
          <w:p w14:paraId="676B907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491AA8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1,946,577.05</w:t>
            </w:r>
          </w:p>
        </w:tc>
        <w:tc>
          <w:tcPr>
            <w:tcW w:w="428" w:type="pct"/>
            <w:tcBorders>
              <w:top w:val="nil"/>
              <w:left w:val="nil"/>
              <w:bottom w:val="single" w:sz="4" w:space="0" w:color="auto"/>
              <w:right w:val="single" w:sz="4" w:space="0" w:color="auto"/>
            </w:tcBorders>
            <w:shd w:val="clear" w:color="000000" w:fill="FFFFFF"/>
            <w:noWrap/>
            <w:vAlign w:val="center"/>
            <w:hideMark/>
          </w:tcPr>
          <w:p w14:paraId="0348B91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7F187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4,802,635.73</w:t>
            </w:r>
          </w:p>
        </w:tc>
        <w:tc>
          <w:tcPr>
            <w:tcW w:w="284" w:type="pct"/>
            <w:tcBorders>
              <w:top w:val="nil"/>
              <w:left w:val="nil"/>
              <w:bottom w:val="single" w:sz="4" w:space="0" w:color="auto"/>
              <w:right w:val="single" w:sz="4" w:space="0" w:color="auto"/>
            </w:tcBorders>
            <w:shd w:val="clear" w:color="000000" w:fill="C0C0C0"/>
            <w:noWrap/>
            <w:vAlign w:val="center"/>
            <w:hideMark/>
          </w:tcPr>
          <w:p w14:paraId="27E1E2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1,416.42</w:t>
            </w:r>
          </w:p>
        </w:tc>
        <w:tc>
          <w:tcPr>
            <w:tcW w:w="322" w:type="pct"/>
            <w:tcBorders>
              <w:top w:val="nil"/>
              <w:left w:val="nil"/>
              <w:bottom w:val="single" w:sz="4" w:space="0" w:color="auto"/>
              <w:right w:val="single" w:sz="4" w:space="0" w:color="auto"/>
            </w:tcBorders>
            <w:shd w:val="clear" w:color="000000" w:fill="C0C0C0"/>
            <w:noWrap/>
            <w:vAlign w:val="center"/>
            <w:hideMark/>
          </w:tcPr>
          <w:p w14:paraId="1FB0E9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20,789.42</w:t>
            </w:r>
          </w:p>
        </w:tc>
        <w:tc>
          <w:tcPr>
            <w:tcW w:w="241" w:type="pct"/>
            <w:tcBorders>
              <w:top w:val="nil"/>
              <w:left w:val="nil"/>
              <w:bottom w:val="single" w:sz="4" w:space="0" w:color="auto"/>
              <w:right w:val="single" w:sz="4" w:space="0" w:color="auto"/>
            </w:tcBorders>
            <w:shd w:val="clear" w:color="000000" w:fill="C0C0C0"/>
            <w:noWrap/>
            <w:vAlign w:val="center"/>
            <w:hideMark/>
          </w:tcPr>
          <w:p w14:paraId="60EDFA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4AFDF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A12E4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1E319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045D4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4,824,841.57</w:t>
            </w:r>
          </w:p>
        </w:tc>
      </w:tr>
      <w:tr w:rsidR="003D649A" w:rsidRPr="003D649A" w14:paraId="1616317D"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899F8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w:t>
            </w:r>
          </w:p>
        </w:tc>
        <w:tc>
          <w:tcPr>
            <w:tcW w:w="924" w:type="pct"/>
            <w:tcBorders>
              <w:top w:val="nil"/>
              <w:left w:val="nil"/>
              <w:bottom w:val="single" w:sz="4" w:space="0" w:color="auto"/>
              <w:right w:val="single" w:sz="4" w:space="0" w:color="auto"/>
            </w:tcBorders>
            <w:shd w:val="clear" w:color="000000" w:fill="FFFFFF"/>
            <w:vAlign w:val="center"/>
            <w:hideMark/>
          </w:tcPr>
          <w:p w14:paraId="25DDD4C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4A38D78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焦炭燃烧</w:t>
            </w:r>
          </w:p>
        </w:tc>
        <w:tc>
          <w:tcPr>
            <w:tcW w:w="139" w:type="pct"/>
            <w:tcBorders>
              <w:top w:val="nil"/>
              <w:left w:val="nil"/>
              <w:bottom w:val="single" w:sz="4" w:space="0" w:color="auto"/>
              <w:right w:val="single" w:sz="4" w:space="0" w:color="auto"/>
            </w:tcBorders>
            <w:shd w:val="clear" w:color="000000" w:fill="FFFFFF"/>
            <w:vAlign w:val="center"/>
            <w:hideMark/>
          </w:tcPr>
          <w:p w14:paraId="01B1D60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1E6B840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145,430.20</w:t>
            </w:r>
          </w:p>
        </w:tc>
        <w:tc>
          <w:tcPr>
            <w:tcW w:w="428" w:type="pct"/>
            <w:tcBorders>
              <w:top w:val="nil"/>
              <w:left w:val="nil"/>
              <w:bottom w:val="single" w:sz="4" w:space="0" w:color="auto"/>
              <w:right w:val="single" w:sz="4" w:space="0" w:color="auto"/>
            </w:tcBorders>
            <w:shd w:val="clear" w:color="000000" w:fill="FFFFFF"/>
            <w:noWrap/>
            <w:vAlign w:val="center"/>
            <w:hideMark/>
          </w:tcPr>
          <w:p w14:paraId="1DB606E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6B34638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438,053.15</w:t>
            </w:r>
          </w:p>
        </w:tc>
        <w:tc>
          <w:tcPr>
            <w:tcW w:w="284" w:type="pct"/>
            <w:tcBorders>
              <w:top w:val="nil"/>
              <w:left w:val="nil"/>
              <w:bottom w:val="single" w:sz="4" w:space="0" w:color="auto"/>
              <w:right w:val="single" w:sz="4" w:space="0" w:color="auto"/>
            </w:tcBorders>
            <w:shd w:val="clear" w:color="000000" w:fill="C0C0C0"/>
            <w:noWrap/>
            <w:vAlign w:val="center"/>
            <w:hideMark/>
          </w:tcPr>
          <w:p w14:paraId="53DBED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114.22</w:t>
            </w:r>
          </w:p>
        </w:tc>
        <w:tc>
          <w:tcPr>
            <w:tcW w:w="322" w:type="pct"/>
            <w:tcBorders>
              <w:top w:val="nil"/>
              <w:left w:val="nil"/>
              <w:bottom w:val="single" w:sz="4" w:space="0" w:color="auto"/>
              <w:right w:val="single" w:sz="4" w:space="0" w:color="auto"/>
            </w:tcBorders>
            <w:shd w:val="clear" w:color="000000" w:fill="C0C0C0"/>
            <w:noWrap/>
            <w:vAlign w:val="center"/>
            <w:hideMark/>
          </w:tcPr>
          <w:p w14:paraId="3735A9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1,676.47</w:t>
            </w:r>
          </w:p>
        </w:tc>
        <w:tc>
          <w:tcPr>
            <w:tcW w:w="241" w:type="pct"/>
            <w:tcBorders>
              <w:top w:val="nil"/>
              <w:left w:val="nil"/>
              <w:bottom w:val="single" w:sz="4" w:space="0" w:color="auto"/>
              <w:right w:val="single" w:sz="4" w:space="0" w:color="auto"/>
            </w:tcBorders>
            <w:shd w:val="clear" w:color="000000" w:fill="C0C0C0"/>
            <w:noWrap/>
            <w:vAlign w:val="center"/>
            <w:hideMark/>
          </w:tcPr>
          <w:p w14:paraId="20AD79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A2913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4E333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B47F6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2D3E5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439,843.84</w:t>
            </w:r>
          </w:p>
        </w:tc>
      </w:tr>
      <w:tr w:rsidR="003D649A" w:rsidRPr="003D649A" w14:paraId="3CFA4809"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C7551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w:t>
            </w:r>
          </w:p>
        </w:tc>
        <w:tc>
          <w:tcPr>
            <w:tcW w:w="924" w:type="pct"/>
            <w:tcBorders>
              <w:top w:val="nil"/>
              <w:left w:val="nil"/>
              <w:bottom w:val="single" w:sz="4" w:space="0" w:color="auto"/>
              <w:right w:val="single" w:sz="4" w:space="0" w:color="auto"/>
            </w:tcBorders>
            <w:shd w:val="clear" w:color="000000" w:fill="FFFFFF"/>
            <w:vAlign w:val="center"/>
            <w:hideMark/>
          </w:tcPr>
          <w:p w14:paraId="6BC616C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29642B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焦屑燃烧</w:t>
            </w:r>
          </w:p>
        </w:tc>
        <w:tc>
          <w:tcPr>
            <w:tcW w:w="139" w:type="pct"/>
            <w:tcBorders>
              <w:top w:val="nil"/>
              <w:left w:val="nil"/>
              <w:bottom w:val="single" w:sz="4" w:space="0" w:color="auto"/>
              <w:right w:val="single" w:sz="4" w:space="0" w:color="auto"/>
            </w:tcBorders>
            <w:shd w:val="clear" w:color="000000" w:fill="FFFFFF"/>
            <w:vAlign w:val="center"/>
            <w:hideMark/>
          </w:tcPr>
          <w:p w14:paraId="02F705E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59A98B9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120,570.50</w:t>
            </w:r>
          </w:p>
        </w:tc>
        <w:tc>
          <w:tcPr>
            <w:tcW w:w="428" w:type="pct"/>
            <w:tcBorders>
              <w:top w:val="nil"/>
              <w:left w:val="nil"/>
              <w:bottom w:val="single" w:sz="4" w:space="0" w:color="auto"/>
              <w:right w:val="single" w:sz="4" w:space="0" w:color="auto"/>
            </w:tcBorders>
            <w:shd w:val="clear" w:color="000000" w:fill="FFFFFF"/>
            <w:noWrap/>
            <w:vAlign w:val="center"/>
            <w:hideMark/>
          </w:tcPr>
          <w:p w14:paraId="585BF2B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A7A90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363,172.76</w:t>
            </w:r>
          </w:p>
        </w:tc>
        <w:tc>
          <w:tcPr>
            <w:tcW w:w="284" w:type="pct"/>
            <w:tcBorders>
              <w:top w:val="nil"/>
              <w:left w:val="nil"/>
              <w:bottom w:val="single" w:sz="4" w:space="0" w:color="auto"/>
              <w:right w:val="single" w:sz="4" w:space="0" w:color="auto"/>
            </w:tcBorders>
            <w:shd w:val="clear" w:color="000000" w:fill="C0C0C0"/>
            <w:noWrap/>
            <w:vAlign w:val="center"/>
            <w:hideMark/>
          </w:tcPr>
          <w:p w14:paraId="2AFD9F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94.70</w:t>
            </w:r>
          </w:p>
        </w:tc>
        <w:tc>
          <w:tcPr>
            <w:tcW w:w="322" w:type="pct"/>
            <w:tcBorders>
              <w:top w:val="nil"/>
              <w:left w:val="nil"/>
              <w:bottom w:val="single" w:sz="4" w:space="0" w:color="auto"/>
              <w:right w:val="single" w:sz="4" w:space="0" w:color="auto"/>
            </w:tcBorders>
            <w:shd w:val="clear" w:color="000000" w:fill="C0C0C0"/>
            <w:noWrap/>
            <w:vAlign w:val="center"/>
            <w:hideMark/>
          </w:tcPr>
          <w:p w14:paraId="5EE480C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1,389.90</w:t>
            </w:r>
          </w:p>
        </w:tc>
        <w:tc>
          <w:tcPr>
            <w:tcW w:w="241" w:type="pct"/>
            <w:tcBorders>
              <w:top w:val="nil"/>
              <w:left w:val="nil"/>
              <w:bottom w:val="single" w:sz="4" w:space="0" w:color="auto"/>
              <w:right w:val="single" w:sz="4" w:space="0" w:color="auto"/>
            </w:tcBorders>
            <w:shd w:val="clear" w:color="000000" w:fill="C0C0C0"/>
            <w:noWrap/>
            <w:vAlign w:val="center"/>
            <w:hideMark/>
          </w:tcPr>
          <w:p w14:paraId="7F2E0C1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492C3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D61A8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696F6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87008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364,657.36</w:t>
            </w:r>
          </w:p>
        </w:tc>
      </w:tr>
      <w:tr w:rsidR="003D649A" w:rsidRPr="003D649A" w14:paraId="7B1D85A2"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8AA5C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w:t>
            </w:r>
          </w:p>
        </w:tc>
        <w:tc>
          <w:tcPr>
            <w:tcW w:w="924" w:type="pct"/>
            <w:tcBorders>
              <w:top w:val="nil"/>
              <w:left w:val="nil"/>
              <w:bottom w:val="single" w:sz="4" w:space="0" w:color="auto"/>
              <w:right w:val="single" w:sz="4" w:space="0" w:color="auto"/>
            </w:tcBorders>
            <w:shd w:val="clear" w:color="000000" w:fill="FFFFFF"/>
            <w:vAlign w:val="center"/>
            <w:hideMark/>
          </w:tcPr>
          <w:p w14:paraId="6AAF904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420" w:type="pct"/>
            <w:tcBorders>
              <w:top w:val="nil"/>
              <w:left w:val="nil"/>
              <w:bottom w:val="single" w:sz="4" w:space="0" w:color="auto"/>
              <w:right w:val="single" w:sz="4" w:space="0" w:color="auto"/>
            </w:tcBorders>
            <w:shd w:val="clear" w:color="auto" w:fill="auto"/>
            <w:vAlign w:val="center"/>
            <w:hideMark/>
          </w:tcPr>
          <w:p w14:paraId="6C3E07A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焦炉煤气燃烧</w:t>
            </w:r>
          </w:p>
        </w:tc>
        <w:tc>
          <w:tcPr>
            <w:tcW w:w="139" w:type="pct"/>
            <w:tcBorders>
              <w:top w:val="nil"/>
              <w:left w:val="nil"/>
              <w:bottom w:val="single" w:sz="4" w:space="0" w:color="auto"/>
              <w:right w:val="single" w:sz="4" w:space="0" w:color="auto"/>
            </w:tcBorders>
            <w:shd w:val="clear" w:color="000000" w:fill="FFFFFF"/>
            <w:vAlign w:val="center"/>
            <w:hideMark/>
          </w:tcPr>
          <w:p w14:paraId="22B9273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421C7F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500.97</w:t>
            </w:r>
          </w:p>
        </w:tc>
        <w:tc>
          <w:tcPr>
            <w:tcW w:w="428" w:type="pct"/>
            <w:tcBorders>
              <w:top w:val="nil"/>
              <w:left w:val="nil"/>
              <w:bottom w:val="single" w:sz="4" w:space="0" w:color="auto"/>
              <w:right w:val="single" w:sz="4" w:space="0" w:color="auto"/>
            </w:tcBorders>
            <w:shd w:val="clear" w:color="000000" w:fill="FFFFFF"/>
            <w:noWrap/>
            <w:vAlign w:val="center"/>
            <w:hideMark/>
          </w:tcPr>
          <w:p w14:paraId="0F00180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459" w:type="pct"/>
            <w:tcBorders>
              <w:top w:val="nil"/>
              <w:left w:val="nil"/>
              <w:bottom w:val="single" w:sz="4" w:space="0" w:color="auto"/>
              <w:right w:val="single" w:sz="4" w:space="0" w:color="auto"/>
            </w:tcBorders>
            <w:shd w:val="clear" w:color="000000" w:fill="C0C0C0"/>
            <w:noWrap/>
            <w:vAlign w:val="center"/>
            <w:hideMark/>
          </w:tcPr>
          <w:p w14:paraId="11A7B11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3,828.38</w:t>
            </w:r>
          </w:p>
        </w:tc>
        <w:tc>
          <w:tcPr>
            <w:tcW w:w="284" w:type="pct"/>
            <w:tcBorders>
              <w:top w:val="nil"/>
              <w:left w:val="nil"/>
              <w:bottom w:val="single" w:sz="4" w:space="0" w:color="auto"/>
              <w:right w:val="single" w:sz="4" w:space="0" w:color="auto"/>
            </w:tcBorders>
            <w:shd w:val="clear" w:color="000000" w:fill="C0C0C0"/>
            <w:noWrap/>
            <w:vAlign w:val="center"/>
            <w:hideMark/>
          </w:tcPr>
          <w:p w14:paraId="6940CD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2.41</w:t>
            </w:r>
          </w:p>
        </w:tc>
        <w:tc>
          <w:tcPr>
            <w:tcW w:w="322" w:type="pct"/>
            <w:tcBorders>
              <w:top w:val="nil"/>
              <w:left w:val="nil"/>
              <w:bottom w:val="single" w:sz="4" w:space="0" w:color="auto"/>
              <w:right w:val="single" w:sz="4" w:space="0" w:color="auto"/>
            </w:tcBorders>
            <w:shd w:val="clear" w:color="000000" w:fill="C0C0C0"/>
            <w:noWrap/>
            <w:vAlign w:val="center"/>
            <w:hideMark/>
          </w:tcPr>
          <w:p w14:paraId="760BA4F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2.35</w:t>
            </w:r>
          </w:p>
        </w:tc>
        <w:tc>
          <w:tcPr>
            <w:tcW w:w="241" w:type="pct"/>
            <w:tcBorders>
              <w:top w:val="nil"/>
              <w:left w:val="nil"/>
              <w:bottom w:val="single" w:sz="4" w:space="0" w:color="auto"/>
              <w:right w:val="single" w:sz="4" w:space="0" w:color="auto"/>
            </w:tcBorders>
            <w:shd w:val="clear" w:color="000000" w:fill="C0C0C0"/>
            <w:noWrap/>
            <w:vAlign w:val="center"/>
            <w:hideMark/>
          </w:tcPr>
          <w:p w14:paraId="37C56A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BA131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1F86C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266A9D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78E59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3,833.14</w:t>
            </w:r>
          </w:p>
        </w:tc>
      </w:tr>
      <w:tr w:rsidR="003D649A" w:rsidRPr="003D649A" w14:paraId="587C0A24"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69C87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w:t>
            </w:r>
          </w:p>
        </w:tc>
        <w:tc>
          <w:tcPr>
            <w:tcW w:w="924" w:type="pct"/>
            <w:tcBorders>
              <w:top w:val="nil"/>
              <w:left w:val="nil"/>
              <w:bottom w:val="single" w:sz="4" w:space="0" w:color="auto"/>
              <w:right w:val="single" w:sz="4" w:space="0" w:color="auto"/>
            </w:tcBorders>
            <w:shd w:val="clear" w:color="000000" w:fill="FFFFFF"/>
            <w:vAlign w:val="center"/>
            <w:hideMark/>
          </w:tcPr>
          <w:p w14:paraId="2DFB600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移动燃烧</w:t>
            </w:r>
          </w:p>
        </w:tc>
        <w:tc>
          <w:tcPr>
            <w:tcW w:w="420" w:type="pct"/>
            <w:tcBorders>
              <w:top w:val="nil"/>
              <w:left w:val="nil"/>
              <w:bottom w:val="single" w:sz="4" w:space="0" w:color="auto"/>
              <w:right w:val="single" w:sz="4" w:space="0" w:color="auto"/>
            </w:tcBorders>
            <w:shd w:val="clear" w:color="auto" w:fill="auto"/>
            <w:vAlign w:val="center"/>
            <w:hideMark/>
          </w:tcPr>
          <w:p w14:paraId="1F9EF43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0#</w:t>
            </w:r>
            <w:r w:rsidRPr="003D649A">
              <w:rPr>
                <w:rFonts w:eastAsia="PMingLiU" w:cs="Arial"/>
                <w:b/>
                <w:bCs/>
                <w:szCs w:val="20"/>
                <w:lang w:val="en-US" w:eastAsia="zh-CN"/>
              </w:rPr>
              <w:t>柴油燃烧</w:t>
            </w:r>
          </w:p>
        </w:tc>
        <w:tc>
          <w:tcPr>
            <w:tcW w:w="139" w:type="pct"/>
            <w:tcBorders>
              <w:top w:val="nil"/>
              <w:left w:val="nil"/>
              <w:bottom w:val="single" w:sz="4" w:space="0" w:color="auto"/>
              <w:right w:val="single" w:sz="4" w:space="0" w:color="auto"/>
            </w:tcBorders>
            <w:shd w:val="clear" w:color="000000" w:fill="FFFFFF"/>
            <w:vAlign w:val="center"/>
            <w:hideMark/>
          </w:tcPr>
          <w:p w14:paraId="300B7A0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43556A8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1,403.87</w:t>
            </w:r>
          </w:p>
        </w:tc>
        <w:tc>
          <w:tcPr>
            <w:tcW w:w="428" w:type="pct"/>
            <w:tcBorders>
              <w:top w:val="nil"/>
              <w:left w:val="nil"/>
              <w:bottom w:val="single" w:sz="4" w:space="0" w:color="auto"/>
              <w:right w:val="single" w:sz="4" w:space="0" w:color="auto"/>
            </w:tcBorders>
            <w:shd w:val="clear" w:color="000000" w:fill="FFFFFF"/>
            <w:noWrap/>
            <w:vAlign w:val="center"/>
            <w:hideMark/>
          </w:tcPr>
          <w:p w14:paraId="3EE3E2C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77EE4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4,348.21</w:t>
            </w:r>
          </w:p>
        </w:tc>
        <w:tc>
          <w:tcPr>
            <w:tcW w:w="284" w:type="pct"/>
            <w:tcBorders>
              <w:top w:val="nil"/>
              <w:left w:val="nil"/>
              <w:bottom w:val="single" w:sz="4" w:space="0" w:color="auto"/>
              <w:right w:val="single" w:sz="4" w:space="0" w:color="auto"/>
            </w:tcBorders>
            <w:shd w:val="clear" w:color="000000" w:fill="C0C0C0"/>
            <w:noWrap/>
            <w:vAlign w:val="center"/>
            <w:hideMark/>
          </w:tcPr>
          <w:p w14:paraId="6A177D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6.39</w:t>
            </w:r>
          </w:p>
        </w:tc>
        <w:tc>
          <w:tcPr>
            <w:tcW w:w="322" w:type="pct"/>
            <w:tcBorders>
              <w:top w:val="nil"/>
              <w:left w:val="nil"/>
              <w:bottom w:val="single" w:sz="4" w:space="0" w:color="auto"/>
              <w:right w:val="single" w:sz="4" w:space="0" w:color="auto"/>
            </w:tcBorders>
            <w:shd w:val="clear" w:color="000000" w:fill="C0C0C0"/>
            <w:noWrap/>
            <w:vAlign w:val="center"/>
            <w:hideMark/>
          </w:tcPr>
          <w:p w14:paraId="222996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62.48</w:t>
            </w:r>
          </w:p>
        </w:tc>
        <w:tc>
          <w:tcPr>
            <w:tcW w:w="241" w:type="pct"/>
            <w:tcBorders>
              <w:top w:val="nil"/>
              <w:left w:val="nil"/>
              <w:bottom w:val="single" w:sz="4" w:space="0" w:color="auto"/>
              <w:right w:val="single" w:sz="4" w:space="0" w:color="auto"/>
            </w:tcBorders>
            <w:shd w:val="clear" w:color="000000" w:fill="C0C0C0"/>
            <w:noWrap/>
            <w:vAlign w:val="center"/>
            <w:hideMark/>
          </w:tcPr>
          <w:p w14:paraId="3081F82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51951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74AF1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10C70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55066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4,417.07</w:t>
            </w:r>
          </w:p>
        </w:tc>
      </w:tr>
      <w:tr w:rsidR="003D649A" w:rsidRPr="003D649A" w14:paraId="5F1C9866" w14:textId="77777777" w:rsidTr="003D649A">
        <w:trPr>
          <w:trHeight w:val="3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99DE0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w:t>
            </w:r>
          </w:p>
        </w:tc>
        <w:tc>
          <w:tcPr>
            <w:tcW w:w="924" w:type="pct"/>
            <w:tcBorders>
              <w:top w:val="nil"/>
              <w:left w:val="nil"/>
              <w:bottom w:val="single" w:sz="4" w:space="0" w:color="auto"/>
              <w:right w:val="single" w:sz="4" w:space="0" w:color="auto"/>
            </w:tcBorders>
            <w:shd w:val="clear" w:color="000000" w:fill="FFFFFF"/>
            <w:vAlign w:val="center"/>
            <w:hideMark/>
          </w:tcPr>
          <w:p w14:paraId="28C4A94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移动燃烧</w:t>
            </w:r>
          </w:p>
        </w:tc>
        <w:tc>
          <w:tcPr>
            <w:tcW w:w="420" w:type="pct"/>
            <w:tcBorders>
              <w:top w:val="nil"/>
              <w:left w:val="nil"/>
              <w:bottom w:val="single" w:sz="4" w:space="0" w:color="auto"/>
              <w:right w:val="single" w:sz="4" w:space="0" w:color="auto"/>
            </w:tcBorders>
            <w:shd w:val="clear" w:color="auto" w:fill="auto"/>
            <w:vAlign w:val="center"/>
            <w:hideMark/>
          </w:tcPr>
          <w:p w14:paraId="1B9FD09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92#</w:t>
            </w:r>
            <w:r w:rsidRPr="003D649A">
              <w:rPr>
                <w:rFonts w:eastAsia="PMingLiU" w:cs="Arial"/>
                <w:b/>
                <w:bCs/>
                <w:szCs w:val="20"/>
                <w:lang w:val="en-US" w:eastAsia="zh-CN"/>
              </w:rPr>
              <w:t>汽油燃烧</w:t>
            </w:r>
          </w:p>
        </w:tc>
        <w:tc>
          <w:tcPr>
            <w:tcW w:w="139" w:type="pct"/>
            <w:tcBorders>
              <w:top w:val="nil"/>
              <w:left w:val="nil"/>
              <w:bottom w:val="single" w:sz="4" w:space="0" w:color="auto"/>
              <w:right w:val="single" w:sz="4" w:space="0" w:color="auto"/>
            </w:tcBorders>
            <w:shd w:val="clear" w:color="000000" w:fill="FFFFFF"/>
            <w:vAlign w:val="center"/>
            <w:hideMark/>
          </w:tcPr>
          <w:p w14:paraId="5D1297C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D55CCD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49.06</w:t>
            </w:r>
          </w:p>
        </w:tc>
        <w:tc>
          <w:tcPr>
            <w:tcW w:w="428" w:type="pct"/>
            <w:tcBorders>
              <w:top w:val="nil"/>
              <w:left w:val="nil"/>
              <w:bottom w:val="single" w:sz="4" w:space="0" w:color="auto"/>
              <w:right w:val="single" w:sz="4" w:space="0" w:color="auto"/>
            </w:tcBorders>
            <w:shd w:val="clear" w:color="000000" w:fill="FFFFFF"/>
            <w:noWrap/>
            <w:vAlign w:val="center"/>
            <w:hideMark/>
          </w:tcPr>
          <w:p w14:paraId="4F9F3CC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2AEA6E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143.50</w:t>
            </w:r>
          </w:p>
        </w:tc>
        <w:tc>
          <w:tcPr>
            <w:tcW w:w="284" w:type="pct"/>
            <w:tcBorders>
              <w:top w:val="nil"/>
              <w:left w:val="nil"/>
              <w:bottom w:val="single" w:sz="4" w:space="0" w:color="auto"/>
              <w:right w:val="single" w:sz="4" w:space="0" w:color="auto"/>
            </w:tcBorders>
            <w:shd w:val="clear" w:color="000000" w:fill="C0C0C0"/>
            <w:noWrap/>
            <w:vAlign w:val="center"/>
            <w:hideMark/>
          </w:tcPr>
          <w:p w14:paraId="7EACCB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1.44</w:t>
            </w:r>
          </w:p>
        </w:tc>
        <w:tc>
          <w:tcPr>
            <w:tcW w:w="322" w:type="pct"/>
            <w:tcBorders>
              <w:top w:val="nil"/>
              <w:left w:val="nil"/>
              <w:bottom w:val="single" w:sz="4" w:space="0" w:color="auto"/>
              <w:right w:val="single" w:sz="4" w:space="0" w:color="auto"/>
            </w:tcBorders>
            <w:shd w:val="clear" w:color="000000" w:fill="C0C0C0"/>
            <w:noWrap/>
            <w:vAlign w:val="center"/>
            <w:hideMark/>
          </w:tcPr>
          <w:p w14:paraId="4614B4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4.52</w:t>
            </w:r>
          </w:p>
        </w:tc>
        <w:tc>
          <w:tcPr>
            <w:tcW w:w="241" w:type="pct"/>
            <w:tcBorders>
              <w:top w:val="nil"/>
              <w:left w:val="nil"/>
              <w:bottom w:val="single" w:sz="4" w:space="0" w:color="auto"/>
              <w:right w:val="single" w:sz="4" w:space="0" w:color="auto"/>
            </w:tcBorders>
            <w:shd w:val="clear" w:color="000000" w:fill="C0C0C0"/>
            <w:noWrap/>
            <w:vAlign w:val="center"/>
            <w:hideMark/>
          </w:tcPr>
          <w:p w14:paraId="2362168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507CA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6E05D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87290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E3129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149.47</w:t>
            </w:r>
          </w:p>
        </w:tc>
      </w:tr>
      <w:tr w:rsidR="003D649A" w:rsidRPr="003D649A" w14:paraId="629538B1" w14:textId="77777777" w:rsidTr="003D649A">
        <w:trPr>
          <w:trHeight w:val="33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70F6A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w:t>
            </w:r>
          </w:p>
        </w:tc>
        <w:tc>
          <w:tcPr>
            <w:tcW w:w="924" w:type="pct"/>
            <w:tcBorders>
              <w:top w:val="nil"/>
              <w:left w:val="nil"/>
              <w:bottom w:val="single" w:sz="4" w:space="0" w:color="auto"/>
              <w:right w:val="single" w:sz="4" w:space="0" w:color="auto"/>
            </w:tcBorders>
            <w:shd w:val="clear" w:color="000000" w:fill="FFFFFF"/>
            <w:vAlign w:val="center"/>
            <w:hideMark/>
          </w:tcPr>
          <w:p w14:paraId="5574B9F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420" w:type="pct"/>
            <w:tcBorders>
              <w:top w:val="nil"/>
              <w:left w:val="nil"/>
              <w:bottom w:val="single" w:sz="4" w:space="0" w:color="auto"/>
              <w:right w:val="single" w:sz="4" w:space="0" w:color="auto"/>
            </w:tcBorders>
            <w:shd w:val="clear" w:color="auto" w:fill="auto"/>
            <w:vAlign w:val="center"/>
            <w:hideMark/>
          </w:tcPr>
          <w:p w14:paraId="7A0F04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制冷剂逸散（</w:t>
            </w:r>
            <w:r w:rsidRPr="003D649A">
              <w:rPr>
                <w:rFonts w:eastAsia="PMingLiU" w:cs="Arial"/>
                <w:b/>
                <w:bCs/>
                <w:szCs w:val="20"/>
                <w:lang w:val="en-US" w:eastAsia="zh-CN"/>
              </w:rPr>
              <w:t>R32</w:t>
            </w:r>
            <w:r w:rsidRPr="003D649A">
              <w:rPr>
                <w:rFonts w:eastAsia="PMingLiU" w:cs="Arial"/>
                <w:b/>
                <w:bCs/>
                <w:szCs w:val="20"/>
                <w:lang w:val="en-US" w:eastAsia="zh-CN"/>
              </w:rPr>
              <w:t>）</w:t>
            </w:r>
          </w:p>
        </w:tc>
        <w:tc>
          <w:tcPr>
            <w:tcW w:w="139" w:type="pct"/>
            <w:tcBorders>
              <w:top w:val="nil"/>
              <w:left w:val="nil"/>
              <w:bottom w:val="single" w:sz="4" w:space="0" w:color="auto"/>
              <w:right w:val="single" w:sz="4" w:space="0" w:color="auto"/>
            </w:tcBorders>
            <w:shd w:val="clear" w:color="000000" w:fill="FFFFFF"/>
            <w:vAlign w:val="center"/>
            <w:hideMark/>
          </w:tcPr>
          <w:p w14:paraId="2D3D144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1B3EA36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0.93</w:t>
            </w:r>
          </w:p>
        </w:tc>
        <w:tc>
          <w:tcPr>
            <w:tcW w:w="428" w:type="pct"/>
            <w:tcBorders>
              <w:top w:val="nil"/>
              <w:left w:val="nil"/>
              <w:bottom w:val="single" w:sz="4" w:space="0" w:color="auto"/>
              <w:right w:val="single" w:sz="4" w:space="0" w:color="auto"/>
            </w:tcBorders>
            <w:shd w:val="clear" w:color="000000" w:fill="FFFFFF"/>
            <w:noWrap/>
            <w:vAlign w:val="center"/>
            <w:hideMark/>
          </w:tcPr>
          <w:p w14:paraId="4D0FA38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6C0218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77BCD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37BDC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1C2D1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717.03</w:t>
            </w:r>
          </w:p>
        </w:tc>
        <w:tc>
          <w:tcPr>
            <w:tcW w:w="216" w:type="pct"/>
            <w:tcBorders>
              <w:top w:val="nil"/>
              <w:left w:val="nil"/>
              <w:bottom w:val="single" w:sz="4" w:space="0" w:color="auto"/>
              <w:right w:val="single" w:sz="4" w:space="0" w:color="auto"/>
            </w:tcBorders>
            <w:shd w:val="clear" w:color="000000" w:fill="C0C0C0"/>
            <w:noWrap/>
            <w:vAlign w:val="center"/>
            <w:hideMark/>
          </w:tcPr>
          <w:p w14:paraId="39E743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803B7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1A1379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0DEE8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717.03</w:t>
            </w:r>
          </w:p>
        </w:tc>
      </w:tr>
      <w:tr w:rsidR="003D649A" w:rsidRPr="003D649A" w14:paraId="503DC4F6"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1ACB7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12</w:t>
            </w:r>
          </w:p>
        </w:tc>
        <w:tc>
          <w:tcPr>
            <w:tcW w:w="924" w:type="pct"/>
            <w:tcBorders>
              <w:top w:val="nil"/>
              <w:left w:val="nil"/>
              <w:bottom w:val="single" w:sz="4" w:space="0" w:color="auto"/>
              <w:right w:val="single" w:sz="4" w:space="0" w:color="auto"/>
            </w:tcBorders>
            <w:shd w:val="clear" w:color="000000" w:fill="FFFFFF"/>
            <w:vAlign w:val="center"/>
            <w:hideMark/>
          </w:tcPr>
          <w:p w14:paraId="2A0FCF8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420" w:type="pct"/>
            <w:tcBorders>
              <w:top w:val="nil"/>
              <w:left w:val="nil"/>
              <w:bottom w:val="single" w:sz="4" w:space="0" w:color="auto"/>
              <w:right w:val="single" w:sz="4" w:space="0" w:color="auto"/>
            </w:tcBorders>
            <w:shd w:val="clear" w:color="auto" w:fill="auto"/>
            <w:vAlign w:val="center"/>
            <w:hideMark/>
          </w:tcPr>
          <w:p w14:paraId="3B9939C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CO2</w:t>
            </w:r>
            <w:r w:rsidRPr="003D649A">
              <w:rPr>
                <w:rFonts w:eastAsia="PMingLiU" w:cs="Arial"/>
                <w:b/>
                <w:bCs/>
                <w:szCs w:val="20"/>
                <w:lang w:val="en-US" w:eastAsia="zh-CN"/>
              </w:rPr>
              <w:t>逸散</w:t>
            </w:r>
          </w:p>
        </w:tc>
        <w:tc>
          <w:tcPr>
            <w:tcW w:w="139" w:type="pct"/>
            <w:tcBorders>
              <w:top w:val="nil"/>
              <w:left w:val="nil"/>
              <w:bottom w:val="single" w:sz="4" w:space="0" w:color="auto"/>
              <w:right w:val="single" w:sz="4" w:space="0" w:color="auto"/>
            </w:tcBorders>
            <w:shd w:val="clear" w:color="000000" w:fill="FFFFFF"/>
            <w:vAlign w:val="center"/>
            <w:hideMark/>
          </w:tcPr>
          <w:p w14:paraId="004B131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5B2813E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0.66</w:t>
            </w:r>
          </w:p>
        </w:tc>
        <w:tc>
          <w:tcPr>
            <w:tcW w:w="428" w:type="pct"/>
            <w:tcBorders>
              <w:top w:val="nil"/>
              <w:left w:val="nil"/>
              <w:bottom w:val="single" w:sz="4" w:space="0" w:color="auto"/>
              <w:right w:val="single" w:sz="4" w:space="0" w:color="auto"/>
            </w:tcBorders>
            <w:shd w:val="clear" w:color="000000" w:fill="FFFFFF"/>
            <w:noWrap/>
            <w:vAlign w:val="center"/>
            <w:hideMark/>
          </w:tcPr>
          <w:p w14:paraId="2B8F4CE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385D1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0.66</w:t>
            </w:r>
          </w:p>
        </w:tc>
        <w:tc>
          <w:tcPr>
            <w:tcW w:w="284" w:type="pct"/>
            <w:tcBorders>
              <w:top w:val="nil"/>
              <w:left w:val="nil"/>
              <w:bottom w:val="single" w:sz="4" w:space="0" w:color="auto"/>
              <w:right w:val="single" w:sz="4" w:space="0" w:color="auto"/>
            </w:tcBorders>
            <w:shd w:val="clear" w:color="000000" w:fill="C0C0C0"/>
            <w:noWrap/>
            <w:vAlign w:val="center"/>
            <w:hideMark/>
          </w:tcPr>
          <w:p w14:paraId="2FB83D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A2EFB4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76AFA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E126E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422A2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FC80D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8A8D69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0.66</w:t>
            </w:r>
          </w:p>
        </w:tc>
      </w:tr>
      <w:tr w:rsidR="003D649A" w:rsidRPr="003D649A" w14:paraId="012949D2"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CB9E4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w:t>
            </w:r>
          </w:p>
        </w:tc>
        <w:tc>
          <w:tcPr>
            <w:tcW w:w="924" w:type="pct"/>
            <w:tcBorders>
              <w:top w:val="nil"/>
              <w:left w:val="nil"/>
              <w:bottom w:val="single" w:sz="4" w:space="0" w:color="auto"/>
              <w:right w:val="single" w:sz="4" w:space="0" w:color="auto"/>
            </w:tcBorders>
            <w:shd w:val="clear" w:color="000000" w:fill="FFFFFF"/>
            <w:vAlign w:val="center"/>
            <w:hideMark/>
          </w:tcPr>
          <w:p w14:paraId="3275CD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420" w:type="pct"/>
            <w:tcBorders>
              <w:top w:val="nil"/>
              <w:left w:val="nil"/>
              <w:bottom w:val="single" w:sz="4" w:space="0" w:color="auto"/>
              <w:right w:val="single" w:sz="4" w:space="0" w:color="auto"/>
            </w:tcBorders>
            <w:shd w:val="clear" w:color="auto" w:fill="auto"/>
            <w:vAlign w:val="center"/>
            <w:hideMark/>
          </w:tcPr>
          <w:p w14:paraId="6C6AE2B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CH4</w:t>
            </w:r>
            <w:r w:rsidRPr="003D649A">
              <w:rPr>
                <w:rFonts w:eastAsia="PMingLiU" w:cs="Arial"/>
                <w:b/>
                <w:bCs/>
                <w:szCs w:val="20"/>
                <w:lang w:val="en-US" w:eastAsia="zh-CN"/>
              </w:rPr>
              <w:t>逸散</w:t>
            </w:r>
          </w:p>
        </w:tc>
        <w:tc>
          <w:tcPr>
            <w:tcW w:w="139" w:type="pct"/>
            <w:tcBorders>
              <w:top w:val="nil"/>
              <w:left w:val="nil"/>
              <w:bottom w:val="single" w:sz="4" w:space="0" w:color="auto"/>
              <w:right w:val="single" w:sz="4" w:space="0" w:color="auto"/>
            </w:tcBorders>
            <w:shd w:val="clear" w:color="000000" w:fill="FFFFFF"/>
            <w:vAlign w:val="center"/>
            <w:hideMark/>
          </w:tcPr>
          <w:p w14:paraId="5B88F8A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0B7D48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22.36</w:t>
            </w:r>
          </w:p>
        </w:tc>
        <w:tc>
          <w:tcPr>
            <w:tcW w:w="428" w:type="pct"/>
            <w:tcBorders>
              <w:top w:val="nil"/>
              <w:left w:val="nil"/>
              <w:bottom w:val="single" w:sz="4" w:space="0" w:color="auto"/>
              <w:right w:val="single" w:sz="4" w:space="0" w:color="auto"/>
            </w:tcBorders>
            <w:shd w:val="clear" w:color="000000" w:fill="FFFFFF"/>
            <w:noWrap/>
            <w:vAlign w:val="center"/>
            <w:hideMark/>
          </w:tcPr>
          <w:p w14:paraId="1761A2F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tBOD</w:t>
            </w:r>
          </w:p>
        </w:tc>
        <w:tc>
          <w:tcPr>
            <w:tcW w:w="459" w:type="pct"/>
            <w:tcBorders>
              <w:top w:val="nil"/>
              <w:left w:val="nil"/>
              <w:bottom w:val="single" w:sz="4" w:space="0" w:color="auto"/>
              <w:right w:val="single" w:sz="4" w:space="0" w:color="auto"/>
            </w:tcBorders>
            <w:shd w:val="clear" w:color="000000" w:fill="C0C0C0"/>
            <w:noWrap/>
            <w:vAlign w:val="center"/>
            <w:hideMark/>
          </w:tcPr>
          <w:p w14:paraId="17B619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FFA44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112.29</w:t>
            </w:r>
          </w:p>
        </w:tc>
        <w:tc>
          <w:tcPr>
            <w:tcW w:w="322" w:type="pct"/>
            <w:tcBorders>
              <w:top w:val="nil"/>
              <w:left w:val="nil"/>
              <w:bottom w:val="single" w:sz="4" w:space="0" w:color="auto"/>
              <w:right w:val="single" w:sz="4" w:space="0" w:color="auto"/>
            </w:tcBorders>
            <w:shd w:val="clear" w:color="000000" w:fill="C0C0C0"/>
            <w:noWrap/>
            <w:vAlign w:val="center"/>
            <w:hideMark/>
          </w:tcPr>
          <w:p w14:paraId="7F2EAD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CCB0A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455A2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45932B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CFBB3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F0F18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112.29</w:t>
            </w:r>
          </w:p>
        </w:tc>
      </w:tr>
      <w:tr w:rsidR="003D649A" w:rsidRPr="003D649A" w14:paraId="66B7D721"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801BB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w:t>
            </w:r>
          </w:p>
        </w:tc>
        <w:tc>
          <w:tcPr>
            <w:tcW w:w="924" w:type="pct"/>
            <w:tcBorders>
              <w:top w:val="nil"/>
              <w:left w:val="nil"/>
              <w:bottom w:val="single" w:sz="4" w:space="0" w:color="auto"/>
              <w:right w:val="single" w:sz="4" w:space="0" w:color="auto"/>
            </w:tcBorders>
            <w:shd w:val="clear" w:color="000000" w:fill="FFFFFF"/>
            <w:vAlign w:val="center"/>
            <w:hideMark/>
          </w:tcPr>
          <w:p w14:paraId="65850E4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420" w:type="pct"/>
            <w:tcBorders>
              <w:top w:val="nil"/>
              <w:left w:val="nil"/>
              <w:bottom w:val="single" w:sz="4" w:space="0" w:color="auto"/>
              <w:right w:val="single" w:sz="4" w:space="0" w:color="auto"/>
            </w:tcBorders>
            <w:shd w:val="clear" w:color="auto" w:fill="auto"/>
            <w:vAlign w:val="center"/>
            <w:hideMark/>
          </w:tcPr>
          <w:p w14:paraId="3C80A68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CH4</w:t>
            </w:r>
            <w:r w:rsidRPr="003D649A">
              <w:rPr>
                <w:rFonts w:eastAsia="PMingLiU" w:cs="Arial"/>
                <w:b/>
                <w:bCs/>
                <w:szCs w:val="20"/>
                <w:lang w:val="en-US" w:eastAsia="zh-CN"/>
              </w:rPr>
              <w:t>逸散</w:t>
            </w:r>
          </w:p>
        </w:tc>
        <w:tc>
          <w:tcPr>
            <w:tcW w:w="139" w:type="pct"/>
            <w:tcBorders>
              <w:top w:val="nil"/>
              <w:left w:val="nil"/>
              <w:bottom w:val="single" w:sz="4" w:space="0" w:color="auto"/>
              <w:right w:val="single" w:sz="4" w:space="0" w:color="auto"/>
            </w:tcBorders>
            <w:shd w:val="clear" w:color="000000" w:fill="FFFFFF"/>
            <w:vAlign w:val="center"/>
            <w:hideMark/>
          </w:tcPr>
          <w:p w14:paraId="2E8128D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C078E0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174.71</w:t>
            </w:r>
          </w:p>
        </w:tc>
        <w:tc>
          <w:tcPr>
            <w:tcW w:w="428" w:type="pct"/>
            <w:tcBorders>
              <w:top w:val="nil"/>
              <w:left w:val="nil"/>
              <w:bottom w:val="single" w:sz="4" w:space="0" w:color="auto"/>
              <w:right w:val="single" w:sz="4" w:space="0" w:color="auto"/>
            </w:tcBorders>
            <w:shd w:val="clear" w:color="000000" w:fill="FFFFFF"/>
            <w:noWrap/>
            <w:vAlign w:val="center"/>
            <w:hideMark/>
          </w:tcPr>
          <w:p w14:paraId="38DF790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tCOD</w:t>
            </w:r>
          </w:p>
        </w:tc>
        <w:tc>
          <w:tcPr>
            <w:tcW w:w="459" w:type="pct"/>
            <w:tcBorders>
              <w:top w:val="nil"/>
              <w:left w:val="nil"/>
              <w:bottom w:val="single" w:sz="4" w:space="0" w:color="auto"/>
              <w:right w:val="single" w:sz="4" w:space="0" w:color="auto"/>
            </w:tcBorders>
            <w:shd w:val="clear" w:color="000000" w:fill="C0C0C0"/>
            <w:noWrap/>
            <w:vAlign w:val="center"/>
            <w:hideMark/>
          </w:tcPr>
          <w:p w14:paraId="7033EC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312F8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365.58</w:t>
            </w:r>
          </w:p>
        </w:tc>
        <w:tc>
          <w:tcPr>
            <w:tcW w:w="322" w:type="pct"/>
            <w:tcBorders>
              <w:top w:val="nil"/>
              <w:left w:val="nil"/>
              <w:bottom w:val="single" w:sz="4" w:space="0" w:color="auto"/>
              <w:right w:val="single" w:sz="4" w:space="0" w:color="auto"/>
            </w:tcBorders>
            <w:shd w:val="clear" w:color="000000" w:fill="C0C0C0"/>
            <w:noWrap/>
            <w:vAlign w:val="center"/>
            <w:hideMark/>
          </w:tcPr>
          <w:p w14:paraId="59C9EB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26598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E9C88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62EF7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2CFC8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84EEB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365.58</w:t>
            </w:r>
          </w:p>
        </w:tc>
      </w:tr>
      <w:tr w:rsidR="003D649A" w:rsidRPr="003D649A" w14:paraId="591608EA"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5C502C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15</w:t>
            </w:r>
          </w:p>
        </w:tc>
        <w:tc>
          <w:tcPr>
            <w:tcW w:w="924" w:type="pct"/>
            <w:tcBorders>
              <w:top w:val="nil"/>
              <w:left w:val="nil"/>
              <w:bottom w:val="single" w:sz="4" w:space="0" w:color="auto"/>
              <w:right w:val="single" w:sz="4" w:space="0" w:color="auto"/>
            </w:tcBorders>
            <w:shd w:val="clear" w:color="000000" w:fill="FFFFFF"/>
            <w:vAlign w:val="center"/>
            <w:hideMark/>
          </w:tcPr>
          <w:p w14:paraId="6208547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420" w:type="pct"/>
            <w:tcBorders>
              <w:top w:val="nil"/>
              <w:left w:val="nil"/>
              <w:bottom w:val="single" w:sz="4" w:space="0" w:color="auto"/>
              <w:right w:val="single" w:sz="4" w:space="0" w:color="auto"/>
            </w:tcBorders>
            <w:shd w:val="clear" w:color="auto" w:fill="auto"/>
            <w:vAlign w:val="center"/>
            <w:hideMark/>
          </w:tcPr>
          <w:p w14:paraId="749C968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SF6</w:t>
            </w:r>
            <w:r w:rsidRPr="003D649A">
              <w:rPr>
                <w:rFonts w:eastAsia="PMingLiU" w:cs="Arial"/>
                <w:b/>
                <w:bCs/>
                <w:szCs w:val="20"/>
                <w:lang w:val="en-US" w:eastAsia="zh-CN"/>
              </w:rPr>
              <w:t>逸散</w:t>
            </w:r>
          </w:p>
        </w:tc>
        <w:tc>
          <w:tcPr>
            <w:tcW w:w="139" w:type="pct"/>
            <w:tcBorders>
              <w:top w:val="nil"/>
              <w:left w:val="nil"/>
              <w:bottom w:val="single" w:sz="4" w:space="0" w:color="auto"/>
              <w:right w:val="single" w:sz="4" w:space="0" w:color="auto"/>
            </w:tcBorders>
            <w:shd w:val="clear" w:color="000000" w:fill="FFFFFF"/>
            <w:vAlign w:val="center"/>
            <w:hideMark/>
          </w:tcPr>
          <w:p w14:paraId="3648396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0BCDDA7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20.24</w:t>
            </w:r>
          </w:p>
        </w:tc>
        <w:tc>
          <w:tcPr>
            <w:tcW w:w="428" w:type="pct"/>
            <w:tcBorders>
              <w:top w:val="nil"/>
              <w:left w:val="nil"/>
              <w:bottom w:val="single" w:sz="4" w:space="0" w:color="auto"/>
              <w:right w:val="single" w:sz="4" w:space="0" w:color="auto"/>
            </w:tcBorders>
            <w:shd w:val="clear" w:color="000000" w:fill="FFFFFF"/>
            <w:noWrap/>
            <w:vAlign w:val="center"/>
            <w:hideMark/>
          </w:tcPr>
          <w:p w14:paraId="7343B33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740367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575CD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35559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C5A84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792F3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B91EB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2,459.16</w:t>
            </w:r>
          </w:p>
        </w:tc>
        <w:tc>
          <w:tcPr>
            <w:tcW w:w="186" w:type="pct"/>
            <w:tcBorders>
              <w:top w:val="nil"/>
              <w:left w:val="nil"/>
              <w:bottom w:val="single" w:sz="4" w:space="0" w:color="auto"/>
              <w:right w:val="single" w:sz="4" w:space="0" w:color="auto"/>
            </w:tcBorders>
            <w:shd w:val="clear" w:color="000000" w:fill="C0C0C0"/>
            <w:noWrap/>
            <w:vAlign w:val="center"/>
            <w:hideMark/>
          </w:tcPr>
          <w:p w14:paraId="18092E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33A27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2,459.16</w:t>
            </w:r>
          </w:p>
        </w:tc>
      </w:tr>
      <w:tr w:rsidR="003D649A" w:rsidRPr="003D649A" w14:paraId="221B0C34"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D60D5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w:t>
            </w:r>
          </w:p>
        </w:tc>
        <w:tc>
          <w:tcPr>
            <w:tcW w:w="924" w:type="pct"/>
            <w:tcBorders>
              <w:top w:val="nil"/>
              <w:left w:val="nil"/>
              <w:bottom w:val="single" w:sz="4" w:space="0" w:color="auto"/>
              <w:right w:val="single" w:sz="4" w:space="0" w:color="auto"/>
            </w:tcBorders>
            <w:shd w:val="clear" w:color="000000" w:fill="FFFFFF"/>
            <w:vAlign w:val="center"/>
            <w:hideMark/>
          </w:tcPr>
          <w:p w14:paraId="46E19C5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58388AC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石灰石</w:t>
            </w:r>
          </w:p>
        </w:tc>
        <w:tc>
          <w:tcPr>
            <w:tcW w:w="139" w:type="pct"/>
            <w:tcBorders>
              <w:top w:val="nil"/>
              <w:left w:val="nil"/>
              <w:bottom w:val="single" w:sz="4" w:space="0" w:color="auto"/>
              <w:right w:val="single" w:sz="4" w:space="0" w:color="auto"/>
            </w:tcBorders>
            <w:shd w:val="clear" w:color="000000" w:fill="FFFFFF"/>
            <w:vAlign w:val="center"/>
            <w:hideMark/>
          </w:tcPr>
          <w:p w14:paraId="0C2FE85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4F0ACA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19,365.77</w:t>
            </w:r>
          </w:p>
        </w:tc>
        <w:tc>
          <w:tcPr>
            <w:tcW w:w="428" w:type="pct"/>
            <w:tcBorders>
              <w:top w:val="nil"/>
              <w:left w:val="nil"/>
              <w:bottom w:val="single" w:sz="4" w:space="0" w:color="auto"/>
              <w:right w:val="single" w:sz="4" w:space="0" w:color="auto"/>
            </w:tcBorders>
            <w:shd w:val="clear" w:color="000000" w:fill="FFFFFF"/>
            <w:noWrap/>
            <w:vAlign w:val="center"/>
            <w:hideMark/>
          </w:tcPr>
          <w:p w14:paraId="401CE0E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2EECF4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8,520.94</w:t>
            </w:r>
          </w:p>
        </w:tc>
        <w:tc>
          <w:tcPr>
            <w:tcW w:w="284" w:type="pct"/>
            <w:tcBorders>
              <w:top w:val="nil"/>
              <w:left w:val="nil"/>
              <w:bottom w:val="single" w:sz="4" w:space="0" w:color="auto"/>
              <w:right w:val="single" w:sz="4" w:space="0" w:color="auto"/>
            </w:tcBorders>
            <w:shd w:val="clear" w:color="000000" w:fill="C0C0C0"/>
            <w:noWrap/>
            <w:vAlign w:val="center"/>
            <w:hideMark/>
          </w:tcPr>
          <w:p w14:paraId="53680D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9E4306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222AFD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7C0E1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D8601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90275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E56C6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8,520.94</w:t>
            </w:r>
          </w:p>
        </w:tc>
      </w:tr>
      <w:tr w:rsidR="003D649A" w:rsidRPr="003D649A" w14:paraId="3E1E8DFA"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2AFFC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w:t>
            </w:r>
          </w:p>
        </w:tc>
        <w:tc>
          <w:tcPr>
            <w:tcW w:w="924" w:type="pct"/>
            <w:tcBorders>
              <w:top w:val="nil"/>
              <w:left w:val="nil"/>
              <w:bottom w:val="single" w:sz="4" w:space="0" w:color="auto"/>
              <w:right w:val="single" w:sz="4" w:space="0" w:color="auto"/>
            </w:tcBorders>
            <w:shd w:val="clear" w:color="000000" w:fill="FFFFFF"/>
            <w:vAlign w:val="center"/>
            <w:hideMark/>
          </w:tcPr>
          <w:p w14:paraId="3463BFC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71C01F9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白云石</w:t>
            </w:r>
          </w:p>
        </w:tc>
        <w:tc>
          <w:tcPr>
            <w:tcW w:w="139" w:type="pct"/>
            <w:tcBorders>
              <w:top w:val="nil"/>
              <w:left w:val="nil"/>
              <w:bottom w:val="single" w:sz="4" w:space="0" w:color="auto"/>
              <w:right w:val="single" w:sz="4" w:space="0" w:color="auto"/>
            </w:tcBorders>
            <w:shd w:val="clear" w:color="000000" w:fill="FFFFFF"/>
            <w:vAlign w:val="center"/>
            <w:hideMark/>
          </w:tcPr>
          <w:p w14:paraId="7288B17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010D9C6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356,289.39</w:t>
            </w:r>
          </w:p>
        </w:tc>
        <w:tc>
          <w:tcPr>
            <w:tcW w:w="428" w:type="pct"/>
            <w:tcBorders>
              <w:top w:val="nil"/>
              <w:left w:val="nil"/>
              <w:bottom w:val="single" w:sz="4" w:space="0" w:color="auto"/>
              <w:right w:val="single" w:sz="4" w:space="0" w:color="auto"/>
            </w:tcBorders>
            <w:shd w:val="clear" w:color="000000" w:fill="FFFFFF"/>
            <w:noWrap/>
            <w:vAlign w:val="center"/>
            <w:hideMark/>
          </w:tcPr>
          <w:p w14:paraId="02367B8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F2DCE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169,593.75</w:t>
            </w:r>
          </w:p>
        </w:tc>
        <w:tc>
          <w:tcPr>
            <w:tcW w:w="284" w:type="pct"/>
            <w:tcBorders>
              <w:top w:val="nil"/>
              <w:left w:val="nil"/>
              <w:bottom w:val="single" w:sz="4" w:space="0" w:color="auto"/>
              <w:right w:val="single" w:sz="4" w:space="0" w:color="auto"/>
            </w:tcBorders>
            <w:shd w:val="clear" w:color="000000" w:fill="C0C0C0"/>
            <w:noWrap/>
            <w:vAlign w:val="center"/>
            <w:hideMark/>
          </w:tcPr>
          <w:p w14:paraId="1B671F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E2726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EFA22A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D1123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57BCD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98663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3AC25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169,593.75</w:t>
            </w:r>
          </w:p>
        </w:tc>
      </w:tr>
      <w:tr w:rsidR="003D649A" w:rsidRPr="003D649A" w14:paraId="69C54214"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539755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w:t>
            </w:r>
          </w:p>
        </w:tc>
        <w:tc>
          <w:tcPr>
            <w:tcW w:w="924" w:type="pct"/>
            <w:tcBorders>
              <w:top w:val="nil"/>
              <w:left w:val="nil"/>
              <w:bottom w:val="single" w:sz="4" w:space="0" w:color="auto"/>
              <w:right w:val="single" w:sz="4" w:space="0" w:color="auto"/>
            </w:tcBorders>
            <w:shd w:val="clear" w:color="000000" w:fill="FFFFFF"/>
            <w:vAlign w:val="center"/>
            <w:hideMark/>
          </w:tcPr>
          <w:p w14:paraId="7857ED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60304F3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电极</w:t>
            </w:r>
          </w:p>
        </w:tc>
        <w:tc>
          <w:tcPr>
            <w:tcW w:w="139" w:type="pct"/>
            <w:tcBorders>
              <w:top w:val="nil"/>
              <w:left w:val="nil"/>
              <w:bottom w:val="single" w:sz="4" w:space="0" w:color="auto"/>
              <w:right w:val="single" w:sz="4" w:space="0" w:color="auto"/>
            </w:tcBorders>
            <w:shd w:val="clear" w:color="000000" w:fill="FFFFFF"/>
            <w:vAlign w:val="center"/>
            <w:hideMark/>
          </w:tcPr>
          <w:p w14:paraId="385B0D1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1812736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4,763.07</w:t>
            </w:r>
          </w:p>
        </w:tc>
        <w:tc>
          <w:tcPr>
            <w:tcW w:w="428" w:type="pct"/>
            <w:tcBorders>
              <w:top w:val="nil"/>
              <w:left w:val="nil"/>
              <w:bottom w:val="single" w:sz="4" w:space="0" w:color="auto"/>
              <w:right w:val="single" w:sz="4" w:space="0" w:color="auto"/>
            </w:tcBorders>
            <w:shd w:val="clear" w:color="000000" w:fill="FFFFFF"/>
            <w:noWrap/>
            <w:vAlign w:val="center"/>
            <w:hideMark/>
          </w:tcPr>
          <w:p w14:paraId="16E2829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AB9004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17,447.13</w:t>
            </w:r>
          </w:p>
        </w:tc>
        <w:tc>
          <w:tcPr>
            <w:tcW w:w="284" w:type="pct"/>
            <w:tcBorders>
              <w:top w:val="nil"/>
              <w:left w:val="nil"/>
              <w:bottom w:val="single" w:sz="4" w:space="0" w:color="auto"/>
              <w:right w:val="single" w:sz="4" w:space="0" w:color="auto"/>
            </w:tcBorders>
            <w:shd w:val="clear" w:color="000000" w:fill="C0C0C0"/>
            <w:noWrap/>
            <w:vAlign w:val="center"/>
            <w:hideMark/>
          </w:tcPr>
          <w:p w14:paraId="764D3F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C9732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F71EF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10A0D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9A47E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68949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BE70C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17,447.13</w:t>
            </w:r>
          </w:p>
        </w:tc>
      </w:tr>
      <w:tr w:rsidR="003D649A" w:rsidRPr="003D649A" w14:paraId="731EFE75"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F84FB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w:t>
            </w:r>
          </w:p>
        </w:tc>
        <w:tc>
          <w:tcPr>
            <w:tcW w:w="924" w:type="pct"/>
            <w:tcBorders>
              <w:top w:val="nil"/>
              <w:left w:val="nil"/>
              <w:bottom w:val="single" w:sz="4" w:space="0" w:color="auto"/>
              <w:right w:val="single" w:sz="4" w:space="0" w:color="auto"/>
            </w:tcBorders>
            <w:shd w:val="clear" w:color="000000" w:fill="FFFFFF"/>
            <w:vAlign w:val="center"/>
            <w:hideMark/>
          </w:tcPr>
          <w:p w14:paraId="3BBF3E2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32BF409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废钢</w:t>
            </w:r>
          </w:p>
        </w:tc>
        <w:tc>
          <w:tcPr>
            <w:tcW w:w="139" w:type="pct"/>
            <w:tcBorders>
              <w:top w:val="nil"/>
              <w:left w:val="nil"/>
              <w:bottom w:val="single" w:sz="4" w:space="0" w:color="auto"/>
              <w:right w:val="single" w:sz="4" w:space="0" w:color="auto"/>
            </w:tcBorders>
            <w:shd w:val="clear" w:color="000000" w:fill="FFFFFF"/>
            <w:vAlign w:val="center"/>
            <w:hideMark/>
          </w:tcPr>
          <w:p w14:paraId="6E1DE16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0B5E2D7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1,077,722.64</w:t>
            </w:r>
          </w:p>
        </w:tc>
        <w:tc>
          <w:tcPr>
            <w:tcW w:w="428" w:type="pct"/>
            <w:tcBorders>
              <w:top w:val="nil"/>
              <w:left w:val="nil"/>
              <w:bottom w:val="single" w:sz="4" w:space="0" w:color="auto"/>
              <w:right w:val="single" w:sz="4" w:space="0" w:color="auto"/>
            </w:tcBorders>
            <w:shd w:val="clear" w:color="000000" w:fill="FFFFFF"/>
            <w:noWrap/>
            <w:vAlign w:val="center"/>
            <w:hideMark/>
          </w:tcPr>
          <w:p w14:paraId="3703662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873C9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39,875.74</w:t>
            </w:r>
          </w:p>
        </w:tc>
        <w:tc>
          <w:tcPr>
            <w:tcW w:w="284" w:type="pct"/>
            <w:tcBorders>
              <w:top w:val="nil"/>
              <w:left w:val="nil"/>
              <w:bottom w:val="single" w:sz="4" w:space="0" w:color="auto"/>
              <w:right w:val="single" w:sz="4" w:space="0" w:color="auto"/>
            </w:tcBorders>
            <w:shd w:val="clear" w:color="000000" w:fill="C0C0C0"/>
            <w:noWrap/>
            <w:vAlign w:val="center"/>
            <w:hideMark/>
          </w:tcPr>
          <w:p w14:paraId="2D10B3A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4C9F2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26DCA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90BE8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8D913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ADC4D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08A42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39,875.74</w:t>
            </w:r>
          </w:p>
        </w:tc>
      </w:tr>
      <w:tr w:rsidR="003D649A" w:rsidRPr="003D649A" w14:paraId="5A164BAF"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714B0F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w:t>
            </w:r>
          </w:p>
        </w:tc>
        <w:tc>
          <w:tcPr>
            <w:tcW w:w="924" w:type="pct"/>
            <w:tcBorders>
              <w:top w:val="nil"/>
              <w:left w:val="nil"/>
              <w:bottom w:val="single" w:sz="4" w:space="0" w:color="auto"/>
              <w:right w:val="single" w:sz="4" w:space="0" w:color="auto"/>
            </w:tcBorders>
            <w:shd w:val="clear" w:color="000000" w:fill="FFFFFF"/>
            <w:vAlign w:val="center"/>
            <w:hideMark/>
          </w:tcPr>
          <w:p w14:paraId="3FD59AE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00A5032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锰铁</w:t>
            </w:r>
          </w:p>
        </w:tc>
        <w:tc>
          <w:tcPr>
            <w:tcW w:w="139" w:type="pct"/>
            <w:tcBorders>
              <w:top w:val="nil"/>
              <w:left w:val="nil"/>
              <w:bottom w:val="single" w:sz="4" w:space="0" w:color="auto"/>
              <w:right w:val="single" w:sz="4" w:space="0" w:color="auto"/>
            </w:tcBorders>
            <w:shd w:val="clear" w:color="000000" w:fill="FFFFFF"/>
            <w:vAlign w:val="center"/>
            <w:hideMark/>
          </w:tcPr>
          <w:p w14:paraId="5576206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FC6866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47,687.64</w:t>
            </w:r>
          </w:p>
        </w:tc>
        <w:tc>
          <w:tcPr>
            <w:tcW w:w="428" w:type="pct"/>
            <w:tcBorders>
              <w:top w:val="nil"/>
              <w:left w:val="nil"/>
              <w:bottom w:val="single" w:sz="4" w:space="0" w:color="auto"/>
              <w:right w:val="single" w:sz="4" w:space="0" w:color="auto"/>
            </w:tcBorders>
            <w:shd w:val="clear" w:color="000000" w:fill="FFFFFF"/>
            <w:noWrap/>
            <w:vAlign w:val="center"/>
            <w:hideMark/>
          </w:tcPr>
          <w:p w14:paraId="6E1E36E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82D9C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13,114.10</w:t>
            </w:r>
          </w:p>
        </w:tc>
        <w:tc>
          <w:tcPr>
            <w:tcW w:w="284" w:type="pct"/>
            <w:tcBorders>
              <w:top w:val="nil"/>
              <w:left w:val="nil"/>
              <w:bottom w:val="single" w:sz="4" w:space="0" w:color="auto"/>
              <w:right w:val="single" w:sz="4" w:space="0" w:color="auto"/>
            </w:tcBorders>
            <w:shd w:val="clear" w:color="000000" w:fill="C0C0C0"/>
            <w:noWrap/>
            <w:vAlign w:val="center"/>
            <w:hideMark/>
          </w:tcPr>
          <w:p w14:paraId="28DE9C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F2447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DCE8F4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85AC08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C99B8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0458B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6F2C2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13,114.10</w:t>
            </w:r>
          </w:p>
        </w:tc>
      </w:tr>
      <w:tr w:rsidR="003D649A" w:rsidRPr="003D649A" w14:paraId="629BB3B1"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4626E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w:t>
            </w:r>
          </w:p>
        </w:tc>
        <w:tc>
          <w:tcPr>
            <w:tcW w:w="924" w:type="pct"/>
            <w:tcBorders>
              <w:top w:val="nil"/>
              <w:left w:val="nil"/>
              <w:bottom w:val="single" w:sz="4" w:space="0" w:color="auto"/>
              <w:right w:val="single" w:sz="4" w:space="0" w:color="auto"/>
            </w:tcBorders>
            <w:shd w:val="clear" w:color="000000" w:fill="FFFFFF"/>
            <w:vAlign w:val="center"/>
            <w:hideMark/>
          </w:tcPr>
          <w:p w14:paraId="6F44CD0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3D7AB28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镍铁</w:t>
            </w:r>
          </w:p>
        </w:tc>
        <w:tc>
          <w:tcPr>
            <w:tcW w:w="139" w:type="pct"/>
            <w:tcBorders>
              <w:top w:val="nil"/>
              <w:left w:val="nil"/>
              <w:bottom w:val="single" w:sz="4" w:space="0" w:color="auto"/>
              <w:right w:val="single" w:sz="4" w:space="0" w:color="auto"/>
            </w:tcBorders>
            <w:shd w:val="clear" w:color="000000" w:fill="FFFFFF"/>
            <w:vAlign w:val="center"/>
            <w:hideMark/>
          </w:tcPr>
          <w:p w14:paraId="2720B4C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2CC4CD5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9,445.11</w:t>
            </w:r>
          </w:p>
        </w:tc>
        <w:tc>
          <w:tcPr>
            <w:tcW w:w="428" w:type="pct"/>
            <w:tcBorders>
              <w:top w:val="nil"/>
              <w:left w:val="nil"/>
              <w:bottom w:val="single" w:sz="4" w:space="0" w:color="auto"/>
              <w:right w:val="single" w:sz="4" w:space="0" w:color="auto"/>
            </w:tcBorders>
            <w:shd w:val="clear" w:color="000000" w:fill="FFFFFF"/>
            <w:noWrap/>
            <w:vAlign w:val="center"/>
            <w:hideMark/>
          </w:tcPr>
          <w:p w14:paraId="1505D37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B8EBF7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349.47</w:t>
            </w:r>
          </w:p>
        </w:tc>
        <w:tc>
          <w:tcPr>
            <w:tcW w:w="284" w:type="pct"/>
            <w:tcBorders>
              <w:top w:val="nil"/>
              <w:left w:val="nil"/>
              <w:bottom w:val="single" w:sz="4" w:space="0" w:color="auto"/>
              <w:right w:val="single" w:sz="4" w:space="0" w:color="auto"/>
            </w:tcBorders>
            <w:shd w:val="clear" w:color="000000" w:fill="C0C0C0"/>
            <w:noWrap/>
            <w:vAlign w:val="center"/>
            <w:hideMark/>
          </w:tcPr>
          <w:p w14:paraId="4E552C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48F67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C75C7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D6981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39C95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913E91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BE105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349.47</w:t>
            </w:r>
          </w:p>
        </w:tc>
      </w:tr>
      <w:tr w:rsidR="003D649A" w:rsidRPr="003D649A" w14:paraId="6F993BFD"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A498B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w:t>
            </w:r>
          </w:p>
        </w:tc>
        <w:tc>
          <w:tcPr>
            <w:tcW w:w="924" w:type="pct"/>
            <w:tcBorders>
              <w:top w:val="nil"/>
              <w:left w:val="nil"/>
              <w:bottom w:val="single" w:sz="4" w:space="0" w:color="auto"/>
              <w:right w:val="single" w:sz="4" w:space="0" w:color="auto"/>
            </w:tcBorders>
            <w:shd w:val="clear" w:color="000000" w:fill="FFFFFF"/>
            <w:vAlign w:val="center"/>
            <w:hideMark/>
          </w:tcPr>
          <w:p w14:paraId="426A63A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067EA7A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铬铁</w:t>
            </w:r>
          </w:p>
        </w:tc>
        <w:tc>
          <w:tcPr>
            <w:tcW w:w="139" w:type="pct"/>
            <w:tcBorders>
              <w:top w:val="nil"/>
              <w:left w:val="nil"/>
              <w:bottom w:val="single" w:sz="4" w:space="0" w:color="auto"/>
              <w:right w:val="single" w:sz="4" w:space="0" w:color="auto"/>
            </w:tcBorders>
            <w:shd w:val="clear" w:color="000000" w:fill="FFFFFF"/>
            <w:vAlign w:val="center"/>
            <w:hideMark/>
          </w:tcPr>
          <w:p w14:paraId="43F2C0A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52D4D03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65,858.93</w:t>
            </w:r>
          </w:p>
        </w:tc>
        <w:tc>
          <w:tcPr>
            <w:tcW w:w="428" w:type="pct"/>
            <w:tcBorders>
              <w:top w:val="nil"/>
              <w:left w:val="nil"/>
              <w:bottom w:val="single" w:sz="4" w:space="0" w:color="auto"/>
              <w:right w:val="single" w:sz="4" w:space="0" w:color="auto"/>
            </w:tcBorders>
            <w:shd w:val="clear" w:color="000000" w:fill="FFFFFF"/>
            <w:noWrap/>
            <w:vAlign w:val="center"/>
            <w:hideMark/>
          </w:tcPr>
          <w:p w14:paraId="4944546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D67A4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22,918.91</w:t>
            </w:r>
          </w:p>
        </w:tc>
        <w:tc>
          <w:tcPr>
            <w:tcW w:w="284" w:type="pct"/>
            <w:tcBorders>
              <w:top w:val="nil"/>
              <w:left w:val="nil"/>
              <w:bottom w:val="single" w:sz="4" w:space="0" w:color="auto"/>
              <w:right w:val="single" w:sz="4" w:space="0" w:color="auto"/>
            </w:tcBorders>
            <w:shd w:val="clear" w:color="000000" w:fill="C0C0C0"/>
            <w:noWrap/>
            <w:vAlign w:val="center"/>
            <w:hideMark/>
          </w:tcPr>
          <w:p w14:paraId="6C2DFA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AEDE1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2DE75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B4F87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50B09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38140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09141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22,918.91</w:t>
            </w:r>
          </w:p>
        </w:tc>
      </w:tr>
      <w:tr w:rsidR="003D649A" w:rsidRPr="003D649A" w14:paraId="1FF97EC3"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49F3E4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23</w:t>
            </w:r>
          </w:p>
        </w:tc>
        <w:tc>
          <w:tcPr>
            <w:tcW w:w="924" w:type="pct"/>
            <w:tcBorders>
              <w:top w:val="nil"/>
              <w:left w:val="nil"/>
              <w:bottom w:val="single" w:sz="4" w:space="0" w:color="auto"/>
              <w:right w:val="single" w:sz="4" w:space="0" w:color="auto"/>
            </w:tcBorders>
            <w:shd w:val="clear" w:color="000000" w:fill="FFFFFF"/>
            <w:vAlign w:val="center"/>
            <w:hideMark/>
          </w:tcPr>
          <w:p w14:paraId="4C256D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52E9B8A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硅铁</w:t>
            </w:r>
          </w:p>
        </w:tc>
        <w:tc>
          <w:tcPr>
            <w:tcW w:w="139" w:type="pct"/>
            <w:tcBorders>
              <w:top w:val="nil"/>
              <w:left w:val="nil"/>
              <w:bottom w:val="single" w:sz="4" w:space="0" w:color="auto"/>
              <w:right w:val="single" w:sz="4" w:space="0" w:color="auto"/>
            </w:tcBorders>
            <w:shd w:val="clear" w:color="000000" w:fill="FFFFFF"/>
            <w:vAlign w:val="center"/>
            <w:hideMark/>
          </w:tcPr>
          <w:p w14:paraId="6B5DE27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0BC5DC7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10,672.48</w:t>
            </w:r>
          </w:p>
        </w:tc>
        <w:tc>
          <w:tcPr>
            <w:tcW w:w="428" w:type="pct"/>
            <w:tcBorders>
              <w:top w:val="nil"/>
              <w:left w:val="nil"/>
              <w:bottom w:val="single" w:sz="4" w:space="0" w:color="auto"/>
              <w:right w:val="single" w:sz="4" w:space="0" w:color="auto"/>
            </w:tcBorders>
            <w:shd w:val="clear" w:color="000000" w:fill="FFFFFF"/>
            <w:noWrap/>
            <w:vAlign w:val="center"/>
            <w:hideMark/>
          </w:tcPr>
          <w:p w14:paraId="40A807D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94297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74.71</w:t>
            </w:r>
          </w:p>
        </w:tc>
        <w:tc>
          <w:tcPr>
            <w:tcW w:w="284" w:type="pct"/>
            <w:tcBorders>
              <w:top w:val="nil"/>
              <w:left w:val="nil"/>
              <w:bottom w:val="single" w:sz="4" w:space="0" w:color="auto"/>
              <w:right w:val="single" w:sz="4" w:space="0" w:color="auto"/>
            </w:tcBorders>
            <w:shd w:val="clear" w:color="000000" w:fill="C0C0C0"/>
            <w:noWrap/>
            <w:vAlign w:val="center"/>
            <w:hideMark/>
          </w:tcPr>
          <w:p w14:paraId="5AB831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746395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C13B2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AA738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C3BAD4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87340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873DD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74.71</w:t>
            </w:r>
          </w:p>
        </w:tc>
      </w:tr>
      <w:tr w:rsidR="003D649A" w:rsidRPr="003D649A" w14:paraId="7B8F2CFD"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180D0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w:t>
            </w:r>
          </w:p>
        </w:tc>
        <w:tc>
          <w:tcPr>
            <w:tcW w:w="924" w:type="pct"/>
            <w:tcBorders>
              <w:top w:val="nil"/>
              <w:left w:val="nil"/>
              <w:bottom w:val="single" w:sz="4" w:space="0" w:color="auto"/>
              <w:right w:val="single" w:sz="4" w:space="0" w:color="auto"/>
            </w:tcBorders>
            <w:shd w:val="clear" w:color="000000" w:fill="FFFFFF"/>
            <w:vAlign w:val="center"/>
            <w:hideMark/>
          </w:tcPr>
          <w:p w14:paraId="05BDABA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586DFB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钼铁</w:t>
            </w:r>
          </w:p>
        </w:tc>
        <w:tc>
          <w:tcPr>
            <w:tcW w:w="139" w:type="pct"/>
            <w:tcBorders>
              <w:top w:val="nil"/>
              <w:left w:val="nil"/>
              <w:bottom w:val="single" w:sz="4" w:space="0" w:color="auto"/>
              <w:right w:val="single" w:sz="4" w:space="0" w:color="auto"/>
            </w:tcBorders>
            <w:shd w:val="clear" w:color="000000" w:fill="FFFFFF"/>
            <w:vAlign w:val="center"/>
            <w:hideMark/>
          </w:tcPr>
          <w:p w14:paraId="0E67AFE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AD34EB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7,945.16</w:t>
            </w:r>
          </w:p>
        </w:tc>
        <w:tc>
          <w:tcPr>
            <w:tcW w:w="428" w:type="pct"/>
            <w:tcBorders>
              <w:top w:val="nil"/>
              <w:left w:val="nil"/>
              <w:bottom w:val="single" w:sz="4" w:space="0" w:color="auto"/>
              <w:right w:val="single" w:sz="4" w:space="0" w:color="auto"/>
            </w:tcBorders>
            <w:shd w:val="clear" w:color="000000" w:fill="FFFFFF"/>
            <w:noWrap/>
            <w:vAlign w:val="center"/>
            <w:hideMark/>
          </w:tcPr>
          <w:p w14:paraId="577E8AC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2C9DFF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143.01</w:t>
            </w:r>
          </w:p>
        </w:tc>
        <w:tc>
          <w:tcPr>
            <w:tcW w:w="284" w:type="pct"/>
            <w:tcBorders>
              <w:top w:val="nil"/>
              <w:left w:val="nil"/>
              <w:bottom w:val="single" w:sz="4" w:space="0" w:color="auto"/>
              <w:right w:val="single" w:sz="4" w:space="0" w:color="auto"/>
            </w:tcBorders>
            <w:shd w:val="clear" w:color="000000" w:fill="C0C0C0"/>
            <w:noWrap/>
            <w:vAlign w:val="center"/>
            <w:hideMark/>
          </w:tcPr>
          <w:p w14:paraId="4464A4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40584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42C863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C9BB18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BF5785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3161F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2D1F4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143.01</w:t>
            </w:r>
          </w:p>
        </w:tc>
      </w:tr>
      <w:tr w:rsidR="003D649A" w:rsidRPr="003D649A" w14:paraId="392EF985"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EBDDD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w:t>
            </w:r>
          </w:p>
        </w:tc>
        <w:tc>
          <w:tcPr>
            <w:tcW w:w="924" w:type="pct"/>
            <w:tcBorders>
              <w:top w:val="nil"/>
              <w:left w:val="nil"/>
              <w:bottom w:val="single" w:sz="4" w:space="0" w:color="auto"/>
              <w:right w:val="single" w:sz="4" w:space="0" w:color="auto"/>
            </w:tcBorders>
            <w:shd w:val="clear" w:color="000000" w:fill="FFFFFF"/>
            <w:vAlign w:val="center"/>
            <w:hideMark/>
          </w:tcPr>
          <w:p w14:paraId="14D8C7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5B75DFA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钢坯</w:t>
            </w:r>
          </w:p>
        </w:tc>
        <w:tc>
          <w:tcPr>
            <w:tcW w:w="139" w:type="pct"/>
            <w:tcBorders>
              <w:top w:val="nil"/>
              <w:left w:val="nil"/>
              <w:bottom w:val="single" w:sz="4" w:space="0" w:color="auto"/>
              <w:right w:val="single" w:sz="4" w:space="0" w:color="auto"/>
            </w:tcBorders>
            <w:shd w:val="clear" w:color="000000" w:fill="FFFFFF"/>
            <w:vAlign w:val="center"/>
            <w:hideMark/>
          </w:tcPr>
          <w:p w14:paraId="541133B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2FA334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4,332,821.94</w:t>
            </w:r>
          </w:p>
        </w:tc>
        <w:tc>
          <w:tcPr>
            <w:tcW w:w="428" w:type="pct"/>
            <w:tcBorders>
              <w:top w:val="nil"/>
              <w:left w:val="nil"/>
              <w:bottom w:val="single" w:sz="4" w:space="0" w:color="auto"/>
              <w:right w:val="single" w:sz="4" w:space="0" w:color="auto"/>
            </w:tcBorders>
            <w:shd w:val="clear" w:color="000000" w:fill="FFFFFF"/>
            <w:noWrap/>
            <w:vAlign w:val="center"/>
            <w:hideMark/>
          </w:tcPr>
          <w:p w14:paraId="438EC47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71341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160,314.41</w:t>
            </w:r>
          </w:p>
        </w:tc>
        <w:tc>
          <w:tcPr>
            <w:tcW w:w="284" w:type="pct"/>
            <w:tcBorders>
              <w:top w:val="nil"/>
              <w:left w:val="nil"/>
              <w:bottom w:val="single" w:sz="4" w:space="0" w:color="auto"/>
              <w:right w:val="single" w:sz="4" w:space="0" w:color="auto"/>
            </w:tcBorders>
            <w:shd w:val="clear" w:color="000000" w:fill="C0C0C0"/>
            <w:noWrap/>
            <w:vAlign w:val="center"/>
            <w:hideMark/>
          </w:tcPr>
          <w:p w14:paraId="18C2B2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039E9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48CCF5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9F647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820B5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9EDAF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E62A3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160,314.41</w:t>
            </w:r>
          </w:p>
        </w:tc>
      </w:tr>
      <w:tr w:rsidR="003D649A" w:rsidRPr="003D649A" w14:paraId="38F371B7"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A2747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w:t>
            </w:r>
          </w:p>
        </w:tc>
        <w:tc>
          <w:tcPr>
            <w:tcW w:w="924" w:type="pct"/>
            <w:tcBorders>
              <w:top w:val="nil"/>
              <w:left w:val="nil"/>
              <w:bottom w:val="single" w:sz="4" w:space="0" w:color="auto"/>
              <w:right w:val="single" w:sz="4" w:space="0" w:color="auto"/>
            </w:tcBorders>
            <w:shd w:val="clear" w:color="000000" w:fill="FFFFFF"/>
            <w:vAlign w:val="center"/>
            <w:hideMark/>
          </w:tcPr>
          <w:p w14:paraId="2FFFE6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073DA98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粗苯</w:t>
            </w:r>
          </w:p>
        </w:tc>
        <w:tc>
          <w:tcPr>
            <w:tcW w:w="139" w:type="pct"/>
            <w:tcBorders>
              <w:top w:val="nil"/>
              <w:left w:val="nil"/>
              <w:bottom w:val="single" w:sz="4" w:space="0" w:color="auto"/>
              <w:right w:val="single" w:sz="4" w:space="0" w:color="auto"/>
            </w:tcBorders>
            <w:shd w:val="clear" w:color="000000" w:fill="FFFFFF"/>
            <w:vAlign w:val="center"/>
            <w:hideMark/>
          </w:tcPr>
          <w:p w14:paraId="639DCA9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3771797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19,501.18</w:t>
            </w:r>
          </w:p>
        </w:tc>
        <w:tc>
          <w:tcPr>
            <w:tcW w:w="428" w:type="pct"/>
            <w:tcBorders>
              <w:top w:val="nil"/>
              <w:left w:val="nil"/>
              <w:bottom w:val="single" w:sz="4" w:space="0" w:color="auto"/>
              <w:right w:val="single" w:sz="4" w:space="0" w:color="auto"/>
            </w:tcBorders>
            <w:shd w:val="clear" w:color="000000" w:fill="FFFFFF"/>
            <w:noWrap/>
            <w:vAlign w:val="center"/>
            <w:hideMark/>
          </w:tcPr>
          <w:p w14:paraId="174E959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CCC97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65,952.99</w:t>
            </w:r>
          </w:p>
        </w:tc>
        <w:tc>
          <w:tcPr>
            <w:tcW w:w="284" w:type="pct"/>
            <w:tcBorders>
              <w:top w:val="nil"/>
              <w:left w:val="nil"/>
              <w:bottom w:val="single" w:sz="4" w:space="0" w:color="auto"/>
              <w:right w:val="single" w:sz="4" w:space="0" w:color="auto"/>
            </w:tcBorders>
            <w:shd w:val="clear" w:color="000000" w:fill="C0C0C0"/>
            <w:noWrap/>
            <w:vAlign w:val="center"/>
            <w:hideMark/>
          </w:tcPr>
          <w:p w14:paraId="0FD8CE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B7B3D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1F1F5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A6A69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F4FDF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64A44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A2142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65,952.99</w:t>
            </w:r>
          </w:p>
        </w:tc>
      </w:tr>
      <w:tr w:rsidR="003D649A" w:rsidRPr="003D649A" w14:paraId="6D4D5312" w14:textId="77777777" w:rsidTr="003D649A">
        <w:trPr>
          <w:trHeight w:val="28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E5E3F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27</w:t>
            </w:r>
          </w:p>
        </w:tc>
        <w:tc>
          <w:tcPr>
            <w:tcW w:w="924" w:type="pct"/>
            <w:tcBorders>
              <w:top w:val="nil"/>
              <w:left w:val="nil"/>
              <w:bottom w:val="single" w:sz="4" w:space="0" w:color="auto"/>
              <w:right w:val="single" w:sz="4" w:space="0" w:color="auto"/>
            </w:tcBorders>
            <w:shd w:val="clear" w:color="000000" w:fill="FFFFFF"/>
            <w:vAlign w:val="center"/>
            <w:hideMark/>
          </w:tcPr>
          <w:p w14:paraId="30A4458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420" w:type="pct"/>
            <w:tcBorders>
              <w:top w:val="nil"/>
              <w:left w:val="nil"/>
              <w:bottom w:val="single" w:sz="4" w:space="0" w:color="auto"/>
              <w:right w:val="single" w:sz="4" w:space="0" w:color="auto"/>
            </w:tcBorders>
            <w:shd w:val="clear" w:color="auto" w:fill="auto"/>
            <w:vAlign w:val="center"/>
            <w:hideMark/>
          </w:tcPr>
          <w:p w14:paraId="290B69F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煤焦油</w:t>
            </w:r>
          </w:p>
        </w:tc>
        <w:tc>
          <w:tcPr>
            <w:tcW w:w="139" w:type="pct"/>
            <w:tcBorders>
              <w:top w:val="nil"/>
              <w:left w:val="nil"/>
              <w:bottom w:val="single" w:sz="4" w:space="0" w:color="auto"/>
              <w:right w:val="single" w:sz="4" w:space="0" w:color="auto"/>
            </w:tcBorders>
            <w:shd w:val="clear" w:color="000000" w:fill="FFFFFF"/>
            <w:vAlign w:val="center"/>
            <w:hideMark/>
          </w:tcPr>
          <w:p w14:paraId="35ECE52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75" w:type="pct"/>
            <w:tcBorders>
              <w:top w:val="nil"/>
              <w:left w:val="nil"/>
              <w:bottom w:val="single" w:sz="4" w:space="0" w:color="auto"/>
              <w:right w:val="single" w:sz="4" w:space="0" w:color="auto"/>
            </w:tcBorders>
            <w:shd w:val="clear" w:color="000000" w:fill="FFFFFF"/>
            <w:noWrap/>
            <w:vAlign w:val="center"/>
            <w:hideMark/>
          </w:tcPr>
          <w:p w14:paraId="5C1EBF8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59,054.10</w:t>
            </w:r>
          </w:p>
        </w:tc>
        <w:tc>
          <w:tcPr>
            <w:tcW w:w="428" w:type="pct"/>
            <w:tcBorders>
              <w:top w:val="nil"/>
              <w:left w:val="nil"/>
              <w:bottom w:val="single" w:sz="4" w:space="0" w:color="auto"/>
              <w:right w:val="single" w:sz="4" w:space="0" w:color="auto"/>
            </w:tcBorders>
            <w:shd w:val="clear" w:color="000000" w:fill="FFFFFF"/>
            <w:noWrap/>
            <w:vAlign w:val="center"/>
            <w:hideMark/>
          </w:tcPr>
          <w:p w14:paraId="22A6CC7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3FF38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159,387.02</w:t>
            </w:r>
          </w:p>
        </w:tc>
        <w:tc>
          <w:tcPr>
            <w:tcW w:w="284" w:type="pct"/>
            <w:tcBorders>
              <w:top w:val="nil"/>
              <w:left w:val="nil"/>
              <w:bottom w:val="single" w:sz="4" w:space="0" w:color="auto"/>
              <w:right w:val="single" w:sz="4" w:space="0" w:color="auto"/>
            </w:tcBorders>
            <w:shd w:val="clear" w:color="000000" w:fill="C0C0C0"/>
            <w:noWrap/>
            <w:vAlign w:val="center"/>
            <w:hideMark/>
          </w:tcPr>
          <w:p w14:paraId="213185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3E9D81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D13AB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6A8CE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5026C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8FA0D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BF2D11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159,387.02</w:t>
            </w:r>
          </w:p>
        </w:tc>
      </w:tr>
      <w:tr w:rsidR="003D649A" w:rsidRPr="003D649A" w14:paraId="5BA6097F" w14:textId="77777777" w:rsidTr="003D649A">
        <w:trPr>
          <w:trHeight w:val="33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A78DE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28</w:t>
            </w:r>
          </w:p>
        </w:tc>
        <w:tc>
          <w:tcPr>
            <w:tcW w:w="924" w:type="pct"/>
            <w:tcBorders>
              <w:top w:val="nil"/>
              <w:left w:val="nil"/>
              <w:bottom w:val="single" w:sz="4" w:space="0" w:color="auto"/>
              <w:right w:val="single" w:sz="4" w:space="0" w:color="auto"/>
            </w:tcBorders>
            <w:shd w:val="clear" w:color="000000" w:fill="FFFFFF"/>
            <w:vAlign w:val="center"/>
            <w:hideMark/>
          </w:tcPr>
          <w:p w14:paraId="19F577C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输入能源间接温室气体排放</w:t>
            </w:r>
          </w:p>
        </w:tc>
        <w:tc>
          <w:tcPr>
            <w:tcW w:w="420" w:type="pct"/>
            <w:tcBorders>
              <w:top w:val="nil"/>
              <w:left w:val="nil"/>
              <w:bottom w:val="single" w:sz="4" w:space="0" w:color="auto"/>
              <w:right w:val="single" w:sz="4" w:space="0" w:color="auto"/>
            </w:tcBorders>
            <w:shd w:val="clear" w:color="auto" w:fill="auto"/>
            <w:vAlign w:val="center"/>
            <w:hideMark/>
          </w:tcPr>
          <w:p w14:paraId="7902046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外购电力（基于位置）</w:t>
            </w:r>
          </w:p>
        </w:tc>
        <w:tc>
          <w:tcPr>
            <w:tcW w:w="139" w:type="pct"/>
            <w:tcBorders>
              <w:top w:val="nil"/>
              <w:left w:val="nil"/>
              <w:bottom w:val="single" w:sz="4" w:space="0" w:color="auto"/>
              <w:right w:val="single" w:sz="4" w:space="0" w:color="auto"/>
            </w:tcBorders>
            <w:shd w:val="clear" w:color="000000" w:fill="FFFFFF"/>
            <w:vAlign w:val="center"/>
            <w:hideMark/>
          </w:tcPr>
          <w:p w14:paraId="5D6F08A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范围二</w:t>
            </w:r>
          </w:p>
        </w:tc>
        <w:tc>
          <w:tcPr>
            <w:tcW w:w="475" w:type="pct"/>
            <w:tcBorders>
              <w:top w:val="nil"/>
              <w:left w:val="nil"/>
              <w:bottom w:val="single" w:sz="4" w:space="0" w:color="auto"/>
              <w:right w:val="single" w:sz="4" w:space="0" w:color="auto"/>
            </w:tcBorders>
            <w:shd w:val="clear" w:color="000000" w:fill="FFFFFF"/>
            <w:noWrap/>
            <w:vAlign w:val="center"/>
            <w:hideMark/>
          </w:tcPr>
          <w:p w14:paraId="07ACD66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1,992,878.77</w:t>
            </w:r>
          </w:p>
        </w:tc>
        <w:tc>
          <w:tcPr>
            <w:tcW w:w="428" w:type="pct"/>
            <w:tcBorders>
              <w:top w:val="nil"/>
              <w:left w:val="nil"/>
              <w:bottom w:val="single" w:sz="4" w:space="0" w:color="auto"/>
              <w:right w:val="single" w:sz="4" w:space="0" w:color="auto"/>
            </w:tcBorders>
            <w:shd w:val="clear" w:color="000000" w:fill="FFFFFF"/>
            <w:noWrap/>
            <w:vAlign w:val="center"/>
            <w:hideMark/>
          </w:tcPr>
          <w:p w14:paraId="0CA9E31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MWh</w:t>
            </w:r>
          </w:p>
        </w:tc>
        <w:tc>
          <w:tcPr>
            <w:tcW w:w="459" w:type="pct"/>
            <w:tcBorders>
              <w:top w:val="nil"/>
              <w:left w:val="nil"/>
              <w:bottom w:val="single" w:sz="4" w:space="0" w:color="auto"/>
              <w:right w:val="single" w:sz="4" w:space="0" w:color="auto"/>
            </w:tcBorders>
            <w:shd w:val="clear" w:color="000000" w:fill="C0C0C0"/>
            <w:noWrap/>
            <w:vAlign w:val="center"/>
            <w:hideMark/>
          </w:tcPr>
          <w:p w14:paraId="6C78DF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1,069,378.75</w:t>
            </w:r>
          </w:p>
        </w:tc>
        <w:tc>
          <w:tcPr>
            <w:tcW w:w="284" w:type="pct"/>
            <w:tcBorders>
              <w:top w:val="nil"/>
              <w:left w:val="nil"/>
              <w:bottom w:val="single" w:sz="4" w:space="0" w:color="auto"/>
              <w:right w:val="single" w:sz="4" w:space="0" w:color="auto"/>
            </w:tcBorders>
            <w:shd w:val="clear" w:color="000000" w:fill="C0C0C0"/>
            <w:noWrap/>
            <w:vAlign w:val="center"/>
            <w:hideMark/>
          </w:tcPr>
          <w:p w14:paraId="741430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5959E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7DF32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8949C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855DD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11AE0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F32D1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1,069,378.75</w:t>
            </w:r>
          </w:p>
        </w:tc>
      </w:tr>
      <w:tr w:rsidR="003D649A" w:rsidRPr="003D649A" w14:paraId="70FC755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BC722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w:t>
            </w:r>
          </w:p>
        </w:tc>
        <w:tc>
          <w:tcPr>
            <w:tcW w:w="924" w:type="pct"/>
            <w:tcBorders>
              <w:top w:val="nil"/>
              <w:left w:val="nil"/>
              <w:bottom w:val="single" w:sz="4" w:space="0" w:color="auto"/>
              <w:right w:val="single" w:sz="4" w:space="0" w:color="auto"/>
            </w:tcBorders>
            <w:shd w:val="clear" w:color="000000" w:fill="FFFFFF"/>
            <w:vAlign w:val="center"/>
            <w:hideMark/>
          </w:tcPr>
          <w:p w14:paraId="71829E4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3AFDE7B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铁矿石</w:t>
            </w:r>
            <w:r w:rsidRPr="003D649A">
              <w:rPr>
                <w:rFonts w:eastAsia="PMingLiU" w:cs="Arial"/>
                <w:b/>
                <w:bCs/>
                <w:szCs w:val="20"/>
                <w:lang w:val="en-US" w:eastAsia="zh-CN"/>
              </w:rPr>
              <w:lastRenderedPageBreak/>
              <w:t>生产</w:t>
            </w:r>
          </w:p>
        </w:tc>
        <w:tc>
          <w:tcPr>
            <w:tcW w:w="139" w:type="pct"/>
            <w:tcBorders>
              <w:top w:val="nil"/>
              <w:left w:val="nil"/>
              <w:bottom w:val="single" w:sz="4" w:space="0" w:color="auto"/>
              <w:right w:val="single" w:sz="4" w:space="0" w:color="auto"/>
            </w:tcBorders>
            <w:shd w:val="clear" w:color="000000" w:fill="FFFFFF"/>
            <w:vAlign w:val="center"/>
            <w:hideMark/>
          </w:tcPr>
          <w:p w14:paraId="39AF826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w:t>
            </w:r>
            <w:r w:rsidRPr="003D649A">
              <w:rPr>
                <w:rFonts w:ascii="宋体" w:eastAsia="宋体" w:hAnsi="宋体" w:cs="宋体" w:hint="eastAsia"/>
                <w:b/>
                <w:bCs/>
                <w:szCs w:val="20"/>
                <w:lang w:val="en-US" w:eastAsia="zh-CN"/>
              </w:rPr>
              <w:lastRenderedPageBreak/>
              <w:t>别1</w:t>
            </w:r>
          </w:p>
        </w:tc>
        <w:tc>
          <w:tcPr>
            <w:tcW w:w="475" w:type="pct"/>
            <w:tcBorders>
              <w:top w:val="nil"/>
              <w:left w:val="nil"/>
              <w:bottom w:val="single" w:sz="4" w:space="0" w:color="auto"/>
              <w:right w:val="single" w:sz="4" w:space="0" w:color="auto"/>
            </w:tcBorders>
            <w:shd w:val="clear" w:color="000000" w:fill="FFFFFF"/>
            <w:noWrap/>
            <w:vAlign w:val="center"/>
            <w:hideMark/>
          </w:tcPr>
          <w:p w14:paraId="1D2A1C8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4,538,211.34</w:t>
            </w:r>
          </w:p>
        </w:tc>
        <w:tc>
          <w:tcPr>
            <w:tcW w:w="428" w:type="pct"/>
            <w:tcBorders>
              <w:top w:val="nil"/>
              <w:left w:val="nil"/>
              <w:bottom w:val="single" w:sz="4" w:space="0" w:color="auto"/>
              <w:right w:val="single" w:sz="4" w:space="0" w:color="auto"/>
            </w:tcBorders>
            <w:shd w:val="clear" w:color="000000" w:fill="FFFFFF"/>
            <w:noWrap/>
            <w:vAlign w:val="center"/>
            <w:hideMark/>
          </w:tcPr>
          <w:p w14:paraId="73955D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4423D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448,588.58</w:t>
            </w:r>
          </w:p>
        </w:tc>
        <w:tc>
          <w:tcPr>
            <w:tcW w:w="284" w:type="pct"/>
            <w:tcBorders>
              <w:top w:val="nil"/>
              <w:left w:val="nil"/>
              <w:bottom w:val="single" w:sz="4" w:space="0" w:color="auto"/>
              <w:right w:val="single" w:sz="4" w:space="0" w:color="auto"/>
            </w:tcBorders>
            <w:shd w:val="clear" w:color="000000" w:fill="C0C0C0"/>
            <w:noWrap/>
            <w:vAlign w:val="center"/>
            <w:hideMark/>
          </w:tcPr>
          <w:p w14:paraId="3C41D6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4BD5E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FDC74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76106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03CE8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BC2D9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D2F0C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448,588.58</w:t>
            </w:r>
          </w:p>
        </w:tc>
      </w:tr>
      <w:tr w:rsidR="003D649A" w:rsidRPr="003D649A" w14:paraId="6BBB35C4"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02E1F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w:t>
            </w:r>
          </w:p>
        </w:tc>
        <w:tc>
          <w:tcPr>
            <w:tcW w:w="924" w:type="pct"/>
            <w:tcBorders>
              <w:top w:val="nil"/>
              <w:left w:val="nil"/>
              <w:bottom w:val="single" w:sz="4" w:space="0" w:color="auto"/>
              <w:right w:val="single" w:sz="4" w:space="0" w:color="auto"/>
            </w:tcBorders>
            <w:shd w:val="clear" w:color="000000" w:fill="FFFFFF"/>
            <w:vAlign w:val="center"/>
            <w:hideMark/>
          </w:tcPr>
          <w:p w14:paraId="247BB22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386DE8D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生石灰生产</w:t>
            </w:r>
          </w:p>
        </w:tc>
        <w:tc>
          <w:tcPr>
            <w:tcW w:w="139" w:type="pct"/>
            <w:tcBorders>
              <w:top w:val="nil"/>
              <w:left w:val="nil"/>
              <w:bottom w:val="single" w:sz="4" w:space="0" w:color="auto"/>
              <w:right w:val="single" w:sz="4" w:space="0" w:color="auto"/>
            </w:tcBorders>
            <w:shd w:val="clear" w:color="000000" w:fill="FFFFFF"/>
            <w:vAlign w:val="center"/>
            <w:hideMark/>
          </w:tcPr>
          <w:p w14:paraId="6B8A712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3924827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611,514.48</w:t>
            </w:r>
          </w:p>
        </w:tc>
        <w:tc>
          <w:tcPr>
            <w:tcW w:w="428" w:type="pct"/>
            <w:tcBorders>
              <w:top w:val="nil"/>
              <w:left w:val="nil"/>
              <w:bottom w:val="single" w:sz="4" w:space="0" w:color="auto"/>
              <w:right w:val="single" w:sz="4" w:space="0" w:color="auto"/>
            </w:tcBorders>
            <w:shd w:val="clear" w:color="000000" w:fill="FFFFFF"/>
            <w:noWrap/>
            <w:vAlign w:val="center"/>
            <w:hideMark/>
          </w:tcPr>
          <w:p w14:paraId="48AF0FF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F052C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727,500.38</w:t>
            </w:r>
          </w:p>
        </w:tc>
        <w:tc>
          <w:tcPr>
            <w:tcW w:w="284" w:type="pct"/>
            <w:tcBorders>
              <w:top w:val="nil"/>
              <w:left w:val="nil"/>
              <w:bottom w:val="single" w:sz="4" w:space="0" w:color="auto"/>
              <w:right w:val="single" w:sz="4" w:space="0" w:color="auto"/>
            </w:tcBorders>
            <w:shd w:val="clear" w:color="000000" w:fill="C0C0C0"/>
            <w:noWrap/>
            <w:vAlign w:val="center"/>
            <w:hideMark/>
          </w:tcPr>
          <w:p w14:paraId="047CE7A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6CFF7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34800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C4D0C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2DE1B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DC462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20CAF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727,500.38</w:t>
            </w:r>
          </w:p>
        </w:tc>
      </w:tr>
      <w:tr w:rsidR="003D649A" w:rsidRPr="003D649A" w14:paraId="53E31028"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80A7E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31</w:t>
            </w:r>
          </w:p>
        </w:tc>
        <w:tc>
          <w:tcPr>
            <w:tcW w:w="924" w:type="pct"/>
            <w:tcBorders>
              <w:top w:val="nil"/>
              <w:left w:val="nil"/>
              <w:bottom w:val="single" w:sz="4" w:space="0" w:color="auto"/>
              <w:right w:val="single" w:sz="4" w:space="0" w:color="auto"/>
            </w:tcBorders>
            <w:shd w:val="clear" w:color="000000" w:fill="FFFFFF"/>
            <w:vAlign w:val="center"/>
            <w:hideMark/>
          </w:tcPr>
          <w:p w14:paraId="15A541F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7FE12FD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石灰石生产</w:t>
            </w:r>
          </w:p>
        </w:tc>
        <w:tc>
          <w:tcPr>
            <w:tcW w:w="139" w:type="pct"/>
            <w:tcBorders>
              <w:top w:val="nil"/>
              <w:left w:val="nil"/>
              <w:bottom w:val="single" w:sz="4" w:space="0" w:color="auto"/>
              <w:right w:val="single" w:sz="4" w:space="0" w:color="auto"/>
            </w:tcBorders>
            <w:shd w:val="clear" w:color="000000" w:fill="FFFFFF"/>
            <w:vAlign w:val="center"/>
            <w:hideMark/>
          </w:tcPr>
          <w:p w14:paraId="7CF46BD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47DB291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19,365.77</w:t>
            </w:r>
          </w:p>
        </w:tc>
        <w:tc>
          <w:tcPr>
            <w:tcW w:w="428" w:type="pct"/>
            <w:tcBorders>
              <w:top w:val="nil"/>
              <w:left w:val="nil"/>
              <w:bottom w:val="single" w:sz="4" w:space="0" w:color="auto"/>
              <w:right w:val="single" w:sz="4" w:space="0" w:color="auto"/>
            </w:tcBorders>
            <w:shd w:val="clear" w:color="000000" w:fill="FFFFFF"/>
            <w:noWrap/>
            <w:vAlign w:val="center"/>
            <w:hideMark/>
          </w:tcPr>
          <w:p w14:paraId="3DC46AE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34579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58.68</w:t>
            </w:r>
          </w:p>
        </w:tc>
        <w:tc>
          <w:tcPr>
            <w:tcW w:w="284" w:type="pct"/>
            <w:tcBorders>
              <w:top w:val="nil"/>
              <w:left w:val="nil"/>
              <w:bottom w:val="single" w:sz="4" w:space="0" w:color="auto"/>
              <w:right w:val="single" w:sz="4" w:space="0" w:color="auto"/>
            </w:tcBorders>
            <w:shd w:val="clear" w:color="000000" w:fill="C0C0C0"/>
            <w:noWrap/>
            <w:vAlign w:val="center"/>
            <w:hideMark/>
          </w:tcPr>
          <w:p w14:paraId="0B4996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1307D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C5360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5AF76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7586D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65CC34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FBD15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58.68</w:t>
            </w:r>
          </w:p>
        </w:tc>
      </w:tr>
      <w:tr w:rsidR="003D649A" w:rsidRPr="003D649A" w14:paraId="7C709C19"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8EFA5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w:t>
            </w:r>
          </w:p>
        </w:tc>
        <w:tc>
          <w:tcPr>
            <w:tcW w:w="924" w:type="pct"/>
            <w:tcBorders>
              <w:top w:val="nil"/>
              <w:left w:val="nil"/>
              <w:bottom w:val="single" w:sz="4" w:space="0" w:color="auto"/>
              <w:right w:val="single" w:sz="4" w:space="0" w:color="auto"/>
            </w:tcBorders>
            <w:shd w:val="clear" w:color="000000" w:fill="FFFFFF"/>
            <w:vAlign w:val="center"/>
            <w:hideMark/>
          </w:tcPr>
          <w:p w14:paraId="2C9C9BE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0F14AF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白云石生产</w:t>
            </w:r>
          </w:p>
        </w:tc>
        <w:tc>
          <w:tcPr>
            <w:tcW w:w="139" w:type="pct"/>
            <w:tcBorders>
              <w:top w:val="nil"/>
              <w:left w:val="nil"/>
              <w:bottom w:val="single" w:sz="4" w:space="0" w:color="auto"/>
              <w:right w:val="single" w:sz="4" w:space="0" w:color="auto"/>
            </w:tcBorders>
            <w:shd w:val="clear" w:color="000000" w:fill="FFFFFF"/>
            <w:vAlign w:val="center"/>
            <w:hideMark/>
          </w:tcPr>
          <w:p w14:paraId="2794F48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1875F90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356,289.39</w:t>
            </w:r>
          </w:p>
        </w:tc>
        <w:tc>
          <w:tcPr>
            <w:tcW w:w="428" w:type="pct"/>
            <w:tcBorders>
              <w:top w:val="nil"/>
              <w:left w:val="nil"/>
              <w:bottom w:val="single" w:sz="4" w:space="0" w:color="auto"/>
              <w:right w:val="single" w:sz="4" w:space="0" w:color="auto"/>
            </w:tcBorders>
            <w:shd w:val="clear" w:color="000000" w:fill="FFFFFF"/>
            <w:noWrap/>
            <w:vAlign w:val="center"/>
            <w:hideMark/>
          </w:tcPr>
          <w:p w14:paraId="00DF191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9D1A2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46,435.20</w:t>
            </w:r>
          </w:p>
        </w:tc>
        <w:tc>
          <w:tcPr>
            <w:tcW w:w="284" w:type="pct"/>
            <w:tcBorders>
              <w:top w:val="nil"/>
              <w:left w:val="nil"/>
              <w:bottom w:val="single" w:sz="4" w:space="0" w:color="auto"/>
              <w:right w:val="single" w:sz="4" w:space="0" w:color="auto"/>
            </w:tcBorders>
            <w:shd w:val="clear" w:color="000000" w:fill="C0C0C0"/>
            <w:noWrap/>
            <w:vAlign w:val="center"/>
            <w:hideMark/>
          </w:tcPr>
          <w:p w14:paraId="4A5C95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CE35C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9630A5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79028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07598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A5C68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62B0B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46,435.20</w:t>
            </w:r>
          </w:p>
        </w:tc>
      </w:tr>
      <w:tr w:rsidR="003D649A" w:rsidRPr="003D649A" w14:paraId="0CEED9AC"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72169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33</w:t>
            </w:r>
          </w:p>
        </w:tc>
        <w:tc>
          <w:tcPr>
            <w:tcW w:w="924" w:type="pct"/>
            <w:tcBorders>
              <w:top w:val="nil"/>
              <w:left w:val="nil"/>
              <w:bottom w:val="single" w:sz="4" w:space="0" w:color="auto"/>
              <w:right w:val="single" w:sz="4" w:space="0" w:color="auto"/>
            </w:tcBorders>
            <w:shd w:val="clear" w:color="000000" w:fill="FFFFFF"/>
            <w:vAlign w:val="center"/>
            <w:hideMark/>
          </w:tcPr>
          <w:p w14:paraId="27CA451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15C96F1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轻烧白云石生产</w:t>
            </w:r>
          </w:p>
        </w:tc>
        <w:tc>
          <w:tcPr>
            <w:tcW w:w="139" w:type="pct"/>
            <w:tcBorders>
              <w:top w:val="nil"/>
              <w:left w:val="nil"/>
              <w:bottom w:val="single" w:sz="4" w:space="0" w:color="auto"/>
              <w:right w:val="single" w:sz="4" w:space="0" w:color="auto"/>
            </w:tcBorders>
            <w:shd w:val="clear" w:color="000000" w:fill="FFFFFF"/>
            <w:vAlign w:val="center"/>
            <w:hideMark/>
          </w:tcPr>
          <w:p w14:paraId="6BB819E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10C77F0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2,786.84</w:t>
            </w:r>
          </w:p>
        </w:tc>
        <w:tc>
          <w:tcPr>
            <w:tcW w:w="428" w:type="pct"/>
            <w:tcBorders>
              <w:top w:val="nil"/>
              <w:left w:val="nil"/>
              <w:bottom w:val="single" w:sz="4" w:space="0" w:color="auto"/>
              <w:right w:val="single" w:sz="4" w:space="0" w:color="auto"/>
            </w:tcBorders>
            <w:shd w:val="clear" w:color="000000" w:fill="FFFFFF"/>
            <w:noWrap/>
            <w:vAlign w:val="center"/>
            <w:hideMark/>
          </w:tcPr>
          <w:p w14:paraId="505FFE0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DA193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363.21</w:t>
            </w:r>
          </w:p>
        </w:tc>
        <w:tc>
          <w:tcPr>
            <w:tcW w:w="284" w:type="pct"/>
            <w:tcBorders>
              <w:top w:val="nil"/>
              <w:left w:val="nil"/>
              <w:bottom w:val="single" w:sz="4" w:space="0" w:color="auto"/>
              <w:right w:val="single" w:sz="4" w:space="0" w:color="auto"/>
            </w:tcBorders>
            <w:shd w:val="clear" w:color="000000" w:fill="C0C0C0"/>
            <w:noWrap/>
            <w:vAlign w:val="center"/>
            <w:hideMark/>
          </w:tcPr>
          <w:p w14:paraId="0AAC6A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38F27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5D9B1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B6D1A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3A06B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C56D2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9D860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363.21</w:t>
            </w:r>
          </w:p>
        </w:tc>
      </w:tr>
      <w:tr w:rsidR="003D649A" w:rsidRPr="003D649A" w14:paraId="24BB599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22152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w:t>
            </w:r>
          </w:p>
        </w:tc>
        <w:tc>
          <w:tcPr>
            <w:tcW w:w="924" w:type="pct"/>
            <w:tcBorders>
              <w:top w:val="nil"/>
              <w:left w:val="nil"/>
              <w:bottom w:val="single" w:sz="4" w:space="0" w:color="auto"/>
              <w:right w:val="single" w:sz="4" w:space="0" w:color="auto"/>
            </w:tcBorders>
            <w:shd w:val="clear" w:color="000000" w:fill="FFFFFF"/>
            <w:vAlign w:val="center"/>
            <w:hideMark/>
          </w:tcPr>
          <w:p w14:paraId="13747E5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771EAC5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球团生产</w:t>
            </w:r>
          </w:p>
        </w:tc>
        <w:tc>
          <w:tcPr>
            <w:tcW w:w="139" w:type="pct"/>
            <w:tcBorders>
              <w:top w:val="nil"/>
              <w:left w:val="nil"/>
              <w:bottom w:val="single" w:sz="4" w:space="0" w:color="auto"/>
              <w:right w:val="single" w:sz="4" w:space="0" w:color="auto"/>
            </w:tcBorders>
            <w:shd w:val="clear" w:color="000000" w:fill="FFFFFF"/>
            <w:vAlign w:val="center"/>
            <w:hideMark/>
          </w:tcPr>
          <w:p w14:paraId="6EC640F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46B67EB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685,439.89</w:t>
            </w:r>
          </w:p>
        </w:tc>
        <w:tc>
          <w:tcPr>
            <w:tcW w:w="428" w:type="pct"/>
            <w:tcBorders>
              <w:top w:val="nil"/>
              <w:left w:val="nil"/>
              <w:bottom w:val="single" w:sz="4" w:space="0" w:color="auto"/>
              <w:right w:val="single" w:sz="4" w:space="0" w:color="auto"/>
            </w:tcBorders>
            <w:shd w:val="clear" w:color="000000" w:fill="FFFFFF"/>
            <w:noWrap/>
            <w:vAlign w:val="center"/>
            <w:hideMark/>
          </w:tcPr>
          <w:p w14:paraId="62284D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F4386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71,601.05</w:t>
            </w:r>
          </w:p>
        </w:tc>
        <w:tc>
          <w:tcPr>
            <w:tcW w:w="284" w:type="pct"/>
            <w:tcBorders>
              <w:top w:val="nil"/>
              <w:left w:val="nil"/>
              <w:bottom w:val="single" w:sz="4" w:space="0" w:color="auto"/>
              <w:right w:val="single" w:sz="4" w:space="0" w:color="auto"/>
            </w:tcBorders>
            <w:shd w:val="clear" w:color="000000" w:fill="C0C0C0"/>
            <w:noWrap/>
            <w:vAlign w:val="center"/>
            <w:hideMark/>
          </w:tcPr>
          <w:p w14:paraId="1C7F1B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34DFA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19C52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52486F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55A63B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7AFF6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490DE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71,601.05</w:t>
            </w:r>
          </w:p>
        </w:tc>
      </w:tr>
      <w:tr w:rsidR="003D649A" w:rsidRPr="003D649A" w14:paraId="70E9895B"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2686E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w:t>
            </w:r>
          </w:p>
        </w:tc>
        <w:tc>
          <w:tcPr>
            <w:tcW w:w="924" w:type="pct"/>
            <w:tcBorders>
              <w:top w:val="nil"/>
              <w:left w:val="nil"/>
              <w:bottom w:val="single" w:sz="4" w:space="0" w:color="auto"/>
              <w:right w:val="single" w:sz="4" w:space="0" w:color="auto"/>
            </w:tcBorders>
            <w:shd w:val="clear" w:color="000000" w:fill="FFFFFF"/>
            <w:vAlign w:val="center"/>
            <w:hideMark/>
          </w:tcPr>
          <w:p w14:paraId="3B6758F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06CBF75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废钢生产</w:t>
            </w:r>
          </w:p>
        </w:tc>
        <w:tc>
          <w:tcPr>
            <w:tcW w:w="139" w:type="pct"/>
            <w:tcBorders>
              <w:top w:val="nil"/>
              <w:left w:val="nil"/>
              <w:bottom w:val="single" w:sz="4" w:space="0" w:color="auto"/>
              <w:right w:val="single" w:sz="4" w:space="0" w:color="auto"/>
            </w:tcBorders>
            <w:shd w:val="clear" w:color="000000" w:fill="FFFFFF"/>
            <w:vAlign w:val="center"/>
            <w:hideMark/>
          </w:tcPr>
          <w:p w14:paraId="59DC534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74742EC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1,077,722.64</w:t>
            </w:r>
          </w:p>
        </w:tc>
        <w:tc>
          <w:tcPr>
            <w:tcW w:w="428" w:type="pct"/>
            <w:tcBorders>
              <w:top w:val="nil"/>
              <w:left w:val="nil"/>
              <w:bottom w:val="single" w:sz="4" w:space="0" w:color="auto"/>
              <w:right w:val="single" w:sz="4" w:space="0" w:color="auto"/>
            </w:tcBorders>
            <w:shd w:val="clear" w:color="000000" w:fill="FFFFFF"/>
            <w:noWrap/>
            <w:vAlign w:val="center"/>
            <w:hideMark/>
          </w:tcPr>
          <w:p w14:paraId="28343E0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73D28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79,944.39</w:t>
            </w:r>
          </w:p>
        </w:tc>
        <w:tc>
          <w:tcPr>
            <w:tcW w:w="284" w:type="pct"/>
            <w:tcBorders>
              <w:top w:val="nil"/>
              <w:left w:val="nil"/>
              <w:bottom w:val="single" w:sz="4" w:space="0" w:color="auto"/>
              <w:right w:val="single" w:sz="4" w:space="0" w:color="auto"/>
            </w:tcBorders>
            <w:shd w:val="clear" w:color="000000" w:fill="C0C0C0"/>
            <w:noWrap/>
            <w:vAlign w:val="center"/>
            <w:hideMark/>
          </w:tcPr>
          <w:p w14:paraId="004B786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A570D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8A6A69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C5269C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0B150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D61DB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E30CB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79,944.39</w:t>
            </w:r>
          </w:p>
        </w:tc>
      </w:tr>
      <w:tr w:rsidR="003D649A" w:rsidRPr="003D649A" w14:paraId="771CB0E8"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A4762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w:t>
            </w:r>
          </w:p>
        </w:tc>
        <w:tc>
          <w:tcPr>
            <w:tcW w:w="924" w:type="pct"/>
            <w:tcBorders>
              <w:top w:val="nil"/>
              <w:left w:val="nil"/>
              <w:bottom w:val="single" w:sz="4" w:space="0" w:color="auto"/>
              <w:right w:val="single" w:sz="4" w:space="0" w:color="auto"/>
            </w:tcBorders>
            <w:shd w:val="clear" w:color="000000" w:fill="FFFFFF"/>
            <w:vAlign w:val="center"/>
            <w:hideMark/>
          </w:tcPr>
          <w:p w14:paraId="2FA00DB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2A3ADAA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电极生产</w:t>
            </w:r>
          </w:p>
        </w:tc>
        <w:tc>
          <w:tcPr>
            <w:tcW w:w="139" w:type="pct"/>
            <w:tcBorders>
              <w:top w:val="nil"/>
              <w:left w:val="nil"/>
              <w:bottom w:val="single" w:sz="4" w:space="0" w:color="auto"/>
              <w:right w:val="single" w:sz="4" w:space="0" w:color="auto"/>
            </w:tcBorders>
            <w:shd w:val="clear" w:color="000000" w:fill="FFFFFF"/>
            <w:vAlign w:val="center"/>
            <w:hideMark/>
          </w:tcPr>
          <w:p w14:paraId="2EE41DB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005449B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4,473.46</w:t>
            </w:r>
          </w:p>
        </w:tc>
        <w:tc>
          <w:tcPr>
            <w:tcW w:w="428" w:type="pct"/>
            <w:tcBorders>
              <w:top w:val="nil"/>
              <w:left w:val="nil"/>
              <w:bottom w:val="single" w:sz="4" w:space="0" w:color="auto"/>
              <w:right w:val="single" w:sz="4" w:space="0" w:color="auto"/>
            </w:tcBorders>
            <w:shd w:val="clear" w:color="000000" w:fill="FFFFFF"/>
            <w:noWrap/>
            <w:vAlign w:val="center"/>
            <w:hideMark/>
          </w:tcPr>
          <w:p w14:paraId="3C9D150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13D5B3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37,742.81</w:t>
            </w:r>
          </w:p>
        </w:tc>
        <w:tc>
          <w:tcPr>
            <w:tcW w:w="284" w:type="pct"/>
            <w:tcBorders>
              <w:top w:val="nil"/>
              <w:left w:val="nil"/>
              <w:bottom w:val="single" w:sz="4" w:space="0" w:color="auto"/>
              <w:right w:val="single" w:sz="4" w:space="0" w:color="auto"/>
            </w:tcBorders>
            <w:shd w:val="clear" w:color="000000" w:fill="C0C0C0"/>
            <w:noWrap/>
            <w:vAlign w:val="center"/>
            <w:hideMark/>
          </w:tcPr>
          <w:p w14:paraId="59E0CD0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02772F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47268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42424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99FF24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81EDA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2BF7C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37,742.81</w:t>
            </w:r>
          </w:p>
        </w:tc>
      </w:tr>
      <w:tr w:rsidR="003D649A" w:rsidRPr="003D649A" w14:paraId="7D7317DC"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2BBA9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w:t>
            </w:r>
          </w:p>
        </w:tc>
        <w:tc>
          <w:tcPr>
            <w:tcW w:w="924" w:type="pct"/>
            <w:tcBorders>
              <w:top w:val="nil"/>
              <w:left w:val="nil"/>
              <w:bottom w:val="single" w:sz="4" w:space="0" w:color="auto"/>
              <w:right w:val="single" w:sz="4" w:space="0" w:color="auto"/>
            </w:tcBorders>
            <w:shd w:val="clear" w:color="000000" w:fill="FFFFFF"/>
            <w:vAlign w:val="center"/>
            <w:hideMark/>
          </w:tcPr>
          <w:p w14:paraId="1466FDA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4E1C93D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锰铁生产</w:t>
            </w:r>
          </w:p>
        </w:tc>
        <w:tc>
          <w:tcPr>
            <w:tcW w:w="139" w:type="pct"/>
            <w:tcBorders>
              <w:top w:val="nil"/>
              <w:left w:val="nil"/>
              <w:bottom w:val="single" w:sz="4" w:space="0" w:color="auto"/>
              <w:right w:val="single" w:sz="4" w:space="0" w:color="auto"/>
            </w:tcBorders>
            <w:shd w:val="clear" w:color="000000" w:fill="FFFFFF"/>
            <w:vAlign w:val="center"/>
            <w:hideMark/>
          </w:tcPr>
          <w:p w14:paraId="3960086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342F2FD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47,651.68</w:t>
            </w:r>
          </w:p>
        </w:tc>
        <w:tc>
          <w:tcPr>
            <w:tcW w:w="428" w:type="pct"/>
            <w:tcBorders>
              <w:top w:val="nil"/>
              <w:left w:val="nil"/>
              <w:bottom w:val="single" w:sz="4" w:space="0" w:color="auto"/>
              <w:right w:val="single" w:sz="4" w:space="0" w:color="auto"/>
            </w:tcBorders>
            <w:shd w:val="clear" w:color="000000" w:fill="FFFFFF"/>
            <w:noWrap/>
            <w:vAlign w:val="center"/>
            <w:hideMark/>
          </w:tcPr>
          <w:p w14:paraId="114AE5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14417C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141,868.58</w:t>
            </w:r>
          </w:p>
        </w:tc>
        <w:tc>
          <w:tcPr>
            <w:tcW w:w="284" w:type="pct"/>
            <w:tcBorders>
              <w:top w:val="nil"/>
              <w:left w:val="nil"/>
              <w:bottom w:val="single" w:sz="4" w:space="0" w:color="auto"/>
              <w:right w:val="single" w:sz="4" w:space="0" w:color="auto"/>
            </w:tcBorders>
            <w:shd w:val="clear" w:color="000000" w:fill="C0C0C0"/>
            <w:noWrap/>
            <w:vAlign w:val="center"/>
            <w:hideMark/>
          </w:tcPr>
          <w:p w14:paraId="2C50CE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2FD17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27E1B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AED70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2113E7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A9777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FDF88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141,868.58</w:t>
            </w:r>
          </w:p>
        </w:tc>
      </w:tr>
      <w:tr w:rsidR="003D649A" w:rsidRPr="003D649A" w14:paraId="490541CD"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3675B8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38</w:t>
            </w:r>
          </w:p>
        </w:tc>
        <w:tc>
          <w:tcPr>
            <w:tcW w:w="924" w:type="pct"/>
            <w:tcBorders>
              <w:top w:val="nil"/>
              <w:left w:val="nil"/>
              <w:bottom w:val="single" w:sz="4" w:space="0" w:color="auto"/>
              <w:right w:val="single" w:sz="4" w:space="0" w:color="auto"/>
            </w:tcBorders>
            <w:shd w:val="clear" w:color="000000" w:fill="FFFFFF"/>
            <w:vAlign w:val="center"/>
            <w:hideMark/>
          </w:tcPr>
          <w:p w14:paraId="6F2EB5E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6E04A49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镍铁生产</w:t>
            </w:r>
          </w:p>
        </w:tc>
        <w:tc>
          <w:tcPr>
            <w:tcW w:w="139" w:type="pct"/>
            <w:tcBorders>
              <w:top w:val="nil"/>
              <w:left w:val="nil"/>
              <w:bottom w:val="single" w:sz="4" w:space="0" w:color="auto"/>
              <w:right w:val="single" w:sz="4" w:space="0" w:color="auto"/>
            </w:tcBorders>
            <w:shd w:val="clear" w:color="000000" w:fill="FFFFFF"/>
            <w:vAlign w:val="center"/>
            <w:hideMark/>
          </w:tcPr>
          <w:p w14:paraId="432C5BF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17D1552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9,688.41</w:t>
            </w:r>
          </w:p>
        </w:tc>
        <w:tc>
          <w:tcPr>
            <w:tcW w:w="428" w:type="pct"/>
            <w:tcBorders>
              <w:top w:val="nil"/>
              <w:left w:val="nil"/>
              <w:bottom w:val="single" w:sz="4" w:space="0" w:color="auto"/>
              <w:right w:val="single" w:sz="4" w:space="0" w:color="auto"/>
            </w:tcBorders>
            <w:shd w:val="clear" w:color="000000" w:fill="FFFFFF"/>
            <w:noWrap/>
            <w:vAlign w:val="center"/>
            <w:hideMark/>
          </w:tcPr>
          <w:p w14:paraId="54BD3A2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A6D84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84,819.12</w:t>
            </w:r>
          </w:p>
        </w:tc>
        <w:tc>
          <w:tcPr>
            <w:tcW w:w="284" w:type="pct"/>
            <w:tcBorders>
              <w:top w:val="nil"/>
              <w:left w:val="nil"/>
              <w:bottom w:val="single" w:sz="4" w:space="0" w:color="auto"/>
              <w:right w:val="single" w:sz="4" w:space="0" w:color="auto"/>
            </w:tcBorders>
            <w:shd w:val="clear" w:color="000000" w:fill="C0C0C0"/>
            <w:noWrap/>
            <w:vAlign w:val="center"/>
            <w:hideMark/>
          </w:tcPr>
          <w:p w14:paraId="568F45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16A9F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26309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C729A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38F9C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761F1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36807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84,819.12</w:t>
            </w:r>
          </w:p>
        </w:tc>
      </w:tr>
      <w:tr w:rsidR="003D649A" w:rsidRPr="003D649A" w14:paraId="6E66BCE2"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9BA37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w:t>
            </w:r>
          </w:p>
        </w:tc>
        <w:tc>
          <w:tcPr>
            <w:tcW w:w="924" w:type="pct"/>
            <w:tcBorders>
              <w:top w:val="nil"/>
              <w:left w:val="nil"/>
              <w:bottom w:val="single" w:sz="4" w:space="0" w:color="auto"/>
              <w:right w:val="single" w:sz="4" w:space="0" w:color="auto"/>
            </w:tcBorders>
            <w:shd w:val="clear" w:color="000000" w:fill="FFFFFF"/>
            <w:vAlign w:val="center"/>
            <w:hideMark/>
          </w:tcPr>
          <w:p w14:paraId="27EF33A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1E9CD8C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铬铁生产</w:t>
            </w:r>
          </w:p>
        </w:tc>
        <w:tc>
          <w:tcPr>
            <w:tcW w:w="139" w:type="pct"/>
            <w:tcBorders>
              <w:top w:val="nil"/>
              <w:left w:val="nil"/>
              <w:bottom w:val="single" w:sz="4" w:space="0" w:color="auto"/>
              <w:right w:val="single" w:sz="4" w:space="0" w:color="auto"/>
            </w:tcBorders>
            <w:shd w:val="clear" w:color="000000" w:fill="FFFFFF"/>
            <w:vAlign w:val="center"/>
            <w:hideMark/>
          </w:tcPr>
          <w:p w14:paraId="0234CE4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3ED9D23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67,771.93</w:t>
            </w:r>
          </w:p>
        </w:tc>
        <w:tc>
          <w:tcPr>
            <w:tcW w:w="428" w:type="pct"/>
            <w:tcBorders>
              <w:top w:val="nil"/>
              <w:left w:val="nil"/>
              <w:bottom w:val="single" w:sz="4" w:space="0" w:color="auto"/>
              <w:right w:val="single" w:sz="4" w:space="0" w:color="auto"/>
            </w:tcBorders>
            <w:shd w:val="clear" w:color="000000" w:fill="FFFFFF"/>
            <w:noWrap/>
            <w:vAlign w:val="center"/>
            <w:hideMark/>
          </w:tcPr>
          <w:p w14:paraId="4562FED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1D88E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345,101.44</w:t>
            </w:r>
          </w:p>
        </w:tc>
        <w:tc>
          <w:tcPr>
            <w:tcW w:w="284" w:type="pct"/>
            <w:tcBorders>
              <w:top w:val="nil"/>
              <w:left w:val="nil"/>
              <w:bottom w:val="single" w:sz="4" w:space="0" w:color="auto"/>
              <w:right w:val="single" w:sz="4" w:space="0" w:color="auto"/>
            </w:tcBorders>
            <w:shd w:val="clear" w:color="000000" w:fill="C0C0C0"/>
            <w:noWrap/>
            <w:vAlign w:val="center"/>
            <w:hideMark/>
          </w:tcPr>
          <w:p w14:paraId="6BEED7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4DCDA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7A943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39B46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6FBB2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0F06E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2BD97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345,101.44</w:t>
            </w:r>
          </w:p>
        </w:tc>
      </w:tr>
      <w:tr w:rsidR="003D649A" w:rsidRPr="003D649A" w14:paraId="0E0BA6A9"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66922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40</w:t>
            </w:r>
          </w:p>
        </w:tc>
        <w:tc>
          <w:tcPr>
            <w:tcW w:w="924" w:type="pct"/>
            <w:tcBorders>
              <w:top w:val="nil"/>
              <w:left w:val="nil"/>
              <w:bottom w:val="single" w:sz="4" w:space="0" w:color="auto"/>
              <w:right w:val="single" w:sz="4" w:space="0" w:color="auto"/>
            </w:tcBorders>
            <w:shd w:val="clear" w:color="000000" w:fill="FFFFFF"/>
            <w:vAlign w:val="center"/>
            <w:hideMark/>
          </w:tcPr>
          <w:p w14:paraId="3A52520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03228DE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萤石生产</w:t>
            </w:r>
          </w:p>
        </w:tc>
        <w:tc>
          <w:tcPr>
            <w:tcW w:w="139" w:type="pct"/>
            <w:tcBorders>
              <w:top w:val="nil"/>
              <w:left w:val="nil"/>
              <w:bottom w:val="single" w:sz="4" w:space="0" w:color="auto"/>
              <w:right w:val="single" w:sz="4" w:space="0" w:color="auto"/>
            </w:tcBorders>
            <w:shd w:val="clear" w:color="000000" w:fill="FFFFFF"/>
            <w:vAlign w:val="center"/>
            <w:hideMark/>
          </w:tcPr>
          <w:p w14:paraId="5FA972F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02AD18A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3,237.84</w:t>
            </w:r>
          </w:p>
        </w:tc>
        <w:tc>
          <w:tcPr>
            <w:tcW w:w="428" w:type="pct"/>
            <w:tcBorders>
              <w:top w:val="nil"/>
              <w:left w:val="nil"/>
              <w:bottom w:val="single" w:sz="4" w:space="0" w:color="auto"/>
              <w:right w:val="single" w:sz="4" w:space="0" w:color="auto"/>
            </w:tcBorders>
            <w:shd w:val="clear" w:color="000000" w:fill="FFFFFF"/>
            <w:noWrap/>
            <w:vAlign w:val="center"/>
            <w:hideMark/>
          </w:tcPr>
          <w:p w14:paraId="45966BE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6B60B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685.06</w:t>
            </w:r>
          </w:p>
        </w:tc>
        <w:tc>
          <w:tcPr>
            <w:tcW w:w="284" w:type="pct"/>
            <w:tcBorders>
              <w:top w:val="nil"/>
              <w:left w:val="nil"/>
              <w:bottom w:val="single" w:sz="4" w:space="0" w:color="auto"/>
              <w:right w:val="single" w:sz="4" w:space="0" w:color="auto"/>
            </w:tcBorders>
            <w:shd w:val="clear" w:color="000000" w:fill="C0C0C0"/>
            <w:noWrap/>
            <w:vAlign w:val="center"/>
            <w:hideMark/>
          </w:tcPr>
          <w:p w14:paraId="00EDDA9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FE850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4E75DE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AF34A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27B33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B7D4C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0DE5F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685.06</w:t>
            </w:r>
          </w:p>
        </w:tc>
      </w:tr>
      <w:tr w:rsidR="003D649A" w:rsidRPr="003D649A" w14:paraId="2F049FBA"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00562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41</w:t>
            </w:r>
          </w:p>
        </w:tc>
        <w:tc>
          <w:tcPr>
            <w:tcW w:w="924" w:type="pct"/>
            <w:tcBorders>
              <w:top w:val="nil"/>
              <w:left w:val="nil"/>
              <w:bottom w:val="single" w:sz="4" w:space="0" w:color="auto"/>
              <w:right w:val="single" w:sz="4" w:space="0" w:color="auto"/>
            </w:tcBorders>
            <w:shd w:val="clear" w:color="000000" w:fill="FFFFFF"/>
            <w:vAlign w:val="center"/>
            <w:hideMark/>
          </w:tcPr>
          <w:p w14:paraId="199E09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5ED6B13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硅铁生产</w:t>
            </w:r>
          </w:p>
        </w:tc>
        <w:tc>
          <w:tcPr>
            <w:tcW w:w="139" w:type="pct"/>
            <w:tcBorders>
              <w:top w:val="nil"/>
              <w:left w:val="nil"/>
              <w:bottom w:val="single" w:sz="4" w:space="0" w:color="auto"/>
              <w:right w:val="single" w:sz="4" w:space="0" w:color="auto"/>
            </w:tcBorders>
            <w:shd w:val="clear" w:color="000000" w:fill="FFFFFF"/>
            <w:vAlign w:val="center"/>
            <w:hideMark/>
          </w:tcPr>
          <w:p w14:paraId="6D5AB08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4B33016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10,209.54</w:t>
            </w:r>
          </w:p>
        </w:tc>
        <w:tc>
          <w:tcPr>
            <w:tcW w:w="428" w:type="pct"/>
            <w:tcBorders>
              <w:top w:val="nil"/>
              <w:left w:val="nil"/>
              <w:bottom w:val="single" w:sz="4" w:space="0" w:color="auto"/>
              <w:right w:val="single" w:sz="4" w:space="0" w:color="auto"/>
            </w:tcBorders>
            <w:shd w:val="clear" w:color="000000" w:fill="FFFFFF"/>
            <w:noWrap/>
            <w:vAlign w:val="center"/>
            <w:hideMark/>
          </w:tcPr>
          <w:p w14:paraId="7ECAE9C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97815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103,575.78</w:t>
            </w:r>
          </w:p>
        </w:tc>
        <w:tc>
          <w:tcPr>
            <w:tcW w:w="284" w:type="pct"/>
            <w:tcBorders>
              <w:top w:val="nil"/>
              <w:left w:val="nil"/>
              <w:bottom w:val="single" w:sz="4" w:space="0" w:color="auto"/>
              <w:right w:val="single" w:sz="4" w:space="0" w:color="auto"/>
            </w:tcBorders>
            <w:shd w:val="clear" w:color="000000" w:fill="C0C0C0"/>
            <w:noWrap/>
            <w:vAlign w:val="center"/>
            <w:hideMark/>
          </w:tcPr>
          <w:p w14:paraId="1ED2E4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B97D6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B0A43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3DBDE1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4E4FF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02FE8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9020EF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103,575.78</w:t>
            </w:r>
          </w:p>
        </w:tc>
      </w:tr>
      <w:tr w:rsidR="003D649A" w:rsidRPr="003D649A" w14:paraId="23C878FF"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F706A6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42</w:t>
            </w:r>
          </w:p>
        </w:tc>
        <w:tc>
          <w:tcPr>
            <w:tcW w:w="924" w:type="pct"/>
            <w:tcBorders>
              <w:top w:val="nil"/>
              <w:left w:val="nil"/>
              <w:bottom w:val="single" w:sz="4" w:space="0" w:color="auto"/>
              <w:right w:val="single" w:sz="4" w:space="0" w:color="auto"/>
            </w:tcBorders>
            <w:shd w:val="clear" w:color="000000" w:fill="FFFFFF"/>
            <w:vAlign w:val="center"/>
            <w:hideMark/>
          </w:tcPr>
          <w:p w14:paraId="76AFB8D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4E537A8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钼铁生产</w:t>
            </w:r>
          </w:p>
        </w:tc>
        <w:tc>
          <w:tcPr>
            <w:tcW w:w="139" w:type="pct"/>
            <w:tcBorders>
              <w:top w:val="nil"/>
              <w:left w:val="nil"/>
              <w:bottom w:val="single" w:sz="4" w:space="0" w:color="auto"/>
              <w:right w:val="single" w:sz="4" w:space="0" w:color="auto"/>
            </w:tcBorders>
            <w:shd w:val="clear" w:color="000000" w:fill="FFFFFF"/>
            <w:vAlign w:val="center"/>
            <w:hideMark/>
          </w:tcPr>
          <w:p w14:paraId="7391810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301116B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7,772.40</w:t>
            </w:r>
          </w:p>
        </w:tc>
        <w:tc>
          <w:tcPr>
            <w:tcW w:w="428" w:type="pct"/>
            <w:tcBorders>
              <w:top w:val="nil"/>
              <w:left w:val="nil"/>
              <w:bottom w:val="single" w:sz="4" w:space="0" w:color="auto"/>
              <w:right w:val="single" w:sz="4" w:space="0" w:color="auto"/>
            </w:tcBorders>
            <w:shd w:val="clear" w:color="000000" w:fill="FFFFFF"/>
            <w:noWrap/>
            <w:vAlign w:val="center"/>
            <w:hideMark/>
          </w:tcPr>
          <w:p w14:paraId="1AA1EE8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149A9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66,065.40</w:t>
            </w:r>
          </w:p>
        </w:tc>
        <w:tc>
          <w:tcPr>
            <w:tcW w:w="284" w:type="pct"/>
            <w:tcBorders>
              <w:top w:val="nil"/>
              <w:left w:val="nil"/>
              <w:bottom w:val="single" w:sz="4" w:space="0" w:color="auto"/>
              <w:right w:val="single" w:sz="4" w:space="0" w:color="auto"/>
            </w:tcBorders>
            <w:shd w:val="clear" w:color="000000" w:fill="C0C0C0"/>
            <w:noWrap/>
            <w:vAlign w:val="center"/>
            <w:hideMark/>
          </w:tcPr>
          <w:p w14:paraId="11FD82D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5916D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7317A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022385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BD8B35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36487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2A234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66,065.40</w:t>
            </w:r>
          </w:p>
        </w:tc>
      </w:tr>
      <w:tr w:rsidR="003D649A" w:rsidRPr="003D649A" w14:paraId="582FD3E3" w14:textId="77777777" w:rsidTr="003D649A">
        <w:trPr>
          <w:trHeight w:val="121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CD696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w:t>
            </w:r>
          </w:p>
        </w:tc>
        <w:tc>
          <w:tcPr>
            <w:tcW w:w="924" w:type="pct"/>
            <w:tcBorders>
              <w:top w:val="nil"/>
              <w:left w:val="nil"/>
              <w:bottom w:val="single" w:sz="4" w:space="0" w:color="auto"/>
              <w:right w:val="single" w:sz="4" w:space="0" w:color="auto"/>
            </w:tcBorders>
            <w:shd w:val="clear" w:color="000000" w:fill="FFFFFF"/>
            <w:vAlign w:val="center"/>
            <w:hideMark/>
          </w:tcPr>
          <w:p w14:paraId="2F69974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00DC948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铝铁生产</w:t>
            </w:r>
          </w:p>
        </w:tc>
        <w:tc>
          <w:tcPr>
            <w:tcW w:w="139" w:type="pct"/>
            <w:tcBorders>
              <w:top w:val="nil"/>
              <w:left w:val="nil"/>
              <w:bottom w:val="single" w:sz="4" w:space="0" w:color="auto"/>
              <w:right w:val="single" w:sz="4" w:space="0" w:color="auto"/>
            </w:tcBorders>
            <w:shd w:val="clear" w:color="000000" w:fill="FFFFFF"/>
            <w:vAlign w:val="center"/>
            <w:hideMark/>
          </w:tcPr>
          <w:p w14:paraId="293B82F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6B1C423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11,018.51</w:t>
            </w:r>
          </w:p>
        </w:tc>
        <w:tc>
          <w:tcPr>
            <w:tcW w:w="428" w:type="pct"/>
            <w:tcBorders>
              <w:top w:val="nil"/>
              <w:left w:val="nil"/>
              <w:bottom w:val="single" w:sz="4" w:space="0" w:color="auto"/>
              <w:right w:val="single" w:sz="4" w:space="0" w:color="auto"/>
            </w:tcBorders>
            <w:shd w:val="clear" w:color="000000" w:fill="FFFFFF"/>
            <w:noWrap/>
            <w:vAlign w:val="center"/>
            <w:hideMark/>
          </w:tcPr>
          <w:p w14:paraId="3624AFA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87270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63,158.19</w:t>
            </w:r>
          </w:p>
        </w:tc>
        <w:tc>
          <w:tcPr>
            <w:tcW w:w="284" w:type="pct"/>
            <w:tcBorders>
              <w:top w:val="nil"/>
              <w:left w:val="nil"/>
              <w:bottom w:val="single" w:sz="4" w:space="0" w:color="auto"/>
              <w:right w:val="single" w:sz="4" w:space="0" w:color="auto"/>
            </w:tcBorders>
            <w:shd w:val="clear" w:color="000000" w:fill="C0C0C0"/>
            <w:noWrap/>
            <w:vAlign w:val="center"/>
            <w:hideMark/>
          </w:tcPr>
          <w:p w14:paraId="1954D2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629B1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89750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FF36E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8E61F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F5ADA2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B6F4E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63,158.19</w:t>
            </w:r>
          </w:p>
        </w:tc>
      </w:tr>
      <w:tr w:rsidR="003D649A" w:rsidRPr="003D649A" w14:paraId="261508D6"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DE0802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w:t>
            </w:r>
          </w:p>
        </w:tc>
        <w:tc>
          <w:tcPr>
            <w:tcW w:w="924" w:type="pct"/>
            <w:tcBorders>
              <w:top w:val="nil"/>
              <w:left w:val="nil"/>
              <w:bottom w:val="single" w:sz="4" w:space="0" w:color="auto"/>
              <w:right w:val="single" w:sz="4" w:space="0" w:color="auto"/>
            </w:tcBorders>
            <w:shd w:val="clear" w:color="000000" w:fill="FFFFFF"/>
            <w:vAlign w:val="center"/>
            <w:hideMark/>
          </w:tcPr>
          <w:p w14:paraId="68A07B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6FBF42A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铝生产</w:t>
            </w:r>
          </w:p>
        </w:tc>
        <w:tc>
          <w:tcPr>
            <w:tcW w:w="139" w:type="pct"/>
            <w:tcBorders>
              <w:top w:val="nil"/>
              <w:left w:val="nil"/>
              <w:bottom w:val="single" w:sz="4" w:space="0" w:color="auto"/>
              <w:right w:val="single" w:sz="4" w:space="0" w:color="auto"/>
            </w:tcBorders>
            <w:shd w:val="clear" w:color="000000" w:fill="FFFFFF"/>
            <w:vAlign w:val="center"/>
            <w:hideMark/>
          </w:tcPr>
          <w:p w14:paraId="176D282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51A978F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2,841.66</w:t>
            </w:r>
          </w:p>
        </w:tc>
        <w:tc>
          <w:tcPr>
            <w:tcW w:w="428" w:type="pct"/>
            <w:tcBorders>
              <w:top w:val="nil"/>
              <w:left w:val="nil"/>
              <w:bottom w:val="single" w:sz="4" w:space="0" w:color="auto"/>
              <w:right w:val="single" w:sz="4" w:space="0" w:color="auto"/>
            </w:tcBorders>
            <w:shd w:val="clear" w:color="000000" w:fill="FFFFFF"/>
            <w:noWrap/>
            <w:vAlign w:val="center"/>
            <w:hideMark/>
          </w:tcPr>
          <w:p w14:paraId="6D937D8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E440C1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63,342.20</w:t>
            </w:r>
          </w:p>
        </w:tc>
        <w:tc>
          <w:tcPr>
            <w:tcW w:w="284" w:type="pct"/>
            <w:tcBorders>
              <w:top w:val="nil"/>
              <w:left w:val="nil"/>
              <w:bottom w:val="single" w:sz="4" w:space="0" w:color="auto"/>
              <w:right w:val="single" w:sz="4" w:space="0" w:color="auto"/>
            </w:tcBorders>
            <w:shd w:val="clear" w:color="000000" w:fill="C0C0C0"/>
            <w:noWrap/>
            <w:vAlign w:val="center"/>
            <w:hideMark/>
          </w:tcPr>
          <w:p w14:paraId="2390E3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87031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32E4B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21D14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0B25B0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55ADB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99F0F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63,342.20</w:t>
            </w:r>
          </w:p>
        </w:tc>
      </w:tr>
      <w:tr w:rsidR="003D649A" w:rsidRPr="003D649A" w14:paraId="3023CF82"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000C00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45</w:t>
            </w:r>
          </w:p>
        </w:tc>
        <w:tc>
          <w:tcPr>
            <w:tcW w:w="924" w:type="pct"/>
            <w:tcBorders>
              <w:top w:val="nil"/>
              <w:left w:val="nil"/>
              <w:bottom w:val="single" w:sz="4" w:space="0" w:color="auto"/>
              <w:right w:val="single" w:sz="4" w:space="0" w:color="auto"/>
            </w:tcBorders>
            <w:shd w:val="clear" w:color="000000" w:fill="FFFFFF"/>
            <w:vAlign w:val="center"/>
            <w:hideMark/>
          </w:tcPr>
          <w:p w14:paraId="07D38E8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5A10B86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增碳剂生产</w:t>
            </w:r>
          </w:p>
        </w:tc>
        <w:tc>
          <w:tcPr>
            <w:tcW w:w="139" w:type="pct"/>
            <w:tcBorders>
              <w:top w:val="nil"/>
              <w:left w:val="nil"/>
              <w:bottom w:val="single" w:sz="4" w:space="0" w:color="auto"/>
              <w:right w:val="single" w:sz="4" w:space="0" w:color="auto"/>
            </w:tcBorders>
            <w:shd w:val="clear" w:color="000000" w:fill="FFFFFF"/>
            <w:vAlign w:val="center"/>
            <w:hideMark/>
          </w:tcPr>
          <w:p w14:paraId="4E7F009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79466B0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10,680.66</w:t>
            </w:r>
          </w:p>
        </w:tc>
        <w:tc>
          <w:tcPr>
            <w:tcW w:w="428" w:type="pct"/>
            <w:tcBorders>
              <w:top w:val="nil"/>
              <w:left w:val="nil"/>
              <w:bottom w:val="single" w:sz="4" w:space="0" w:color="auto"/>
              <w:right w:val="single" w:sz="4" w:space="0" w:color="auto"/>
            </w:tcBorders>
            <w:shd w:val="clear" w:color="000000" w:fill="FFFFFF"/>
            <w:noWrap/>
            <w:vAlign w:val="center"/>
            <w:hideMark/>
          </w:tcPr>
          <w:p w14:paraId="1D850B5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411D9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17,778.32</w:t>
            </w:r>
          </w:p>
        </w:tc>
        <w:tc>
          <w:tcPr>
            <w:tcW w:w="284" w:type="pct"/>
            <w:tcBorders>
              <w:top w:val="nil"/>
              <w:left w:val="nil"/>
              <w:bottom w:val="single" w:sz="4" w:space="0" w:color="auto"/>
              <w:right w:val="single" w:sz="4" w:space="0" w:color="auto"/>
            </w:tcBorders>
            <w:shd w:val="clear" w:color="000000" w:fill="C0C0C0"/>
            <w:noWrap/>
            <w:vAlign w:val="center"/>
            <w:hideMark/>
          </w:tcPr>
          <w:p w14:paraId="0BD416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272AD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481F48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88F9A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82F41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80342C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025AB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17,778.32</w:t>
            </w:r>
          </w:p>
        </w:tc>
      </w:tr>
      <w:tr w:rsidR="003D649A" w:rsidRPr="003D649A" w14:paraId="24D4FE2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8DC8D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w:t>
            </w:r>
          </w:p>
        </w:tc>
        <w:tc>
          <w:tcPr>
            <w:tcW w:w="924" w:type="pct"/>
            <w:tcBorders>
              <w:top w:val="nil"/>
              <w:left w:val="nil"/>
              <w:bottom w:val="single" w:sz="4" w:space="0" w:color="auto"/>
              <w:right w:val="single" w:sz="4" w:space="0" w:color="auto"/>
            </w:tcBorders>
            <w:shd w:val="clear" w:color="000000" w:fill="FFFFFF"/>
            <w:vAlign w:val="center"/>
            <w:hideMark/>
          </w:tcPr>
          <w:p w14:paraId="703FDBA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5CD99C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铁鳞生产</w:t>
            </w:r>
          </w:p>
        </w:tc>
        <w:tc>
          <w:tcPr>
            <w:tcW w:w="139" w:type="pct"/>
            <w:tcBorders>
              <w:top w:val="nil"/>
              <w:left w:val="nil"/>
              <w:bottom w:val="single" w:sz="4" w:space="0" w:color="auto"/>
              <w:right w:val="single" w:sz="4" w:space="0" w:color="auto"/>
            </w:tcBorders>
            <w:shd w:val="clear" w:color="000000" w:fill="FFFFFF"/>
            <w:vAlign w:val="center"/>
            <w:hideMark/>
          </w:tcPr>
          <w:p w14:paraId="2358EBF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w:t>
            </w:r>
            <w:r w:rsidRPr="003D649A">
              <w:rPr>
                <w:rFonts w:ascii="宋体" w:eastAsia="宋体" w:hAnsi="宋体" w:cs="宋体" w:hint="eastAsia"/>
                <w:b/>
                <w:bCs/>
                <w:szCs w:val="20"/>
                <w:lang w:val="en-US" w:eastAsia="zh-CN"/>
              </w:rPr>
              <w:lastRenderedPageBreak/>
              <w:t>别1</w:t>
            </w:r>
          </w:p>
        </w:tc>
        <w:tc>
          <w:tcPr>
            <w:tcW w:w="475" w:type="pct"/>
            <w:tcBorders>
              <w:top w:val="nil"/>
              <w:left w:val="nil"/>
              <w:bottom w:val="single" w:sz="4" w:space="0" w:color="auto"/>
              <w:right w:val="single" w:sz="4" w:space="0" w:color="auto"/>
            </w:tcBorders>
            <w:shd w:val="clear" w:color="000000" w:fill="FFFFFF"/>
            <w:noWrap/>
            <w:vAlign w:val="center"/>
            <w:hideMark/>
          </w:tcPr>
          <w:p w14:paraId="2560B1B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172,683.99</w:t>
            </w:r>
          </w:p>
        </w:tc>
        <w:tc>
          <w:tcPr>
            <w:tcW w:w="428" w:type="pct"/>
            <w:tcBorders>
              <w:top w:val="nil"/>
              <w:left w:val="nil"/>
              <w:bottom w:val="single" w:sz="4" w:space="0" w:color="auto"/>
              <w:right w:val="single" w:sz="4" w:space="0" w:color="auto"/>
            </w:tcBorders>
            <w:shd w:val="clear" w:color="000000" w:fill="FFFFFF"/>
            <w:noWrap/>
            <w:vAlign w:val="center"/>
            <w:hideMark/>
          </w:tcPr>
          <w:p w14:paraId="098F0E5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0266E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608.38</w:t>
            </w:r>
          </w:p>
        </w:tc>
        <w:tc>
          <w:tcPr>
            <w:tcW w:w="284" w:type="pct"/>
            <w:tcBorders>
              <w:top w:val="nil"/>
              <w:left w:val="nil"/>
              <w:bottom w:val="single" w:sz="4" w:space="0" w:color="auto"/>
              <w:right w:val="single" w:sz="4" w:space="0" w:color="auto"/>
            </w:tcBorders>
            <w:shd w:val="clear" w:color="000000" w:fill="C0C0C0"/>
            <w:noWrap/>
            <w:vAlign w:val="center"/>
            <w:hideMark/>
          </w:tcPr>
          <w:p w14:paraId="6D5AF2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51E992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1E5F6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E3574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3B15C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63C55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3A039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608.38</w:t>
            </w:r>
          </w:p>
        </w:tc>
      </w:tr>
      <w:tr w:rsidR="003D649A" w:rsidRPr="003D649A" w14:paraId="0CF563F6"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A26F1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w:t>
            </w:r>
          </w:p>
        </w:tc>
        <w:tc>
          <w:tcPr>
            <w:tcW w:w="924" w:type="pct"/>
            <w:tcBorders>
              <w:top w:val="nil"/>
              <w:left w:val="nil"/>
              <w:bottom w:val="single" w:sz="4" w:space="0" w:color="auto"/>
              <w:right w:val="single" w:sz="4" w:space="0" w:color="auto"/>
            </w:tcBorders>
            <w:shd w:val="clear" w:color="000000" w:fill="FFFFFF"/>
            <w:vAlign w:val="center"/>
            <w:hideMark/>
          </w:tcPr>
          <w:p w14:paraId="6319810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6476D56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氨水生产</w:t>
            </w:r>
          </w:p>
        </w:tc>
        <w:tc>
          <w:tcPr>
            <w:tcW w:w="139" w:type="pct"/>
            <w:tcBorders>
              <w:top w:val="nil"/>
              <w:left w:val="nil"/>
              <w:bottom w:val="single" w:sz="4" w:space="0" w:color="auto"/>
              <w:right w:val="single" w:sz="4" w:space="0" w:color="auto"/>
            </w:tcBorders>
            <w:shd w:val="clear" w:color="000000" w:fill="FFFFFF"/>
            <w:vAlign w:val="center"/>
            <w:hideMark/>
          </w:tcPr>
          <w:p w14:paraId="3DE5F30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39A89A1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4,496.14</w:t>
            </w:r>
          </w:p>
        </w:tc>
        <w:tc>
          <w:tcPr>
            <w:tcW w:w="428" w:type="pct"/>
            <w:tcBorders>
              <w:top w:val="nil"/>
              <w:left w:val="nil"/>
              <w:bottom w:val="single" w:sz="4" w:space="0" w:color="auto"/>
              <w:right w:val="single" w:sz="4" w:space="0" w:color="auto"/>
            </w:tcBorders>
            <w:shd w:val="clear" w:color="000000" w:fill="FFFFFF"/>
            <w:noWrap/>
            <w:vAlign w:val="center"/>
            <w:hideMark/>
          </w:tcPr>
          <w:p w14:paraId="142B988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678753C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24,444.82</w:t>
            </w:r>
          </w:p>
        </w:tc>
        <w:tc>
          <w:tcPr>
            <w:tcW w:w="284" w:type="pct"/>
            <w:tcBorders>
              <w:top w:val="nil"/>
              <w:left w:val="nil"/>
              <w:bottom w:val="single" w:sz="4" w:space="0" w:color="auto"/>
              <w:right w:val="single" w:sz="4" w:space="0" w:color="auto"/>
            </w:tcBorders>
            <w:shd w:val="clear" w:color="000000" w:fill="C0C0C0"/>
            <w:noWrap/>
            <w:vAlign w:val="center"/>
            <w:hideMark/>
          </w:tcPr>
          <w:p w14:paraId="4DA5BF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ABED2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5951E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4C667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A7025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B6038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5655E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24,444.82</w:t>
            </w:r>
          </w:p>
        </w:tc>
      </w:tr>
      <w:tr w:rsidR="003D649A" w:rsidRPr="003D649A" w14:paraId="6B71FB4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D088AC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w:t>
            </w:r>
          </w:p>
        </w:tc>
        <w:tc>
          <w:tcPr>
            <w:tcW w:w="924" w:type="pct"/>
            <w:tcBorders>
              <w:top w:val="nil"/>
              <w:left w:val="nil"/>
              <w:bottom w:val="single" w:sz="4" w:space="0" w:color="auto"/>
              <w:right w:val="single" w:sz="4" w:space="0" w:color="auto"/>
            </w:tcBorders>
            <w:shd w:val="clear" w:color="000000" w:fill="FFFFFF"/>
            <w:vAlign w:val="center"/>
            <w:hideMark/>
          </w:tcPr>
          <w:p w14:paraId="0BC0561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6CB3CF3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碳化硅生产</w:t>
            </w:r>
          </w:p>
        </w:tc>
        <w:tc>
          <w:tcPr>
            <w:tcW w:w="139" w:type="pct"/>
            <w:tcBorders>
              <w:top w:val="nil"/>
              <w:left w:val="nil"/>
              <w:bottom w:val="single" w:sz="4" w:space="0" w:color="auto"/>
              <w:right w:val="single" w:sz="4" w:space="0" w:color="auto"/>
            </w:tcBorders>
            <w:shd w:val="clear" w:color="000000" w:fill="FFFFFF"/>
            <w:vAlign w:val="center"/>
            <w:hideMark/>
          </w:tcPr>
          <w:p w14:paraId="4920DAB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0C73ED8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6,614.80</w:t>
            </w:r>
          </w:p>
        </w:tc>
        <w:tc>
          <w:tcPr>
            <w:tcW w:w="428" w:type="pct"/>
            <w:tcBorders>
              <w:top w:val="nil"/>
              <w:left w:val="nil"/>
              <w:bottom w:val="single" w:sz="4" w:space="0" w:color="auto"/>
              <w:right w:val="single" w:sz="4" w:space="0" w:color="auto"/>
            </w:tcBorders>
            <w:shd w:val="clear" w:color="000000" w:fill="FFFFFF"/>
            <w:noWrap/>
            <w:vAlign w:val="center"/>
            <w:hideMark/>
          </w:tcPr>
          <w:p w14:paraId="566B693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1AF7C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48,149.59</w:t>
            </w:r>
          </w:p>
        </w:tc>
        <w:tc>
          <w:tcPr>
            <w:tcW w:w="284" w:type="pct"/>
            <w:tcBorders>
              <w:top w:val="nil"/>
              <w:left w:val="nil"/>
              <w:bottom w:val="single" w:sz="4" w:space="0" w:color="auto"/>
              <w:right w:val="single" w:sz="4" w:space="0" w:color="auto"/>
            </w:tcBorders>
            <w:shd w:val="clear" w:color="000000" w:fill="C0C0C0"/>
            <w:noWrap/>
            <w:vAlign w:val="center"/>
            <w:hideMark/>
          </w:tcPr>
          <w:p w14:paraId="743EA25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1E64C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B1B52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23F39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E9537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D88DC0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66CEA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48,149.59</w:t>
            </w:r>
          </w:p>
        </w:tc>
      </w:tr>
      <w:tr w:rsidR="003D649A" w:rsidRPr="003D649A" w14:paraId="45C85E9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EC1B6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w:t>
            </w:r>
          </w:p>
        </w:tc>
        <w:tc>
          <w:tcPr>
            <w:tcW w:w="924" w:type="pct"/>
            <w:tcBorders>
              <w:top w:val="nil"/>
              <w:left w:val="nil"/>
              <w:bottom w:val="single" w:sz="4" w:space="0" w:color="auto"/>
              <w:right w:val="single" w:sz="4" w:space="0" w:color="auto"/>
            </w:tcBorders>
            <w:shd w:val="clear" w:color="000000" w:fill="FFFFFF"/>
            <w:vAlign w:val="center"/>
            <w:hideMark/>
          </w:tcPr>
          <w:p w14:paraId="386FE45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3798666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镁生产</w:t>
            </w:r>
          </w:p>
        </w:tc>
        <w:tc>
          <w:tcPr>
            <w:tcW w:w="139" w:type="pct"/>
            <w:tcBorders>
              <w:top w:val="nil"/>
              <w:left w:val="nil"/>
              <w:bottom w:val="single" w:sz="4" w:space="0" w:color="auto"/>
              <w:right w:val="single" w:sz="4" w:space="0" w:color="auto"/>
            </w:tcBorders>
            <w:shd w:val="clear" w:color="000000" w:fill="FFFFFF"/>
            <w:vAlign w:val="center"/>
            <w:hideMark/>
          </w:tcPr>
          <w:p w14:paraId="6C9D541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6AB0961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11,710.71</w:t>
            </w:r>
          </w:p>
        </w:tc>
        <w:tc>
          <w:tcPr>
            <w:tcW w:w="428" w:type="pct"/>
            <w:tcBorders>
              <w:top w:val="nil"/>
              <w:left w:val="nil"/>
              <w:bottom w:val="single" w:sz="4" w:space="0" w:color="auto"/>
              <w:right w:val="single" w:sz="4" w:space="0" w:color="auto"/>
            </w:tcBorders>
            <w:shd w:val="clear" w:color="000000" w:fill="FFFFFF"/>
            <w:noWrap/>
            <w:vAlign w:val="center"/>
            <w:hideMark/>
          </w:tcPr>
          <w:p w14:paraId="137A6A4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5A4C575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308,520.83</w:t>
            </w:r>
          </w:p>
        </w:tc>
        <w:tc>
          <w:tcPr>
            <w:tcW w:w="284" w:type="pct"/>
            <w:tcBorders>
              <w:top w:val="nil"/>
              <w:left w:val="nil"/>
              <w:bottom w:val="single" w:sz="4" w:space="0" w:color="auto"/>
              <w:right w:val="single" w:sz="4" w:space="0" w:color="auto"/>
            </w:tcBorders>
            <w:shd w:val="clear" w:color="000000" w:fill="C0C0C0"/>
            <w:noWrap/>
            <w:vAlign w:val="center"/>
            <w:hideMark/>
          </w:tcPr>
          <w:p w14:paraId="3DC0C4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72F3B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9F8A73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33355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352A1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40793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1C320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308,520.83</w:t>
            </w:r>
          </w:p>
        </w:tc>
      </w:tr>
      <w:tr w:rsidR="003D649A" w:rsidRPr="003D649A" w14:paraId="6246ED7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2E0A7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50</w:t>
            </w:r>
          </w:p>
        </w:tc>
        <w:tc>
          <w:tcPr>
            <w:tcW w:w="924" w:type="pct"/>
            <w:tcBorders>
              <w:top w:val="nil"/>
              <w:left w:val="nil"/>
              <w:bottom w:val="single" w:sz="4" w:space="0" w:color="auto"/>
              <w:right w:val="single" w:sz="4" w:space="0" w:color="auto"/>
            </w:tcBorders>
            <w:shd w:val="clear" w:color="000000" w:fill="FFFFFF"/>
            <w:vAlign w:val="center"/>
            <w:hideMark/>
          </w:tcPr>
          <w:p w14:paraId="6F860C7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0499624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所有其他纸制品加工制造</w:t>
            </w:r>
          </w:p>
        </w:tc>
        <w:tc>
          <w:tcPr>
            <w:tcW w:w="139" w:type="pct"/>
            <w:tcBorders>
              <w:top w:val="nil"/>
              <w:left w:val="nil"/>
              <w:bottom w:val="single" w:sz="4" w:space="0" w:color="auto"/>
              <w:right w:val="single" w:sz="4" w:space="0" w:color="auto"/>
            </w:tcBorders>
            <w:shd w:val="clear" w:color="000000" w:fill="FFFFFF"/>
            <w:vAlign w:val="center"/>
            <w:hideMark/>
          </w:tcPr>
          <w:p w14:paraId="0B5C6CC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73C4E09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16,162.17</w:t>
            </w:r>
          </w:p>
        </w:tc>
        <w:tc>
          <w:tcPr>
            <w:tcW w:w="428" w:type="pct"/>
            <w:tcBorders>
              <w:top w:val="nil"/>
              <w:left w:val="nil"/>
              <w:bottom w:val="single" w:sz="4" w:space="0" w:color="auto"/>
              <w:right w:val="single" w:sz="4" w:space="0" w:color="auto"/>
            </w:tcBorders>
            <w:shd w:val="clear" w:color="000000" w:fill="FFFFFF"/>
            <w:noWrap/>
            <w:vAlign w:val="center"/>
            <w:hideMark/>
          </w:tcPr>
          <w:p w14:paraId="62E998D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369A28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5.54</w:t>
            </w:r>
          </w:p>
        </w:tc>
        <w:tc>
          <w:tcPr>
            <w:tcW w:w="284" w:type="pct"/>
            <w:tcBorders>
              <w:top w:val="nil"/>
              <w:left w:val="nil"/>
              <w:bottom w:val="single" w:sz="4" w:space="0" w:color="auto"/>
              <w:right w:val="single" w:sz="4" w:space="0" w:color="auto"/>
            </w:tcBorders>
            <w:shd w:val="clear" w:color="000000" w:fill="C0C0C0"/>
            <w:noWrap/>
            <w:vAlign w:val="center"/>
            <w:hideMark/>
          </w:tcPr>
          <w:p w14:paraId="53045B0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9241D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98FF6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2F94B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0DA4E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2042A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4F2663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5.54</w:t>
            </w:r>
          </w:p>
        </w:tc>
      </w:tr>
      <w:tr w:rsidR="003D649A" w:rsidRPr="003D649A" w14:paraId="248EA51B"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60FF6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51</w:t>
            </w:r>
          </w:p>
        </w:tc>
        <w:tc>
          <w:tcPr>
            <w:tcW w:w="924" w:type="pct"/>
            <w:tcBorders>
              <w:top w:val="nil"/>
              <w:left w:val="nil"/>
              <w:bottom w:val="single" w:sz="4" w:space="0" w:color="auto"/>
              <w:right w:val="single" w:sz="4" w:space="0" w:color="auto"/>
            </w:tcBorders>
            <w:shd w:val="clear" w:color="000000" w:fill="FFFFFF"/>
            <w:vAlign w:val="center"/>
            <w:hideMark/>
          </w:tcPr>
          <w:p w14:paraId="3D61D6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6D71EB5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办公用品</w:t>
            </w:r>
            <w:r w:rsidRPr="003D649A">
              <w:rPr>
                <w:rFonts w:eastAsia="PMingLiU" w:cs="Arial"/>
                <w:b/>
                <w:bCs/>
                <w:szCs w:val="20"/>
                <w:lang w:val="en-US" w:eastAsia="zh-CN"/>
              </w:rPr>
              <w:t>(</w:t>
            </w:r>
            <w:r w:rsidRPr="003D649A">
              <w:rPr>
                <w:rFonts w:eastAsia="PMingLiU" w:cs="Arial"/>
                <w:b/>
                <w:bCs/>
                <w:szCs w:val="20"/>
                <w:lang w:val="en-US" w:eastAsia="zh-CN"/>
              </w:rPr>
              <w:t>纸张除外</w:t>
            </w:r>
            <w:r w:rsidRPr="003D649A">
              <w:rPr>
                <w:rFonts w:eastAsia="PMingLiU" w:cs="Arial"/>
                <w:b/>
                <w:bCs/>
                <w:szCs w:val="20"/>
                <w:lang w:val="en-US" w:eastAsia="zh-CN"/>
              </w:rPr>
              <w:t>)</w:t>
            </w:r>
            <w:r w:rsidRPr="003D649A">
              <w:rPr>
                <w:rFonts w:eastAsia="PMingLiU" w:cs="Arial"/>
                <w:b/>
                <w:bCs/>
                <w:szCs w:val="20"/>
                <w:lang w:val="en-US" w:eastAsia="zh-CN"/>
              </w:rPr>
              <w:t>制造</w:t>
            </w:r>
          </w:p>
        </w:tc>
        <w:tc>
          <w:tcPr>
            <w:tcW w:w="139" w:type="pct"/>
            <w:tcBorders>
              <w:top w:val="nil"/>
              <w:left w:val="nil"/>
              <w:bottom w:val="single" w:sz="4" w:space="0" w:color="auto"/>
              <w:right w:val="single" w:sz="4" w:space="0" w:color="auto"/>
            </w:tcBorders>
            <w:shd w:val="clear" w:color="000000" w:fill="FFFFFF"/>
            <w:vAlign w:val="center"/>
            <w:hideMark/>
          </w:tcPr>
          <w:p w14:paraId="465F5BC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53519B9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177,487.76</w:t>
            </w:r>
          </w:p>
        </w:tc>
        <w:tc>
          <w:tcPr>
            <w:tcW w:w="428" w:type="pct"/>
            <w:tcBorders>
              <w:top w:val="nil"/>
              <w:left w:val="nil"/>
              <w:bottom w:val="single" w:sz="4" w:space="0" w:color="auto"/>
              <w:right w:val="single" w:sz="4" w:space="0" w:color="auto"/>
            </w:tcBorders>
            <w:shd w:val="clear" w:color="000000" w:fill="FFFFFF"/>
            <w:noWrap/>
            <w:vAlign w:val="center"/>
            <w:hideMark/>
          </w:tcPr>
          <w:p w14:paraId="7CCBD58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32CCD4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47.03</w:t>
            </w:r>
          </w:p>
        </w:tc>
        <w:tc>
          <w:tcPr>
            <w:tcW w:w="284" w:type="pct"/>
            <w:tcBorders>
              <w:top w:val="nil"/>
              <w:left w:val="nil"/>
              <w:bottom w:val="single" w:sz="4" w:space="0" w:color="auto"/>
              <w:right w:val="single" w:sz="4" w:space="0" w:color="auto"/>
            </w:tcBorders>
            <w:shd w:val="clear" w:color="000000" w:fill="C0C0C0"/>
            <w:noWrap/>
            <w:vAlign w:val="center"/>
            <w:hideMark/>
          </w:tcPr>
          <w:p w14:paraId="771412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82320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6AF99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9900D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6639A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61EC2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505A4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47.03</w:t>
            </w:r>
          </w:p>
        </w:tc>
      </w:tr>
      <w:tr w:rsidR="003D649A" w:rsidRPr="003D649A" w14:paraId="27178438"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F60D59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52</w:t>
            </w:r>
          </w:p>
        </w:tc>
        <w:tc>
          <w:tcPr>
            <w:tcW w:w="924" w:type="pct"/>
            <w:tcBorders>
              <w:top w:val="nil"/>
              <w:left w:val="nil"/>
              <w:bottom w:val="single" w:sz="4" w:space="0" w:color="auto"/>
              <w:right w:val="single" w:sz="4" w:space="0" w:color="auto"/>
            </w:tcBorders>
            <w:shd w:val="clear" w:color="000000" w:fill="FFFFFF"/>
            <w:vAlign w:val="center"/>
            <w:hideMark/>
          </w:tcPr>
          <w:p w14:paraId="10EF31C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420" w:type="pct"/>
            <w:tcBorders>
              <w:top w:val="nil"/>
              <w:left w:val="nil"/>
              <w:bottom w:val="single" w:sz="4" w:space="0" w:color="auto"/>
              <w:right w:val="single" w:sz="4" w:space="0" w:color="auto"/>
            </w:tcBorders>
            <w:shd w:val="clear" w:color="auto" w:fill="auto"/>
            <w:vAlign w:val="center"/>
            <w:hideMark/>
          </w:tcPr>
          <w:p w14:paraId="4355D8B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源水</w:t>
            </w:r>
          </w:p>
        </w:tc>
        <w:tc>
          <w:tcPr>
            <w:tcW w:w="139" w:type="pct"/>
            <w:tcBorders>
              <w:top w:val="nil"/>
              <w:left w:val="nil"/>
              <w:bottom w:val="single" w:sz="4" w:space="0" w:color="auto"/>
              <w:right w:val="single" w:sz="4" w:space="0" w:color="auto"/>
            </w:tcBorders>
            <w:shd w:val="clear" w:color="000000" w:fill="FFFFFF"/>
            <w:vAlign w:val="center"/>
            <w:hideMark/>
          </w:tcPr>
          <w:p w14:paraId="4F68BA0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75" w:type="pct"/>
            <w:tcBorders>
              <w:top w:val="nil"/>
              <w:left w:val="nil"/>
              <w:bottom w:val="single" w:sz="4" w:space="0" w:color="auto"/>
              <w:right w:val="single" w:sz="4" w:space="0" w:color="auto"/>
            </w:tcBorders>
            <w:shd w:val="clear" w:color="000000" w:fill="FFFFFF"/>
            <w:noWrap/>
            <w:vAlign w:val="center"/>
            <w:hideMark/>
          </w:tcPr>
          <w:p w14:paraId="7FB48F0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23,278,634.00</w:t>
            </w:r>
          </w:p>
        </w:tc>
        <w:tc>
          <w:tcPr>
            <w:tcW w:w="428" w:type="pct"/>
            <w:tcBorders>
              <w:top w:val="nil"/>
              <w:left w:val="nil"/>
              <w:bottom w:val="single" w:sz="4" w:space="0" w:color="auto"/>
              <w:right w:val="single" w:sz="4" w:space="0" w:color="auto"/>
            </w:tcBorders>
            <w:shd w:val="clear" w:color="000000" w:fill="FFFFFF"/>
            <w:noWrap/>
            <w:vAlign w:val="center"/>
            <w:hideMark/>
          </w:tcPr>
          <w:p w14:paraId="4CE0EB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6BCA5C4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29,761.03</w:t>
            </w:r>
          </w:p>
        </w:tc>
        <w:tc>
          <w:tcPr>
            <w:tcW w:w="284" w:type="pct"/>
            <w:tcBorders>
              <w:top w:val="nil"/>
              <w:left w:val="nil"/>
              <w:bottom w:val="single" w:sz="4" w:space="0" w:color="auto"/>
              <w:right w:val="single" w:sz="4" w:space="0" w:color="auto"/>
            </w:tcBorders>
            <w:shd w:val="clear" w:color="000000" w:fill="C0C0C0"/>
            <w:noWrap/>
            <w:vAlign w:val="center"/>
            <w:hideMark/>
          </w:tcPr>
          <w:p w14:paraId="4D438E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3AF41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57C44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B68DC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0E479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80E925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21191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29,761.03</w:t>
            </w:r>
          </w:p>
        </w:tc>
      </w:tr>
      <w:tr w:rsidR="003D649A" w:rsidRPr="003D649A" w14:paraId="4CF042F7" w14:textId="77777777" w:rsidTr="003D649A">
        <w:trPr>
          <w:trHeight w:val="6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C38137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w:t>
            </w:r>
          </w:p>
        </w:tc>
        <w:tc>
          <w:tcPr>
            <w:tcW w:w="924" w:type="pct"/>
            <w:tcBorders>
              <w:top w:val="nil"/>
              <w:left w:val="nil"/>
              <w:bottom w:val="single" w:sz="4" w:space="0" w:color="auto"/>
              <w:right w:val="single" w:sz="4" w:space="0" w:color="auto"/>
            </w:tcBorders>
            <w:shd w:val="clear" w:color="000000" w:fill="FFFFFF"/>
            <w:vAlign w:val="center"/>
            <w:hideMark/>
          </w:tcPr>
          <w:p w14:paraId="1E4F7BC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6A4C0F9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采购产品空调</w:t>
            </w:r>
            <w:r w:rsidRPr="003D649A">
              <w:rPr>
                <w:rFonts w:eastAsia="PMingLiU" w:cs="Arial"/>
                <w:b/>
                <w:bCs/>
                <w:szCs w:val="20"/>
                <w:lang w:val="en-US" w:eastAsia="zh-CN"/>
              </w:rPr>
              <w:lastRenderedPageBreak/>
              <w:t>和暖空气加热设备和商业和工业制冷设备制造</w:t>
            </w:r>
          </w:p>
        </w:tc>
        <w:tc>
          <w:tcPr>
            <w:tcW w:w="139" w:type="pct"/>
            <w:tcBorders>
              <w:top w:val="nil"/>
              <w:left w:val="nil"/>
              <w:bottom w:val="single" w:sz="4" w:space="0" w:color="auto"/>
              <w:right w:val="single" w:sz="4" w:space="0" w:color="auto"/>
            </w:tcBorders>
            <w:shd w:val="clear" w:color="000000" w:fill="FFFFFF"/>
            <w:vAlign w:val="center"/>
            <w:hideMark/>
          </w:tcPr>
          <w:p w14:paraId="02FF7B6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1E2D42C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137,337.40</w:t>
            </w:r>
          </w:p>
        </w:tc>
        <w:tc>
          <w:tcPr>
            <w:tcW w:w="428" w:type="pct"/>
            <w:tcBorders>
              <w:top w:val="nil"/>
              <w:left w:val="nil"/>
              <w:bottom w:val="single" w:sz="4" w:space="0" w:color="auto"/>
              <w:right w:val="single" w:sz="4" w:space="0" w:color="auto"/>
            </w:tcBorders>
            <w:shd w:val="clear" w:color="000000" w:fill="FFFFFF"/>
            <w:noWrap/>
            <w:vAlign w:val="center"/>
            <w:hideMark/>
          </w:tcPr>
          <w:p w14:paraId="4967C6E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2D4576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14.83</w:t>
            </w:r>
          </w:p>
        </w:tc>
        <w:tc>
          <w:tcPr>
            <w:tcW w:w="284" w:type="pct"/>
            <w:tcBorders>
              <w:top w:val="nil"/>
              <w:left w:val="nil"/>
              <w:bottom w:val="single" w:sz="4" w:space="0" w:color="auto"/>
              <w:right w:val="single" w:sz="4" w:space="0" w:color="auto"/>
            </w:tcBorders>
            <w:shd w:val="clear" w:color="000000" w:fill="C0C0C0"/>
            <w:noWrap/>
            <w:vAlign w:val="center"/>
            <w:hideMark/>
          </w:tcPr>
          <w:p w14:paraId="5CE052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4B9EF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C1E70F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6E036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2A621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A59EB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69994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14.83</w:t>
            </w:r>
          </w:p>
        </w:tc>
      </w:tr>
      <w:tr w:rsidR="003D649A" w:rsidRPr="003D649A" w14:paraId="6365438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845DA6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54</w:t>
            </w:r>
          </w:p>
        </w:tc>
        <w:tc>
          <w:tcPr>
            <w:tcW w:w="924" w:type="pct"/>
            <w:tcBorders>
              <w:top w:val="nil"/>
              <w:left w:val="nil"/>
              <w:bottom w:val="single" w:sz="4" w:space="0" w:color="auto"/>
              <w:right w:val="single" w:sz="4" w:space="0" w:color="auto"/>
            </w:tcBorders>
            <w:shd w:val="clear" w:color="000000" w:fill="FFFFFF"/>
            <w:vAlign w:val="center"/>
            <w:hideMark/>
          </w:tcPr>
          <w:p w14:paraId="6AD908C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2333505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电子计算机制造</w:t>
            </w:r>
          </w:p>
        </w:tc>
        <w:tc>
          <w:tcPr>
            <w:tcW w:w="139" w:type="pct"/>
            <w:tcBorders>
              <w:top w:val="nil"/>
              <w:left w:val="nil"/>
              <w:bottom w:val="single" w:sz="4" w:space="0" w:color="auto"/>
              <w:right w:val="single" w:sz="4" w:space="0" w:color="auto"/>
            </w:tcBorders>
            <w:shd w:val="clear" w:color="000000" w:fill="FFFFFF"/>
            <w:vAlign w:val="center"/>
            <w:hideMark/>
          </w:tcPr>
          <w:p w14:paraId="029E693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1237E2C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65,311.03</w:t>
            </w:r>
          </w:p>
        </w:tc>
        <w:tc>
          <w:tcPr>
            <w:tcW w:w="428" w:type="pct"/>
            <w:tcBorders>
              <w:top w:val="nil"/>
              <w:left w:val="nil"/>
              <w:bottom w:val="single" w:sz="4" w:space="0" w:color="auto"/>
              <w:right w:val="single" w:sz="4" w:space="0" w:color="auto"/>
            </w:tcBorders>
            <w:shd w:val="clear" w:color="000000" w:fill="FFFFFF"/>
            <w:noWrap/>
            <w:vAlign w:val="center"/>
            <w:hideMark/>
          </w:tcPr>
          <w:p w14:paraId="0504178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0906A2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3.79</w:t>
            </w:r>
          </w:p>
        </w:tc>
        <w:tc>
          <w:tcPr>
            <w:tcW w:w="284" w:type="pct"/>
            <w:tcBorders>
              <w:top w:val="nil"/>
              <w:left w:val="nil"/>
              <w:bottom w:val="single" w:sz="4" w:space="0" w:color="auto"/>
              <w:right w:val="single" w:sz="4" w:space="0" w:color="auto"/>
            </w:tcBorders>
            <w:shd w:val="clear" w:color="000000" w:fill="C0C0C0"/>
            <w:noWrap/>
            <w:vAlign w:val="center"/>
            <w:hideMark/>
          </w:tcPr>
          <w:p w14:paraId="5E97E5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43DE2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5368F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92975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68065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6C5EE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24C47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3.79</w:t>
            </w:r>
          </w:p>
        </w:tc>
      </w:tr>
      <w:tr w:rsidR="003D649A" w:rsidRPr="003D649A" w14:paraId="3F966B0E"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EDB9F6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w:t>
            </w:r>
          </w:p>
        </w:tc>
        <w:tc>
          <w:tcPr>
            <w:tcW w:w="924" w:type="pct"/>
            <w:tcBorders>
              <w:top w:val="nil"/>
              <w:left w:val="nil"/>
              <w:bottom w:val="single" w:sz="4" w:space="0" w:color="auto"/>
              <w:right w:val="single" w:sz="4" w:space="0" w:color="auto"/>
            </w:tcBorders>
            <w:shd w:val="clear" w:color="000000" w:fill="FFFFFF"/>
            <w:vAlign w:val="center"/>
            <w:hideMark/>
          </w:tcPr>
          <w:p w14:paraId="0A7F0FB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478A4BB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焊接及焊接设备制造</w:t>
            </w:r>
          </w:p>
        </w:tc>
        <w:tc>
          <w:tcPr>
            <w:tcW w:w="139" w:type="pct"/>
            <w:tcBorders>
              <w:top w:val="nil"/>
              <w:left w:val="nil"/>
              <w:bottom w:val="single" w:sz="4" w:space="0" w:color="auto"/>
              <w:right w:val="single" w:sz="4" w:space="0" w:color="auto"/>
            </w:tcBorders>
            <w:shd w:val="clear" w:color="000000" w:fill="FFFFFF"/>
            <w:vAlign w:val="center"/>
            <w:hideMark/>
          </w:tcPr>
          <w:p w14:paraId="1F86EDA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1658723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869,121.80</w:t>
            </w:r>
          </w:p>
        </w:tc>
        <w:tc>
          <w:tcPr>
            <w:tcW w:w="428" w:type="pct"/>
            <w:tcBorders>
              <w:top w:val="nil"/>
              <w:left w:val="nil"/>
              <w:bottom w:val="single" w:sz="4" w:space="0" w:color="auto"/>
              <w:right w:val="single" w:sz="4" w:space="0" w:color="auto"/>
            </w:tcBorders>
            <w:shd w:val="clear" w:color="000000" w:fill="FFFFFF"/>
            <w:noWrap/>
            <w:vAlign w:val="center"/>
            <w:hideMark/>
          </w:tcPr>
          <w:p w14:paraId="5A22918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7B36CB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216.41</w:t>
            </w:r>
          </w:p>
        </w:tc>
        <w:tc>
          <w:tcPr>
            <w:tcW w:w="284" w:type="pct"/>
            <w:tcBorders>
              <w:top w:val="nil"/>
              <w:left w:val="nil"/>
              <w:bottom w:val="single" w:sz="4" w:space="0" w:color="auto"/>
              <w:right w:val="single" w:sz="4" w:space="0" w:color="auto"/>
            </w:tcBorders>
            <w:shd w:val="clear" w:color="000000" w:fill="C0C0C0"/>
            <w:noWrap/>
            <w:vAlign w:val="center"/>
            <w:hideMark/>
          </w:tcPr>
          <w:p w14:paraId="003561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AF59F5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BEF54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789B7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9402D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E20BD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92084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216.41</w:t>
            </w:r>
          </w:p>
        </w:tc>
      </w:tr>
      <w:tr w:rsidR="003D649A" w:rsidRPr="003D649A" w14:paraId="1F47E0B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895BE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w:t>
            </w:r>
          </w:p>
        </w:tc>
        <w:tc>
          <w:tcPr>
            <w:tcW w:w="924" w:type="pct"/>
            <w:tcBorders>
              <w:top w:val="nil"/>
              <w:left w:val="nil"/>
              <w:bottom w:val="single" w:sz="4" w:space="0" w:color="auto"/>
              <w:right w:val="single" w:sz="4" w:space="0" w:color="auto"/>
            </w:tcBorders>
            <w:shd w:val="clear" w:color="000000" w:fill="FFFFFF"/>
            <w:vAlign w:val="center"/>
            <w:hideMark/>
          </w:tcPr>
          <w:p w14:paraId="73AF44C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25EE8FB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其他工业设备制造</w:t>
            </w:r>
          </w:p>
        </w:tc>
        <w:tc>
          <w:tcPr>
            <w:tcW w:w="139" w:type="pct"/>
            <w:tcBorders>
              <w:top w:val="nil"/>
              <w:left w:val="nil"/>
              <w:bottom w:val="single" w:sz="4" w:space="0" w:color="auto"/>
              <w:right w:val="single" w:sz="4" w:space="0" w:color="auto"/>
            </w:tcBorders>
            <w:shd w:val="clear" w:color="000000" w:fill="FFFFFF"/>
            <w:vAlign w:val="center"/>
            <w:hideMark/>
          </w:tcPr>
          <w:p w14:paraId="4C0C180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070389E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6,234,953.43</w:t>
            </w:r>
          </w:p>
        </w:tc>
        <w:tc>
          <w:tcPr>
            <w:tcW w:w="428" w:type="pct"/>
            <w:tcBorders>
              <w:top w:val="nil"/>
              <w:left w:val="nil"/>
              <w:bottom w:val="single" w:sz="4" w:space="0" w:color="auto"/>
              <w:right w:val="single" w:sz="4" w:space="0" w:color="auto"/>
            </w:tcBorders>
            <w:shd w:val="clear" w:color="000000" w:fill="FFFFFF"/>
            <w:noWrap/>
            <w:vAlign w:val="center"/>
            <w:hideMark/>
          </w:tcPr>
          <w:p w14:paraId="2DCD70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3D6D50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1,153.47</w:t>
            </w:r>
          </w:p>
        </w:tc>
        <w:tc>
          <w:tcPr>
            <w:tcW w:w="284" w:type="pct"/>
            <w:tcBorders>
              <w:top w:val="nil"/>
              <w:left w:val="nil"/>
              <w:bottom w:val="single" w:sz="4" w:space="0" w:color="auto"/>
              <w:right w:val="single" w:sz="4" w:space="0" w:color="auto"/>
            </w:tcBorders>
            <w:shd w:val="clear" w:color="000000" w:fill="C0C0C0"/>
            <w:noWrap/>
            <w:vAlign w:val="center"/>
            <w:hideMark/>
          </w:tcPr>
          <w:p w14:paraId="25A990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525337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F33FC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871455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C7E52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534C8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4FD94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1,153.47</w:t>
            </w:r>
          </w:p>
        </w:tc>
      </w:tr>
      <w:tr w:rsidR="003D649A" w:rsidRPr="003D649A" w14:paraId="6A7D9BFA" w14:textId="77777777" w:rsidTr="003D649A">
        <w:trPr>
          <w:trHeight w:val="495"/>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3843C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57</w:t>
            </w:r>
          </w:p>
        </w:tc>
        <w:tc>
          <w:tcPr>
            <w:tcW w:w="924" w:type="pct"/>
            <w:tcBorders>
              <w:top w:val="nil"/>
              <w:left w:val="nil"/>
              <w:bottom w:val="single" w:sz="4" w:space="0" w:color="auto"/>
              <w:right w:val="single" w:sz="4" w:space="0" w:color="auto"/>
            </w:tcBorders>
            <w:shd w:val="clear" w:color="000000" w:fill="FFFFFF"/>
            <w:vAlign w:val="center"/>
            <w:hideMark/>
          </w:tcPr>
          <w:p w14:paraId="23157FF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0ADA098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测量和测试电力和电</w:t>
            </w:r>
            <w:r w:rsidRPr="003D649A">
              <w:rPr>
                <w:rFonts w:eastAsia="PMingLiU" w:cs="Arial"/>
                <w:b/>
                <w:bCs/>
                <w:szCs w:val="20"/>
                <w:lang w:val="en-US" w:eastAsia="zh-CN"/>
              </w:rPr>
              <w:lastRenderedPageBreak/>
              <w:t>气信号的仪器制造</w:t>
            </w:r>
          </w:p>
        </w:tc>
        <w:tc>
          <w:tcPr>
            <w:tcW w:w="139" w:type="pct"/>
            <w:tcBorders>
              <w:top w:val="nil"/>
              <w:left w:val="nil"/>
              <w:bottom w:val="single" w:sz="4" w:space="0" w:color="auto"/>
              <w:right w:val="single" w:sz="4" w:space="0" w:color="auto"/>
            </w:tcBorders>
            <w:shd w:val="clear" w:color="000000" w:fill="FFFFFF"/>
            <w:vAlign w:val="center"/>
            <w:hideMark/>
          </w:tcPr>
          <w:p w14:paraId="69AC7D1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194807F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560,965.85</w:t>
            </w:r>
          </w:p>
        </w:tc>
        <w:tc>
          <w:tcPr>
            <w:tcW w:w="428" w:type="pct"/>
            <w:tcBorders>
              <w:top w:val="nil"/>
              <w:left w:val="nil"/>
              <w:bottom w:val="single" w:sz="4" w:space="0" w:color="auto"/>
              <w:right w:val="single" w:sz="4" w:space="0" w:color="auto"/>
            </w:tcBorders>
            <w:shd w:val="clear" w:color="000000" w:fill="FFFFFF"/>
            <w:noWrap/>
            <w:vAlign w:val="center"/>
            <w:hideMark/>
          </w:tcPr>
          <w:p w14:paraId="7B6761E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4824CC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44.32</w:t>
            </w:r>
          </w:p>
        </w:tc>
        <w:tc>
          <w:tcPr>
            <w:tcW w:w="284" w:type="pct"/>
            <w:tcBorders>
              <w:top w:val="nil"/>
              <w:left w:val="nil"/>
              <w:bottom w:val="single" w:sz="4" w:space="0" w:color="auto"/>
              <w:right w:val="single" w:sz="4" w:space="0" w:color="auto"/>
            </w:tcBorders>
            <w:shd w:val="clear" w:color="000000" w:fill="C0C0C0"/>
            <w:noWrap/>
            <w:vAlign w:val="center"/>
            <w:hideMark/>
          </w:tcPr>
          <w:p w14:paraId="46BF05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94DB9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5BF0B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D3065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4A78F4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B30554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84497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44.32</w:t>
            </w:r>
          </w:p>
        </w:tc>
      </w:tr>
      <w:tr w:rsidR="003D649A" w:rsidRPr="003D649A" w14:paraId="0846721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FD5A4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w:t>
            </w:r>
          </w:p>
        </w:tc>
        <w:tc>
          <w:tcPr>
            <w:tcW w:w="924" w:type="pct"/>
            <w:tcBorders>
              <w:top w:val="nil"/>
              <w:left w:val="nil"/>
              <w:bottom w:val="single" w:sz="4" w:space="0" w:color="auto"/>
              <w:right w:val="single" w:sz="4" w:space="0" w:color="auto"/>
            </w:tcBorders>
            <w:shd w:val="clear" w:color="000000" w:fill="FFFFFF"/>
            <w:vAlign w:val="center"/>
            <w:hideMark/>
          </w:tcPr>
          <w:p w14:paraId="721E5F4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1239CE4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计算机系统设计服务</w:t>
            </w:r>
          </w:p>
        </w:tc>
        <w:tc>
          <w:tcPr>
            <w:tcW w:w="139" w:type="pct"/>
            <w:tcBorders>
              <w:top w:val="nil"/>
              <w:left w:val="nil"/>
              <w:bottom w:val="single" w:sz="4" w:space="0" w:color="auto"/>
              <w:right w:val="single" w:sz="4" w:space="0" w:color="auto"/>
            </w:tcBorders>
            <w:shd w:val="clear" w:color="000000" w:fill="FFFFFF"/>
            <w:vAlign w:val="center"/>
            <w:hideMark/>
          </w:tcPr>
          <w:p w14:paraId="4EAB6F8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21E18F6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631,698.52</w:t>
            </w:r>
          </w:p>
        </w:tc>
        <w:tc>
          <w:tcPr>
            <w:tcW w:w="428" w:type="pct"/>
            <w:tcBorders>
              <w:top w:val="nil"/>
              <w:left w:val="nil"/>
              <w:bottom w:val="single" w:sz="4" w:space="0" w:color="auto"/>
              <w:right w:val="single" w:sz="4" w:space="0" w:color="auto"/>
            </w:tcBorders>
            <w:shd w:val="clear" w:color="000000" w:fill="FFFFFF"/>
            <w:noWrap/>
            <w:vAlign w:val="center"/>
            <w:hideMark/>
          </w:tcPr>
          <w:p w14:paraId="6547B06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0A46F9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56.22</w:t>
            </w:r>
          </w:p>
        </w:tc>
        <w:tc>
          <w:tcPr>
            <w:tcW w:w="284" w:type="pct"/>
            <w:tcBorders>
              <w:top w:val="nil"/>
              <w:left w:val="nil"/>
              <w:bottom w:val="single" w:sz="4" w:space="0" w:color="auto"/>
              <w:right w:val="single" w:sz="4" w:space="0" w:color="auto"/>
            </w:tcBorders>
            <w:shd w:val="clear" w:color="000000" w:fill="C0C0C0"/>
            <w:noWrap/>
            <w:vAlign w:val="center"/>
            <w:hideMark/>
          </w:tcPr>
          <w:p w14:paraId="5FD2B9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21893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3D30C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2944F1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EAAFA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0497B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E18CB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56.22</w:t>
            </w:r>
          </w:p>
        </w:tc>
      </w:tr>
      <w:tr w:rsidR="003D649A" w:rsidRPr="003D649A" w14:paraId="4705A30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1938B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w:t>
            </w:r>
          </w:p>
        </w:tc>
        <w:tc>
          <w:tcPr>
            <w:tcW w:w="924" w:type="pct"/>
            <w:tcBorders>
              <w:top w:val="nil"/>
              <w:left w:val="nil"/>
              <w:bottom w:val="single" w:sz="4" w:space="0" w:color="auto"/>
              <w:right w:val="single" w:sz="4" w:space="0" w:color="auto"/>
            </w:tcBorders>
            <w:shd w:val="clear" w:color="000000" w:fill="FFFFFF"/>
            <w:vAlign w:val="center"/>
            <w:hideMark/>
          </w:tcPr>
          <w:p w14:paraId="646956E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3837CFE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机械动力传动设备制造</w:t>
            </w:r>
          </w:p>
        </w:tc>
        <w:tc>
          <w:tcPr>
            <w:tcW w:w="139" w:type="pct"/>
            <w:tcBorders>
              <w:top w:val="nil"/>
              <w:left w:val="nil"/>
              <w:bottom w:val="single" w:sz="4" w:space="0" w:color="auto"/>
              <w:right w:val="single" w:sz="4" w:space="0" w:color="auto"/>
            </w:tcBorders>
            <w:shd w:val="clear" w:color="000000" w:fill="FFFFFF"/>
            <w:vAlign w:val="center"/>
            <w:hideMark/>
          </w:tcPr>
          <w:p w14:paraId="502FD80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567ED80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168,918.91</w:t>
            </w:r>
          </w:p>
        </w:tc>
        <w:tc>
          <w:tcPr>
            <w:tcW w:w="428" w:type="pct"/>
            <w:tcBorders>
              <w:top w:val="nil"/>
              <w:left w:val="nil"/>
              <w:bottom w:val="single" w:sz="4" w:space="0" w:color="auto"/>
              <w:right w:val="single" w:sz="4" w:space="0" w:color="auto"/>
            </w:tcBorders>
            <w:shd w:val="clear" w:color="000000" w:fill="FFFFFF"/>
            <w:noWrap/>
            <w:vAlign w:val="center"/>
            <w:hideMark/>
          </w:tcPr>
          <w:p w14:paraId="5B32AF2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42765B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35.30</w:t>
            </w:r>
          </w:p>
        </w:tc>
        <w:tc>
          <w:tcPr>
            <w:tcW w:w="284" w:type="pct"/>
            <w:tcBorders>
              <w:top w:val="nil"/>
              <w:left w:val="nil"/>
              <w:bottom w:val="single" w:sz="4" w:space="0" w:color="auto"/>
              <w:right w:val="single" w:sz="4" w:space="0" w:color="auto"/>
            </w:tcBorders>
            <w:shd w:val="clear" w:color="000000" w:fill="C0C0C0"/>
            <w:noWrap/>
            <w:vAlign w:val="center"/>
            <w:hideMark/>
          </w:tcPr>
          <w:p w14:paraId="51AEE7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E055E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EF7B2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F870A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AB906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73454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D9C7A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35.30</w:t>
            </w:r>
          </w:p>
        </w:tc>
      </w:tr>
      <w:tr w:rsidR="003D649A" w:rsidRPr="003D649A" w14:paraId="1985FCC6"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E4BD3A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w:t>
            </w:r>
          </w:p>
        </w:tc>
        <w:tc>
          <w:tcPr>
            <w:tcW w:w="924" w:type="pct"/>
            <w:tcBorders>
              <w:top w:val="nil"/>
              <w:left w:val="nil"/>
              <w:bottom w:val="single" w:sz="4" w:space="0" w:color="auto"/>
              <w:right w:val="single" w:sz="4" w:space="0" w:color="auto"/>
            </w:tcBorders>
            <w:shd w:val="clear" w:color="000000" w:fill="FFFFFF"/>
            <w:vAlign w:val="center"/>
            <w:hideMark/>
          </w:tcPr>
          <w:p w14:paraId="7E03898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68BFF46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测量、分配及其他泵类设备制造</w:t>
            </w:r>
          </w:p>
        </w:tc>
        <w:tc>
          <w:tcPr>
            <w:tcW w:w="139" w:type="pct"/>
            <w:tcBorders>
              <w:top w:val="nil"/>
              <w:left w:val="nil"/>
              <w:bottom w:val="single" w:sz="4" w:space="0" w:color="auto"/>
              <w:right w:val="single" w:sz="4" w:space="0" w:color="auto"/>
            </w:tcBorders>
            <w:shd w:val="clear" w:color="000000" w:fill="FFFFFF"/>
            <w:vAlign w:val="center"/>
            <w:hideMark/>
          </w:tcPr>
          <w:p w14:paraId="2710171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2F51C67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1,937,496.95</w:t>
            </w:r>
          </w:p>
        </w:tc>
        <w:tc>
          <w:tcPr>
            <w:tcW w:w="428" w:type="pct"/>
            <w:tcBorders>
              <w:top w:val="nil"/>
              <w:left w:val="nil"/>
              <w:bottom w:val="single" w:sz="4" w:space="0" w:color="auto"/>
              <w:right w:val="single" w:sz="4" w:space="0" w:color="auto"/>
            </w:tcBorders>
            <w:shd w:val="clear" w:color="000000" w:fill="FFFFFF"/>
            <w:noWrap/>
            <w:vAlign w:val="center"/>
            <w:hideMark/>
          </w:tcPr>
          <w:p w14:paraId="6F385EA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60953F0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432.06</w:t>
            </w:r>
          </w:p>
        </w:tc>
        <w:tc>
          <w:tcPr>
            <w:tcW w:w="284" w:type="pct"/>
            <w:tcBorders>
              <w:top w:val="nil"/>
              <w:left w:val="nil"/>
              <w:bottom w:val="single" w:sz="4" w:space="0" w:color="auto"/>
              <w:right w:val="single" w:sz="4" w:space="0" w:color="auto"/>
            </w:tcBorders>
            <w:shd w:val="clear" w:color="000000" w:fill="C0C0C0"/>
            <w:noWrap/>
            <w:vAlign w:val="center"/>
            <w:hideMark/>
          </w:tcPr>
          <w:p w14:paraId="589FFF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D1EA8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C387D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E398D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0EF3C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4FE94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5A6C2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432.06</w:t>
            </w:r>
          </w:p>
        </w:tc>
      </w:tr>
      <w:tr w:rsidR="003D649A" w:rsidRPr="003D649A" w14:paraId="3B503AA9" w14:textId="77777777" w:rsidTr="003D649A">
        <w:trPr>
          <w:trHeight w:val="6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43F00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w:t>
            </w:r>
          </w:p>
        </w:tc>
        <w:tc>
          <w:tcPr>
            <w:tcW w:w="924" w:type="pct"/>
            <w:tcBorders>
              <w:top w:val="nil"/>
              <w:left w:val="nil"/>
              <w:bottom w:val="single" w:sz="4" w:space="0" w:color="auto"/>
              <w:right w:val="single" w:sz="4" w:space="0" w:color="auto"/>
            </w:tcBorders>
            <w:shd w:val="clear" w:color="000000" w:fill="FFFFFF"/>
            <w:vAlign w:val="center"/>
            <w:hideMark/>
          </w:tcPr>
          <w:p w14:paraId="400A21B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5FBCA27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用于测量、显示和控制工业</w:t>
            </w:r>
            <w:r w:rsidRPr="003D649A">
              <w:rPr>
                <w:rFonts w:eastAsia="PMingLiU" w:cs="Arial"/>
                <w:b/>
                <w:bCs/>
                <w:szCs w:val="20"/>
                <w:lang w:val="en-US" w:eastAsia="zh-CN"/>
              </w:rPr>
              <w:lastRenderedPageBreak/>
              <w:t>过程变量的仪器及相关产品制造</w:t>
            </w:r>
          </w:p>
        </w:tc>
        <w:tc>
          <w:tcPr>
            <w:tcW w:w="139" w:type="pct"/>
            <w:tcBorders>
              <w:top w:val="nil"/>
              <w:left w:val="nil"/>
              <w:bottom w:val="single" w:sz="4" w:space="0" w:color="auto"/>
              <w:right w:val="single" w:sz="4" w:space="0" w:color="auto"/>
            </w:tcBorders>
            <w:shd w:val="clear" w:color="000000" w:fill="FFFFFF"/>
            <w:vAlign w:val="center"/>
            <w:hideMark/>
          </w:tcPr>
          <w:p w14:paraId="62B20E3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63D8436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177,532.58</w:t>
            </w:r>
          </w:p>
        </w:tc>
        <w:tc>
          <w:tcPr>
            <w:tcW w:w="428" w:type="pct"/>
            <w:tcBorders>
              <w:top w:val="nil"/>
              <w:left w:val="nil"/>
              <w:bottom w:val="single" w:sz="4" w:space="0" w:color="auto"/>
              <w:right w:val="single" w:sz="4" w:space="0" w:color="auto"/>
            </w:tcBorders>
            <w:shd w:val="clear" w:color="000000" w:fill="FFFFFF"/>
            <w:noWrap/>
            <w:vAlign w:val="center"/>
            <w:hideMark/>
          </w:tcPr>
          <w:p w14:paraId="7A9E7DB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2D49B1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11.18</w:t>
            </w:r>
          </w:p>
        </w:tc>
        <w:tc>
          <w:tcPr>
            <w:tcW w:w="284" w:type="pct"/>
            <w:tcBorders>
              <w:top w:val="nil"/>
              <w:left w:val="nil"/>
              <w:bottom w:val="single" w:sz="4" w:space="0" w:color="auto"/>
              <w:right w:val="single" w:sz="4" w:space="0" w:color="auto"/>
            </w:tcBorders>
            <w:shd w:val="clear" w:color="000000" w:fill="C0C0C0"/>
            <w:noWrap/>
            <w:vAlign w:val="center"/>
            <w:hideMark/>
          </w:tcPr>
          <w:p w14:paraId="7F226B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6765F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632475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1E89E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4131E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C938E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3C22D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11.18</w:t>
            </w:r>
          </w:p>
        </w:tc>
      </w:tr>
      <w:tr w:rsidR="003D649A" w:rsidRPr="003D649A" w14:paraId="6FD485B6"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FE749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62</w:t>
            </w:r>
          </w:p>
        </w:tc>
        <w:tc>
          <w:tcPr>
            <w:tcW w:w="924" w:type="pct"/>
            <w:tcBorders>
              <w:top w:val="nil"/>
              <w:left w:val="nil"/>
              <w:bottom w:val="single" w:sz="4" w:space="0" w:color="auto"/>
              <w:right w:val="single" w:sz="4" w:space="0" w:color="auto"/>
            </w:tcBorders>
            <w:shd w:val="clear" w:color="000000" w:fill="FFFFFF"/>
            <w:vAlign w:val="center"/>
            <w:hideMark/>
          </w:tcPr>
          <w:p w14:paraId="3709E01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10E73B7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所有其他杂项电气设备及元件制造</w:t>
            </w:r>
          </w:p>
        </w:tc>
        <w:tc>
          <w:tcPr>
            <w:tcW w:w="139" w:type="pct"/>
            <w:tcBorders>
              <w:top w:val="nil"/>
              <w:left w:val="nil"/>
              <w:bottom w:val="single" w:sz="4" w:space="0" w:color="auto"/>
              <w:right w:val="single" w:sz="4" w:space="0" w:color="auto"/>
            </w:tcBorders>
            <w:shd w:val="clear" w:color="000000" w:fill="FFFFFF"/>
            <w:vAlign w:val="center"/>
            <w:hideMark/>
          </w:tcPr>
          <w:p w14:paraId="11E0D49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7947891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4,336,501.56</w:t>
            </w:r>
          </w:p>
        </w:tc>
        <w:tc>
          <w:tcPr>
            <w:tcW w:w="428" w:type="pct"/>
            <w:tcBorders>
              <w:top w:val="nil"/>
              <w:left w:val="nil"/>
              <w:bottom w:val="single" w:sz="4" w:space="0" w:color="auto"/>
              <w:right w:val="single" w:sz="4" w:space="0" w:color="auto"/>
            </w:tcBorders>
            <w:shd w:val="clear" w:color="000000" w:fill="FFFFFF"/>
            <w:noWrap/>
            <w:vAlign w:val="center"/>
            <w:hideMark/>
          </w:tcPr>
          <w:p w14:paraId="4862AC4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0C778B0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555.07</w:t>
            </w:r>
          </w:p>
        </w:tc>
        <w:tc>
          <w:tcPr>
            <w:tcW w:w="284" w:type="pct"/>
            <w:tcBorders>
              <w:top w:val="nil"/>
              <w:left w:val="nil"/>
              <w:bottom w:val="single" w:sz="4" w:space="0" w:color="auto"/>
              <w:right w:val="single" w:sz="4" w:space="0" w:color="auto"/>
            </w:tcBorders>
            <w:shd w:val="clear" w:color="000000" w:fill="C0C0C0"/>
            <w:noWrap/>
            <w:vAlign w:val="center"/>
            <w:hideMark/>
          </w:tcPr>
          <w:p w14:paraId="611DCC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F37A0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41340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19D8D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44346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3E4251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26FA3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555.07</w:t>
            </w:r>
          </w:p>
        </w:tc>
      </w:tr>
      <w:tr w:rsidR="003D649A" w:rsidRPr="003D649A" w14:paraId="31AA1BF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71A7B1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w:t>
            </w:r>
          </w:p>
        </w:tc>
        <w:tc>
          <w:tcPr>
            <w:tcW w:w="924" w:type="pct"/>
            <w:tcBorders>
              <w:top w:val="nil"/>
              <w:left w:val="nil"/>
              <w:bottom w:val="single" w:sz="4" w:space="0" w:color="auto"/>
              <w:right w:val="single" w:sz="4" w:space="0" w:color="auto"/>
            </w:tcBorders>
            <w:shd w:val="clear" w:color="000000" w:fill="FFFFFF"/>
            <w:vAlign w:val="center"/>
            <w:hideMark/>
          </w:tcPr>
          <w:p w14:paraId="5DF0475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420" w:type="pct"/>
            <w:tcBorders>
              <w:top w:val="nil"/>
              <w:left w:val="nil"/>
              <w:bottom w:val="single" w:sz="4" w:space="0" w:color="auto"/>
              <w:right w:val="single" w:sz="4" w:space="0" w:color="auto"/>
            </w:tcBorders>
            <w:shd w:val="clear" w:color="auto" w:fill="auto"/>
            <w:vAlign w:val="center"/>
            <w:hideMark/>
          </w:tcPr>
          <w:p w14:paraId="65EEB53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所有其他杂项制造</w:t>
            </w:r>
          </w:p>
        </w:tc>
        <w:tc>
          <w:tcPr>
            <w:tcW w:w="139" w:type="pct"/>
            <w:tcBorders>
              <w:top w:val="nil"/>
              <w:left w:val="nil"/>
              <w:bottom w:val="single" w:sz="4" w:space="0" w:color="auto"/>
              <w:right w:val="single" w:sz="4" w:space="0" w:color="auto"/>
            </w:tcBorders>
            <w:shd w:val="clear" w:color="000000" w:fill="FFFFFF"/>
            <w:vAlign w:val="center"/>
            <w:hideMark/>
          </w:tcPr>
          <w:p w14:paraId="11AAF78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75" w:type="pct"/>
            <w:tcBorders>
              <w:top w:val="nil"/>
              <w:left w:val="nil"/>
              <w:bottom w:val="single" w:sz="4" w:space="0" w:color="auto"/>
              <w:right w:val="single" w:sz="4" w:space="0" w:color="auto"/>
            </w:tcBorders>
            <w:shd w:val="clear" w:color="000000" w:fill="FFFFFF"/>
            <w:noWrap/>
            <w:vAlign w:val="center"/>
            <w:hideMark/>
          </w:tcPr>
          <w:p w14:paraId="66E74CE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270,792,923.39</w:t>
            </w:r>
          </w:p>
        </w:tc>
        <w:tc>
          <w:tcPr>
            <w:tcW w:w="428" w:type="pct"/>
            <w:tcBorders>
              <w:top w:val="nil"/>
              <w:left w:val="nil"/>
              <w:bottom w:val="single" w:sz="4" w:space="0" w:color="auto"/>
              <w:right w:val="single" w:sz="4" w:space="0" w:color="auto"/>
            </w:tcBorders>
            <w:shd w:val="clear" w:color="000000" w:fill="FFFFFF"/>
            <w:noWrap/>
            <w:vAlign w:val="center"/>
            <w:hideMark/>
          </w:tcPr>
          <w:p w14:paraId="527F6AE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459" w:type="pct"/>
            <w:tcBorders>
              <w:top w:val="nil"/>
              <w:left w:val="nil"/>
              <w:bottom w:val="single" w:sz="4" w:space="0" w:color="auto"/>
              <w:right w:val="single" w:sz="4" w:space="0" w:color="auto"/>
            </w:tcBorders>
            <w:shd w:val="clear" w:color="000000" w:fill="C0C0C0"/>
            <w:noWrap/>
            <w:vAlign w:val="center"/>
            <w:hideMark/>
          </w:tcPr>
          <w:p w14:paraId="7D35FA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49,284.31</w:t>
            </w:r>
          </w:p>
        </w:tc>
        <w:tc>
          <w:tcPr>
            <w:tcW w:w="284" w:type="pct"/>
            <w:tcBorders>
              <w:top w:val="nil"/>
              <w:left w:val="nil"/>
              <w:bottom w:val="single" w:sz="4" w:space="0" w:color="auto"/>
              <w:right w:val="single" w:sz="4" w:space="0" w:color="auto"/>
            </w:tcBorders>
            <w:shd w:val="clear" w:color="000000" w:fill="C0C0C0"/>
            <w:noWrap/>
            <w:vAlign w:val="center"/>
            <w:hideMark/>
          </w:tcPr>
          <w:p w14:paraId="1AE4BD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4440F2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20573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63E20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884A9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47335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2D85E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49,284.31</w:t>
            </w:r>
          </w:p>
        </w:tc>
      </w:tr>
      <w:tr w:rsidR="003D649A" w:rsidRPr="003D649A" w14:paraId="1DFB8323"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5FE987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64</w:t>
            </w:r>
          </w:p>
        </w:tc>
        <w:tc>
          <w:tcPr>
            <w:tcW w:w="924" w:type="pct"/>
            <w:tcBorders>
              <w:top w:val="nil"/>
              <w:left w:val="nil"/>
              <w:bottom w:val="single" w:sz="4" w:space="0" w:color="auto"/>
              <w:right w:val="single" w:sz="4" w:space="0" w:color="auto"/>
            </w:tcBorders>
            <w:shd w:val="clear" w:color="000000" w:fill="FFFFFF"/>
            <w:vAlign w:val="center"/>
            <w:hideMark/>
          </w:tcPr>
          <w:p w14:paraId="732BAB4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6D56966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液化石油气生产</w:t>
            </w:r>
          </w:p>
        </w:tc>
        <w:tc>
          <w:tcPr>
            <w:tcW w:w="139" w:type="pct"/>
            <w:tcBorders>
              <w:top w:val="nil"/>
              <w:left w:val="nil"/>
              <w:bottom w:val="single" w:sz="4" w:space="0" w:color="auto"/>
              <w:right w:val="single" w:sz="4" w:space="0" w:color="auto"/>
            </w:tcBorders>
            <w:shd w:val="clear" w:color="000000" w:fill="FFFFFF"/>
            <w:vAlign w:val="center"/>
            <w:hideMark/>
          </w:tcPr>
          <w:p w14:paraId="2DD52F4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6682CD3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9.39</w:t>
            </w:r>
          </w:p>
        </w:tc>
        <w:tc>
          <w:tcPr>
            <w:tcW w:w="428" w:type="pct"/>
            <w:tcBorders>
              <w:top w:val="nil"/>
              <w:left w:val="nil"/>
              <w:bottom w:val="single" w:sz="4" w:space="0" w:color="auto"/>
              <w:right w:val="single" w:sz="4" w:space="0" w:color="auto"/>
            </w:tcBorders>
            <w:shd w:val="clear" w:color="000000" w:fill="FFFFFF"/>
            <w:noWrap/>
            <w:vAlign w:val="center"/>
            <w:hideMark/>
          </w:tcPr>
          <w:p w14:paraId="4307B9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A6FF3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9.45</w:t>
            </w:r>
          </w:p>
        </w:tc>
        <w:tc>
          <w:tcPr>
            <w:tcW w:w="284" w:type="pct"/>
            <w:tcBorders>
              <w:top w:val="nil"/>
              <w:left w:val="nil"/>
              <w:bottom w:val="single" w:sz="4" w:space="0" w:color="auto"/>
              <w:right w:val="single" w:sz="4" w:space="0" w:color="auto"/>
            </w:tcBorders>
            <w:shd w:val="clear" w:color="000000" w:fill="C0C0C0"/>
            <w:noWrap/>
            <w:vAlign w:val="center"/>
            <w:hideMark/>
          </w:tcPr>
          <w:p w14:paraId="53D28D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4F9C7E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41B236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CF435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FAB61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CBE59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D7F0B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9.45</w:t>
            </w:r>
          </w:p>
        </w:tc>
      </w:tr>
      <w:tr w:rsidR="003D649A" w:rsidRPr="003D649A" w14:paraId="784EFD2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4E29F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w:t>
            </w:r>
          </w:p>
        </w:tc>
        <w:tc>
          <w:tcPr>
            <w:tcW w:w="924" w:type="pct"/>
            <w:tcBorders>
              <w:top w:val="nil"/>
              <w:left w:val="nil"/>
              <w:bottom w:val="single" w:sz="4" w:space="0" w:color="auto"/>
              <w:right w:val="single" w:sz="4" w:space="0" w:color="auto"/>
            </w:tcBorders>
            <w:shd w:val="clear" w:color="000000" w:fill="FFFFFF"/>
            <w:vAlign w:val="center"/>
            <w:hideMark/>
          </w:tcPr>
          <w:p w14:paraId="1503087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30680D3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洗精煤生产</w:t>
            </w:r>
          </w:p>
        </w:tc>
        <w:tc>
          <w:tcPr>
            <w:tcW w:w="139" w:type="pct"/>
            <w:tcBorders>
              <w:top w:val="nil"/>
              <w:left w:val="nil"/>
              <w:bottom w:val="single" w:sz="4" w:space="0" w:color="auto"/>
              <w:right w:val="single" w:sz="4" w:space="0" w:color="auto"/>
            </w:tcBorders>
            <w:shd w:val="clear" w:color="000000" w:fill="FFFFFF"/>
            <w:vAlign w:val="center"/>
            <w:hideMark/>
          </w:tcPr>
          <w:p w14:paraId="22CF4D2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05D05D3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1,946,577.05</w:t>
            </w:r>
          </w:p>
        </w:tc>
        <w:tc>
          <w:tcPr>
            <w:tcW w:w="428" w:type="pct"/>
            <w:tcBorders>
              <w:top w:val="nil"/>
              <w:left w:val="nil"/>
              <w:bottom w:val="single" w:sz="4" w:space="0" w:color="auto"/>
              <w:right w:val="single" w:sz="4" w:space="0" w:color="auto"/>
            </w:tcBorders>
            <w:shd w:val="clear" w:color="000000" w:fill="FFFFFF"/>
            <w:noWrap/>
            <w:vAlign w:val="center"/>
            <w:hideMark/>
          </w:tcPr>
          <w:p w14:paraId="2593C9D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1B3EB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1,120,352.42</w:t>
            </w:r>
          </w:p>
        </w:tc>
        <w:tc>
          <w:tcPr>
            <w:tcW w:w="284" w:type="pct"/>
            <w:tcBorders>
              <w:top w:val="nil"/>
              <w:left w:val="nil"/>
              <w:bottom w:val="single" w:sz="4" w:space="0" w:color="auto"/>
              <w:right w:val="single" w:sz="4" w:space="0" w:color="auto"/>
            </w:tcBorders>
            <w:shd w:val="clear" w:color="000000" w:fill="C0C0C0"/>
            <w:noWrap/>
            <w:vAlign w:val="center"/>
            <w:hideMark/>
          </w:tcPr>
          <w:p w14:paraId="5E5C24D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FFD4C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3783D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6D74A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C5B1DB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E8F9BE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765D67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1,120,352.42</w:t>
            </w:r>
          </w:p>
        </w:tc>
      </w:tr>
      <w:tr w:rsidR="003D649A" w:rsidRPr="003D649A" w14:paraId="317A57D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951D7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66</w:t>
            </w:r>
          </w:p>
        </w:tc>
        <w:tc>
          <w:tcPr>
            <w:tcW w:w="924" w:type="pct"/>
            <w:tcBorders>
              <w:top w:val="nil"/>
              <w:left w:val="nil"/>
              <w:bottom w:val="single" w:sz="4" w:space="0" w:color="auto"/>
              <w:right w:val="single" w:sz="4" w:space="0" w:color="auto"/>
            </w:tcBorders>
            <w:shd w:val="clear" w:color="000000" w:fill="FFFFFF"/>
            <w:vAlign w:val="center"/>
            <w:hideMark/>
          </w:tcPr>
          <w:p w14:paraId="23B1BFC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7517895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柴油生产</w:t>
            </w:r>
          </w:p>
        </w:tc>
        <w:tc>
          <w:tcPr>
            <w:tcW w:w="139" w:type="pct"/>
            <w:tcBorders>
              <w:top w:val="nil"/>
              <w:left w:val="nil"/>
              <w:bottom w:val="single" w:sz="4" w:space="0" w:color="auto"/>
              <w:right w:val="single" w:sz="4" w:space="0" w:color="auto"/>
            </w:tcBorders>
            <w:shd w:val="clear" w:color="000000" w:fill="FFFFFF"/>
            <w:vAlign w:val="center"/>
            <w:hideMark/>
          </w:tcPr>
          <w:p w14:paraId="22FCAA1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52162C5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1,403.87</w:t>
            </w:r>
          </w:p>
        </w:tc>
        <w:tc>
          <w:tcPr>
            <w:tcW w:w="428" w:type="pct"/>
            <w:tcBorders>
              <w:top w:val="nil"/>
              <w:left w:val="nil"/>
              <w:bottom w:val="single" w:sz="4" w:space="0" w:color="auto"/>
              <w:right w:val="single" w:sz="4" w:space="0" w:color="auto"/>
            </w:tcBorders>
            <w:shd w:val="clear" w:color="000000" w:fill="FFFFFF"/>
            <w:noWrap/>
            <w:vAlign w:val="center"/>
            <w:hideMark/>
          </w:tcPr>
          <w:p w14:paraId="37AEF1D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D80E4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1,182.23</w:t>
            </w:r>
          </w:p>
        </w:tc>
        <w:tc>
          <w:tcPr>
            <w:tcW w:w="284" w:type="pct"/>
            <w:tcBorders>
              <w:top w:val="nil"/>
              <w:left w:val="nil"/>
              <w:bottom w:val="single" w:sz="4" w:space="0" w:color="auto"/>
              <w:right w:val="single" w:sz="4" w:space="0" w:color="auto"/>
            </w:tcBorders>
            <w:shd w:val="clear" w:color="000000" w:fill="C0C0C0"/>
            <w:noWrap/>
            <w:vAlign w:val="center"/>
            <w:hideMark/>
          </w:tcPr>
          <w:p w14:paraId="64BE84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BDE35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6C4E1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A12C9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DBE50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926BC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E1E0A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1,182.23</w:t>
            </w:r>
          </w:p>
        </w:tc>
      </w:tr>
      <w:tr w:rsidR="003D649A" w:rsidRPr="003D649A" w14:paraId="7BE9072A"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D87A8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67</w:t>
            </w:r>
          </w:p>
        </w:tc>
        <w:tc>
          <w:tcPr>
            <w:tcW w:w="924" w:type="pct"/>
            <w:tcBorders>
              <w:top w:val="nil"/>
              <w:left w:val="nil"/>
              <w:bottom w:val="single" w:sz="4" w:space="0" w:color="auto"/>
              <w:right w:val="single" w:sz="4" w:space="0" w:color="auto"/>
            </w:tcBorders>
            <w:shd w:val="clear" w:color="000000" w:fill="FFFFFF"/>
            <w:vAlign w:val="center"/>
            <w:hideMark/>
          </w:tcPr>
          <w:p w14:paraId="184973C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54EB237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汽油生产</w:t>
            </w:r>
          </w:p>
        </w:tc>
        <w:tc>
          <w:tcPr>
            <w:tcW w:w="139" w:type="pct"/>
            <w:tcBorders>
              <w:top w:val="nil"/>
              <w:left w:val="nil"/>
              <w:bottom w:val="single" w:sz="4" w:space="0" w:color="auto"/>
              <w:right w:val="single" w:sz="4" w:space="0" w:color="auto"/>
            </w:tcBorders>
            <w:shd w:val="clear" w:color="000000" w:fill="FFFFFF"/>
            <w:vAlign w:val="center"/>
            <w:hideMark/>
          </w:tcPr>
          <w:p w14:paraId="5BBD1A7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00AE5AC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49.06</w:t>
            </w:r>
          </w:p>
        </w:tc>
        <w:tc>
          <w:tcPr>
            <w:tcW w:w="428" w:type="pct"/>
            <w:tcBorders>
              <w:top w:val="nil"/>
              <w:left w:val="nil"/>
              <w:bottom w:val="single" w:sz="4" w:space="0" w:color="auto"/>
              <w:right w:val="single" w:sz="4" w:space="0" w:color="auto"/>
            </w:tcBorders>
            <w:shd w:val="clear" w:color="000000" w:fill="FFFFFF"/>
            <w:noWrap/>
            <w:vAlign w:val="center"/>
            <w:hideMark/>
          </w:tcPr>
          <w:p w14:paraId="3BDE03B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F41B23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48.44</w:t>
            </w:r>
          </w:p>
        </w:tc>
        <w:tc>
          <w:tcPr>
            <w:tcW w:w="284" w:type="pct"/>
            <w:tcBorders>
              <w:top w:val="nil"/>
              <w:left w:val="nil"/>
              <w:bottom w:val="single" w:sz="4" w:space="0" w:color="auto"/>
              <w:right w:val="single" w:sz="4" w:space="0" w:color="auto"/>
            </w:tcBorders>
            <w:shd w:val="clear" w:color="000000" w:fill="C0C0C0"/>
            <w:noWrap/>
            <w:vAlign w:val="center"/>
            <w:hideMark/>
          </w:tcPr>
          <w:p w14:paraId="265EBD6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B94CE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6C65D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2F298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FDA665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89630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4E04C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48.44</w:t>
            </w:r>
          </w:p>
        </w:tc>
      </w:tr>
      <w:tr w:rsidR="003D649A" w:rsidRPr="003D649A" w14:paraId="3C520FB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5C4E3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w:t>
            </w:r>
          </w:p>
        </w:tc>
        <w:tc>
          <w:tcPr>
            <w:tcW w:w="924" w:type="pct"/>
            <w:tcBorders>
              <w:top w:val="nil"/>
              <w:left w:val="nil"/>
              <w:bottom w:val="single" w:sz="4" w:space="0" w:color="auto"/>
              <w:right w:val="single" w:sz="4" w:space="0" w:color="auto"/>
            </w:tcBorders>
            <w:shd w:val="clear" w:color="000000" w:fill="FFFFFF"/>
            <w:vAlign w:val="center"/>
            <w:hideMark/>
          </w:tcPr>
          <w:p w14:paraId="5D55882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35559C9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焦炭生产</w:t>
            </w:r>
          </w:p>
        </w:tc>
        <w:tc>
          <w:tcPr>
            <w:tcW w:w="139" w:type="pct"/>
            <w:tcBorders>
              <w:top w:val="nil"/>
              <w:left w:val="nil"/>
              <w:bottom w:val="single" w:sz="4" w:space="0" w:color="auto"/>
              <w:right w:val="single" w:sz="4" w:space="0" w:color="auto"/>
            </w:tcBorders>
            <w:shd w:val="clear" w:color="000000" w:fill="FFFFFF"/>
            <w:vAlign w:val="center"/>
            <w:hideMark/>
          </w:tcPr>
          <w:p w14:paraId="3065CEF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4CC269D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145,430.20</w:t>
            </w:r>
          </w:p>
        </w:tc>
        <w:tc>
          <w:tcPr>
            <w:tcW w:w="428" w:type="pct"/>
            <w:tcBorders>
              <w:top w:val="nil"/>
              <w:left w:val="nil"/>
              <w:bottom w:val="single" w:sz="4" w:space="0" w:color="auto"/>
              <w:right w:val="single" w:sz="4" w:space="0" w:color="auto"/>
            </w:tcBorders>
            <w:shd w:val="clear" w:color="000000" w:fill="FFFFFF"/>
            <w:noWrap/>
            <w:vAlign w:val="center"/>
            <w:hideMark/>
          </w:tcPr>
          <w:p w14:paraId="59645F0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A9FB4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184,347.32</w:t>
            </w:r>
          </w:p>
        </w:tc>
        <w:tc>
          <w:tcPr>
            <w:tcW w:w="284" w:type="pct"/>
            <w:tcBorders>
              <w:top w:val="nil"/>
              <w:left w:val="nil"/>
              <w:bottom w:val="single" w:sz="4" w:space="0" w:color="auto"/>
              <w:right w:val="single" w:sz="4" w:space="0" w:color="auto"/>
            </w:tcBorders>
            <w:shd w:val="clear" w:color="000000" w:fill="C0C0C0"/>
            <w:noWrap/>
            <w:vAlign w:val="center"/>
            <w:hideMark/>
          </w:tcPr>
          <w:p w14:paraId="5BDC0A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3967F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FAF2A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DFAD33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A84B87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0A6B4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67046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184,347.32</w:t>
            </w:r>
          </w:p>
        </w:tc>
      </w:tr>
      <w:tr w:rsidR="003D649A" w:rsidRPr="003D649A" w14:paraId="7CF7AA82"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330A9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69</w:t>
            </w:r>
          </w:p>
        </w:tc>
        <w:tc>
          <w:tcPr>
            <w:tcW w:w="924" w:type="pct"/>
            <w:tcBorders>
              <w:top w:val="nil"/>
              <w:left w:val="nil"/>
              <w:bottom w:val="single" w:sz="4" w:space="0" w:color="auto"/>
              <w:right w:val="single" w:sz="4" w:space="0" w:color="auto"/>
            </w:tcBorders>
            <w:shd w:val="clear" w:color="000000" w:fill="FFFFFF"/>
            <w:vAlign w:val="center"/>
            <w:hideMark/>
          </w:tcPr>
          <w:p w14:paraId="6CD7262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14E0455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焦屑生产</w:t>
            </w:r>
          </w:p>
        </w:tc>
        <w:tc>
          <w:tcPr>
            <w:tcW w:w="139" w:type="pct"/>
            <w:tcBorders>
              <w:top w:val="nil"/>
              <w:left w:val="nil"/>
              <w:bottom w:val="single" w:sz="4" w:space="0" w:color="auto"/>
              <w:right w:val="single" w:sz="4" w:space="0" w:color="auto"/>
            </w:tcBorders>
            <w:shd w:val="clear" w:color="000000" w:fill="FFFFFF"/>
            <w:vAlign w:val="center"/>
            <w:hideMark/>
          </w:tcPr>
          <w:p w14:paraId="7AD209D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66CFEC5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120,570.50</w:t>
            </w:r>
          </w:p>
        </w:tc>
        <w:tc>
          <w:tcPr>
            <w:tcW w:w="428" w:type="pct"/>
            <w:tcBorders>
              <w:top w:val="nil"/>
              <w:left w:val="nil"/>
              <w:bottom w:val="single" w:sz="4" w:space="0" w:color="auto"/>
              <w:right w:val="single" w:sz="4" w:space="0" w:color="auto"/>
            </w:tcBorders>
            <w:shd w:val="clear" w:color="000000" w:fill="FFFFFF"/>
            <w:noWrap/>
            <w:vAlign w:val="center"/>
            <w:hideMark/>
          </w:tcPr>
          <w:p w14:paraId="51A9EB9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EC0E0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152,835.17</w:t>
            </w:r>
          </w:p>
        </w:tc>
        <w:tc>
          <w:tcPr>
            <w:tcW w:w="284" w:type="pct"/>
            <w:tcBorders>
              <w:top w:val="nil"/>
              <w:left w:val="nil"/>
              <w:bottom w:val="single" w:sz="4" w:space="0" w:color="auto"/>
              <w:right w:val="single" w:sz="4" w:space="0" w:color="auto"/>
            </w:tcBorders>
            <w:shd w:val="clear" w:color="000000" w:fill="C0C0C0"/>
            <w:noWrap/>
            <w:vAlign w:val="center"/>
            <w:hideMark/>
          </w:tcPr>
          <w:p w14:paraId="48702D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29982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62723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67873F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60617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2CF1F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EFF23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152,835.17</w:t>
            </w:r>
          </w:p>
        </w:tc>
      </w:tr>
      <w:tr w:rsidR="003D649A" w:rsidRPr="003D649A" w14:paraId="616F70C3"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4553B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70</w:t>
            </w:r>
          </w:p>
        </w:tc>
        <w:tc>
          <w:tcPr>
            <w:tcW w:w="924" w:type="pct"/>
            <w:tcBorders>
              <w:top w:val="nil"/>
              <w:left w:val="nil"/>
              <w:bottom w:val="single" w:sz="4" w:space="0" w:color="auto"/>
              <w:right w:val="single" w:sz="4" w:space="0" w:color="auto"/>
            </w:tcBorders>
            <w:shd w:val="clear" w:color="000000" w:fill="FFFFFF"/>
            <w:vAlign w:val="center"/>
            <w:hideMark/>
          </w:tcPr>
          <w:p w14:paraId="14E3398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6C23C48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烟煤生产</w:t>
            </w:r>
          </w:p>
        </w:tc>
        <w:tc>
          <w:tcPr>
            <w:tcW w:w="139" w:type="pct"/>
            <w:tcBorders>
              <w:top w:val="nil"/>
              <w:left w:val="nil"/>
              <w:bottom w:val="single" w:sz="4" w:space="0" w:color="auto"/>
              <w:right w:val="single" w:sz="4" w:space="0" w:color="auto"/>
            </w:tcBorders>
            <w:shd w:val="clear" w:color="000000" w:fill="FFFFFF"/>
            <w:vAlign w:val="center"/>
            <w:hideMark/>
          </w:tcPr>
          <w:p w14:paraId="3336E42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5BDC85A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399,079.16</w:t>
            </w:r>
          </w:p>
        </w:tc>
        <w:tc>
          <w:tcPr>
            <w:tcW w:w="428" w:type="pct"/>
            <w:tcBorders>
              <w:top w:val="nil"/>
              <w:left w:val="nil"/>
              <w:bottom w:val="single" w:sz="4" w:space="0" w:color="auto"/>
              <w:right w:val="single" w:sz="4" w:space="0" w:color="auto"/>
            </w:tcBorders>
            <w:shd w:val="clear" w:color="000000" w:fill="FFFFFF"/>
            <w:noWrap/>
            <w:vAlign w:val="center"/>
            <w:hideMark/>
          </w:tcPr>
          <w:p w14:paraId="3600932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F1991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229,690.01</w:t>
            </w:r>
          </w:p>
        </w:tc>
        <w:tc>
          <w:tcPr>
            <w:tcW w:w="284" w:type="pct"/>
            <w:tcBorders>
              <w:top w:val="nil"/>
              <w:left w:val="nil"/>
              <w:bottom w:val="single" w:sz="4" w:space="0" w:color="auto"/>
              <w:right w:val="single" w:sz="4" w:space="0" w:color="auto"/>
            </w:tcBorders>
            <w:shd w:val="clear" w:color="000000" w:fill="C0C0C0"/>
            <w:noWrap/>
            <w:vAlign w:val="center"/>
            <w:hideMark/>
          </w:tcPr>
          <w:p w14:paraId="22EB5D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A6DFB5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85039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8BFCD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13987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70481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2F739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229,690.01</w:t>
            </w:r>
          </w:p>
        </w:tc>
      </w:tr>
      <w:tr w:rsidR="003D649A" w:rsidRPr="003D649A" w14:paraId="111CE02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B45C5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w:t>
            </w:r>
          </w:p>
        </w:tc>
        <w:tc>
          <w:tcPr>
            <w:tcW w:w="924" w:type="pct"/>
            <w:tcBorders>
              <w:top w:val="nil"/>
              <w:left w:val="nil"/>
              <w:bottom w:val="single" w:sz="4" w:space="0" w:color="auto"/>
              <w:right w:val="single" w:sz="4" w:space="0" w:color="auto"/>
            </w:tcBorders>
            <w:shd w:val="clear" w:color="000000" w:fill="FFFFFF"/>
            <w:vAlign w:val="center"/>
            <w:hideMark/>
          </w:tcPr>
          <w:p w14:paraId="0EC6105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5F6D1F1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无烟煤生产</w:t>
            </w:r>
          </w:p>
        </w:tc>
        <w:tc>
          <w:tcPr>
            <w:tcW w:w="139" w:type="pct"/>
            <w:tcBorders>
              <w:top w:val="nil"/>
              <w:left w:val="nil"/>
              <w:bottom w:val="single" w:sz="4" w:space="0" w:color="auto"/>
              <w:right w:val="single" w:sz="4" w:space="0" w:color="auto"/>
            </w:tcBorders>
            <w:shd w:val="clear" w:color="000000" w:fill="FFFFFF"/>
            <w:vAlign w:val="center"/>
            <w:hideMark/>
          </w:tcPr>
          <w:p w14:paraId="784E6E2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73E49BD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260,530.34</w:t>
            </w:r>
          </w:p>
        </w:tc>
        <w:tc>
          <w:tcPr>
            <w:tcW w:w="428" w:type="pct"/>
            <w:tcBorders>
              <w:top w:val="nil"/>
              <w:left w:val="nil"/>
              <w:bottom w:val="single" w:sz="4" w:space="0" w:color="auto"/>
              <w:right w:val="single" w:sz="4" w:space="0" w:color="auto"/>
            </w:tcBorders>
            <w:shd w:val="clear" w:color="000000" w:fill="FFFFFF"/>
            <w:noWrap/>
            <w:vAlign w:val="center"/>
            <w:hideMark/>
          </w:tcPr>
          <w:p w14:paraId="243C7B6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F57CE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149,948.24</w:t>
            </w:r>
          </w:p>
        </w:tc>
        <w:tc>
          <w:tcPr>
            <w:tcW w:w="284" w:type="pct"/>
            <w:tcBorders>
              <w:top w:val="nil"/>
              <w:left w:val="nil"/>
              <w:bottom w:val="single" w:sz="4" w:space="0" w:color="auto"/>
              <w:right w:val="single" w:sz="4" w:space="0" w:color="auto"/>
            </w:tcBorders>
            <w:shd w:val="clear" w:color="000000" w:fill="C0C0C0"/>
            <w:noWrap/>
            <w:vAlign w:val="center"/>
            <w:hideMark/>
          </w:tcPr>
          <w:p w14:paraId="268A9C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EA4B6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FFFC7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29891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21A29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0A9FF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4B725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149,948.24</w:t>
            </w:r>
          </w:p>
        </w:tc>
      </w:tr>
      <w:tr w:rsidR="003D649A" w:rsidRPr="003D649A" w14:paraId="17D536B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BCFA1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w:t>
            </w:r>
          </w:p>
        </w:tc>
        <w:tc>
          <w:tcPr>
            <w:tcW w:w="924" w:type="pct"/>
            <w:tcBorders>
              <w:top w:val="nil"/>
              <w:left w:val="nil"/>
              <w:bottom w:val="single" w:sz="4" w:space="0" w:color="auto"/>
              <w:right w:val="single" w:sz="4" w:space="0" w:color="auto"/>
            </w:tcBorders>
            <w:shd w:val="clear" w:color="000000" w:fill="FFFFFF"/>
            <w:vAlign w:val="center"/>
            <w:hideMark/>
          </w:tcPr>
          <w:p w14:paraId="076F4AC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w:t>
            </w:r>
            <w:r w:rsidRPr="003D649A">
              <w:rPr>
                <w:rFonts w:eastAsia="PMingLiU" w:cs="Arial"/>
                <w:b/>
                <w:bCs/>
                <w:szCs w:val="20"/>
                <w:lang w:val="en-US" w:eastAsia="zh-CN"/>
              </w:rPr>
              <w:lastRenderedPageBreak/>
              <w:t>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539478C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lastRenderedPageBreak/>
              <w:t>天然气生产</w:t>
            </w:r>
          </w:p>
        </w:tc>
        <w:tc>
          <w:tcPr>
            <w:tcW w:w="139" w:type="pct"/>
            <w:tcBorders>
              <w:top w:val="nil"/>
              <w:left w:val="nil"/>
              <w:bottom w:val="single" w:sz="4" w:space="0" w:color="auto"/>
              <w:right w:val="single" w:sz="4" w:space="0" w:color="auto"/>
            </w:tcBorders>
            <w:shd w:val="clear" w:color="000000" w:fill="FFFFFF"/>
            <w:vAlign w:val="center"/>
            <w:hideMark/>
          </w:tcPr>
          <w:p w14:paraId="01EA44E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w:t>
            </w:r>
            <w:r w:rsidRPr="003D649A">
              <w:rPr>
                <w:rFonts w:ascii="宋体" w:eastAsia="宋体" w:hAnsi="宋体" w:cs="宋体" w:hint="eastAsia"/>
                <w:b/>
                <w:bCs/>
                <w:szCs w:val="20"/>
                <w:lang w:val="en-US" w:eastAsia="zh-CN"/>
              </w:rPr>
              <w:lastRenderedPageBreak/>
              <w:t>别3</w:t>
            </w:r>
          </w:p>
        </w:tc>
        <w:tc>
          <w:tcPr>
            <w:tcW w:w="475" w:type="pct"/>
            <w:tcBorders>
              <w:top w:val="nil"/>
              <w:left w:val="nil"/>
              <w:bottom w:val="single" w:sz="4" w:space="0" w:color="auto"/>
              <w:right w:val="single" w:sz="4" w:space="0" w:color="auto"/>
            </w:tcBorders>
            <w:shd w:val="clear" w:color="000000" w:fill="FFFFFF"/>
            <w:noWrap/>
            <w:vAlign w:val="center"/>
            <w:hideMark/>
          </w:tcPr>
          <w:p w14:paraId="13615CB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1,796.49</w:t>
            </w:r>
          </w:p>
        </w:tc>
        <w:tc>
          <w:tcPr>
            <w:tcW w:w="428" w:type="pct"/>
            <w:tcBorders>
              <w:top w:val="nil"/>
              <w:left w:val="nil"/>
              <w:bottom w:val="single" w:sz="4" w:space="0" w:color="auto"/>
              <w:right w:val="single" w:sz="4" w:space="0" w:color="auto"/>
            </w:tcBorders>
            <w:shd w:val="clear" w:color="000000" w:fill="FFFFFF"/>
            <w:noWrap/>
            <w:vAlign w:val="center"/>
            <w:hideMark/>
          </w:tcPr>
          <w:p w14:paraId="192F487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459" w:type="pct"/>
            <w:tcBorders>
              <w:top w:val="nil"/>
              <w:left w:val="nil"/>
              <w:bottom w:val="single" w:sz="4" w:space="0" w:color="auto"/>
              <w:right w:val="single" w:sz="4" w:space="0" w:color="auto"/>
            </w:tcBorders>
            <w:shd w:val="clear" w:color="000000" w:fill="C0C0C0"/>
            <w:noWrap/>
            <w:vAlign w:val="center"/>
            <w:hideMark/>
          </w:tcPr>
          <w:p w14:paraId="45FC594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11,120.27</w:t>
            </w:r>
          </w:p>
        </w:tc>
        <w:tc>
          <w:tcPr>
            <w:tcW w:w="284" w:type="pct"/>
            <w:tcBorders>
              <w:top w:val="nil"/>
              <w:left w:val="nil"/>
              <w:bottom w:val="single" w:sz="4" w:space="0" w:color="auto"/>
              <w:right w:val="single" w:sz="4" w:space="0" w:color="auto"/>
            </w:tcBorders>
            <w:shd w:val="clear" w:color="000000" w:fill="C0C0C0"/>
            <w:noWrap/>
            <w:vAlign w:val="center"/>
            <w:hideMark/>
          </w:tcPr>
          <w:p w14:paraId="7CFA7E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0D199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40CFF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1B029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E37EE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52B645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59107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11,120.27</w:t>
            </w:r>
          </w:p>
        </w:tc>
      </w:tr>
      <w:tr w:rsidR="003D649A" w:rsidRPr="003D649A" w14:paraId="6AAEC059"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99FA9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73</w:t>
            </w:r>
          </w:p>
        </w:tc>
        <w:tc>
          <w:tcPr>
            <w:tcW w:w="924" w:type="pct"/>
            <w:tcBorders>
              <w:top w:val="nil"/>
              <w:left w:val="nil"/>
              <w:bottom w:val="single" w:sz="4" w:space="0" w:color="auto"/>
              <w:right w:val="single" w:sz="4" w:space="0" w:color="auto"/>
            </w:tcBorders>
            <w:shd w:val="clear" w:color="000000" w:fill="FFFFFF"/>
            <w:vAlign w:val="center"/>
            <w:hideMark/>
          </w:tcPr>
          <w:p w14:paraId="2D3B0EA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420" w:type="pct"/>
            <w:tcBorders>
              <w:top w:val="nil"/>
              <w:left w:val="nil"/>
              <w:bottom w:val="single" w:sz="4" w:space="0" w:color="auto"/>
              <w:right w:val="single" w:sz="4" w:space="0" w:color="auto"/>
            </w:tcBorders>
            <w:shd w:val="clear" w:color="auto" w:fill="auto"/>
            <w:vAlign w:val="center"/>
            <w:hideMark/>
          </w:tcPr>
          <w:p w14:paraId="4DAD167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外购电力上游排放</w:t>
            </w:r>
          </w:p>
        </w:tc>
        <w:tc>
          <w:tcPr>
            <w:tcW w:w="139" w:type="pct"/>
            <w:tcBorders>
              <w:top w:val="nil"/>
              <w:left w:val="nil"/>
              <w:bottom w:val="single" w:sz="4" w:space="0" w:color="auto"/>
              <w:right w:val="single" w:sz="4" w:space="0" w:color="auto"/>
            </w:tcBorders>
            <w:shd w:val="clear" w:color="000000" w:fill="FFFFFF"/>
            <w:vAlign w:val="center"/>
            <w:hideMark/>
          </w:tcPr>
          <w:p w14:paraId="0443ED9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75" w:type="pct"/>
            <w:tcBorders>
              <w:top w:val="nil"/>
              <w:left w:val="nil"/>
              <w:bottom w:val="single" w:sz="4" w:space="0" w:color="auto"/>
              <w:right w:val="single" w:sz="4" w:space="0" w:color="auto"/>
            </w:tcBorders>
            <w:shd w:val="clear" w:color="000000" w:fill="FFFFFF"/>
            <w:noWrap/>
            <w:vAlign w:val="center"/>
            <w:hideMark/>
          </w:tcPr>
          <w:p w14:paraId="3CFE4DD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1,992,878.77</w:t>
            </w:r>
          </w:p>
        </w:tc>
        <w:tc>
          <w:tcPr>
            <w:tcW w:w="428" w:type="pct"/>
            <w:tcBorders>
              <w:top w:val="nil"/>
              <w:left w:val="nil"/>
              <w:bottom w:val="single" w:sz="4" w:space="0" w:color="auto"/>
              <w:right w:val="single" w:sz="4" w:space="0" w:color="auto"/>
            </w:tcBorders>
            <w:shd w:val="clear" w:color="000000" w:fill="FFFFFF"/>
            <w:noWrap/>
            <w:vAlign w:val="center"/>
            <w:hideMark/>
          </w:tcPr>
          <w:p w14:paraId="02FDDDD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MWh</w:t>
            </w:r>
          </w:p>
        </w:tc>
        <w:tc>
          <w:tcPr>
            <w:tcW w:w="459" w:type="pct"/>
            <w:tcBorders>
              <w:top w:val="nil"/>
              <w:left w:val="nil"/>
              <w:bottom w:val="single" w:sz="4" w:space="0" w:color="auto"/>
              <w:right w:val="single" w:sz="4" w:space="0" w:color="auto"/>
            </w:tcBorders>
            <w:shd w:val="clear" w:color="000000" w:fill="C0C0C0"/>
            <w:noWrap/>
            <w:vAlign w:val="center"/>
            <w:hideMark/>
          </w:tcPr>
          <w:p w14:paraId="60356B8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167,202.53</w:t>
            </w:r>
          </w:p>
        </w:tc>
        <w:tc>
          <w:tcPr>
            <w:tcW w:w="284" w:type="pct"/>
            <w:tcBorders>
              <w:top w:val="nil"/>
              <w:left w:val="nil"/>
              <w:bottom w:val="single" w:sz="4" w:space="0" w:color="auto"/>
              <w:right w:val="single" w:sz="4" w:space="0" w:color="auto"/>
            </w:tcBorders>
            <w:shd w:val="clear" w:color="000000" w:fill="C0C0C0"/>
            <w:noWrap/>
            <w:vAlign w:val="center"/>
            <w:hideMark/>
          </w:tcPr>
          <w:p w14:paraId="7C6B31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747841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4DA44C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31540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165AE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4EC22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1F3A2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167,202.53</w:t>
            </w:r>
          </w:p>
        </w:tc>
      </w:tr>
      <w:tr w:rsidR="003D649A" w:rsidRPr="003D649A" w14:paraId="403158BF"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D1616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74</w:t>
            </w:r>
          </w:p>
        </w:tc>
        <w:tc>
          <w:tcPr>
            <w:tcW w:w="924" w:type="pct"/>
            <w:tcBorders>
              <w:top w:val="nil"/>
              <w:left w:val="nil"/>
              <w:bottom w:val="single" w:sz="4" w:space="0" w:color="auto"/>
              <w:right w:val="single" w:sz="4" w:space="0" w:color="auto"/>
            </w:tcBorders>
            <w:shd w:val="clear" w:color="000000" w:fill="FFFFFF"/>
            <w:vAlign w:val="center"/>
            <w:hideMark/>
          </w:tcPr>
          <w:p w14:paraId="635A183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125FE81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船运</w:t>
            </w:r>
          </w:p>
        </w:tc>
        <w:tc>
          <w:tcPr>
            <w:tcW w:w="139" w:type="pct"/>
            <w:tcBorders>
              <w:top w:val="nil"/>
              <w:left w:val="nil"/>
              <w:bottom w:val="single" w:sz="4" w:space="0" w:color="auto"/>
              <w:right w:val="single" w:sz="4" w:space="0" w:color="auto"/>
            </w:tcBorders>
            <w:shd w:val="clear" w:color="000000" w:fill="FFFFFF"/>
            <w:vAlign w:val="center"/>
            <w:hideMark/>
          </w:tcPr>
          <w:p w14:paraId="0457D31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75" w:type="pct"/>
            <w:tcBorders>
              <w:top w:val="nil"/>
              <w:left w:val="nil"/>
              <w:bottom w:val="single" w:sz="4" w:space="0" w:color="auto"/>
              <w:right w:val="single" w:sz="4" w:space="0" w:color="auto"/>
            </w:tcBorders>
            <w:shd w:val="clear" w:color="000000" w:fill="FFFFFF"/>
            <w:noWrap/>
            <w:vAlign w:val="center"/>
            <w:hideMark/>
          </w:tcPr>
          <w:p w14:paraId="3848C75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4,937,773,501.30</w:t>
            </w:r>
          </w:p>
        </w:tc>
        <w:tc>
          <w:tcPr>
            <w:tcW w:w="428" w:type="pct"/>
            <w:tcBorders>
              <w:top w:val="nil"/>
              <w:left w:val="nil"/>
              <w:bottom w:val="single" w:sz="4" w:space="0" w:color="auto"/>
              <w:right w:val="single" w:sz="4" w:space="0" w:color="auto"/>
            </w:tcBorders>
            <w:shd w:val="clear" w:color="000000" w:fill="FFFFFF"/>
            <w:noWrap/>
            <w:vAlign w:val="center"/>
            <w:hideMark/>
          </w:tcPr>
          <w:p w14:paraId="5B13DC6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23FB0A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256,608.97</w:t>
            </w:r>
          </w:p>
        </w:tc>
        <w:tc>
          <w:tcPr>
            <w:tcW w:w="284" w:type="pct"/>
            <w:tcBorders>
              <w:top w:val="nil"/>
              <w:left w:val="nil"/>
              <w:bottom w:val="single" w:sz="4" w:space="0" w:color="auto"/>
              <w:right w:val="single" w:sz="4" w:space="0" w:color="auto"/>
            </w:tcBorders>
            <w:shd w:val="clear" w:color="000000" w:fill="C0C0C0"/>
            <w:noWrap/>
            <w:vAlign w:val="center"/>
            <w:hideMark/>
          </w:tcPr>
          <w:p w14:paraId="70D640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66625C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7C4E2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73D5D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846B2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B2CD4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1D414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256,608.97</w:t>
            </w:r>
          </w:p>
        </w:tc>
      </w:tr>
      <w:tr w:rsidR="003D649A" w:rsidRPr="003D649A" w14:paraId="76DB3BBD"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02677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75</w:t>
            </w:r>
          </w:p>
        </w:tc>
        <w:tc>
          <w:tcPr>
            <w:tcW w:w="924" w:type="pct"/>
            <w:tcBorders>
              <w:top w:val="nil"/>
              <w:left w:val="nil"/>
              <w:bottom w:val="single" w:sz="4" w:space="0" w:color="auto"/>
              <w:right w:val="single" w:sz="4" w:space="0" w:color="auto"/>
            </w:tcBorders>
            <w:shd w:val="clear" w:color="000000" w:fill="FFFFFF"/>
            <w:vAlign w:val="center"/>
            <w:hideMark/>
          </w:tcPr>
          <w:p w14:paraId="1ED27B3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0BCE8DF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p>
        </w:tc>
        <w:tc>
          <w:tcPr>
            <w:tcW w:w="139" w:type="pct"/>
            <w:tcBorders>
              <w:top w:val="nil"/>
              <w:left w:val="nil"/>
              <w:bottom w:val="single" w:sz="4" w:space="0" w:color="auto"/>
              <w:right w:val="single" w:sz="4" w:space="0" w:color="auto"/>
            </w:tcBorders>
            <w:shd w:val="clear" w:color="000000" w:fill="FFFFFF"/>
            <w:vAlign w:val="center"/>
            <w:hideMark/>
          </w:tcPr>
          <w:p w14:paraId="0E29A03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75" w:type="pct"/>
            <w:tcBorders>
              <w:top w:val="nil"/>
              <w:left w:val="nil"/>
              <w:bottom w:val="single" w:sz="4" w:space="0" w:color="auto"/>
              <w:right w:val="single" w:sz="4" w:space="0" w:color="auto"/>
            </w:tcBorders>
            <w:shd w:val="clear" w:color="000000" w:fill="FFFFFF"/>
            <w:noWrap/>
            <w:vAlign w:val="center"/>
            <w:hideMark/>
          </w:tcPr>
          <w:p w14:paraId="6DF4232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303,695,957.78</w:t>
            </w:r>
          </w:p>
        </w:tc>
        <w:tc>
          <w:tcPr>
            <w:tcW w:w="428" w:type="pct"/>
            <w:tcBorders>
              <w:top w:val="nil"/>
              <w:left w:val="nil"/>
              <w:bottom w:val="single" w:sz="4" w:space="0" w:color="auto"/>
              <w:right w:val="single" w:sz="4" w:space="0" w:color="auto"/>
            </w:tcBorders>
            <w:shd w:val="clear" w:color="000000" w:fill="FFFFFF"/>
            <w:noWrap/>
            <w:vAlign w:val="center"/>
            <w:hideMark/>
          </w:tcPr>
          <w:p w14:paraId="49F4E8A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538E41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46,150.51</w:t>
            </w:r>
          </w:p>
        </w:tc>
        <w:tc>
          <w:tcPr>
            <w:tcW w:w="284" w:type="pct"/>
            <w:tcBorders>
              <w:top w:val="nil"/>
              <w:left w:val="nil"/>
              <w:bottom w:val="single" w:sz="4" w:space="0" w:color="auto"/>
              <w:right w:val="single" w:sz="4" w:space="0" w:color="auto"/>
            </w:tcBorders>
            <w:shd w:val="clear" w:color="000000" w:fill="C0C0C0"/>
            <w:noWrap/>
            <w:vAlign w:val="center"/>
            <w:hideMark/>
          </w:tcPr>
          <w:p w14:paraId="1363AA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19001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C8658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9039F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B18A6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BBECF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22F2C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46,150.51</w:t>
            </w:r>
          </w:p>
        </w:tc>
      </w:tr>
      <w:tr w:rsidR="003D649A" w:rsidRPr="003D649A" w14:paraId="08D071C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38FB1F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76</w:t>
            </w:r>
          </w:p>
        </w:tc>
        <w:tc>
          <w:tcPr>
            <w:tcW w:w="924" w:type="pct"/>
            <w:tcBorders>
              <w:top w:val="nil"/>
              <w:left w:val="nil"/>
              <w:bottom w:val="single" w:sz="4" w:space="0" w:color="auto"/>
              <w:right w:val="single" w:sz="4" w:space="0" w:color="auto"/>
            </w:tcBorders>
            <w:shd w:val="clear" w:color="000000" w:fill="FFFFFF"/>
            <w:vAlign w:val="center"/>
            <w:hideMark/>
          </w:tcPr>
          <w:p w14:paraId="4AABA87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366A1B7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9" w:type="pct"/>
            <w:tcBorders>
              <w:top w:val="nil"/>
              <w:left w:val="nil"/>
              <w:bottom w:val="single" w:sz="4" w:space="0" w:color="auto"/>
              <w:right w:val="single" w:sz="4" w:space="0" w:color="auto"/>
            </w:tcBorders>
            <w:shd w:val="clear" w:color="000000" w:fill="FFFFFF"/>
            <w:vAlign w:val="center"/>
            <w:hideMark/>
          </w:tcPr>
          <w:p w14:paraId="1FABABD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75" w:type="pct"/>
            <w:tcBorders>
              <w:top w:val="nil"/>
              <w:left w:val="nil"/>
              <w:bottom w:val="single" w:sz="4" w:space="0" w:color="auto"/>
              <w:right w:val="single" w:sz="4" w:space="0" w:color="auto"/>
            </w:tcBorders>
            <w:shd w:val="clear" w:color="000000" w:fill="FFFFFF"/>
            <w:noWrap/>
            <w:vAlign w:val="center"/>
            <w:hideMark/>
          </w:tcPr>
          <w:p w14:paraId="17EB751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1,226,509,412.23</w:t>
            </w:r>
          </w:p>
        </w:tc>
        <w:tc>
          <w:tcPr>
            <w:tcW w:w="428" w:type="pct"/>
            <w:tcBorders>
              <w:top w:val="nil"/>
              <w:left w:val="nil"/>
              <w:bottom w:val="single" w:sz="4" w:space="0" w:color="auto"/>
              <w:right w:val="single" w:sz="4" w:space="0" w:color="auto"/>
            </w:tcBorders>
            <w:shd w:val="clear" w:color="000000" w:fill="FFFFFF"/>
            <w:noWrap/>
            <w:vAlign w:val="center"/>
            <w:hideMark/>
          </w:tcPr>
          <w:p w14:paraId="3EF829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5168A8F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59,524.77</w:t>
            </w:r>
          </w:p>
        </w:tc>
        <w:tc>
          <w:tcPr>
            <w:tcW w:w="284" w:type="pct"/>
            <w:tcBorders>
              <w:top w:val="nil"/>
              <w:left w:val="nil"/>
              <w:bottom w:val="single" w:sz="4" w:space="0" w:color="auto"/>
              <w:right w:val="single" w:sz="4" w:space="0" w:color="auto"/>
            </w:tcBorders>
            <w:shd w:val="clear" w:color="000000" w:fill="C0C0C0"/>
            <w:noWrap/>
            <w:vAlign w:val="center"/>
            <w:hideMark/>
          </w:tcPr>
          <w:p w14:paraId="3727D3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DFC88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C01C6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B2CACA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BE871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F45557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1EC7EF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59,524.77</w:t>
            </w:r>
          </w:p>
        </w:tc>
      </w:tr>
      <w:tr w:rsidR="003D649A" w:rsidRPr="003D649A" w14:paraId="18093ECC"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FA985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77</w:t>
            </w:r>
          </w:p>
        </w:tc>
        <w:tc>
          <w:tcPr>
            <w:tcW w:w="924" w:type="pct"/>
            <w:tcBorders>
              <w:top w:val="nil"/>
              <w:left w:val="nil"/>
              <w:bottom w:val="single" w:sz="4" w:space="0" w:color="auto"/>
              <w:right w:val="single" w:sz="4" w:space="0" w:color="auto"/>
            </w:tcBorders>
            <w:shd w:val="clear" w:color="000000" w:fill="FFFFFF"/>
            <w:vAlign w:val="center"/>
            <w:hideMark/>
          </w:tcPr>
          <w:p w14:paraId="657F179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420" w:type="pct"/>
            <w:tcBorders>
              <w:top w:val="nil"/>
              <w:left w:val="nil"/>
              <w:bottom w:val="single" w:sz="4" w:space="0" w:color="auto"/>
              <w:right w:val="single" w:sz="4" w:space="0" w:color="auto"/>
            </w:tcBorders>
            <w:shd w:val="clear" w:color="auto" w:fill="auto"/>
            <w:vAlign w:val="center"/>
            <w:hideMark/>
          </w:tcPr>
          <w:p w14:paraId="57B9AB7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生活垃圾和厨余垃圾</w:t>
            </w:r>
          </w:p>
        </w:tc>
        <w:tc>
          <w:tcPr>
            <w:tcW w:w="139" w:type="pct"/>
            <w:tcBorders>
              <w:top w:val="nil"/>
              <w:left w:val="nil"/>
              <w:bottom w:val="single" w:sz="4" w:space="0" w:color="auto"/>
              <w:right w:val="single" w:sz="4" w:space="0" w:color="auto"/>
            </w:tcBorders>
            <w:shd w:val="clear" w:color="000000" w:fill="FFFFFF"/>
            <w:vAlign w:val="center"/>
            <w:hideMark/>
          </w:tcPr>
          <w:p w14:paraId="08F3CE5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75" w:type="pct"/>
            <w:tcBorders>
              <w:top w:val="nil"/>
              <w:left w:val="nil"/>
              <w:bottom w:val="single" w:sz="4" w:space="0" w:color="auto"/>
              <w:right w:val="single" w:sz="4" w:space="0" w:color="auto"/>
            </w:tcBorders>
            <w:shd w:val="clear" w:color="000000" w:fill="FFFFFF"/>
            <w:noWrap/>
            <w:vAlign w:val="center"/>
            <w:hideMark/>
          </w:tcPr>
          <w:p w14:paraId="0C40D9B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2,610.16</w:t>
            </w:r>
          </w:p>
        </w:tc>
        <w:tc>
          <w:tcPr>
            <w:tcW w:w="428" w:type="pct"/>
            <w:tcBorders>
              <w:top w:val="nil"/>
              <w:left w:val="nil"/>
              <w:bottom w:val="single" w:sz="4" w:space="0" w:color="auto"/>
              <w:right w:val="single" w:sz="4" w:space="0" w:color="auto"/>
            </w:tcBorders>
            <w:shd w:val="clear" w:color="000000" w:fill="FFFFFF"/>
            <w:noWrap/>
            <w:vAlign w:val="center"/>
            <w:hideMark/>
          </w:tcPr>
          <w:p w14:paraId="2EEC4A9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9F592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969.24</w:t>
            </w:r>
          </w:p>
        </w:tc>
        <w:tc>
          <w:tcPr>
            <w:tcW w:w="284" w:type="pct"/>
            <w:tcBorders>
              <w:top w:val="nil"/>
              <w:left w:val="nil"/>
              <w:bottom w:val="single" w:sz="4" w:space="0" w:color="auto"/>
              <w:right w:val="single" w:sz="4" w:space="0" w:color="auto"/>
            </w:tcBorders>
            <w:shd w:val="clear" w:color="000000" w:fill="C0C0C0"/>
            <w:noWrap/>
            <w:vAlign w:val="center"/>
            <w:hideMark/>
          </w:tcPr>
          <w:p w14:paraId="1D0C26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63BFF4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6BDC8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9C656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8F704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7831F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C4E04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969.24</w:t>
            </w:r>
          </w:p>
        </w:tc>
      </w:tr>
      <w:tr w:rsidR="003D649A" w:rsidRPr="003D649A" w14:paraId="5D907FA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35BACC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78</w:t>
            </w:r>
          </w:p>
        </w:tc>
        <w:tc>
          <w:tcPr>
            <w:tcW w:w="924" w:type="pct"/>
            <w:tcBorders>
              <w:top w:val="nil"/>
              <w:left w:val="nil"/>
              <w:bottom w:val="single" w:sz="4" w:space="0" w:color="auto"/>
              <w:right w:val="single" w:sz="4" w:space="0" w:color="auto"/>
            </w:tcBorders>
            <w:shd w:val="clear" w:color="000000" w:fill="FFFFFF"/>
            <w:vAlign w:val="center"/>
            <w:hideMark/>
          </w:tcPr>
          <w:p w14:paraId="5A49495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420" w:type="pct"/>
            <w:tcBorders>
              <w:top w:val="nil"/>
              <w:left w:val="nil"/>
              <w:bottom w:val="single" w:sz="4" w:space="0" w:color="auto"/>
              <w:right w:val="single" w:sz="4" w:space="0" w:color="auto"/>
            </w:tcBorders>
            <w:shd w:val="clear" w:color="auto" w:fill="auto"/>
            <w:vAlign w:val="center"/>
            <w:hideMark/>
          </w:tcPr>
          <w:p w14:paraId="488FEE1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废油</w:t>
            </w:r>
          </w:p>
        </w:tc>
        <w:tc>
          <w:tcPr>
            <w:tcW w:w="139" w:type="pct"/>
            <w:tcBorders>
              <w:top w:val="nil"/>
              <w:left w:val="nil"/>
              <w:bottom w:val="single" w:sz="4" w:space="0" w:color="auto"/>
              <w:right w:val="single" w:sz="4" w:space="0" w:color="auto"/>
            </w:tcBorders>
            <w:shd w:val="clear" w:color="000000" w:fill="FFFFFF"/>
            <w:vAlign w:val="center"/>
            <w:hideMark/>
          </w:tcPr>
          <w:p w14:paraId="54AEC85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75" w:type="pct"/>
            <w:tcBorders>
              <w:top w:val="nil"/>
              <w:left w:val="nil"/>
              <w:bottom w:val="single" w:sz="4" w:space="0" w:color="auto"/>
              <w:right w:val="single" w:sz="4" w:space="0" w:color="auto"/>
            </w:tcBorders>
            <w:shd w:val="clear" w:color="000000" w:fill="FFFFFF"/>
            <w:noWrap/>
            <w:vAlign w:val="center"/>
            <w:hideMark/>
          </w:tcPr>
          <w:p w14:paraId="5049A55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36.75</w:t>
            </w:r>
          </w:p>
        </w:tc>
        <w:tc>
          <w:tcPr>
            <w:tcW w:w="428" w:type="pct"/>
            <w:tcBorders>
              <w:top w:val="nil"/>
              <w:left w:val="nil"/>
              <w:bottom w:val="single" w:sz="4" w:space="0" w:color="auto"/>
              <w:right w:val="single" w:sz="4" w:space="0" w:color="auto"/>
            </w:tcBorders>
            <w:shd w:val="clear" w:color="000000" w:fill="FFFFFF"/>
            <w:noWrap/>
            <w:vAlign w:val="center"/>
            <w:hideMark/>
          </w:tcPr>
          <w:p w14:paraId="34583F9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88B4C0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104.70</w:t>
            </w:r>
          </w:p>
        </w:tc>
        <w:tc>
          <w:tcPr>
            <w:tcW w:w="284" w:type="pct"/>
            <w:tcBorders>
              <w:top w:val="nil"/>
              <w:left w:val="nil"/>
              <w:bottom w:val="single" w:sz="4" w:space="0" w:color="auto"/>
              <w:right w:val="single" w:sz="4" w:space="0" w:color="auto"/>
            </w:tcBorders>
            <w:shd w:val="clear" w:color="000000" w:fill="C0C0C0"/>
            <w:noWrap/>
            <w:vAlign w:val="center"/>
            <w:hideMark/>
          </w:tcPr>
          <w:p w14:paraId="52F19F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A85EE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F2BFB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55F0B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A46F4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F1D9A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DC4AF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104.70</w:t>
            </w:r>
          </w:p>
        </w:tc>
      </w:tr>
      <w:tr w:rsidR="003D649A" w:rsidRPr="003D649A" w14:paraId="4341A6E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0B7D2C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w:t>
            </w:r>
          </w:p>
        </w:tc>
        <w:tc>
          <w:tcPr>
            <w:tcW w:w="924" w:type="pct"/>
            <w:tcBorders>
              <w:top w:val="nil"/>
              <w:left w:val="nil"/>
              <w:bottom w:val="single" w:sz="4" w:space="0" w:color="auto"/>
              <w:right w:val="single" w:sz="4" w:space="0" w:color="auto"/>
            </w:tcBorders>
            <w:shd w:val="clear" w:color="000000" w:fill="FFFFFF"/>
            <w:vAlign w:val="center"/>
            <w:hideMark/>
          </w:tcPr>
          <w:p w14:paraId="5C2276E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420" w:type="pct"/>
            <w:tcBorders>
              <w:top w:val="nil"/>
              <w:left w:val="nil"/>
              <w:bottom w:val="single" w:sz="4" w:space="0" w:color="auto"/>
              <w:right w:val="single" w:sz="4" w:space="0" w:color="auto"/>
            </w:tcBorders>
            <w:shd w:val="clear" w:color="auto" w:fill="auto"/>
            <w:vAlign w:val="center"/>
            <w:hideMark/>
          </w:tcPr>
          <w:p w14:paraId="31398FA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废油水</w:t>
            </w:r>
          </w:p>
        </w:tc>
        <w:tc>
          <w:tcPr>
            <w:tcW w:w="139" w:type="pct"/>
            <w:tcBorders>
              <w:top w:val="nil"/>
              <w:left w:val="nil"/>
              <w:bottom w:val="single" w:sz="4" w:space="0" w:color="auto"/>
              <w:right w:val="single" w:sz="4" w:space="0" w:color="auto"/>
            </w:tcBorders>
            <w:shd w:val="clear" w:color="000000" w:fill="FFFFFF"/>
            <w:vAlign w:val="center"/>
            <w:hideMark/>
          </w:tcPr>
          <w:p w14:paraId="0848076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75" w:type="pct"/>
            <w:tcBorders>
              <w:top w:val="nil"/>
              <w:left w:val="nil"/>
              <w:bottom w:val="single" w:sz="4" w:space="0" w:color="auto"/>
              <w:right w:val="single" w:sz="4" w:space="0" w:color="auto"/>
            </w:tcBorders>
            <w:shd w:val="clear" w:color="000000" w:fill="FFFFFF"/>
            <w:noWrap/>
            <w:vAlign w:val="center"/>
            <w:hideMark/>
          </w:tcPr>
          <w:p w14:paraId="4E50D42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229.50</w:t>
            </w:r>
          </w:p>
        </w:tc>
        <w:tc>
          <w:tcPr>
            <w:tcW w:w="428" w:type="pct"/>
            <w:tcBorders>
              <w:top w:val="nil"/>
              <w:left w:val="nil"/>
              <w:bottom w:val="single" w:sz="4" w:space="0" w:color="auto"/>
              <w:right w:val="single" w:sz="4" w:space="0" w:color="auto"/>
            </w:tcBorders>
            <w:shd w:val="clear" w:color="000000" w:fill="FFFFFF"/>
            <w:noWrap/>
            <w:vAlign w:val="center"/>
            <w:hideMark/>
          </w:tcPr>
          <w:p w14:paraId="0DE8D9C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38F784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653.86</w:t>
            </w:r>
          </w:p>
        </w:tc>
        <w:tc>
          <w:tcPr>
            <w:tcW w:w="284" w:type="pct"/>
            <w:tcBorders>
              <w:top w:val="nil"/>
              <w:left w:val="nil"/>
              <w:bottom w:val="single" w:sz="4" w:space="0" w:color="auto"/>
              <w:right w:val="single" w:sz="4" w:space="0" w:color="auto"/>
            </w:tcBorders>
            <w:shd w:val="clear" w:color="000000" w:fill="C0C0C0"/>
            <w:noWrap/>
            <w:vAlign w:val="center"/>
            <w:hideMark/>
          </w:tcPr>
          <w:p w14:paraId="0AAEA0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8574F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886AB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162A2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00247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28D0C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8175C6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653.86</w:t>
            </w:r>
          </w:p>
        </w:tc>
      </w:tr>
      <w:tr w:rsidR="003D649A" w:rsidRPr="003D649A" w14:paraId="7188DB64" w14:textId="77777777" w:rsidTr="003D649A">
        <w:trPr>
          <w:trHeight w:val="293"/>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8ACB5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80</w:t>
            </w:r>
          </w:p>
        </w:tc>
        <w:tc>
          <w:tcPr>
            <w:tcW w:w="924" w:type="pct"/>
            <w:tcBorders>
              <w:top w:val="nil"/>
              <w:left w:val="nil"/>
              <w:bottom w:val="single" w:sz="4" w:space="0" w:color="auto"/>
              <w:right w:val="single" w:sz="4" w:space="0" w:color="auto"/>
            </w:tcBorders>
            <w:shd w:val="clear" w:color="000000" w:fill="FFFFFF"/>
            <w:vAlign w:val="center"/>
            <w:hideMark/>
          </w:tcPr>
          <w:p w14:paraId="24BE911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w:t>
            </w:r>
            <w:r w:rsidRPr="003D649A">
              <w:rPr>
                <w:rFonts w:eastAsia="PMingLiU" w:cs="Arial"/>
                <w:b/>
                <w:bCs/>
                <w:szCs w:val="20"/>
                <w:lang w:val="en-US" w:eastAsia="zh-CN"/>
              </w:rPr>
              <w:lastRenderedPageBreak/>
              <w:t>废物排放</w:t>
            </w:r>
          </w:p>
        </w:tc>
        <w:tc>
          <w:tcPr>
            <w:tcW w:w="420" w:type="pct"/>
            <w:tcBorders>
              <w:top w:val="nil"/>
              <w:left w:val="nil"/>
              <w:bottom w:val="single" w:sz="4" w:space="0" w:color="auto"/>
              <w:right w:val="single" w:sz="4" w:space="0" w:color="auto"/>
            </w:tcBorders>
            <w:shd w:val="clear" w:color="auto" w:fill="auto"/>
            <w:vAlign w:val="center"/>
            <w:hideMark/>
          </w:tcPr>
          <w:p w14:paraId="3DD0B3D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lastRenderedPageBreak/>
              <w:t>煤焦油</w:t>
            </w:r>
          </w:p>
        </w:tc>
        <w:tc>
          <w:tcPr>
            <w:tcW w:w="139" w:type="pct"/>
            <w:tcBorders>
              <w:top w:val="nil"/>
              <w:left w:val="nil"/>
              <w:bottom w:val="single" w:sz="4" w:space="0" w:color="auto"/>
              <w:right w:val="single" w:sz="4" w:space="0" w:color="auto"/>
            </w:tcBorders>
            <w:shd w:val="clear" w:color="000000" w:fill="FFFFFF"/>
            <w:vAlign w:val="center"/>
            <w:hideMark/>
          </w:tcPr>
          <w:p w14:paraId="0A8EFC9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 xml:space="preserve">范围三 </w:t>
            </w:r>
            <w:r w:rsidRPr="003D649A">
              <w:rPr>
                <w:rFonts w:ascii="宋体" w:eastAsia="宋体" w:hAnsi="宋体" w:cs="宋体" w:hint="eastAsia"/>
                <w:b/>
                <w:bCs/>
                <w:szCs w:val="20"/>
                <w:lang w:val="en-US" w:eastAsia="zh-CN"/>
              </w:rPr>
              <w:lastRenderedPageBreak/>
              <w:t>类别5</w:t>
            </w:r>
          </w:p>
        </w:tc>
        <w:tc>
          <w:tcPr>
            <w:tcW w:w="475" w:type="pct"/>
            <w:tcBorders>
              <w:top w:val="nil"/>
              <w:left w:val="nil"/>
              <w:bottom w:val="single" w:sz="4" w:space="0" w:color="auto"/>
              <w:right w:val="single" w:sz="4" w:space="0" w:color="auto"/>
            </w:tcBorders>
            <w:shd w:val="clear" w:color="000000" w:fill="FFFFFF"/>
            <w:noWrap/>
            <w:vAlign w:val="center"/>
            <w:hideMark/>
          </w:tcPr>
          <w:p w14:paraId="2A7D186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57,478.34</w:t>
            </w:r>
          </w:p>
        </w:tc>
        <w:tc>
          <w:tcPr>
            <w:tcW w:w="428" w:type="pct"/>
            <w:tcBorders>
              <w:top w:val="nil"/>
              <w:left w:val="nil"/>
              <w:bottom w:val="single" w:sz="4" w:space="0" w:color="auto"/>
              <w:right w:val="single" w:sz="4" w:space="0" w:color="auto"/>
            </w:tcBorders>
            <w:shd w:val="clear" w:color="000000" w:fill="FFFFFF"/>
            <w:noWrap/>
            <w:vAlign w:val="center"/>
            <w:hideMark/>
          </w:tcPr>
          <w:p w14:paraId="1C1D0DD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21A7D6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145,058.80</w:t>
            </w:r>
          </w:p>
        </w:tc>
        <w:tc>
          <w:tcPr>
            <w:tcW w:w="284" w:type="pct"/>
            <w:tcBorders>
              <w:top w:val="nil"/>
              <w:left w:val="nil"/>
              <w:bottom w:val="single" w:sz="4" w:space="0" w:color="auto"/>
              <w:right w:val="single" w:sz="4" w:space="0" w:color="auto"/>
            </w:tcBorders>
            <w:shd w:val="clear" w:color="000000" w:fill="C0C0C0"/>
            <w:noWrap/>
            <w:vAlign w:val="center"/>
            <w:hideMark/>
          </w:tcPr>
          <w:p w14:paraId="3EE95CE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99EEF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01478DB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11474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8B611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BD80E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AA406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145,058.80</w:t>
            </w:r>
          </w:p>
        </w:tc>
      </w:tr>
      <w:tr w:rsidR="003D649A" w:rsidRPr="003D649A" w14:paraId="6D9ACF83" w14:textId="77777777" w:rsidTr="003D649A">
        <w:trPr>
          <w:trHeight w:val="308"/>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A556D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81</w:t>
            </w:r>
          </w:p>
        </w:tc>
        <w:tc>
          <w:tcPr>
            <w:tcW w:w="924" w:type="pct"/>
            <w:tcBorders>
              <w:top w:val="nil"/>
              <w:left w:val="nil"/>
              <w:bottom w:val="single" w:sz="4" w:space="0" w:color="auto"/>
              <w:right w:val="single" w:sz="4" w:space="0" w:color="auto"/>
            </w:tcBorders>
            <w:shd w:val="clear" w:color="000000" w:fill="FFFFFF"/>
            <w:vAlign w:val="center"/>
            <w:hideMark/>
          </w:tcPr>
          <w:p w14:paraId="2A61859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420" w:type="pct"/>
            <w:tcBorders>
              <w:top w:val="nil"/>
              <w:left w:val="nil"/>
              <w:bottom w:val="single" w:sz="4" w:space="0" w:color="auto"/>
              <w:right w:val="single" w:sz="4" w:space="0" w:color="auto"/>
            </w:tcBorders>
            <w:shd w:val="clear" w:color="auto" w:fill="auto"/>
            <w:vAlign w:val="center"/>
            <w:hideMark/>
          </w:tcPr>
          <w:p w14:paraId="7A4E0BC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废弃物运输</w:t>
            </w:r>
          </w:p>
        </w:tc>
        <w:tc>
          <w:tcPr>
            <w:tcW w:w="139" w:type="pct"/>
            <w:tcBorders>
              <w:top w:val="nil"/>
              <w:left w:val="nil"/>
              <w:bottom w:val="single" w:sz="4" w:space="0" w:color="auto"/>
              <w:right w:val="single" w:sz="4" w:space="0" w:color="auto"/>
            </w:tcBorders>
            <w:shd w:val="clear" w:color="000000" w:fill="FFFFFF"/>
            <w:vAlign w:val="center"/>
            <w:hideMark/>
          </w:tcPr>
          <w:p w14:paraId="1F27A88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75" w:type="pct"/>
            <w:tcBorders>
              <w:top w:val="nil"/>
              <w:left w:val="nil"/>
              <w:bottom w:val="single" w:sz="4" w:space="0" w:color="auto"/>
              <w:right w:val="single" w:sz="4" w:space="0" w:color="auto"/>
            </w:tcBorders>
            <w:shd w:val="clear" w:color="000000" w:fill="FFFFFF"/>
            <w:noWrap/>
            <w:vAlign w:val="center"/>
            <w:hideMark/>
          </w:tcPr>
          <w:p w14:paraId="4F7993B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5,589,690.04</w:t>
            </w:r>
          </w:p>
        </w:tc>
        <w:tc>
          <w:tcPr>
            <w:tcW w:w="428" w:type="pct"/>
            <w:tcBorders>
              <w:top w:val="nil"/>
              <w:left w:val="nil"/>
              <w:bottom w:val="single" w:sz="4" w:space="0" w:color="auto"/>
              <w:right w:val="single" w:sz="4" w:space="0" w:color="auto"/>
            </w:tcBorders>
            <w:shd w:val="clear" w:color="000000" w:fill="FFFFFF"/>
            <w:noWrap/>
            <w:vAlign w:val="center"/>
            <w:hideMark/>
          </w:tcPr>
          <w:p w14:paraId="0624CEA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4D191A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849.43</w:t>
            </w:r>
          </w:p>
        </w:tc>
        <w:tc>
          <w:tcPr>
            <w:tcW w:w="284" w:type="pct"/>
            <w:tcBorders>
              <w:top w:val="nil"/>
              <w:left w:val="nil"/>
              <w:bottom w:val="single" w:sz="4" w:space="0" w:color="auto"/>
              <w:right w:val="single" w:sz="4" w:space="0" w:color="auto"/>
            </w:tcBorders>
            <w:shd w:val="clear" w:color="000000" w:fill="C0C0C0"/>
            <w:noWrap/>
            <w:vAlign w:val="center"/>
            <w:hideMark/>
          </w:tcPr>
          <w:p w14:paraId="572A3D9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A8A18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ED82B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616EF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8E69A0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1B129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49FB2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849.43</w:t>
            </w:r>
          </w:p>
        </w:tc>
      </w:tr>
      <w:tr w:rsidR="003D649A" w:rsidRPr="003D649A" w14:paraId="66001A8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6717D6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82</w:t>
            </w:r>
          </w:p>
        </w:tc>
        <w:tc>
          <w:tcPr>
            <w:tcW w:w="924" w:type="pct"/>
            <w:tcBorders>
              <w:top w:val="nil"/>
              <w:left w:val="nil"/>
              <w:bottom w:val="single" w:sz="4" w:space="0" w:color="auto"/>
              <w:right w:val="single" w:sz="4" w:space="0" w:color="auto"/>
            </w:tcBorders>
            <w:shd w:val="clear" w:color="000000" w:fill="FFFFFF"/>
            <w:vAlign w:val="center"/>
            <w:hideMark/>
          </w:tcPr>
          <w:p w14:paraId="188D5E9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420" w:type="pct"/>
            <w:tcBorders>
              <w:top w:val="nil"/>
              <w:left w:val="nil"/>
              <w:bottom w:val="single" w:sz="4" w:space="0" w:color="auto"/>
              <w:right w:val="single" w:sz="4" w:space="0" w:color="auto"/>
            </w:tcBorders>
            <w:shd w:val="clear" w:color="auto" w:fill="auto"/>
            <w:vAlign w:val="center"/>
            <w:hideMark/>
          </w:tcPr>
          <w:p w14:paraId="0272C27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航运</w:t>
            </w:r>
          </w:p>
        </w:tc>
        <w:tc>
          <w:tcPr>
            <w:tcW w:w="139" w:type="pct"/>
            <w:tcBorders>
              <w:top w:val="nil"/>
              <w:left w:val="nil"/>
              <w:bottom w:val="single" w:sz="4" w:space="0" w:color="auto"/>
              <w:right w:val="single" w:sz="4" w:space="0" w:color="auto"/>
            </w:tcBorders>
            <w:shd w:val="clear" w:color="000000" w:fill="FFFFFF"/>
            <w:vAlign w:val="center"/>
            <w:hideMark/>
          </w:tcPr>
          <w:p w14:paraId="079C040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75" w:type="pct"/>
            <w:tcBorders>
              <w:top w:val="nil"/>
              <w:left w:val="nil"/>
              <w:bottom w:val="single" w:sz="4" w:space="0" w:color="auto"/>
              <w:right w:val="single" w:sz="4" w:space="0" w:color="auto"/>
            </w:tcBorders>
            <w:shd w:val="clear" w:color="000000" w:fill="FFFFFF"/>
            <w:noWrap/>
            <w:vAlign w:val="center"/>
            <w:hideMark/>
          </w:tcPr>
          <w:p w14:paraId="0752AF5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3,901,916.53</w:t>
            </w:r>
          </w:p>
        </w:tc>
        <w:tc>
          <w:tcPr>
            <w:tcW w:w="428" w:type="pct"/>
            <w:tcBorders>
              <w:top w:val="nil"/>
              <w:left w:val="nil"/>
              <w:bottom w:val="single" w:sz="4" w:space="0" w:color="auto"/>
              <w:right w:val="single" w:sz="4" w:space="0" w:color="auto"/>
            </w:tcBorders>
            <w:shd w:val="clear" w:color="000000" w:fill="FFFFFF"/>
            <w:noWrap/>
            <w:vAlign w:val="center"/>
            <w:hideMark/>
          </w:tcPr>
          <w:p w14:paraId="0A1CD18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459" w:type="pct"/>
            <w:tcBorders>
              <w:top w:val="nil"/>
              <w:left w:val="nil"/>
              <w:bottom w:val="single" w:sz="4" w:space="0" w:color="auto"/>
              <w:right w:val="single" w:sz="4" w:space="0" w:color="auto"/>
            </w:tcBorders>
            <w:shd w:val="clear" w:color="000000" w:fill="C0C0C0"/>
            <w:noWrap/>
            <w:vAlign w:val="center"/>
            <w:hideMark/>
          </w:tcPr>
          <w:p w14:paraId="0E9EA5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327.76</w:t>
            </w:r>
          </w:p>
        </w:tc>
        <w:tc>
          <w:tcPr>
            <w:tcW w:w="284" w:type="pct"/>
            <w:tcBorders>
              <w:top w:val="nil"/>
              <w:left w:val="nil"/>
              <w:bottom w:val="single" w:sz="4" w:space="0" w:color="auto"/>
              <w:right w:val="single" w:sz="4" w:space="0" w:color="auto"/>
            </w:tcBorders>
            <w:shd w:val="clear" w:color="000000" w:fill="C0C0C0"/>
            <w:noWrap/>
            <w:vAlign w:val="center"/>
            <w:hideMark/>
          </w:tcPr>
          <w:p w14:paraId="77497FC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59B883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69A75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EA56C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B32B6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386F4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B6327F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327.76</w:t>
            </w:r>
          </w:p>
        </w:tc>
      </w:tr>
      <w:tr w:rsidR="003D649A" w:rsidRPr="003D649A" w14:paraId="464E4119"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D0655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83</w:t>
            </w:r>
          </w:p>
        </w:tc>
        <w:tc>
          <w:tcPr>
            <w:tcW w:w="924" w:type="pct"/>
            <w:tcBorders>
              <w:top w:val="nil"/>
              <w:left w:val="nil"/>
              <w:bottom w:val="single" w:sz="4" w:space="0" w:color="auto"/>
              <w:right w:val="single" w:sz="4" w:space="0" w:color="auto"/>
            </w:tcBorders>
            <w:shd w:val="clear" w:color="000000" w:fill="FFFFFF"/>
            <w:vAlign w:val="center"/>
            <w:hideMark/>
          </w:tcPr>
          <w:p w14:paraId="670DF2D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420" w:type="pct"/>
            <w:tcBorders>
              <w:top w:val="nil"/>
              <w:left w:val="nil"/>
              <w:bottom w:val="single" w:sz="4" w:space="0" w:color="auto"/>
              <w:right w:val="single" w:sz="4" w:space="0" w:color="auto"/>
            </w:tcBorders>
            <w:shd w:val="clear" w:color="auto" w:fill="auto"/>
            <w:vAlign w:val="center"/>
            <w:hideMark/>
          </w:tcPr>
          <w:p w14:paraId="1D2B224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9" w:type="pct"/>
            <w:tcBorders>
              <w:top w:val="nil"/>
              <w:left w:val="nil"/>
              <w:bottom w:val="single" w:sz="4" w:space="0" w:color="auto"/>
              <w:right w:val="single" w:sz="4" w:space="0" w:color="auto"/>
            </w:tcBorders>
            <w:shd w:val="clear" w:color="000000" w:fill="FFFFFF"/>
            <w:vAlign w:val="center"/>
            <w:hideMark/>
          </w:tcPr>
          <w:p w14:paraId="1ACE489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75" w:type="pct"/>
            <w:tcBorders>
              <w:top w:val="nil"/>
              <w:left w:val="nil"/>
              <w:bottom w:val="single" w:sz="4" w:space="0" w:color="auto"/>
              <w:right w:val="single" w:sz="4" w:space="0" w:color="auto"/>
            </w:tcBorders>
            <w:shd w:val="clear" w:color="000000" w:fill="FFFFFF"/>
            <w:noWrap/>
            <w:vAlign w:val="center"/>
            <w:hideMark/>
          </w:tcPr>
          <w:p w14:paraId="76C3CA6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8,277,796.53</w:t>
            </w:r>
          </w:p>
        </w:tc>
        <w:tc>
          <w:tcPr>
            <w:tcW w:w="428" w:type="pct"/>
            <w:tcBorders>
              <w:top w:val="nil"/>
              <w:left w:val="nil"/>
              <w:bottom w:val="single" w:sz="4" w:space="0" w:color="auto"/>
              <w:right w:val="single" w:sz="4" w:space="0" w:color="auto"/>
            </w:tcBorders>
            <w:shd w:val="clear" w:color="000000" w:fill="FFFFFF"/>
            <w:noWrap/>
            <w:vAlign w:val="center"/>
            <w:hideMark/>
          </w:tcPr>
          <w:p w14:paraId="5038D3C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459" w:type="pct"/>
            <w:tcBorders>
              <w:top w:val="nil"/>
              <w:left w:val="nil"/>
              <w:bottom w:val="single" w:sz="4" w:space="0" w:color="auto"/>
              <w:right w:val="single" w:sz="4" w:space="0" w:color="auto"/>
            </w:tcBorders>
            <w:shd w:val="clear" w:color="000000" w:fill="C0C0C0"/>
            <w:noWrap/>
            <w:vAlign w:val="center"/>
            <w:hideMark/>
          </w:tcPr>
          <w:p w14:paraId="2F21EE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619.79</w:t>
            </w:r>
          </w:p>
        </w:tc>
        <w:tc>
          <w:tcPr>
            <w:tcW w:w="284" w:type="pct"/>
            <w:tcBorders>
              <w:top w:val="nil"/>
              <w:left w:val="nil"/>
              <w:bottom w:val="single" w:sz="4" w:space="0" w:color="auto"/>
              <w:right w:val="single" w:sz="4" w:space="0" w:color="auto"/>
            </w:tcBorders>
            <w:shd w:val="clear" w:color="000000" w:fill="C0C0C0"/>
            <w:noWrap/>
            <w:vAlign w:val="center"/>
            <w:hideMark/>
          </w:tcPr>
          <w:p w14:paraId="43CE84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4BFA1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6A6D0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88E5D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8A575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E9007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671C9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619.79</w:t>
            </w:r>
          </w:p>
        </w:tc>
      </w:tr>
      <w:tr w:rsidR="003D649A" w:rsidRPr="003D649A" w14:paraId="7E032DF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32447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w:t>
            </w:r>
          </w:p>
        </w:tc>
        <w:tc>
          <w:tcPr>
            <w:tcW w:w="924" w:type="pct"/>
            <w:tcBorders>
              <w:top w:val="nil"/>
              <w:left w:val="nil"/>
              <w:bottom w:val="single" w:sz="4" w:space="0" w:color="auto"/>
              <w:right w:val="single" w:sz="4" w:space="0" w:color="auto"/>
            </w:tcBorders>
            <w:shd w:val="clear" w:color="000000" w:fill="FFFFFF"/>
            <w:vAlign w:val="center"/>
            <w:hideMark/>
          </w:tcPr>
          <w:p w14:paraId="61CD728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420" w:type="pct"/>
            <w:tcBorders>
              <w:top w:val="nil"/>
              <w:left w:val="nil"/>
              <w:bottom w:val="single" w:sz="4" w:space="0" w:color="auto"/>
              <w:right w:val="single" w:sz="4" w:space="0" w:color="auto"/>
            </w:tcBorders>
            <w:shd w:val="clear" w:color="auto" w:fill="auto"/>
            <w:vAlign w:val="center"/>
            <w:hideMark/>
          </w:tcPr>
          <w:p w14:paraId="21AFABE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员工差旅住宿</w:t>
            </w:r>
          </w:p>
        </w:tc>
        <w:tc>
          <w:tcPr>
            <w:tcW w:w="139" w:type="pct"/>
            <w:tcBorders>
              <w:top w:val="nil"/>
              <w:left w:val="nil"/>
              <w:bottom w:val="single" w:sz="4" w:space="0" w:color="auto"/>
              <w:right w:val="single" w:sz="4" w:space="0" w:color="auto"/>
            </w:tcBorders>
            <w:shd w:val="clear" w:color="000000" w:fill="FFFFFF"/>
            <w:vAlign w:val="center"/>
            <w:hideMark/>
          </w:tcPr>
          <w:p w14:paraId="6B63080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75" w:type="pct"/>
            <w:tcBorders>
              <w:top w:val="nil"/>
              <w:left w:val="nil"/>
              <w:bottom w:val="single" w:sz="4" w:space="0" w:color="auto"/>
              <w:right w:val="single" w:sz="4" w:space="0" w:color="auto"/>
            </w:tcBorders>
            <w:shd w:val="clear" w:color="000000" w:fill="FFFFFF"/>
            <w:noWrap/>
            <w:vAlign w:val="center"/>
            <w:hideMark/>
          </w:tcPr>
          <w:p w14:paraId="51389E9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13,507.00</w:t>
            </w:r>
          </w:p>
        </w:tc>
        <w:tc>
          <w:tcPr>
            <w:tcW w:w="428" w:type="pct"/>
            <w:tcBorders>
              <w:top w:val="nil"/>
              <w:left w:val="nil"/>
              <w:bottom w:val="single" w:sz="4" w:space="0" w:color="auto"/>
              <w:right w:val="single" w:sz="4" w:space="0" w:color="auto"/>
            </w:tcBorders>
            <w:shd w:val="clear" w:color="000000" w:fill="FFFFFF"/>
            <w:noWrap/>
            <w:vAlign w:val="center"/>
            <w:hideMark/>
          </w:tcPr>
          <w:p w14:paraId="0429900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总间</w:t>
            </w:r>
            <w:r w:rsidRPr="003D649A">
              <w:rPr>
                <w:rFonts w:eastAsia="PMingLiU" w:cs="Arial"/>
                <w:b/>
                <w:bCs/>
                <w:szCs w:val="20"/>
                <w:lang w:val="en-US" w:eastAsia="zh-CN"/>
              </w:rPr>
              <w:t>*</w:t>
            </w:r>
            <w:r w:rsidRPr="003D649A">
              <w:rPr>
                <w:rFonts w:eastAsia="PMingLiU" w:cs="Arial"/>
                <w:b/>
                <w:bCs/>
                <w:szCs w:val="20"/>
                <w:lang w:val="en-US" w:eastAsia="zh-CN"/>
              </w:rPr>
              <w:t>晚</w:t>
            </w:r>
          </w:p>
        </w:tc>
        <w:tc>
          <w:tcPr>
            <w:tcW w:w="459" w:type="pct"/>
            <w:tcBorders>
              <w:top w:val="nil"/>
              <w:left w:val="nil"/>
              <w:bottom w:val="single" w:sz="4" w:space="0" w:color="auto"/>
              <w:right w:val="single" w:sz="4" w:space="0" w:color="auto"/>
            </w:tcBorders>
            <w:shd w:val="clear" w:color="000000" w:fill="C0C0C0"/>
            <w:noWrap/>
            <w:vAlign w:val="center"/>
            <w:hideMark/>
          </w:tcPr>
          <w:p w14:paraId="49872F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722.62</w:t>
            </w:r>
          </w:p>
        </w:tc>
        <w:tc>
          <w:tcPr>
            <w:tcW w:w="284" w:type="pct"/>
            <w:tcBorders>
              <w:top w:val="nil"/>
              <w:left w:val="nil"/>
              <w:bottom w:val="single" w:sz="4" w:space="0" w:color="auto"/>
              <w:right w:val="single" w:sz="4" w:space="0" w:color="auto"/>
            </w:tcBorders>
            <w:shd w:val="clear" w:color="000000" w:fill="C0C0C0"/>
            <w:noWrap/>
            <w:vAlign w:val="center"/>
            <w:hideMark/>
          </w:tcPr>
          <w:p w14:paraId="623E4A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AC7C9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D8BF9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DEE42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888030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4EA2A2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65FA3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722.62</w:t>
            </w:r>
          </w:p>
        </w:tc>
      </w:tr>
      <w:tr w:rsidR="003D649A" w:rsidRPr="003D649A" w14:paraId="18873155"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B064C6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w:t>
            </w:r>
          </w:p>
        </w:tc>
        <w:tc>
          <w:tcPr>
            <w:tcW w:w="924" w:type="pct"/>
            <w:tcBorders>
              <w:top w:val="nil"/>
              <w:left w:val="nil"/>
              <w:bottom w:val="single" w:sz="4" w:space="0" w:color="auto"/>
              <w:right w:val="single" w:sz="4" w:space="0" w:color="auto"/>
            </w:tcBorders>
            <w:shd w:val="clear" w:color="000000" w:fill="FFFFFF"/>
            <w:vAlign w:val="center"/>
            <w:hideMark/>
          </w:tcPr>
          <w:p w14:paraId="1BAE850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420" w:type="pct"/>
            <w:tcBorders>
              <w:top w:val="nil"/>
              <w:left w:val="nil"/>
              <w:bottom w:val="single" w:sz="4" w:space="0" w:color="auto"/>
              <w:right w:val="single" w:sz="4" w:space="0" w:color="auto"/>
            </w:tcBorders>
            <w:shd w:val="clear" w:color="auto" w:fill="auto"/>
            <w:vAlign w:val="center"/>
            <w:hideMark/>
          </w:tcPr>
          <w:p w14:paraId="113152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通勤车</w:t>
            </w:r>
          </w:p>
        </w:tc>
        <w:tc>
          <w:tcPr>
            <w:tcW w:w="139" w:type="pct"/>
            <w:tcBorders>
              <w:top w:val="nil"/>
              <w:left w:val="nil"/>
              <w:bottom w:val="single" w:sz="4" w:space="0" w:color="auto"/>
              <w:right w:val="single" w:sz="4" w:space="0" w:color="auto"/>
            </w:tcBorders>
            <w:shd w:val="clear" w:color="000000" w:fill="FFFFFF"/>
            <w:vAlign w:val="center"/>
            <w:hideMark/>
          </w:tcPr>
          <w:p w14:paraId="2C47269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75" w:type="pct"/>
            <w:tcBorders>
              <w:top w:val="nil"/>
              <w:left w:val="nil"/>
              <w:bottom w:val="single" w:sz="4" w:space="0" w:color="auto"/>
              <w:right w:val="single" w:sz="4" w:space="0" w:color="auto"/>
            </w:tcBorders>
            <w:shd w:val="clear" w:color="000000" w:fill="FFFFFF"/>
            <w:noWrap/>
            <w:vAlign w:val="center"/>
            <w:hideMark/>
          </w:tcPr>
          <w:p w14:paraId="40A0363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12,637,097.00</w:t>
            </w:r>
          </w:p>
        </w:tc>
        <w:tc>
          <w:tcPr>
            <w:tcW w:w="428" w:type="pct"/>
            <w:tcBorders>
              <w:top w:val="nil"/>
              <w:left w:val="nil"/>
              <w:bottom w:val="single" w:sz="4" w:space="0" w:color="auto"/>
              <w:right w:val="single" w:sz="4" w:space="0" w:color="auto"/>
            </w:tcBorders>
            <w:shd w:val="clear" w:color="000000" w:fill="FFFFFF"/>
            <w:noWrap/>
            <w:vAlign w:val="center"/>
            <w:hideMark/>
          </w:tcPr>
          <w:p w14:paraId="5D4BA6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459" w:type="pct"/>
            <w:tcBorders>
              <w:top w:val="nil"/>
              <w:left w:val="nil"/>
              <w:bottom w:val="single" w:sz="4" w:space="0" w:color="auto"/>
              <w:right w:val="single" w:sz="4" w:space="0" w:color="auto"/>
            </w:tcBorders>
            <w:shd w:val="clear" w:color="000000" w:fill="C0C0C0"/>
            <w:noWrap/>
            <w:vAlign w:val="center"/>
            <w:hideMark/>
          </w:tcPr>
          <w:p w14:paraId="3A36DF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111.21</w:t>
            </w:r>
          </w:p>
        </w:tc>
        <w:tc>
          <w:tcPr>
            <w:tcW w:w="284" w:type="pct"/>
            <w:tcBorders>
              <w:top w:val="nil"/>
              <w:left w:val="nil"/>
              <w:bottom w:val="single" w:sz="4" w:space="0" w:color="auto"/>
              <w:right w:val="single" w:sz="4" w:space="0" w:color="auto"/>
            </w:tcBorders>
            <w:shd w:val="clear" w:color="000000" w:fill="C0C0C0"/>
            <w:noWrap/>
            <w:vAlign w:val="center"/>
            <w:hideMark/>
          </w:tcPr>
          <w:p w14:paraId="662E54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A7F79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7736B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1FF5B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C653A0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226EF4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59F3A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111.21</w:t>
            </w:r>
          </w:p>
        </w:tc>
      </w:tr>
      <w:tr w:rsidR="003D649A" w:rsidRPr="003D649A" w14:paraId="54BF4E03"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157C35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86</w:t>
            </w:r>
          </w:p>
        </w:tc>
        <w:tc>
          <w:tcPr>
            <w:tcW w:w="924" w:type="pct"/>
            <w:tcBorders>
              <w:top w:val="nil"/>
              <w:left w:val="nil"/>
              <w:bottom w:val="single" w:sz="4" w:space="0" w:color="auto"/>
              <w:right w:val="single" w:sz="4" w:space="0" w:color="auto"/>
            </w:tcBorders>
            <w:shd w:val="clear" w:color="000000" w:fill="FFFFFF"/>
            <w:vAlign w:val="center"/>
            <w:hideMark/>
          </w:tcPr>
          <w:p w14:paraId="59256AE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420" w:type="pct"/>
            <w:tcBorders>
              <w:top w:val="nil"/>
              <w:left w:val="nil"/>
              <w:bottom w:val="single" w:sz="4" w:space="0" w:color="auto"/>
              <w:right w:val="single" w:sz="4" w:space="0" w:color="auto"/>
            </w:tcBorders>
            <w:shd w:val="clear" w:color="auto" w:fill="auto"/>
            <w:vAlign w:val="center"/>
            <w:hideMark/>
          </w:tcPr>
          <w:p w14:paraId="0B83B77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电动车</w:t>
            </w:r>
          </w:p>
        </w:tc>
        <w:tc>
          <w:tcPr>
            <w:tcW w:w="139" w:type="pct"/>
            <w:tcBorders>
              <w:top w:val="nil"/>
              <w:left w:val="nil"/>
              <w:bottom w:val="single" w:sz="4" w:space="0" w:color="auto"/>
              <w:right w:val="single" w:sz="4" w:space="0" w:color="auto"/>
            </w:tcBorders>
            <w:shd w:val="clear" w:color="000000" w:fill="FFFFFF"/>
            <w:vAlign w:val="center"/>
            <w:hideMark/>
          </w:tcPr>
          <w:p w14:paraId="572291B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75" w:type="pct"/>
            <w:tcBorders>
              <w:top w:val="nil"/>
              <w:left w:val="nil"/>
              <w:bottom w:val="single" w:sz="4" w:space="0" w:color="auto"/>
              <w:right w:val="single" w:sz="4" w:space="0" w:color="auto"/>
            </w:tcBorders>
            <w:shd w:val="clear" w:color="000000" w:fill="FFFFFF"/>
            <w:noWrap/>
            <w:vAlign w:val="center"/>
            <w:hideMark/>
          </w:tcPr>
          <w:p w14:paraId="643C335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17,561,466.00</w:t>
            </w:r>
          </w:p>
        </w:tc>
        <w:tc>
          <w:tcPr>
            <w:tcW w:w="428" w:type="pct"/>
            <w:tcBorders>
              <w:top w:val="nil"/>
              <w:left w:val="nil"/>
              <w:bottom w:val="single" w:sz="4" w:space="0" w:color="auto"/>
              <w:right w:val="single" w:sz="4" w:space="0" w:color="auto"/>
            </w:tcBorders>
            <w:shd w:val="clear" w:color="000000" w:fill="FFFFFF"/>
            <w:noWrap/>
            <w:vAlign w:val="center"/>
            <w:hideMark/>
          </w:tcPr>
          <w:p w14:paraId="748AEDC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459" w:type="pct"/>
            <w:tcBorders>
              <w:top w:val="nil"/>
              <w:left w:val="nil"/>
              <w:bottom w:val="single" w:sz="4" w:space="0" w:color="auto"/>
              <w:right w:val="single" w:sz="4" w:space="0" w:color="auto"/>
            </w:tcBorders>
            <w:shd w:val="clear" w:color="000000" w:fill="C0C0C0"/>
            <w:noWrap/>
            <w:vAlign w:val="center"/>
            <w:hideMark/>
          </w:tcPr>
          <w:p w14:paraId="10D166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474.52</w:t>
            </w:r>
          </w:p>
        </w:tc>
        <w:tc>
          <w:tcPr>
            <w:tcW w:w="284" w:type="pct"/>
            <w:tcBorders>
              <w:top w:val="nil"/>
              <w:left w:val="nil"/>
              <w:bottom w:val="single" w:sz="4" w:space="0" w:color="auto"/>
              <w:right w:val="single" w:sz="4" w:space="0" w:color="auto"/>
            </w:tcBorders>
            <w:shd w:val="clear" w:color="000000" w:fill="C0C0C0"/>
            <w:noWrap/>
            <w:vAlign w:val="center"/>
            <w:hideMark/>
          </w:tcPr>
          <w:p w14:paraId="4C5164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994732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F1243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AB4AF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00C6B38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1E177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1C319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474.52</w:t>
            </w:r>
          </w:p>
        </w:tc>
      </w:tr>
      <w:tr w:rsidR="003D649A" w:rsidRPr="003D649A" w14:paraId="3B637D3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A20A7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87</w:t>
            </w:r>
          </w:p>
        </w:tc>
        <w:tc>
          <w:tcPr>
            <w:tcW w:w="924" w:type="pct"/>
            <w:tcBorders>
              <w:top w:val="nil"/>
              <w:left w:val="nil"/>
              <w:bottom w:val="single" w:sz="4" w:space="0" w:color="auto"/>
              <w:right w:val="single" w:sz="4" w:space="0" w:color="auto"/>
            </w:tcBorders>
            <w:shd w:val="clear" w:color="000000" w:fill="FFFFFF"/>
            <w:vAlign w:val="center"/>
            <w:hideMark/>
          </w:tcPr>
          <w:p w14:paraId="61C98E1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420" w:type="pct"/>
            <w:tcBorders>
              <w:top w:val="nil"/>
              <w:left w:val="nil"/>
              <w:bottom w:val="single" w:sz="4" w:space="0" w:color="auto"/>
              <w:right w:val="single" w:sz="4" w:space="0" w:color="auto"/>
            </w:tcBorders>
            <w:shd w:val="clear" w:color="auto" w:fill="auto"/>
            <w:vAlign w:val="center"/>
            <w:hideMark/>
          </w:tcPr>
          <w:p w14:paraId="0C5DD4F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自驾油车</w:t>
            </w:r>
          </w:p>
        </w:tc>
        <w:tc>
          <w:tcPr>
            <w:tcW w:w="139" w:type="pct"/>
            <w:tcBorders>
              <w:top w:val="nil"/>
              <w:left w:val="nil"/>
              <w:bottom w:val="single" w:sz="4" w:space="0" w:color="auto"/>
              <w:right w:val="single" w:sz="4" w:space="0" w:color="auto"/>
            </w:tcBorders>
            <w:shd w:val="clear" w:color="000000" w:fill="FFFFFF"/>
            <w:vAlign w:val="center"/>
            <w:hideMark/>
          </w:tcPr>
          <w:p w14:paraId="06BFC6D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75" w:type="pct"/>
            <w:tcBorders>
              <w:top w:val="nil"/>
              <w:left w:val="nil"/>
              <w:bottom w:val="single" w:sz="4" w:space="0" w:color="auto"/>
              <w:right w:val="single" w:sz="4" w:space="0" w:color="auto"/>
            </w:tcBorders>
            <w:shd w:val="clear" w:color="000000" w:fill="FFFFFF"/>
            <w:noWrap/>
            <w:vAlign w:val="center"/>
            <w:hideMark/>
          </w:tcPr>
          <w:p w14:paraId="063B3DE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31,405,120.00</w:t>
            </w:r>
          </w:p>
        </w:tc>
        <w:tc>
          <w:tcPr>
            <w:tcW w:w="428" w:type="pct"/>
            <w:tcBorders>
              <w:top w:val="nil"/>
              <w:left w:val="nil"/>
              <w:bottom w:val="single" w:sz="4" w:space="0" w:color="auto"/>
              <w:right w:val="single" w:sz="4" w:space="0" w:color="auto"/>
            </w:tcBorders>
            <w:shd w:val="clear" w:color="000000" w:fill="FFFFFF"/>
            <w:noWrap/>
            <w:vAlign w:val="center"/>
            <w:hideMark/>
          </w:tcPr>
          <w:p w14:paraId="29C1C78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km</w:t>
            </w:r>
          </w:p>
        </w:tc>
        <w:tc>
          <w:tcPr>
            <w:tcW w:w="459" w:type="pct"/>
            <w:tcBorders>
              <w:top w:val="nil"/>
              <w:left w:val="nil"/>
              <w:bottom w:val="single" w:sz="4" w:space="0" w:color="auto"/>
              <w:right w:val="single" w:sz="4" w:space="0" w:color="auto"/>
            </w:tcBorders>
            <w:shd w:val="clear" w:color="000000" w:fill="C0C0C0"/>
            <w:noWrap/>
            <w:vAlign w:val="center"/>
            <w:hideMark/>
          </w:tcPr>
          <w:p w14:paraId="0A10DB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11,664.73</w:t>
            </w:r>
          </w:p>
        </w:tc>
        <w:tc>
          <w:tcPr>
            <w:tcW w:w="284" w:type="pct"/>
            <w:tcBorders>
              <w:top w:val="nil"/>
              <w:left w:val="nil"/>
              <w:bottom w:val="single" w:sz="4" w:space="0" w:color="auto"/>
              <w:right w:val="single" w:sz="4" w:space="0" w:color="auto"/>
            </w:tcBorders>
            <w:shd w:val="clear" w:color="000000" w:fill="C0C0C0"/>
            <w:noWrap/>
            <w:vAlign w:val="center"/>
            <w:hideMark/>
          </w:tcPr>
          <w:p w14:paraId="43B0DE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7347B3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0C0B85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C6D96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33405B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70003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68946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11,664.73</w:t>
            </w:r>
          </w:p>
        </w:tc>
      </w:tr>
      <w:tr w:rsidR="003D649A" w:rsidRPr="003D649A" w14:paraId="60914A2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2C673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88</w:t>
            </w:r>
          </w:p>
        </w:tc>
        <w:tc>
          <w:tcPr>
            <w:tcW w:w="924" w:type="pct"/>
            <w:tcBorders>
              <w:top w:val="nil"/>
              <w:left w:val="nil"/>
              <w:bottom w:val="single" w:sz="4" w:space="0" w:color="auto"/>
              <w:right w:val="single" w:sz="4" w:space="0" w:color="auto"/>
            </w:tcBorders>
            <w:shd w:val="clear" w:color="000000" w:fill="FFFFFF"/>
            <w:vAlign w:val="center"/>
            <w:hideMark/>
          </w:tcPr>
          <w:p w14:paraId="424DBAA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420" w:type="pct"/>
            <w:tcBorders>
              <w:top w:val="nil"/>
              <w:left w:val="nil"/>
              <w:bottom w:val="single" w:sz="4" w:space="0" w:color="auto"/>
              <w:right w:val="single" w:sz="4" w:space="0" w:color="auto"/>
            </w:tcBorders>
            <w:shd w:val="clear" w:color="auto" w:fill="auto"/>
            <w:vAlign w:val="center"/>
            <w:hideMark/>
          </w:tcPr>
          <w:p w14:paraId="3AFD8AA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自驾电车</w:t>
            </w:r>
          </w:p>
        </w:tc>
        <w:tc>
          <w:tcPr>
            <w:tcW w:w="139" w:type="pct"/>
            <w:tcBorders>
              <w:top w:val="nil"/>
              <w:left w:val="nil"/>
              <w:bottom w:val="single" w:sz="4" w:space="0" w:color="auto"/>
              <w:right w:val="single" w:sz="4" w:space="0" w:color="auto"/>
            </w:tcBorders>
            <w:shd w:val="clear" w:color="000000" w:fill="FFFFFF"/>
            <w:vAlign w:val="center"/>
            <w:hideMark/>
          </w:tcPr>
          <w:p w14:paraId="2BBE070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75" w:type="pct"/>
            <w:tcBorders>
              <w:top w:val="nil"/>
              <w:left w:val="nil"/>
              <w:bottom w:val="single" w:sz="4" w:space="0" w:color="auto"/>
              <w:right w:val="single" w:sz="4" w:space="0" w:color="auto"/>
            </w:tcBorders>
            <w:shd w:val="clear" w:color="000000" w:fill="FFFFFF"/>
            <w:noWrap/>
            <w:vAlign w:val="center"/>
            <w:hideMark/>
          </w:tcPr>
          <w:p w14:paraId="3420A53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2,886,500.00</w:t>
            </w:r>
          </w:p>
        </w:tc>
        <w:tc>
          <w:tcPr>
            <w:tcW w:w="428" w:type="pct"/>
            <w:tcBorders>
              <w:top w:val="nil"/>
              <w:left w:val="nil"/>
              <w:bottom w:val="single" w:sz="4" w:space="0" w:color="auto"/>
              <w:right w:val="single" w:sz="4" w:space="0" w:color="auto"/>
            </w:tcBorders>
            <w:shd w:val="clear" w:color="000000" w:fill="FFFFFF"/>
            <w:noWrap/>
            <w:vAlign w:val="center"/>
            <w:hideMark/>
          </w:tcPr>
          <w:p w14:paraId="636FB4C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km</w:t>
            </w:r>
          </w:p>
        </w:tc>
        <w:tc>
          <w:tcPr>
            <w:tcW w:w="459" w:type="pct"/>
            <w:tcBorders>
              <w:top w:val="nil"/>
              <w:left w:val="nil"/>
              <w:bottom w:val="single" w:sz="4" w:space="0" w:color="auto"/>
              <w:right w:val="single" w:sz="4" w:space="0" w:color="auto"/>
            </w:tcBorders>
            <w:shd w:val="clear" w:color="000000" w:fill="C0C0C0"/>
            <w:noWrap/>
            <w:vAlign w:val="center"/>
            <w:hideMark/>
          </w:tcPr>
          <w:p w14:paraId="4F7729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1,072.13</w:t>
            </w:r>
          </w:p>
        </w:tc>
        <w:tc>
          <w:tcPr>
            <w:tcW w:w="284" w:type="pct"/>
            <w:tcBorders>
              <w:top w:val="nil"/>
              <w:left w:val="nil"/>
              <w:bottom w:val="single" w:sz="4" w:space="0" w:color="auto"/>
              <w:right w:val="single" w:sz="4" w:space="0" w:color="auto"/>
            </w:tcBorders>
            <w:shd w:val="clear" w:color="000000" w:fill="C0C0C0"/>
            <w:noWrap/>
            <w:vAlign w:val="center"/>
            <w:hideMark/>
          </w:tcPr>
          <w:p w14:paraId="2972CE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47579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9B1BF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31F25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6CF627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A4BEF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E229A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1,072.13</w:t>
            </w:r>
          </w:p>
        </w:tc>
      </w:tr>
      <w:tr w:rsidR="003D649A" w:rsidRPr="003D649A" w14:paraId="21891F34"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0D695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89</w:t>
            </w:r>
          </w:p>
        </w:tc>
        <w:tc>
          <w:tcPr>
            <w:tcW w:w="924" w:type="pct"/>
            <w:tcBorders>
              <w:top w:val="nil"/>
              <w:left w:val="nil"/>
              <w:bottom w:val="single" w:sz="4" w:space="0" w:color="auto"/>
              <w:right w:val="single" w:sz="4" w:space="0" w:color="auto"/>
            </w:tcBorders>
            <w:shd w:val="clear" w:color="000000" w:fill="FFFFFF"/>
            <w:vAlign w:val="center"/>
            <w:hideMark/>
          </w:tcPr>
          <w:p w14:paraId="03439F0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5438FD9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船运</w:t>
            </w:r>
          </w:p>
        </w:tc>
        <w:tc>
          <w:tcPr>
            <w:tcW w:w="139" w:type="pct"/>
            <w:tcBorders>
              <w:top w:val="nil"/>
              <w:left w:val="nil"/>
              <w:bottom w:val="single" w:sz="4" w:space="0" w:color="auto"/>
              <w:right w:val="single" w:sz="4" w:space="0" w:color="auto"/>
            </w:tcBorders>
            <w:shd w:val="clear" w:color="000000" w:fill="FFFFFF"/>
            <w:vAlign w:val="center"/>
            <w:hideMark/>
          </w:tcPr>
          <w:p w14:paraId="2965D4E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75" w:type="pct"/>
            <w:tcBorders>
              <w:top w:val="nil"/>
              <w:left w:val="nil"/>
              <w:bottom w:val="single" w:sz="4" w:space="0" w:color="auto"/>
              <w:right w:val="single" w:sz="4" w:space="0" w:color="auto"/>
            </w:tcBorders>
            <w:shd w:val="clear" w:color="000000" w:fill="FFFFFF"/>
            <w:noWrap/>
            <w:vAlign w:val="center"/>
            <w:hideMark/>
          </w:tcPr>
          <w:p w14:paraId="42A5E8E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1,029,048,283.74</w:t>
            </w:r>
          </w:p>
        </w:tc>
        <w:tc>
          <w:tcPr>
            <w:tcW w:w="428" w:type="pct"/>
            <w:tcBorders>
              <w:top w:val="nil"/>
              <w:left w:val="nil"/>
              <w:bottom w:val="single" w:sz="4" w:space="0" w:color="auto"/>
              <w:right w:val="single" w:sz="4" w:space="0" w:color="auto"/>
            </w:tcBorders>
            <w:shd w:val="clear" w:color="000000" w:fill="FFFFFF"/>
            <w:noWrap/>
            <w:vAlign w:val="center"/>
            <w:hideMark/>
          </w:tcPr>
          <w:p w14:paraId="71E5B6B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149F9C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53,478.16</w:t>
            </w:r>
          </w:p>
        </w:tc>
        <w:tc>
          <w:tcPr>
            <w:tcW w:w="284" w:type="pct"/>
            <w:tcBorders>
              <w:top w:val="nil"/>
              <w:left w:val="nil"/>
              <w:bottom w:val="single" w:sz="4" w:space="0" w:color="auto"/>
              <w:right w:val="single" w:sz="4" w:space="0" w:color="auto"/>
            </w:tcBorders>
            <w:shd w:val="clear" w:color="000000" w:fill="C0C0C0"/>
            <w:noWrap/>
            <w:vAlign w:val="center"/>
            <w:hideMark/>
          </w:tcPr>
          <w:p w14:paraId="4A52ADF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0E8E6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1DD9E1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E05FF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72D0E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367FAE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B5D33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53,478.16</w:t>
            </w:r>
          </w:p>
        </w:tc>
      </w:tr>
      <w:tr w:rsidR="003D649A" w:rsidRPr="003D649A" w14:paraId="7273B887"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47ED7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90</w:t>
            </w:r>
          </w:p>
        </w:tc>
        <w:tc>
          <w:tcPr>
            <w:tcW w:w="924" w:type="pct"/>
            <w:tcBorders>
              <w:top w:val="nil"/>
              <w:left w:val="nil"/>
              <w:bottom w:val="single" w:sz="4" w:space="0" w:color="auto"/>
              <w:right w:val="single" w:sz="4" w:space="0" w:color="auto"/>
            </w:tcBorders>
            <w:shd w:val="clear" w:color="000000" w:fill="FFFFFF"/>
            <w:vAlign w:val="center"/>
            <w:hideMark/>
          </w:tcPr>
          <w:p w14:paraId="31145F0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758F8DC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p>
        </w:tc>
        <w:tc>
          <w:tcPr>
            <w:tcW w:w="139" w:type="pct"/>
            <w:tcBorders>
              <w:top w:val="nil"/>
              <w:left w:val="nil"/>
              <w:bottom w:val="single" w:sz="4" w:space="0" w:color="auto"/>
              <w:right w:val="single" w:sz="4" w:space="0" w:color="auto"/>
            </w:tcBorders>
            <w:shd w:val="clear" w:color="000000" w:fill="FFFFFF"/>
            <w:vAlign w:val="center"/>
            <w:hideMark/>
          </w:tcPr>
          <w:p w14:paraId="1F3DEDA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75" w:type="pct"/>
            <w:tcBorders>
              <w:top w:val="nil"/>
              <w:left w:val="nil"/>
              <w:bottom w:val="single" w:sz="4" w:space="0" w:color="auto"/>
              <w:right w:val="single" w:sz="4" w:space="0" w:color="auto"/>
            </w:tcBorders>
            <w:shd w:val="clear" w:color="000000" w:fill="FFFFFF"/>
            <w:noWrap/>
            <w:vAlign w:val="center"/>
            <w:hideMark/>
          </w:tcPr>
          <w:p w14:paraId="25D2A63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1,369,080,976.66</w:t>
            </w:r>
          </w:p>
        </w:tc>
        <w:tc>
          <w:tcPr>
            <w:tcW w:w="428" w:type="pct"/>
            <w:tcBorders>
              <w:top w:val="nil"/>
              <w:left w:val="nil"/>
              <w:bottom w:val="single" w:sz="4" w:space="0" w:color="auto"/>
              <w:right w:val="single" w:sz="4" w:space="0" w:color="auto"/>
            </w:tcBorders>
            <w:shd w:val="clear" w:color="000000" w:fill="FFFFFF"/>
            <w:noWrap/>
            <w:vAlign w:val="center"/>
            <w:hideMark/>
          </w:tcPr>
          <w:p w14:paraId="1D3E51B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7AD177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208,049.49</w:t>
            </w:r>
          </w:p>
        </w:tc>
        <w:tc>
          <w:tcPr>
            <w:tcW w:w="284" w:type="pct"/>
            <w:tcBorders>
              <w:top w:val="nil"/>
              <w:left w:val="nil"/>
              <w:bottom w:val="single" w:sz="4" w:space="0" w:color="auto"/>
              <w:right w:val="single" w:sz="4" w:space="0" w:color="auto"/>
            </w:tcBorders>
            <w:shd w:val="clear" w:color="000000" w:fill="C0C0C0"/>
            <w:noWrap/>
            <w:vAlign w:val="center"/>
            <w:hideMark/>
          </w:tcPr>
          <w:p w14:paraId="50E349A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3A8DCD8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D11CA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5E8E5A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1626A0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62EE0F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1E392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208,049.49</w:t>
            </w:r>
          </w:p>
        </w:tc>
      </w:tr>
      <w:tr w:rsidR="003D649A" w:rsidRPr="003D649A" w14:paraId="64703A7E"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C7B07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91</w:t>
            </w:r>
          </w:p>
        </w:tc>
        <w:tc>
          <w:tcPr>
            <w:tcW w:w="924" w:type="pct"/>
            <w:tcBorders>
              <w:top w:val="nil"/>
              <w:left w:val="nil"/>
              <w:bottom w:val="single" w:sz="4" w:space="0" w:color="auto"/>
              <w:right w:val="single" w:sz="4" w:space="0" w:color="auto"/>
            </w:tcBorders>
            <w:shd w:val="clear" w:color="000000" w:fill="FFFFFF"/>
            <w:vAlign w:val="center"/>
            <w:hideMark/>
          </w:tcPr>
          <w:p w14:paraId="76E37D8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1054590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9" w:type="pct"/>
            <w:tcBorders>
              <w:top w:val="nil"/>
              <w:left w:val="nil"/>
              <w:bottom w:val="single" w:sz="4" w:space="0" w:color="auto"/>
              <w:right w:val="single" w:sz="4" w:space="0" w:color="auto"/>
            </w:tcBorders>
            <w:shd w:val="clear" w:color="000000" w:fill="FFFFFF"/>
            <w:vAlign w:val="center"/>
            <w:hideMark/>
          </w:tcPr>
          <w:p w14:paraId="0EE8FE8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75" w:type="pct"/>
            <w:tcBorders>
              <w:top w:val="nil"/>
              <w:left w:val="nil"/>
              <w:bottom w:val="single" w:sz="4" w:space="0" w:color="auto"/>
              <w:right w:val="single" w:sz="4" w:space="0" w:color="auto"/>
            </w:tcBorders>
            <w:shd w:val="clear" w:color="000000" w:fill="FFFFFF"/>
            <w:noWrap/>
            <w:vAlign w:val="center"/>
            <w:hideMark/>
          </w:tcPr>
          <w:p w14:paraId="1B781F8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228,437,028.19</w:t>
            </w:r>
          </w:p>
        </w:tc>
        <w:tc>
          <w:tcPr>
            <w:tcW w:w="428" w:type="pct"/>
            <w:tcBorders>
              <w:top w:val="nil"/>
              <w:left w:val="nil"/>
              <w:bottom w:val="single" w:sz="4" w:space="0" w:color="auto"/>
              <w:right w:val="single" w:sz="4" w:space="0" w:color="auto"/>
            </w:tcBorders>
            <w:shd w:val="clear" w:color="000000" w:fill="FFFFFF"/>
            <w:noWrap/>
            <w:vAlign w:val="center"/>
            <w:hideMark/>
          </w:tcPr>
          <w:p w14:paraId="6A5DA21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2520C4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11,086.47</w:t>
            </w:r>
          </w:p>
        </w:tc>
        <w:tc>
          <w:tcPr>
            <w:tcW w:w="284" w:type="pct"/>
            <w:tcBorders>
              <w:top w:val="nil"/>
              <w:left w:val="nil"/>
              <w:bottom w:val="single" w:sz="4" w:space="0" w:color="auto"/>
              <w:right w:val="single" w:sz="4" w:space="0" w:color="auto"/>
            </w:tcBorders>
            <w:shd w:val="clear" w:color="000000" w:fill="C0C0C0"/>
            <w:noWrap/>
            <w:vAlign w:val="center"/>
            <w:hideMark/>
          </w:tcPr>
          <w:p w14:paraId="751FEC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4C377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39BD07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23C8FD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0C31A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7D809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0600B6C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11,086.47</w:t>
            </w:r>
          </w:p>
        </w:tc>
      </w:tr>
      <w:tr w:rsidR="003D649A" w:rsidRPr="003D649A" w14:paraId="2A7A142A"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080E3F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w:t>
            </w:r>
          </w:p>
        </w:tc>
        <w:tc>
          <w:tcPr>
            <w:tcW w:w="924" w:type="pct"/>
            <w:tcBorders>
              <w:top w:val="nil"/>
              <w:left w:val="nil"/>
              <w:bottom w:val="single" w:sz="4" w:space="0" w:color="auto"/>
              <w:right w:val="single" w:sz="4" w:space="0" w:color="auto"/>
            </w:tcBorders>
            <w:shd w:val="clear" w:color="000000" w:fill="FFFFFF"/>
            <w:vAlign w:val="center"/>
            <w:hideMark/>
          </w:tcPr>
          <w:p w14:paraId="2BB56B2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420" w:type="pct"/>
            <w:tcBorders>
              <w:top w:val="nil"/>
              <w:left w:val="nil"/>
              <w:bottom w:val="single" w:sz="4" w:space="0" w:color="auto"/>
              <w:right w:val="single" w:sz="4" w:space="0" w:color="auto"/>
            </w:tcBorders>
            <w:shd w:val="clear" w:color="auto" w:fill="auto"/>
            <w:vAlign w:val="center"/>
            <w:hideMark/>
          </w:tcPr>
          <w:p w14:paraId="69DD298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r w:rsidRPr="003D649A">
              <w:rPr>
                <w:rFonts w:eastAsia="PMingLiU" w:cs="Arial"/>
                <w:b/>
                <w:bCs/>
                <w:szCs w:val="20"/>
                <w:lang w:val="en-US" w:eastAsia="zh-CN"/>
              </w:rPr>
              <w:t>-</w:t>
            </w:r>
            <w:r w:rsidRPr="003D649A">
              <w:rPr>
                <w:rFonts w:eastAsia="PMingLiU" w:cs="Arial"/>
                <w:b/>
                <w:bCs/>
                <w:szCs w:val="20"/>
                <w:lang w:val="en-US" w:eastAsia="zh-CN"/>
              </w:rPr>
              <w:t>副产品</w:t>
            </w:r>
          </w:p>
        </w:tc>
        <w:tc>
          <w:tcPr>
            <w:tcW w:w="139" w:type="pct"/>
            <w:tcBorders>
              <w:top w:val="nil"/>
              <w:left w:val="nil"/>
              <w:bottom w:val="single" w:sz="4" w:space="0" w:color="auto"/>
              <w:right w:val="single" w:sz="4" w:space="0" w:color="auto"/>
            </w:tcBorders>
            <w:shd w:val="clear" w:color="000000" w:fill="FFFFFF"/>
            <w:vAlign w:val="center"/>
            <w:hideMark/>
          </w:tcPr>
          <w:p w14:paraId="6490441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75" w:type="pct"/>
            <w:tcBorders>
              <w:top w:val="nil"/>
              <w:left w:val="nil"/>
              <w:bottom w:val="single" w:sz="4" w:space="0" w:color="auto"/>
              <w:right w:val="single" w:sz="4" w:space="0" w:color="auto"/>
            </w:tcBorders>
            <w:shd w:val="clear" w:color="000000" w:fill="FFFFFF"/>
            <w:noWrap/>
            <w:vAlign w:val="center"/>
            <w:hideMark/>
          </w:tcPr>
          <w:p w14:paraId="0D910AD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12,973,524.00</w:t>
            </w:r>
          </w:p>
        </w:tc>
        <w:tc>
          <w:tcPr>
            <w:tcW w:w="428" w:type="pct"/>
            <w:tcBorders>
              <w:top w:val="nil"/>
              <w:left w:val="nil"/>
              <w:bottom w:val="single" w:sz="4" w:space="0" w:color="auto"/>
              <w:right w:val="single" w:sz="4" w:space="0" w:color="auto"/>
            </w:tcBorders>
            <w:shd w:val="clear" w:color="000000" w:fill="FFFFFF"/>
            <w:noWrap/>
            <w:vAlign w:val="center"/>
            <w:hideMark/>
          </w:tcPr>
          <w:p w14:paraId="10597D7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459" w:type="pct"/>
            <w:tcBorders>
              <w:top w:val="nil"/>
              <w:left w:val="nil"/>
              <w:bottom w:val="single" w:sz="4" w:space="0" w:color="auto"/>
              <w:right w:val="single" w:sz="4" w:space="0" w:color="auto"/>
            </w:tcBorders>
            <w:shd w:val="clear" w:color="000000" w:fill="C0C0C0"/>
            <w:noWrap/>
            <w:vAlign w:val="center"/>
            <w:hideMark/>
          </w:tcPr>
          <w:p w14:paraId="542F5A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1,971.49</w:t>
            </w:r>
          </w:p>
        </w:tc>
        <w:tc>
          <w:tcPr>
            <w:tcW w:w="284" w:type="pct"/>
            <w:tcBorders>
              <w:top w:val="nil"/>
              <w:left w:val="nil"/>
              <w:bottom w:val="single" w:sz="4" w:space="0" w:color="auto"/>
              <w:right w:val="single" w:sz="4" w:space="0" w:color="auto"/>
            </w:tcBorders>
            <w:shd w:val="clear" w:color="000000" w:fill="C0C0C0"/>
            <w:noWrap/>
            <w:vAlign w:val="center"/>
            <w:hideMark/>
          </w:tcPr>
          <w:p w14:paraId="37B3C95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07410BE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6572F8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06A143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3968A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14F8B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139A88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1,971.49</w:t>
            </w:r>
          </w:p>
        </w:tc>
      </w:tr>
      <w:tr w:rsidR="003D649A" w:rsidRPr="003D649A" w14:paraId="40CE997F"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286455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93</w:t>
            </w:r>
          </w:p>
        </w:tc>
        <w:tc>
          <w:tcPr>
            <w:tcW w:w="924" w:type="pct"/>
            <w:tcBorders>
              <w:top w:val="nil"/>
              <w:left w:val="nil"/>
              <w:bottom w:val="single" w:sz="4" w:space="0" w:color="auto"/>
              <w:right w:val="single" w:sz="4" w:space="0" w:color="auto"/>
            </w:tcBorders>
            <w:shd w:val="clear" w:color="000000" w:fill="FFFFFF"/>
            <w:vAlign w:val="center"/>
            <w:hideMark/>
          </w:tcPr>
          <w:p w14:paraId="2C2CB7C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420" w:type="pct"/>
            <w:tcBorders>
              <w:top w:val="nil"/>
              <w:left w:val="nil"/>
              <w:bottom w:val="single" w:sz="4" w:space="0" w:color="auto"/>
              <w:right w:val="single" w:sz="4" w:space="0" w:color="auto"/>
            </w:tcBorders>
            <w:shd w:val="clear" w:color="auto" w:fill="auto"/>
            <w:vAlign w:val="center"/>
            <w:hideMark/>
          </w:tcPr>
          <w:p w14:paraId="4A92BD4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锻材加工</w:t>
            </w:r>
          </w:p>
        </w:tc>
        <w:tc>
          <w:tcPr>
            <w:tcW w:w="139" w:type="pct"/>
            <w:tcBorders>
              <w:top w:val="nil"/>
              <w:left w:val="nil"/>
              <w:bottom w:val="single" w:sz="4" w:space="0" w:color="auto"/>
              <w:right w:val="single" w:sz="4" w:space="0" w:color="auto"/>
            </w:tcBorders>
            <w:shd w:val="clear" w:color="000000" w:fill="FFFFFF"/>
            <w:vAlign w:val="center"/>
            <w:hideMark/>
          </w:tcPr>
          <w:p w14:paraId="7A736BC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75" w:type="pct"/>
            <w:tcBorders>
              <w:top w:val="nil"/>
              <w:left w:val="nil"/>
              <w:bottom w:val="single" w:sz="4" w:space="0" w:color="auto"/>
              <w:right w:val="single" w:sz="4" w:space="0" w:color="auto"/>
            </w:tcBorders>
            <w:shd w:val="clear" w:color="000000" w:fill="FFFFFF"/>
            <w:noWrap/>
            <w:vAlign w:val="center"/>
            <w:hideMark/>
          </w:tcPr>
          <w:p w14:paraId="38F9E91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149,966.00</w:t>
            </w:r>
          </w:p>
        </w:tc>
        <w:tc>
          <w:tcPr>
            <w:tcW w:w="428" w:type="pct"/>
            <w:tcBorders>
              <w:top w:val="nil"/>
              <w:left w:val="nil"/>
              <w:bottom w:val="single" w:sz="4" w:space="0" w:color="auto"/>
              <w:right w:val="single" w:sz="4" w:space="0" w:color="auto"/>
            </w:tcBorders>
            <w:shd w:val="clear" w:color="000000" w:fill="FFFFFF"/>
            <w:noWrap/>
            <w:vAlign w:val="center"/>
            <w:hideMark/>
          </w:tcPr>
          <w:p w14:paraId="666EE0C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46B133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113,275.66</w:t>
            </w:r>
          </w:p>
        </w:tc>
        <w:tc>
          <w:tcPr>
            <w:tcW w:w="284" w:type="pct"/>
            <w:tcBorders>
              <w:top w:val="nil"/>
              <w:left w:val="nil"/>
              <w:bottom w:val="single" w:sz="4" w:space="0" w:color="auto"/>
              <w:right w:val="single" w:sz="4" w:space="0" w:color="auto"/>
            </w:tcBorders>
            <w:shd w:val="clear" w:color="000000" w:fill="C0C0C0"/>
            <w:noWrap/>
            <w:vAlign w:val="center"/>
            <w:hideMark/>
          </w:tcPr>
          <w:p w14:paraId="1700DC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71EE0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6906C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3DACB0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4FB04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4CE958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2EE5CBF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113,275.66</w:t>
            </w:r>
          </w:p>
        </w:tc>
      </w:tr>
      <w:tr w:rsidR="003D649A" w:rsidRPr="003D649A" w14:paraId="60AF7B10"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50E384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w:t>
            </w:r>
          </w:p>
        </w:tc>
        <w:tc>
          <w:tcPr>
            <w:tcW w:w="924" w:type="pct"/>
            <w:tcBorders>
              <w:top w:val="nil"/>
              <w:left w:val="nil"/>
              <w:bottom w:val="single" w:sz="4" w:space="0" w:color="auto"/>
              <w:right w:val="single" w:sz="4" w:space="0" w:color="auto"/>
            </w:tcBorders>
            <w:shd w:val="clear" w:color="000000" w:fill="FFFFFF"/>
            <w:vAlign w:val="center"/>
            <w:hideMark/>
          </w:tcPr>
          <w:p w14:paraId="434C4FF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420" w:type="pct"/>
            <w:tcBorders>
              <w:top w:val="nil"/>
              <w:left w:val="nil"/>
              <w:bottom w:val="single" w:sz="4" w:space="0" w:color="auto"/>
              <w:right w:val="single" w:sz="4" w:space="0" w:color="auto"/>
            </w:tcBorders>
            <w:shd w:val="clear" w:color="auto" w:fill="auto"/>
            <w:vAlign w:val="center"/>
            <w:hideMark/>
          </w:tcPr>
          <w:p w14:paraId="61A5822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棒材加工</w:t>
            </w:r>
          </w:p>
        </w:tc>
        <w:tc>
          <w:tcPr>
            <w:tcW w:w="139" w:type="pct"/>
            <w:tcBorders>
              <w:top w:val="nil"/>
              <w:left w:val="nil"/>
              <w:bottom w:val="single" w:sz="4" w:space="0" w:color="auto"/>
              <w:right w:val="single" w:sz="4" w:space="0" w:color="auto"/>
            </w:tcBorders>
            <w:shd w:val="clear" w:color="000000" w:fill="FFFFFF"/>
            <w:vAlign w:val="center"/>
            <w:hideMark/>
          </w:tcPr>
          <w:p w14:paraId="257E61C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75" w:type="pct"/>
            <w:tcBorders>
              <w:top w:val="nil"/>
              <w:left w:val="nil"/>
              <w:bottom w:val="single" w:sz="4" w:space="0" w:color="auto"/>
              <w:right w:val="single" w:sz="4" w:space="0" w:color="auto"/>
            </w:tcBorders>
            <w:shd w:val="clear" w:color="000000" w:fill="FFFFFF"/>
            <w:noWrap/>
            <w:vAlign w:val="center"/>
            <w:hideMark/>
          </w:tcPr>
          <w:p w14:paraId="7C79690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2,033,971.00</w:t>
            </w:r>
          </w:p>
        </w:tc>
        <w:tc>
          <w:tcPr>
            <w:tcW w:w="428" w:type="pct"/>
            <w:tcBorders>
              <w:top w:val="nil"/>
              <w:left w:val="nil"/>
              <w:bottom w:val="single" w:sz="4" w:space="0" w:color="auto"/>
              <w:right w:val="single" w:sz="4" w:space="0" w:color="auto"/>
            </w:tcBorders>
            <w:shd w:val="clear" w:color="000000" w:fill="FFFFFF"/>
            <w:noWrap/>
            <w:vAlign w:val="center"/>
            <w:hideMark/>
          </w:tcPr>
          <w:p w14:paraId="58BE2C2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12B161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1,357,195.22</w:t>
            </w:r>
          </w:p>
        </w:tc>
        <w:tc>
          <w:tcPr>
            <w:tcW w:w="284" w:type="pct"/>
            <w:tcBorders>
              <w:top w:val="nil"/>
              <w:left w:val="nil"/>
              <w:bottom w:val="single" w:sz="4" w:space="0" w:color="auto"/>
              <w:right w:val="single" w:sz="4" w:space="0" w:color="auto"/>
            </w:tcBorders>
            <w:shd w:val="clear" w:color="000000" w:fill="C0C0C0"/>
            <w:noWrap/>
            <w:vAlign w:val="center"/>
            <w:hideMark/>
          </w:tcPr>
          <w:p w14:paraId="39F79E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B89B8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1D76D7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7334E4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4F2CB8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1B618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1DD45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1,357,195.22</w:t>
            </w:r>
          </w:p>
        </w:tc>
      </w:tr>
      <w:tr w:rsidR="003D649A" w:rsidRPr="003D649A" w14:paraId="7248F6D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4710F62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95</w:t>
            </w:r>
          </w:p>
        </w:tc>
        <w:tc>
          <w:tcPr>
            <w:tcW w:w="924" w:type="pct"/>
            <w:tcBorders>
              <w:top w:val="nil"/>
              <w:left w:val="nil"/>
              <w:bottom w:val="single" w:sz="4" w:space="0" w:color="auto"/>
              <w:right w:val="single" w:sz="4" w:space="0" w:color="auto"/>
            </w:tcBorders>
            <w:shd w:val="clear" w:color="000000" w:fill="FFFFFF"/>
            <w:vAlign w:val="center"/>
            <w:hideMark/>
          </w:tcPr>
          <w:p w14:paraId="70BFC16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420" w:type="pct"/>
            <w:tcBorders>
              <w:top w:val="nil"/>
              <w:left w:val="nil"/>
              <w:bottom w:val="single" w:sz="4" w:space="0" w:color="auto"/>
              <w:right w:val="single" w:sz="4" w:space="0" w:color="auto"/>
            </w:tcBorders>
            <w:shd w:val="clear" w:color="auto" w:fill="auto"/>
            <w:vAlign w:val="center"/>
            <w:hideMark/>
          </w:tcPr>
          <w:p w14:paraId="076B961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钢管加工</w:t>
            </w:r>
          </w:p>
        </w:tc>
        <w:tc>
          <w:tcPr>
            <w:tcW w:w="139" w:type="pct"/>
            <w:tcBorders>
              <w:top w:val="nil"/>
              <w:left w:val="nil"/>
              <w:bottom w:val="single" w:sz="4" w:space="0" w:color="auto"/>
              <w:right w:val="single" w:sz="4" w:space="0" w:color="auto"/>
            </w:tcBorders>
            <w:shd w:val="clear" w:color="000000" w:fill="FFFFFF"/>
            <w:vAlign w:val="center"/>
            <w:hideMark/>
          </w:tcPr>
          <w:p w14:paraId="4568B13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75" w:type="pct"/>
            <w:tcBorders>
              <w:top w:val="nil"/>
              <w:left w:val="nil"/>
              <w:bottom w:val="single" w:sz="4" w:space="0" w:color="auto"/>
              <w:right w:val="single" w:sz="4" w:space="0" w:color="auto"/>
            </w:tcBorders>
            <w:shd w:val="clear" w:color="000000" w:fill="FFFFFF"/>
            <w:noWrap/>
            <w:vAlign w:val="center"/>
            <w:hideMark/>
          </w:tcPr>
          <w:p w14:paraId="5C6356C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760,435.74</w:t>
            </w:r>
          </w:p>
        </w:tc>
        <w:tc>
          <w:tcPr>
            <w:tcW w:w="428" w:type="pct"/>
            <w:tcBorders>
              <w:top w:val="nil"/>
              <w:left w:val="nil"/>
              <w:bottom w:val="single" w:sz="4" w:space="0" w:color="auto"/>
              <w:right w:val="single" w:sz="4" w:space="0" w:color="auto"/>
            </w:tcBorders>
            <w:shd w:val="clear" w:color="000000" w:fill="FFFFFF"/>
            <w:noWrap/>
            <w:vAlign w:val="center"/>
            <w:hideMark/>
          </w:tcPr>
          <w:p w14:paraId="6A06162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068C66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72,250.34</w:t>
            </w:r>
          </w:p>
        </w:tc>
        <w:tc>
          <w:tcPr>
            <w:tcW w:w="284" w:type="pct"/>
            <w:tcBorders>
              <w:top w:val="nil"/>
              <w:left w:val="nil"/>
              <w:bottom w:val="single" w:sz="4" w:space="0" w:color="auto"/>
              <w:right w:val="single" w:sz="4" w:space="0" w:color="auto"/>
            </w:tcBorders>
            <w:shd w:val="clear" w:color="000000" w:fill="C0C0C0"/>
            <w:noWrap/>
            <w:vAlign w:val="center"/>
            <w:hideMark/>
          </w:tcPr>
          <w:p w14:paraId="5339AD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66CCCA2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5973A3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446423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0C0F0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4C4804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517AE2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72,250.34</w:t>
            </w:r>
          </w:p>
        </w:tc>
      </w:tr>
      <w:tr w:rsidR="003D649A" w:rsidRPr="003D649A" w14:paraId="429F7A49"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431B55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w:t>
            </w:r>
          </w:p>
        </w:tc>
        <w:tc>
          <w:tcPr>
            <w:tcW w:w="924" w:type="pct"/>
            <w:tcBorders>
              <w:top w:val="nil"/>
              <w:left w:val="nil"/>
              <w:bottom w:val="single" w:sz="4" w:space="0" w:color="auto"/>
              <w:right w:val="single" w:sz="4" w:space="0" w:color="auto"/>
            </w:tcBorders>
            <w:shd w:val="clear" w:color="000000" w:fill="FFFFFF"/>
            <w:vAlign w:val="center"/>
            <w:hideMark/>
          </w:tcPr>
          <w:p w14:paraId="3207EAA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420" w:type="pct"/>
            <w:tcBorders>
              <w:top w:val="nil"/>
              <w:left w:val="nil"/>
              <w:bottom w:val="single" w:sz="4" w:space="0" w:color="auto"/>
              <w:right w:val="single" w:sz="4" w:space="0" w:color="auto"/>
            </w:tcBorders>
            <w:shd w:val="clear" w:color="auto" w:fill="auto"/>
            <w:vAlign w:val="center"/>
            <w:hideMark/>
          </w:tcPr>
          <w:p w14:paraId="74C3081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钢坯加工</w:t>
            </w:r>
          </w:p>
        </w:tc>
        <w:tc>
          <w:tcPr>
            <w:tcW w:w="139" w:type="pct"/>
            <w:tcBorders>
              <w:top w:val="nil"/>
              <w:left w:val="nil"/>
              <w:bottom w:val="single" w:sz="4" w:space="0" w:color="auto"/>
              <w:right w:val="single" w:sz="4" w:space="0" w:color="auto"/>
            </w:tcBorders>
            <w:shd w:val="clear" w:color="000000" w:fill="FFFFFF"/>
            <w:vAlign w:val="center"/>
            <w:hideMark/>
          </w:tcPr>
          <w:p w14:paraId="7919AC3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75" w:type="pct"/>
            <w:tcBorders>
              <w:top w:val="nil"/>
              <w:left w:val="nil"/>
              <w:bottom w:val="single" w:sz="4" w:space="0" w:color="auto"/>
              <w:right w:val="single" w:sz="4" w:space="0" w:color="auto"/>
            </w:tcBorders>
            <w:shd w:val="clear" w:color="000000" w:fill="FFFFFF"/>
            <w:noWrap/>
            <w:vAlign w:val="center"/>
            <w:hideMark/>
          </w:tcPr>
          <w:p w14:paraId="68EFFE8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702,589.87</w:t>
            </w:r>
          </w:p>
        </w:tc>
        <w:tc>
          <w:tcPr>
            <w:tcW w:w="428" w:type="pct"/>
            <w:tcBorders>
              <w:top w:val="nil"/>
              <w:left w:val="nil"/>
              <w:bottom w:val="single" w:sz="4" w:space="0" w:color="auto"/>
              <w:right w:val="single" w:sz="4" w:space="0" w:color="auto"/>
            </w:tcBorders>
            <w:shd w:val="clear" w:color="000000" w:fill="FFFFFF"/>
            <w:noWrap/>
            <w:vAlign w:val="center"/>
            <w:hideMark/>
          </w:tcPr>
          <w:p w14:paraId="5A05B2A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27A390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203,898.73</w:t>
            </w:r>
          </w:p>
        </w:tc>
        <w:tc>
          <w:tcPr>
            <w:tcW w:w="284" w:type="pct"/>
            <w:tcBorders>
              <w:top w:val="nil"/>
              <w:left w:val="nil"/>
              <w:bottom w:val="single" w:sz="4" w:space="0" w:color="auto"/>
              <w:right w:val="single" w:sz="4" w:space="0" w:color="auto"/>
            </w:tcBorders>
            <w:shd w:val="clear" w:color="000000" w:fill="C0C0C0"/>
            <w:noWrap/>
            <w:vAlign w:val="center"/>
            <w:hideMark/>
          </w:tcPr>
          <w:p w14:paraId="48E884A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1B36F4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264740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67526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27654CF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74467B2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4EEF04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203,898.73</w:t>
            </w:r>
          </w:p>
        </w:tc>
      </w:tr>
      <w:tr w:rsidR="003D649A" w:rsidRPr="003D649A" w14:paraId="3CA7211F"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B231F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97</w:t>
            </w:r>
          </w:p>
        </w:tc>
        <w:tc>
          <w:tcPr>
            <w:tcW w:w="924" w:type="pct"/>
            <w:tcBorders>
              <w:top w:val="nil"/>
              <w:left w:val="nil"/>
              <w:bottom w:val="single" w:sz="4" w:space="0" w:color="auto"/>
              <w:right w:val="single" w:sz="4" w:space="0" w:color="auto"/>
            </w:tcBorders>
            <w:shd w:val="clear" w:color="000000" w:fill="FFFFFF"/>
            <w:vAlign w:val="center"/>
            <w:hideMark/>
          </w:tcPr>
          <w:p w14:paraId="0D7F618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外销产品使用产生的排放</w:t>
            </w:r>
          </w:p>
        </w:tc>
        <w:tc>
          <w:tcPr>
            <w:tcW w:w="420" w:type="pct"/>
            <w:tcBorders>
              <w:top w:val="nil"/>
              <w:left w:val="nil"/>
              <w:bottom w:val="single" w:sz="4" w:space="0" w:color="auto"/>
              <w:right w:val="single" w:sz="4" w:space="0" w:color="auto"/>
            </w:tcBorders>
            <w:shd w:val="clear" w:color="auto" w:fill="auto"/>
            <w:vAlign w:val="center"/>
            <w:hideMark/>
          </w:tcPr>
          <w:p w14:paraId="6ACD867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外售焦炉煤气燃烧</w:t>
            </w:r>
          </w:p>
        </w:tc>
        <w:tc>
          <w:tcPr>
            <w:tcW w:w="139" w:type="pct"/>
            <w:tcBorders>
              <w:top w:val="nil"/>
              <w:left w:val="nil"/>
              <w:bottom w:val="single" w:sz="4" w:space="0" w:color="auto"/>
              <w:right w:val="single" w:sz="4" w:space="0" w:color="auto"/>
            </w:tcBorders>
            <w:shd w:val="clear" w:color="000000" w:fill="FFFFFF"/>
            <w:vAlign w:val="center"/>
            <w:hideMark/>
          </w:tcPr>
          <w:p w14:paraId="69AD01FC"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类别11</w:t>
            </w:r>
          </w:p>
        </w:tc>
        <w:tc>
          <w:tcPr>
            <w:tcW w:w="475" w:type="pct"/>
            <w:tcBorders>
              <w:top w:val="nil"/>
              <w:left w:val="nil"/>
              <w:bottom w:val="single" w:sz="4" w:space="0" w:color="auto"/>
              <w:right w:val="single" w:sz="4" w:space="0" w:color="auto"/>
            </w:tcBorders>
            <w:shd w:val="clear" w:color="000000" w:fill="FFFFFF"/>
            <w:noWrap/>
            <w:vAlign w:val="center"/>
            <w:hideMark/>
          </w:tcPr>
          <w:p w14:paraId="2D32109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500.97</w:t>
            </w:r>
          </w:p>
        </w:tc>
        <w:tc>
          <w:tcPr>
            <w:tcW w:w="428" w:type="pct"/>
            <w:tcBorders>
              <w:top w:val="nil"/>
              <w:left w:val="nil"/>
              <w:bottom w:val="single" w:sz="4" w:space="0" w:color="auto"/>
              <w:right w:val="single" w:sz="4" w:space="0" w:color="auto"/>
            </w:tcBorders>
            <w:shd w:val="clear" w:color="000000" w:fill="FFFFFF"/>
            <w:noWrap/>
            <w:vAlign w:val="center"/>
            <w:hideMark/>
          </w:tcPr>
          <w:p w14:paraId="74B2535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459" w:type="pct"/>
            <w:tcBorders>
              <w:top w:val="nil"/>
              <w:left w:val="nil"/>
              <w:bottom w:val="single" w:sz="4" w:space="0" w:color="auto"/>
              <w:right w:val="single" w:sz="4" w:space="0" w:color="auto"/>
            </w:tcBorders>
            <w:shd w:val="clear" w:color="000000" w:fill="C0C0C0"/>
            <w:noWrap/>
            <w:vAlign w:val="center"/>
            <w:hideMark/>
          </w:tcPr>
          <w:p w14:paraId="7834AB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3,828.38</w:t>
            </w:r>
          </w:p>
        </w:tc>
        <w:tc>
          <w:tcPr>
            <w:tcW w:w="284" w:type="pct"/>
            <w:tcBorders>
              <w:top w:val="nil"/>
              <w:left w:val="nil"/>
              <w:bottom w:val="single" w:sz="4" w:space="0" w:color="auto"/>
              <w:right w:val="single" w:sz="4" w:space="0" w:color="auto"/>
            </w:tcBorders>
            <w:shd w:val="clear" w:color="000000" w:fill="C0C0C0"/>
            <w:noWrap/>
            <w:vAlign w:val="center"/>
            <w:hideMark/>
          </w:tcPr>
          <w:p w14:paraId="179A33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2.41</w:t>
            </w:r>
          </w:p>
        </w:tc>
        <w:tc>
          <w:tcPr>
            <w:tcW w:w="322" w:type="pct"/>
            <w:tcBorders>
              <w:top w:val="nil"/>
              <w:left w:val="nil"/>
              <w:bottom w:val="single" w:sz="4" w:space="0" w:color="auto"/>
              <w:right w:val="single" w:sz="4" w:space="0" w:color="auto"/>
            </w:tcBorders>
            <w:shd w:val="clear" w:color="000000" w:fill="C0C0C0"/>
            <w:noWrap/>
            <w:vAlign w:val="center"/>
            <w:hideMark/>
          </w:tcPr>
          <w:p w14:paraId="11BB73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2.35</w:t>
            </w:r>
          </w:p>
        </w:tc>
        <w:tc>
          <w:tcPr>
            <w:tcW w:w="241" w:type="pct"/>
            <w:tcBorders>
              <w:top w:val="nil"/>
              <w:left w:val="nil"/>
              <w:bottom w:val="single" w:sz="4" w:space="0" w:color="auto"/>
              <w:right w:val="single" w:sz="4" w:space="0" w:color="auto"/>
            </w:tcBorders>
            <w:shd w:val="clear" w:color="000000" w:fill="C0C0C0"/>
            <w:noWrap/>
            <w:vAlign w:val="center"/>
            <w:hideMark/>
          </w:tcPr>
          <w:p w14:paraId="5F521C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6C24D3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5BDB5D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099893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3D568E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3,833.14</w:t>
            </w:r>
          </w:p>
        </w:tc>
      </w:tr>
      <w:tr w:rsidR="003D649A" w:rsidRPr="003D649A" w14:paraId="6B6D8201" w14:textId="77777777" w:rsidTr="003D649A">
        <w:trPr>
          <w:trHeight w:val="360"/>
        </w:trPr>
        <w:tc>
          <w:tcPr>
            <w:tcW w:w="165" w:type="pct"/>
            <w:tcBorders>
              <w:top w:val="nil"/>
              <w:left w:val="single" w:sz="4" w:space="0" w:color="auto"/>
              <w:bottom w:val="single" w:sz="4" w:space="0" w:color="auto"/>
              <w:right w:val="single" w:sz="4" w:space="0" w:color="auto"/>
            </w:tcBorders>
            <w:shd w:val="clear" w:color="000000" w:fill="FFFFFF"/>
            <w:noWrap/>
            <w:vAlign w:val="center"/>
            <w:hideMark/>
          </w:tcPr>
          <w:p w14:paraId="72AE65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98</w:t>
            </w:r>
          </w:p>
        </w:tc>
        <w:tc>
          <w:tcPr>
            <w:tcW w:w="924" w:type="pct"/>
            <w:tcBorders>
              <w:top w:val="nil"/>
              <w:left w:val="nil"/>
              <w:bottom w:val="single" w:sz="4" w:space="0" w:color="auto"/>
              <w:right w:val="single" w:sz="4" w:space="0" w:color="auto"/>
            </w:tcBorders>
            <w:shd w:val="clear" w:color="000000" w:fill="FFFFFF"/>
            <w:vAlign w:val="center"/>
            <w:hideMark/>
          </w:tcPr>
          <w:p w14:paraId="278049C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外售产品报废产生的排放</w:t>
            </w:r>
          </w:p>
        </w:tc>
        <w:tc>
          <w:tcPr>
            <w:tcW w:w="420" w:type="pct"/>
            <w:tcBorders>
              <w:top w:val="nil"/>
              <w:left w:val="nil"/>
              <w:bottom w:val="single" w:sz="4" w:space="0" w:color="auto"/>
              <w:right w:val="single" w:sz="4" w:space="0" w:color="auto"/>
            </w:tcBorders>
            <w:shd w:val="clear" w:color="auto" w:fill="auto"/>
            <w:vAlign w:val="center"/>
            <w:hideMark/>
          </w:tcPr>
          <w:p w14:paraId="7F9B820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产品报废</w:t>
            </w:r>
          </w:p>
        </w:tc>
        <w:tc>
          <w:tcPr>
            <w:tcW w:w="139" w:type="pct"/>
            <w:tcBorders>
              <w:top w:val="nil"/>
              <w:left w:val="nil"/>
              <w:bottom w:val="single" w:sz="4" w:space="0" w:color="auto"/>
              <w:right w:val="single" w:sz="4" w:space="0" w:color="auto"/>
            </w:tcBorders>
            <w:shd w:val="clear" w:color="000000" w:fill="FFFFFF"/>
            <w:vAlign w:val="center"/>
            <w:hideMark/>
          </w:tcPr>
          <w:p w14:paraId="0BD92B5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类别12</w:t>
            </w:r>
          </w:p>
        </w:tc>
        <w:tc>
          <w:tcPr>
            <w:tcW w:w="475" w:type="pct"/>
            <w:tcBorders>
              <w:top w:val="nil"/>
              <w:left w:val="nil"/>
              <w:bottom w:val="single" w:sz="4" w:space="0" w:color="auto"/>
              <w:right w:val="single" w:sz="4" w:space="0" w:color="auto"/>
            </w:tcBorders>
            <w:shd w:val="clear" w:color="000000" w:fill="FFFFFF"/>
            <w:noWrap/>
            <w:vAlign w:val="center"/>
            <w:hideMark/>
          </w:tcPr>
          <w:p w14:paraId="2560F4A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598,329.80</w:t>
            </w:r>
          </w:p>
        </w:tc>
        <w:tc>
          <w:tcPr>
            <w:tcW w:w="428" w:type="pct"/>
            <w:tcBorders>
              <w:top w:val="nil"/>
              <w:left w:val="nil"/>
              <w:bottom w:val="single" w:sz="4" w:space="0" w:color="auto"/>
              <w:right w:val="single" w:sz="4" w:space="0" w:color="auto"/>
            </w:tcBorders>
            <w:shd w:val="clear" w:color="000000" w:fill="FFFFFF"/>
            <w:noWrap/>
            <w:vAlign w:val="center"/>
            <w:hideMark/>
          </w:tcPr>
          <w:p w14:paraId="1395DBF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459" w:type="pct"/>
            <w:tcBorders>
              <w:top w:val="nil"/>
              <w:left w:val="nil"/>
              <w:bottom w:val="single" w:sz="4" w:space="0" w:color="auto"/>
              <w:right w:val="single" w:sz="4" w:space="0" w:color="auto"/>
            </w:tcBorders>
            <w:shd w:val="clear" w:color="000000" w:fill="C0C0C0"/>
            <w:noWrap/>
            <w:vAlign w:val="center"/>
            <w:hideMark/>
          </w:tcPr>
          <w:p w14:paraId="772583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3,747.35</w:t>
            </w:r>
          </w:p>
        </w:tc>
        <w:tc>
          <w:tcPr>
            <w:tcW w:w="284" w:type="pct"/>
            <w:tcBorders>
              <w:top w:val="nil"/>
              <w:left w:val="nil"/>
              <w:bottom w:val="single" w:sz="4" w:space="0" w:color="auto"/>
              <w:right w:val="single" w:sz="4" w:space="0" w:color="auto"/>
            </w:tcBorders>
            <w:shd w:val="clear" w:color="000000" w:fill="C0C0C0"/>
            <w:noWrap/>
            <w:vAlign w:val="center"/>
            <w:hideMark/>
          </w:tcPr>
          <w:p w14:paraId="753C4CD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22" w:type="pct"/>
            <w:tcBorders>
              <w:top w:val="nil"/>
              <w:left w:val="nil"/>
              <w:bottom w:val="single" w:sz="4" w:space="0" w:color="auto"/>
              <w:right w:val="single" w:sz="4" w:space="0" w:color="auto"/>
            </w:tcBorders>
            <w:shd w:val="clear" w:color="000000" w:fill="C0C0C0"/>
            <w:noWrap/>
            <w:vAlign w:val="center"/>
            <w:hideMark/>
          </w:tcPr>
          <w:p w14:paraId="255CCA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41" w:type="pct"/>
            <w:tcBorders>
              <w:top w:val="nil"/>
              <w:left w:val="nil"/>
              <w:bottom w:val="single" w:sz="4" w:space="0" w:color="auto"/>
              <w:right w:val="single" w:sz="4" w:space="0" w:color="auto"/>
            </w:tcBorders>
            <w:shd w:val="clear" w:color="000000" w:fill="C0C0C0"/>
            <w:noWrap/>
            <w:vAlign w:val="center"/>
            <w:hideMark/>
          </w:tcPr>
          <w:p w14:paraId="73C2BE0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16" w:type="pct"/>
            <w:tcBorders>
              <w:top w:val="nil"/>
              <w:left w:val="nil"/>
              <w:bottom w:val="single" w:sz="4" w:space="0" w:color="auto"/>
              <w:right w:val="single" w:sz="4" w:space="0" w:color="auto"/>
            </w:tcBorders>
            <w:shd w:val="clear" w:color="000000" w:fill="C0C0C0"/>
            <w:noWrap/>
            <w:vAlign w:val="center"/>
            <w:hideMark/>
          </w:tcPr>
          <w:p w14:paraId="110130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84" w:type="pct"/>
            <w:tcBorders>
              <w:top w:val="nil"/>
              <w:left w:val="nil"/>
              <w:bottom w:val="single" w:sz="4" w:space="0" w:color="auto"/>
              <w:right w:val="single" w:sz="4" w:space="0" w:color="auto"/>
            </w:tcBorders>
            <w:shd w:val="clear" w:color="000000" w:fill="C0C0C0"/>
            <w:noWrap/>
            <w:vAlign w:val="center"/>
            <w:hideMark/>
          </w:tcPr>
          <w:p w14:paraId="75B3E7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86" w:type="pct"/>
            <w:tcBorders>
              <w:top w:val="nil"/>
              <w:left w:val="nil"/>
              <w:bottom w:val="single" w:sz="4" w:space="0" w:color="auto"/>
              <w:right w:val="single" w:sz="4" w:space="0" w:color="auto"/>
            </w:tcBorders>
            <w:shd w:val="clear" w:color="000000" w:fill="C0C0C0"/>
            <w:noWrap/>
            <w:vAlign w:val="center"/>
            <w:hideMark/>
          </w:tcPr>
          <w:p w14:paraId="11C911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459" w:type="pct"/>
            <w:tcBorders>
              <w:top w:val="nil"/>
              <w:left w:val="nil"/>
              <w:bottom w:val="single" w:sz="4" w:space="0" w:color="auto"/>
              <w:right w:val="single" w:sz="4" w:space="0" w:color="auto"/>
            </w:tcBorders>
            <w:shd w:val="clear" w:color="000000" w:fill="C0C0C0"/>
            <w:noWrap/>
            <w:vAlign w:val="center"/>
            <w:hideMark/>
          </w:tcPr>
          <w:p w14:paraId="69C2A6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3,747.35</w:t>
            </w:r>
          </w:p>
        </w:tc>
      </w:tr>
      <w:tr w:rsidR="003D649A" w:rsidRPr="003D649A" w14:paraId="2E0F5D98" w14:textId="77777777" w:rsidTr="003D649A">
        <w:trPr>
          <w:trHeight w:val="360"/>
        </w:trPr>
        <w:tc>
          <w:tcPr>
            <w:tcW w:w="165" w:type="pct"/>
            <w:tcBorders>
              <w:top w:val="nil"/>
              <w:left w:val="nil"/>
              <w:bottom w:val="nil"/>
              <w:right w:val="nil"/>
            </w:tcBorders>
            <w:shd w:val="clear" w:color="000000" w:fill="FFFFFF"/>
            <w:noWrap/>
            <w:vAlign w:val="center"/>
            <w:hideMark/>
          </w:tcPr>
          <w:p w14:paraId="63215E04"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924" w:type="pct"/>
            <w:tcBorders>
              <w:top w:val="nil"/>
              <w:left w:val="nil"/>
              <w:bottom w:val="nil"/>
              <w:right w:val="nil"/>
            </w:tcBorders>
            <w:shd w:val="clear" w:color="000000" w:fill="FFFFFF"/>
            <w:noWrap/>
            <w:vAlign w:val="center"/>
            <w:hideMark/>
          </w:tcPr>
          <w:p w14:paraId="1220B0D3"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420" w:type="pct"/>
            <w:tcBorders>
              <w:top w:val="nil"/>
              <w:left w:val="nil"/>
              <w:bottom w:val="nil"/>
              <w:right w:val="nil"/>
            </w:tcBorders>
            <w:shd w:val="clear" w:color="000000" w:fill="FFFFFF"/>
            <w:noWrap/>
            <w:vAlign w:val="center"/>
            <w:hideMark/>
          </w:tcPr>
          <w:p w14:paraId="0B2C3B50"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139" w:type="pct"/>
            <w:tcBorders>
              <w:top w:val="nil"/>
              <w:left w:val="nil"/>
              <w:bottom w:val="nil"/>
              <w:right w:val="nil"/>
            </w:tcBorders>
            <w:shd w:val="clear" w:color="000000" w:fill="FFFFFF"/>
            <w:vAlign w:val="center"/>
            <w:hideMark/>
          </w:tcPr>
          <w:p w14:paraId="3AEC296E"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475" w:type="pct"/>
            <w:tcBorders>
              <w:top w:val="nil"/>
              <w:left w:val="nil"/>
              <w:bottom w:val="nil"/>
              <w:right w:val="nil"/>
            </w:tcBorders>
            <w:shd w:val="clear" w:color="000000" w:fill="FFFFFF"/>
            <w:noWrap/>
            <w:vAlign w:val="center"/>
            <w:hideMark/>
          </w:tcPr>
          <w:p w14:paraId="10FE31BD"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428" w:type="pct"/>
            <w:tcBorders>
              <w:top w:val="nil"/>
              <w:left w:val="nil"/>
              <w:bottom w:val="nil"/>
              <w:right w:val="nil"/>
            </w:tcBorders>
            <w:shd w:val="clear" w:color="000000" w:fill="FFFFFF"/>
            <w:noWrap/>
            <w:vAlign w:val="center"/>
            <w:hideMark/>
          </w:tcPr>
          <w:p w14:paraId="02C6CBCC"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459" w:type="pct"/>
            <w:tcBorders>
              <w:top w:val="single" w:sz="8" w:space="0" w:color="auto"/>
              <w:left w:val="single" w:sz="8" w:space="0" w:color="auto"/>
              <w:bottom w:val="single" w:sz="8" w:space="0" w:color="auto"/>
              <w:right w:val="nil"/>
            </w:tcBorders>
            <w:shd w:val="clear" w:color="000000" w:fill="F79646"/>
            <w:noWrap/>
            <w:vAlign w:val="center"/>
            <w:hideMark/>
          </w:tcPr>
          <w:p w14:paraId="1F850410"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15,487,862.08</w:t>
            </w:r>
          </w:p>
        </w:tc>
        <w:tc>
          <w:tcPr>
            <w:tcW w:w="284" w:type="pct"/>
            <w:tcBorders>
              <w:top w:val="single" w:sz="8" w:space="0" w:color="auto"/>
              <w:left w:val="single" w:sz="8" w:space="0" w:color="auto"/>
              <w:bottom w:val="single" w:sz="8" w:space="0" w:color="auto"/>
              <w:right w:val="nil"/>
            </w:tcBorders>
            <w:shd w:val="clear" w:color="000000" w:fill="F79646"/>
            <w:noWrap/>
            <w:vAlign w:val="center"/>
            <w:hideMark/>
          </w:tcPr>
          <w:p w14:paraId="4CF9A112"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2,572.09</w:t>
            </w:r>
          </w:p>
        </w:tc>
        <w:tc>
          <w:tcPr>
            <w:tcW w:w="322" w:type="pct"/>
            <w:tcBorders>
              <w:top w:val="single" w:sz="8" w:space="0" w:color="auto"/>
              <w:left w:val="single" w:sz="8" w:space="0" w:color="auto"/>
              <w:bottom w:val="single" w:sz="8" w:space="0" w:color="auto"/>
              <w:right w:val="nil"/>
            </w:tcBorders>
            <w:shd w:val="clear" w:color="000000" w:fill="F79646"/>
            <w:noWrap/>
            <w:vAlign w:val="center"/>
            <w:hideMark/>
          </w:tcPr>
          <w:p w14:paraId="1FA5166B"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30,424.97</w:t>
            </w:r>
          </w:p>
        </w:tc>
        <w:tc>
          <w:tcPr>
            <w:tcW w:w="241" w:type="pct"/>
            <w:tcBorders>
              <w:top w:val="single" w:sz="8" w:space="0" w:color="auto"/>
              <w:left w:val="single" w:sz="8" w:space="0" w:color="auto"/>
              <w:bottom w:val="single" w:sz="8" w:space="0" w:color="auto"/>
              <w:right w:val="nil"/>
            </w:tcBorders>
            <w:shd w:val="clear" w:color="000000" w:fill="F79646"/>
            <w:noWrap/>
            <w:vAlign w:val="center"/>
            <w:hideMark/>
          </w:tcPr>
          <w:p w14:paraId="1B59C969"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717.03</w:t>
            </w:r>
          </w:p>
        </w:tc>
        <w:tc>
          <w:tcPr>
            <w:tcW w:w="216" w:type="pct"/>
            <w:tcBorders>
              <w:top w:val="single" w:sz="8" w:space="0" w:color="auto"/>
              <w:left w:val="single" w:sz="8" w:space="0" w:color="auto"/>
              <w:bottom w:val="single" w:sz="8" w:space="0" w:color="auto"/>
              <w:right w:val="nil"/>
            </w:tcBorders>
            <w:shd w:val="clear" w:color="000000" w:fill="F79646"/>
            <w:noWrap/>
            <w:vAlign w:val="center"/>
            <w:hideMark/>
          </w:tcPr>
          <w:p w14:paraId="5E908002"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0.00</w:t>
            </w:r>
          </w:p>
        </w:tc>
        <w:tc>
          <w:tcPr>
            <w:tcW w:w="284" w:type="pct"/>
            <w:tcBorders>
              <w:top w:val="single" w:sz="8" w:space="0" w:color="auto"/>
              <w:left w:val="single" w:sz="8" w:space="0" w:color="auto"/>
              <w:bottom w:val="single" w:sz="8" w:space="0" w:color="auto"/>
              <w:right w:val="nil"/>
            </w:tcBorders>
            <w:shd w:val="clear" w:color="000000" w:fill="F79646"/>
            <w:noWrap/>
            <w:vAlign w:val="center"/>
            <w:hideMark/>
          </w:tcPr>
          <w:p w14:paraId="688BB5C6"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2,459.16</w:t>
            </w:r>
          </w:p>
        </w:tc>
        <w:tc>
          <w:tcPr>
            <w:tcW w:w="186" w:type="pct"/>
            <w:tcBorders>
              <w:top w:val="single" w:sz="8" w:space="0" w:color="auto"/>
              <w:left w:val="single" w:sz="8" w:space="0" w:color="auto"/>
              <w:bottom w:val="single" w:sz="8" w:space="0" w:color="auto"/>
              <w:right w:val="nil"/>
            </w:tcBorders>
            <w:shd w:val="clear" w:color="000000" w:fill="F79646"/>
            <w:noWrap/>
            <w:vAlign w:val="center"/>
            <w:hideMark/>
          </w:tcPr>
          <w:p w14:paraId="52C96018"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0.00</w:t>
            </w:r>
          </w:p>
        </w:tc>
        <w:tc>
          <w:tcPr>
            <w:tcW w:w="459" w:type="pct"/>
            <w:tcBorders>
              <w:top w:val="single" w:sz="8" w:space="0" w:color="auto"/>
              <w:left w:val="single" w:sz="8" w:space="0" w:color="auto"/>
              <w:bottom w:val="single" w:sz="8" w:space="0" w:color="auto"/>
              <w:right w:val="single" w:sz="8" w:space="0" w:color="auto"/>
            </w:tcBorders>
            <w:shd w:val="clear" w:color="000000" w:fill="F79646"/>
            <w:noWrap/>
            <w:vAlign w:val="center"/>
            <w:hideMark/>
          </w:tcPr>
          <w:p w14:paraId="12785987"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15,524,035.33</w:t>
            </w:r>
          </w:p>
        </w:tc>
      </w:tr>
    </w:tbl>
    <w:p w14:paraId="1935FDD5" w14:textId="77777777" w:rsidR="0076773F" w:rsidRDefault="0076773F">
      <w:pPr>
        <w:pStyle w:val="afb"/>
        <w:spacing w:before="0" w:line="360" w:lineRule="auto"/>
        <w:ind w:left="567"/>
        <w:rPr>
          <w:rFonts w:eastAsia="宋体" w:cs="Arial"/>
          <w:iCs/>
          <w:sz w:val="24"/>
          <w:lang w:eastAsia="zh-CN"/>
        </w:rPr>
      </w:pPr>
    </w:p>
    <w:p w14:paraId="13310443" w14:textId="77777777" w:rsidR="0076773F" w:rsidRDefault="00000000">
      <w:pPr>
        <w:pStyle w:val="Style2"/>
        <w:numPr>
          <w:ilvl w:val="2"/>
          <w:numId w:val="13"/>
        </w:numPr>
        <w:spacing w:line="360" w:lineRule="auto"/>
        <w:rPr>
          <w:iCs/>
        </w:rPr>
      </w:pPr>
      <w:bookmarkStart w:id="196" w:name="_Toc204099787"/>
      <w:r>
        <w:rPr>
          <w:rFonts w:hint="eastAsia"/>
          <w:iCs/>
        </w:rPr>
        <w:t>活动数据汇总表（基于市场）</w:t>
      </w:r>
      <w:bookmarkEnd w:id="196"/>
    </w:p>
    <w:tbl>
      <w:tblPr>
        <w:tblW w:w="5000" w:type="pct"/>
        <w:tblLook w:val="04A0" w:firstRow="1" w:lastRow="0" w:firstColumn="1" w:lastColumn="0" w:noHBand="0" w:noVBand="1"/>
      </w:tblPr>
      <w:tblGrid>
        <w:gridCol w:w="416"/>
        <w:gridCol w:w="867"/>
        <w:gridCol w:w="598"/>
        <w:gridCol w:w="317"/>
        <w:gridCol w:w="992"/>
        <w:gridCol w:w="897"/>
        <w:gridCol w:w="853"/>
        <w:gridCol w:w="604"/>
        <w:gridCol w:w="659"/>
        <w:gridCol w:w="521"/>
        <w:gridCol w:w="471"/>
        <w:gridCol w:w="604"/>
        <w:gridCol w:w="410"/>
        <w:gridCol w:w="853"/>
      </w:tblGrid>
      <w:tr w:rsidR="003D649A" w:rsidRPr="003D649A" w14:paraId="22A59C08" w14:textId="77777777" w:rsidTr="003D649A">
        <w:trPr>
          <w:trHeight w:val="330"/>
        </w:trPr>
        <w:tc>
          <w:tcPr>
            <w:tcW w:w="13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430F14C9"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编号</w:t>
            </w:r>
          </w:p>
        </w:tc>
        <w:tc>
          <w:tcPr>
            <w:tcW w:w="780"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349D4B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GHG</w:t>
            </w:r>
            <w:r w:rsidRPr="003D649A">
              <w:rPr>
                <w:rFonts w:ascii="宋体" w:eastAsia="宋体" w:hAnsi="宋体" w:cs="Arial" w:hint="eastAsia"/>
                <w:b/>
                <w:bCs/>
                <w:szCs w:val="20"/>
                <w:lang w:val="en-US" w:eastAsia="zh-CN"/>
              </w:rPr>
              <w:t>排放类别</w:t>
            </w:r>
          </w:p>
        </w:tc>
        <w:tc>
          <w:tcPr>
            <w:tcW w:w="355" w:type="pct"/>
            <w:vMerge w:val="restart"/>
            <w:tcBorders>
              <w:top w:val="single" w:sz="4" w:space="0" w:color="auto"/>
              <w:left w:val="single" w:sz="4" w:space="0" w:color="auto"/>
              <w:bottom w:val="single" w:sz="4" w:space="0" w:color="auto"/>
              <w:right w:val="single" w:sz="4" w:space="0" w:color="auto"/>
            </w:tcBorders>
            <w:shd w:val="clear" w:color="000000" w:fill="FF6600"/>
            <w:vAlign w:val="center"/>
            <w:hideMark/>
          </w:tcPr>
          <w:p w14:paraId="11623C82"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排放源</w:t>
            </w:r>
          </w:p>
        </w:tc>
        <w:tc>
          <w:tcPr>
            <w:tcW w:w="136" w:type="pct"/>
            <w:vMerge w:val="restart"/>
            <w:tcBorders>
              <w:top w:val="single" w:sz="4" w:space="0" w:color="auto"/>
              <w:left w:val="single" w:sz="4" w:space="0" w:color="auto"/>
              <w:bottom w:val="single" w:sz="4" w:space="0" w:color="auto"/>
              <w:right w:val="single" w:sz="4" w:space="0" w:color="auto"/>
            </w:tcBorders>
            <w:shd w:val="clear" w:color="000000" w:fill="FF6600"/>
            <w:vAlign w:val="center"/>
            <w:hideMark/>
          </w:tcPr>
          <w:p w14:paraId="00B80067"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报告边界</w:t>
            </w:r>
          </w:p>
        </w:tc>
        <w:tc>
          <w:tcPr>
            <w:tcW w:w="762"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2DF4133C"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活动数据</w:t>
            </w:r>
          </w:p>
        </w:tc>
        <w:tc>
          <w:tcPr>
            <w:tcW w:w="2827" w:type="pct"/>
            <w:gridSpan w:val="8"/>
            <w:tcBorders>
              <w:top w:val="single" w:sz="4" w:space="0" w:color="auto"/>
              <w:left w:val="nil"/>
              <w:bottom w:val="single" w:sz="4" w:space="0" w:color="auto"/>
              <w:right w:val="single" w:sz="4" w:space="0" w:color="auto"/>
            </w:tcBorders>
            <w:shd w:val="clear" w:color="000000" w:fill="FF6600"/>
            <w:noWrap/>
            <w:vAlign w:val="center"/>
            <w:hideMark/>
          </w:tcPr>
          <w:p w14:paraId="0792B7E6"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排放量</w:t>
            </w:r>
          </w:p>
        </w:tc>
      </w:tr>
      <w:tr w:rsidR="003D649A" w:rsidRPr="003D649A" w14:paraId="199C86DF" w14:textId="77777777" w:rsidTr="003D649A">
        <w:trPr>
          <w:trHeight w:val="315"/>
        </w:trPr>
        <w:tc>
          <w:tcPr>
            <w:tcW w:w="139" w:type="pct"/>
            <w:vMerge/>
            <w:tcBorders>
              <w:top w:val="single" w:sz="4" w:space="0" w:color="auto"/>
              <w:left w:val="single" w:sz="4" w:space="0" w:color="auto"/>
              <w:bottom w:val="single" w:sz="4" w:space="0" w:color="auto"/>
              <w:right w:val="single" w:sz="4" w:space="0" w:color="auto"/>
            </w:tcBorders>
            <w:vAlign w:val="center"/>
            <w:hideMark/>
          </w:tcPr>
          <w:p w14:paraId="465F93D8" w14:textId="77777777" w:rsidR="003D649A" w:rsidRPr="003D649A" w:rsidRDefault="003D649A" w:rsidP="003D649A">
            <w:pPr>
              <w:spacing w:before="0"/>
              <w:rPr>
                <w:rFonts w:eastAsia="PMingLiU" w:cs="Arial"/>
                <w:b/>
                <w:bCs/>
                <w:szCs w:val="20"/>
                <w:lang w:val="en-US" w:eastAsia="zh-CN"/>
              </w:rPr>
            </w:pPr>
          </w:p>
        </w:tc>
        <w:tc>
          <w:tcPr>
            <w:tcW w:w="780" w:type="pct"/>
            <w:vMerge/>
            <w:tcBorders>
              <w:top w:val="single" w:sz="4" w:space="0" w:color="auto"/>
              <w:left w:val="single" w:sz="4" w:space="0" w:color="auto"/>
              <w:bottom w:val="single" w:sz="4" w:space="0" w:color="auto"/>
              <w:right w:val="single" w:sz="4" w:space="0" w:color="auto"/>
            </w:tcBorders>
            <w:vAlign w:val="center"/>
            <w:hideMark/>
          </w:tcPr>
          <w:p w14:paraId="5BB798C0" w14:textId="77777777" w:rsidR="003D649A" w:rsidRPr="003D649A" w:rsidRDefault="003D649A" w:rsidP="003D649A">
            <w:pPr>
              <w:spacing w:before="0"/>
              <w:rPr>
                <w:rFonts w:eastAsia="PMingLiU" w:cs="Arial"/>
                <w:b/>
                <w:bCs/>
                <w:szCs w:val="20"/>
                <w:lang w:val="en-US" w:eastAsia="zh-CN"/>
              </w:rPr>
            </w:pPr>
          </w:p>
        </w:tc>
        <w:tc>
          <w:tcPr>
            <w:tcW w:w="355" w:type="pct"/>
            <w:vMerge/>
            <w:tcBorders>
              <w:top w:val="single" w:sz="4" w:space="0" w:color="auto"/>
              <w:left w:val="single" w:sz="4" w:space="0" w:color="auto"/>
              <w:bottom w:val="single" w:sz="4" w:space="0" w:color="auto"/>
              <w:right w:val="single" w:sz="4" w:space="0" w:color="auto"/>
            </w:tcBorders>
            <w:vAlign w:val="center"/>
            <w:hideMark/>
          </w:tcPr>
          <w:p w14:paraId="2D6BE6A7" w14:textId="77777777" w:rsidR="003D649A" w:rsidRPr="003D649A" w:rsidRDefault="003D649A" w:rsidP="003D649A">
            <w:pPr>
              <w:spacing w:before="0"/>
              <w:rPr>
                <w:rFonts w:eastAsia="PMingLiU" w:cs="Arial"/>
                <w:b/>
                <w:bCs/>
                <w:szCs w:val="20"/>
                <w:lang w:val="en-US" w:eastAsia="zh-CN"/>
              </w:rPr>
            </w:pPr>
          </w:p>
        </w:tc>
        <w:tc>
          <w:tcPr>
            <w:tcW w:w="136" w:type="pct"/>
            <w:vMerge/>
            <w:tcBorders>
              <w:top w:val="single" w:sz="4" w:space="0" w:color="auto"/>
              <w:left w:val="single" w:sz="4" w:space="0" w:color="auto"/>
              <w:bottom w:val="single" w:sz="4" w:space="0" w:color="auto"/>
              <w:right w:val="single" w:sz="4" w:space="0" w:color="auto"/>
            </w:tcBorders>
            <w:vAlign w:val="center"/>
            <w:hideMark/>
          </w:tcPr>
          <w:p w14:paraId="1F7C5389" w14:textId="77777777" w:rsidR="003D649A" w:rsidRPr="003D649A" w:rsidRDefault="003D649A" w:rsidP="003D649A">
            <w:pPr>
              <w:spacing w:before="0"/>
              <w:rPr>
                <w:rFonts w:eastAsia="PMingLiU" w:cs="Arial"/>
                <w:b/>
                <w:bCs/>
                <w:szCs w:val="20"/>
                <w:lang w:val="en-US" w:eastAsia="zh-CN"/>
              </w:rPr>
            </w:pPr>
          </w:p>
        </w:tc>
        <w:tc>
          <w:tcPr>
            <w:tcW w:w="762" w:type="pct"/>
            <w:gridSpan w:val="2"/>
            <w:vMerge/>
            <w:tcBorders>
              <w:top w:val="single" w:sz="4" w:space="0" w:color="auto"/>
              <w:left w:val="single" w:sz="4" w:space="0" w:color="auto"/>
              <w:bottom w:val="single" w:sz="4" w:space="0" w:color="auto"/>
              <w:right w:val="single" w:sz="4" w:space="0" w:color="auto"/>
            </w:tcBorders>
            <w:vAlign w:val="center"/>
            <w:hideMark/>
          </w:tcPr>
          <w:p w14:paraId="7F9D7174" w14:textId="77777777" w:rsidR="003D649A" w:rsidRPr="003D649A" w:rsidRDefault="003D649A" w:rsidP="003D649A">
            <w:pPr>
              <w:spacing w:before="0"/>
              <w:rPr>
                <w:rFonts w:eastAsia="PMingLiU" w:cs="Arial"/>
                <w:b/>
                <w:bCs/>
                <w:szCs w:val="20"/>
                <w:lang w:val="en-US" w:eastAsia="zh-CN"/>
              </w:rPr>
            </w:pPr>
          </w:p>
        </w:tc>
        <w:tc>
          <w:tcPr>
            <w:tcW w:w="548" w:type="pct"/>
            <w:tcBorders>
              <w:top w:val="nil"/>
              <w:left w:val="nil"/>
              <w:bottom w:val="single" w:sz="4" w:space="0" w:color="auto"/>
              <w:right w:val="single" w:sz="4" w:space="0" w:color="auto"/>
            </w:tcBorders>
            <w:shd w:val="clear" w:color="000000" w:fill="FF6600"/>
            <w:noWrap/>
            <w:vAlign w:val="center"/>
            <w:hideMark/>
          </w:tcPr>
          <w:p w14:paraId="5616624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CO2</w:t>
            </w:r>
          </w:p>
        </w:tc>
        <w:tc>
          <w:tcPr>
            <w:tcW w:w="339" w:type="pct"/>
            <w:tcBorders>
              <w:top w:val="nil"/>
              <w:left w:val="nil"/>
              <w:bottom w:val="single" w:sz="4" w:space="0" w:color="auto"/>
              <w:right w:val="single" w:sz="4" w:space="0" w:color="auto"/>
            </w:tcBorders>
            <w:shd w:val="clear" w:color="000000" w:fill="FF6600"/>
            <w:noWrap/>
            <w:vAlign w:val="center"/>
            <w:hideMark/>
          </w:tcPr>
          <w:p w14:paraId="33C62B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CH4</w:t>
            </w:r>
          </w:p>
        </w:tc>
        <w:tc>
          <w:tcPr>
            <w:tcW w:w="385" w:type="pct"/>
            <w:tcBorders>
              <w:top w:val="nil"/>
              <w:left w:val="nil"/>
              <w:bottom w:val="single" w:sz="4" w:space="0" w:color="auto"/>
              <w:right w:val="single" w:sz="4" w:space="0" w:color="auto"/>
            </w:tcBorders>
            <w:shd w:val="clear" w:color="000000" w:fill="FF6600"/>
            <w:noWrap/>
            <w:vAlign w:val="center"/>
            <w:hideMark/>
          </w:tcPr>
          <w:p w14:paraId="5474D7D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N2O</w:t>
            </w:r>
          </w:p>
        </w:tc>
        <w:tc>
          <w:tcPr>
            <w:tcW w:w="270" w:type="pct"/>
            <w:tcBorders>
              <w:top w:val="nil"/>
              <w:left w:val="nil"/>
              <w:bottom w:val="single" w:sz="4" w:space="0" w:color="auto"/>
              <w:right w:val="single" w:sz="4" w:space="0" w:color="auto"/>
            </w:tcBorders>
            <w:shd w:val="clear" w:color="000000" w:fill="FF6600"/>
            <w:noWrap/>
            <w:vAlign w:val="center"/>
            <w:hideMark/>
          </w:tcPr>
          <w:p w14:paraId="218A0EE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HFCs</w:t>
            </w:r>
          </w:p>
        </w:tc>
        <w:tc>
          <w:tcPr>
            <w:tcW w:w="220" w:type="pct"/>
            <w:tcBorders>
              <w:top w:val="nil"/>
              <w:left w:val="nil"/>
              <w:bottom w:val="single" w:sz="4" w:space="0" w:color="auto"/>
              <w:right w:val="single" w:sz="4" w:space="0" w:color="auto"/>
            </w:tcBorders>
            <w:shd w:val="clear" w:color="000000" w:fill="FF6600"/>
            <w:noWrap/>
            <w:vAlign w:val="center"/>
            <w:hideMark/>
          </w:tcPr>
          <w:p w14:paraId="486B8B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PFCs</w:t>
            </w:r>
          </w:p>
        </w:tc>
        <w:tc>
          <w:tcPr>
            <w:tcW w:w="339" w:type="pct"/>
            <w:tcBorders>
              <w:top w:val="nil"/>
              <w:left w:val="nil"/>
              <w:bottom w:val="single" w:sz="4" w:space="0" w:color="auto"/>
              <w:right w:val="single" w:sz="4" w:space="0" w:color="auto"/>
            </w:tcBorders>
            <w:shd w:val="clear" w:color="000000" w:fill="FF6600"/>
            <w:noWrap/>
            <w:vAlign w:val="center"/>
            <w:hideMark/>
          </w:tcPr>
          <w:p w14:paraId="60D507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SF6</w:t>
            </w:r>
          </w:p>
        </w:tc>
        <w:tc>
          <w:tcPr>
            <w:tcW w:w="177" w:type="pct"/>
            <w:tcBorders>
              <w:top w:val="nil"/>
              <w:left w:val="nil"/>
              <w:bottom w:val="single" w:sz="4" w:space="0" w:color="auto"/>
              <w:right w:val="single" w:sz="4" w:space="0" w:color="auto"/>
            </w:tcBorders>
            <w:shd w:val="clear" w:color="000000" w:fill="FF6600"/>
            <w:noWrap/>
            <w:vAlign w:val="center"/>
            <w:hideMark/>
          </w:tcPr>
          <w:p w14:paraId="677F0F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NF3</w:t>
            </w:r>
          </w:p>
        </w:tc>
        <w:tc>
          <w:tcPr>
            <w:tcW w:w="548" w:type="pct"/>
            <w:tcBorders>
              <w:top w:val="nil"/>
              <w:left w:val="nil"/>
              <w:bottom w:val="single" w:sz="4" w:space="0" w:color="auto"/>
              <w:right w:val="single" w:sz="4" w:space="0" w:color="auto"/>
            </w:tcBorders>
            <w:shd w:val="clear" w:color="000000" w:fill="FF6600"/>
            <w:noWrap/>
            <w:vAlign w:val="center"/>
            <w:hideMark/>
          </w:tcPr>
          <w:p w14:paraId="1090AF2A"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总量</w:t>
            </w:r>
          </w:p>
        </w:tc>
      </w:tr>
      <w:tr w:rsidR="003D649A" w:rsidRPr="003D649A" w14:paraId="29648E20" w14:textId="77777777" w:rsidTr="003D649A">
        <w:trPr>
          <w:trHeight w:val="315"/>
        </w:trPr>
        <w:tc>
          <w:tcPr>
            <w:tcW w:w="139" w:type="pct"/>
            <w:vMerge/>
            <w:tcBorders>
              <w:top w:val="single" w:sz="4" w:space="0" w:color="auto"/>
              <w:left w:val="single" w:sz="4" w:space="0" w:color="auto"/>
              <w:bottom w:val="single" w:sz="4" w:space="0" w:color="auto"/>
              <w:right w:val="single" w:sz="4" w:space="0" w:color="auto"/>
            </w:tcBorders>
            <w:vAlign w:val="center"/>
            <w:hideMark/>
          </w:tcPr>
          <w:p w14:paraId="24EEDDB9" w14:textId="77777777" w:rsidR="003D649A" w:rsidRPr="003D649A" w:rsidRDefault="003D649A" w:rsidP="003D649A">
            <w:pPr>
              <w:spacing w:before="0"/>
              <w:rPr>
                <w:rFonts w:eastAsia="PMingLiU" w:cs="Arial"/>
                <w:b/>
                <w:bCs/>
                <w:szCs w:val="20"/>
                <w:lang w:val="en-US" w:eastAsia="zh-CN"/>
              </w:rPr>
            </w:pPr>
          </w:p>
        </w:tc>
        <w:tc>
          <w:tcPr>
            <w:tcW w:w="780" w:type="pct"/>
            <w:vMerge/>
            <w:tcBorders>
              <w:top w:val="single" w:sz="4" w:space="0" w:color="auto"/>
              <w:left w:val="single" w:sz="4" w:space="0" w:color="auto"/>
              <w:bottom w:val="single" w:sz="4" w:space="0" w:color="auto"/>
              <w:right w:val="single" w:sz="4" w:space="0" w:color="auto"/>
            </w:tcBorders>
            <w:vAlign w:val="center"/>
            <w:hideMark/>
          </w:tcPr>
          <w:p w14:paraId="7ABCCB55" w14:textId="77777777" w:rsidR="003D649A" w:rsidRPr="003D649A" w:rsidRDefault="003D649A" w:rsidP="003D649A">
            <w:pPr>
              <w:spacing w:before="0"/>
              <w:rPr>
                <w:rFonts w:eastAsia="PMingLiU" w:cs="Arial"/>
                <w:b/>
                <w:bCs/>
                <w:szCs w:val="20"/>
                <w:lang w:val="en-US" w:eastAsia="zh-CN"/>
              </w:rPr>
            </w:pPr>
          </w:p>
        </w:tc>
        <w:tc>
          <w:tcPr>
            <w:tcW w:w="355" w:type="pct"/>
            <w:vMerge/>
            <w:tcBorders>
              <w:top w:val="single" w:sz="4" w:space="0" w:color="auto"/>
              <w:left w:val="single" w:sz="4" w:space="0" w:color="auto"/>
              <w:bottom w:val="single" w:sz="4" w:space="0" w:color="auto"/>
              <w:right w:val="single" w:sz="4" w:space="0" w:color="auto"/>
            </w:tcBorders>
            <w:vAlign w:val="center"/>
            <w:hideMark/>
          </w:tcPr>
          <w:p w14:paraId="37D186DF" w14:textId="77777777" w:rsidR="003D649A" w:rsidRPr="003D649A" w:rsidRDefault="003D649A" w:rsidP="003D649A">
            <w:pPr>
              <w:spacing w:before="0"/>
              <w:rPr>
                <w:rFonts w:eastAsia="PMingLiU" w:cs="Arial"/>
                <w:b/>
                <w:bCs/>
                <w:szCs w:val="20"/>
                <w:lang w:val="en-US" w:eastAsia="zh-CN"/>
              </w:rPr>
            </w:pPr>
          </w:p>
        </w:tc>
        <w:tc>
          <w:tcPr>
            <w:tcW w:w="136" w:type="pct"/>
            <w:vMerge/>
            <w:tcBorders>
              <w:top w:val="single" w:sz="4" w:space="0" w:color="auto"/>
              <w:left w:val="single" w:sz="4" w:space="0" w:color="auto"/>
              <w:bottom w:val="single" w:sz="4" w:space="0" w:color="auto"/>
              <w:right w:val="single" w:sz="4" w:space="0" w:color="auto"/>
            </w:tcBorders>
            <w:vAlign w:val="center"/>
            <w:hideMark/>
          </w:tcPr>
          <w:p w14:paraId="7C2FF0C0" w14:textId="77777777" w:rsidR="003D649A" w:rsidRPr="003D649A" w:rsidRDefault="003D649A" w:rsidP="003D649A">
            <w:pPr>
              <w:spacing w:before="0"/>
              <w:rPr>
                <w:rFonts w:eastAsia="PMingLiU" w:cs="Arial"/>
                <w:b/>
                <w:bCs/>
                <w:szCs w:val="20"/>
                <w:lang w:val="en-US" w:eastAsia="zh-CN"/>
              </w:rPr>
            </w:pPr>
          </w:p>
        </w:tc>
        <w:tc>
          <w:tcPr>
            <w:tcW w:w="401" w:type="pct"/>
            <w:tcBorders>
              <w:top w:val="nil"/>
              <w:left w:val="nil"/>
              <w:bottom w:val="single" w:sz="4" w:space="0" w:color="auto"/>
              <w:right w:val="single" w:sz="4" w:space="0" w:color="auto"/>
            </w:tcBorders>
            <w:shd w:val="clear" w:color="000000" w:fill="FF6600"/>
            <w:noWrap/>
            <w:vAlign w:val="center"/>
            <w:hideMark/>
          </w:tcPr>
          <w:p w14:paraId="5633EA7D"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数值</w:t>
            </w:r>
          </w:p>
        </w:tc>
        <w:tc>
          <w:tcPr>
            <w:tcW w:w="361" w:type="pct"/>
            <w:tcBorders>
              <w:top w:val="nil"/>
              <w:left w:val="nil"/>
              <w:bottom w:val="single" w:sz="4" w:space="0" w:color="auto"/>
              <w:right w:val="single" w:sz="4" w:space="0" w:color="auto"/>
            </w:tcBorders>
            <w:shd w:val="clear" w:color="000000" w:fill="FF6600"/>
            <w:noWrap/>
            <w:vAlign w:val="center"/>
            <w:hideMark/>
          </w:tcPr>
          <w:p w14:paraId="20B79740" w14:textId="77777777" w:rsidR="003D649A" w:rsidRPr="003D649A" w:rsidRDefault="003D649A" w:rsidP="003D649A">
            <w:pPr>
              <w:spacing w:before="0"/>
              <w:jc w:val="center"/>
              <w:rPr>
                <w:rFonts w:eastAsia="PMingLiU" w:cs="Arial"/>
                <w:b/>
                <w:bCs/>
                <w:szCs w:val="20"/>
                <w:lang w:val="en-US" w:eastAsia="zh-CN"/>
              </w:rPr>
            </w:pPr>
            <w:r w:rsidRPr="003D649A">
              <w:rPr>
                <w:rFonts w:ascii="宋体" w:eastAsia="宋体" w:hAnsi="宋体" w:cs="Arial" w:hint="eastAsia"/>
                <w:b/>
                <w:bCs/>
                <w:szCs w:val="20"/>
                <w:lang w:val="en-US" w:eastAsia="zh-CN"/>
              </w:rPr>
              <w:t>计量单位</w:t>
            </w:r>
          </w:p>
        </w:tc>
        <w:tc>
          <w:tcPr>
            <w:tcW w:w="2827" w:type="pct"/>
            <w:gridSpan w:val="8"/>
            <w:tcBorders>
              <w:top w:val="single" w:sz="4" w:space="0" w:color="auto"/>
              <w:left w:val="nil"/>
              <w:bottom w:val="single" w:sz="4" w:space="0" w:color="auto"/>
              <w:right w:val="single" w:sz="4" w:space="0" w:color="auto"/>
            </w:tcBorders>
            <w:shd w:val="clear" w:color="000000" w:fill="FF6600"/>
            <w:noWrap/>
            <w:vAlign w:val="center"/>
            <w:hideMark/>
          </w:tcPr>
          <w:p w14:paraId="3E3243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tCO2e</w:t>
            </w:r>
          </w:p>
        </w:tc>
      </w:tr>
      <w:tr w:rsidR="003D649A" w:rsidRPr="003D649A" w14:paraId="28E23A04"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1AD2F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w:t>
            </w:r>
          </w:p>
        </w:tc>
        <w:tc>
          <w:tcPr>
            <w:tcW w:w="780" w:type="pct"/>
            <w:tcBorders>
              <w:top w:val="nil"/>
              <w:left w:val="nil"/>
              <w:bottom w:val="single" w:sz="4" w:space="0" w:color="auto"/>
              <w:right w:val="single" w:sz="4" w:space="0" w:color="auto"/>
            </w:tcBorders>
            <w:shd w:val="clear" w:color="000000" w:fill="FFFFFF"/>
            <w:vAlign w:val="center"/>
            <w:hideMark/>
          </w:tcPr>
          <w:p w14:paraId="3C1189F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07E5FB4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天然气燃烧</w:t>
            </w:r>
          </w:p>
        </w:tc>
        <w:tc>
          <w:tcPr>
            <w:tcW w:w="136" w:type="pct"/>
            <w:tcBorders>
              <w:top w:val="nil"/>
              <w:left w:val="nil"/>
              <w:bottom w:val="single" w:sz="4" w:space="0" w:color="auto"/>
              <w:right w:val="single" w:sz="4" w:space="0" w:color="auto"/>
            </w:tcBorders>
            <w:shd w:val="clear" w:color="000000" w:fill="FFFFFF"/>
            <w:vAlign w:val="center"/>
            <w:hideMark/>
          </w:tcPr>
          <w:p w14:paraId="1CE4CD7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10AC55A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1,796.49</w:t>
            </w:r>
          </w:p>
        </w:tc>
        <w:tc>
          <w:tcPr>
            <w:tcW w:w="361" w:type="pct"/>
            <w:tcBorders>
              <w:top w:val="nil"/>
              <w:left w:val="nil"/>
              <w:bottom w:val="single" w:sz="4" w:space="0" w:color="auto"/>
              <w:right w:val="single" w:sz="4" w:space="0" w:color="auto"/>
            </w:tcBorders>
            <w:shd w:val="clear" w:color="000000" w:fill="FFFFFF"/>
            <w:noWrap/>
            <w:vAlign w:val="center"/>
            <w:hideMark/>
          </w:tcPr>
          <w:p w14:paraId="3E5EE3A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548" w:type="pct"/>
            <w:tcBorders>
              <w:top w:val="nil"/>
              <w:left w:val="nil"/>
              <w:bottom w:val="single" w:sz="4" w:space="0" w:color="auto"/>
              <w:right w:val="single" w:sz="4" w:space="0" w:color="auto"/>
            </w:tcBorders>
            <w:shd w:val="clear" w:color="000000" w:fill="C0C0C0"/>
            <w:noWrap/>
            <w:vAlign w:val="center"/>
            <w:hideMark/>
          </w:tcPr>
          <w:p w14:paraId="59512EE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38,843.51</w:t>
            </w:r>
          </w:p>
        </w:tc>
        <w:tc>
          <w:tcPr>
            <w:tcW w:w="339" w:type="pct"/>
            <w:tcBorders>
              <w:top w:val="nil"/>
              <w:left w:val="nil"/>
              <w:bottom w:val="single" w:sz="4" w:space="0" w:color="auto"/>
              <w:right w:val="single" w:sz="4" w:space="0" w:color="auto"/>
            </w:tcBorders>
            <w:shd w:val="clear" w:color="000000" w:fill="C0C0C0"/>
            <w:noWrap/>
            <w:vAlign w:val="center"/>
            <w:hideMark/>
          </w:tcPr>
          <w:p w14:paraId="1A82141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19.32</w:t>
            </w:r>
          </w:p>
        </w:tc>
        <w:tc>
          <w:tcPr>
            <w:tcW w:w="385" w:type="pct"/>
            <w:tcBorders>
              <w:top w:val="nil"/>
              <w:left w:val="nil"/>
              <w:bottom w:val="single" w:sz="4" w:space="0" w:color="auto"/>
              <w:right w:val="single" w:sz="4" w:space="0" w:color="auto"/>
            </w:tcBorders>
            <w:shd w:val="clear" w:color="000000" w:fill="C0C0C0"/>
            <w:noWrap/>
            <w:vAlign w:val="center"/>
            <w:hideMark/>
          </w:tcPr>
          <w:p w14:paraId="0B496F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18.90</w:t>
            </w:r>
          </w:p>
        </w:tc>
        <w:tc>
          <w:tcPr>
            <w:tcW w:w="270" w:type="pct"/>
            <w:tcBorders>
              <w:top w:val="nil"/>
              <w:left w:val="nil"/>
              <w:bottom w:val="single" w:sz="4" w:space="0" w:color="auto"/>
              <w:right w:val="single" w:sz="4" w:space="0" w:color="auto"/>
            </w:tcBorders>
            <w:shd w:val="clear" w:color="000000" w:fill="C0C0C0"/>
            <w:noWrap/>
            <w:vAlign w:val="center"/>
            <w:hideMark/>
          </w:tcPr>
          <w:p w14:paraId="1B4B381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FB3BF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DCDD4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C5930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4937A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38,881.73</w:t>
            </w:r>
          </w:p>
        </w:tc>
      </w:tr>
      <w:tr w:rsidR="003D649A" w:rsidRPr="003D649A" w14:paraId="784331C0"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9D879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w:t>
            </w:r>
          </w:p>
        </w:tc>
        <w:tc>
          <w:tcPr>
            <w:tcW w:w="780" w:type="pct"/>
            <w:tcBorders>
              <w:top w:val="nil"/>
              <w:left w:val="nil"/>
              <w:bottom w:val="single" w:sz="4" w:space="0" w:color="auto"/>
              <w:right w:val="single" w:sz="4" w:space="0" w:color="auto"/>
            </w:tcBorders>
            <w:shd w:val="clear" w:color="000000" w:fill="FFFFFF"/>
            <w:vAlign w:val="center"/>
            <w:hideMark/>
          </w:tcPr>
          <w:p w14:paraId="50C693B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6D1D4A7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液化石油气燃烧</w:t>
            </w:r>
          </w:p>
        </w:tc>
        <w:tc>
          <w:tcPr>
            <w:tcW w:w="136" w:type="pct"/>
            <w:tcBorders>
              <w:top w:val="nil"/>
              <w:left w:val="nil"/>
              <w:bottom w:val="single" w:sz="4" w:space="0" w:color="auto"/>
              <w:right w:val="single" w:sz="4" w:space="0" w:color="auto"/>
            </w:tcBorders>
            <w:shd w:val="clear" w:color="000000" w:fill="FFFFFF"/>
            <w:vAlign w:val="center"/>
            <w:hideMark/>
          </w:tcPr>
          <w:p w14:paraId="17BF7F0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2879968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9.39</w:t>
            </w:r>
          </w:p>
        </w:tc>
        <w:tc>
          <w:tcPr>
            <w:tcW w:w="361" w:type="pct"/>
            <w:tcBorders>
              <w:top w:val="nil"/>
              <w:left w:val="nil"/>
              <w:bottom w:val="single" w:sz="4" w:space="0" w:color="auto"/>
              <w:right w:val="single" w:sz="4" w:space="0" w:color="auto"/>
            </w:tcBorders>
            <w:shd w:val="clear" w:color="000000" w:fill="FFFFFF"/>
            <w:noWrap/>
            <w:vAlign w:val="center"/>
            <w:hideMark/>
          </w:tcPr>
          <w:p w14:paraId="5B91529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11B8E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29.14</w:t>
            </w:r>
          </w:p>
        </w:tc>
        <w:tc>
          <w:tcPr>
            <w:tcW w:w="339" w:type="pct"/>
            <w:tcBorders>
              <w:top w:val="nil"/>
              <w:left w:val="nil"/>
              <w:bottom w:val="single" w:sz="4" w:space="0" w:color="auto"/>
              <w:right w:val="single" w:sz="4" w:space="0" w:color="auto"/>
            </w:tcBorders>
            <w:shd w:val="clear" w:color="000000" w:fill="C0C0C0"/>
            <w:noWrap/>
            <w:vAlign w:val="center"/>
            <w:hideMark/>
          </w:tcPr>
          <w:p w14:paraId="494338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0.01</w:t>
            </w:r>
          </w:p>
        </w:tc>
        <w:tc>
          <w:tcPr>
            <w:tcW w:w="385" w:type="pct"/>
            <w:tcBorders>
              <w:top w:val="nil"/>
              <w:left w:val="nil"/>
              <w:bottom w:val="single" w:sz="4" w:space="0" w:color="auto"/>
              <w:right w:val="single" w:sz="4" w:space="0" w:color="auto"/>
            </w:tcBorders>
            <w:shd w:val="clear" w:color="000000" w:fill="C0C0C0"/>
            <w:noWrap/>
            <w:vAlign w:val="center"/>
            <w:hideMark/>
          </w:tcPr>
          <w:p w14:paraId="32DC60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0.01</w:t>
            </w:r>
          </w:p>
        </w:tc>
        <w:tc>
          <w:tcPr>
            <w:tcW w:w="270" w:type="pct"/>
            <w:tcBorders>
              <w:top w:val="nil"/>
              <w:left w:val="nil"/>
              <w:bottom w:val="single" w:sz="4" w:space="0" w:color="auto"/>
              <w:right w:val="single" w:sz="4" w:space="0" w:color="auto"/>
            </w:tcBorders>
            <w:shd w:val="clear" w:color="000000" w:fill="C0C0C0"/>
            <w:noWrap/>
            <w:vAlign w:val="center"/>
            <w:hideMark/>
          </w:tcPr>
          <w:p w14:paraId="4B7E00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BE4B5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01FCB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ED186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714E9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29.16</w:t>
            </w:r>
          </w:p>
        </w:tc>
      </w:tr>
      <w:tr w:rsidR="003D649A" w:rsidRPr="003D649A" w14:paraId="4BEA2566"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4D886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w:t>
            </w:r>
          </w:p>
        </w:tc>
        <w:tc>
          <w:tcPr>
            <w:tcW w:w="780" w:type="pct"/>
            <w:tcBorders>
              <w:top w:val="nil"/>
              <w:left w:val="nil"/>
              <w:bottom w:val="single" w:sz="4" w:space="0" w:color="auto"/>
              <w:right w:val="single" w:sz="4" w:space="0" w:color="auto"/>
            </w:tcBorders>
            <w:shd w:val="clear" w:color="000000" w:fill="FFFFFF"/>
            <w:vAlign w:val="center"/>
            <w:hideMark/>
          </w:tcPr>
          <w:p w14:paraId="419C02A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191DCD2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烟煤燃烧</w:t>
            </w:r>
          </w:p>
        </w:tc>
        <w:tc>
          <w:tcPr>
            <w:tcW w:w="136" w:type="pct"/>
            <w:tcBorders>
              <w:top w:val="nil"/>
              <w:left w:val="nil"/>
              <w:bottom w:val="single" w:sz="4" w:space="0" w:color="auto"/>
              <w:right w:val="single" w:sz="4" w:space="0" w:color="auto"/>
            </w:tcBorders>
            <w:shd w:val="clear" w:color="000000" w:fill="FFFFFF"/>
            <w:vAlign w:val="center"/>
            <w:hideMark/>
          </w:tcPr>
          <w:p w14:paraId="2753416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400010A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399,079.16</w:t>
            </w:r>
          </w:p>
        </w:tc>
        <w:tc>
          <w:tcPr>
            <w:tcW w:w="361" w:type="pct"/>
            <w:tcBorders>
              <w:top w:val="nil"/>
              <w:left w:val="nil"/>
              <w:bottom w:val="single" w:sz="4" w:space="0" w:color="auto"/>
              <w:right w:val="single" w:sz="4" w:space="0" w:color="auto"/>
            </w:tcBorders>
            <w:shd w:val="clear" w:color="000000" w:fill="FFFFFF"/>
            <w:noWrap/>
            <w:vAlign w:val="center"/>
            <w:hideMark/>
          </w:tcPr>
          <w:p w14:paraId="5D8B145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B98CA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921,839.46</w:t>
            </w:r>
          </w:p>
        </w:tc>
        <w:tc>
          <w:tcPr>
            <w:tcW w:w="339" w:type="pct"/>
            <w:tcBorders>
              <w:top w:val="nil"/>
              <w:left w:val="nil"/>
              <w:bottom w:val="single" w:sz="4" w:space="0" w:color="auto"/>
              <w:right w:val="single" w:sz="4" w:space="0" w:color="auto"/>
            </w:tcBorders>
            <w:shd w:val="clear" w:color="000000" w:fill="C0C0C0"/>
            <w:noWrap/>
            <w:vAlign w:val="center"/>
            <w:hideMark/>
          </w:tcPr>
          <w:p w14:paraId="6F9A18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261.64</w:t>
            </w:r>
          </w:p>
        </w:tc>
        <w:tc>
          <w:tcPr>
            <w:tcW w:w="385" w:type="pct"/>
            <w:tcBorders>
              <w:top w:val="nil"/>
              <w:left w:val="nil"/>
              <w:bottom w:val="single" w:sz="4" w:space="0" w:color="auto"/>
              <w:right w:val="single" w:sz="4" w:space="0" w:color="auto"/>
            </w:tcBorders>
            <w:shd w:val="clear" w:color="000000" w:fill="C0C0C0"/>
            <w:noWrap/>
            <w:vAlign w:val="center"/>
            <w:hideMark/>
          </w:tcPr>
          <w:p w14:paraId="05B657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3,840.22</w:t>
            </w:r>
          </w:p>
        </w:tc>
        <w:tc>
          <w:tcPr>
            <w:tcW w:w="270" w:type="pct"/>
            <w:tcBorders>
              <w:top w:val="nil"/>
              <w:left w:val="nil"/>
              <w:bottom w:val="single" w:sz="4" w:space="0" w:color="auto"/>
              <w:right w:val="single" w:sz="4" w:space="0" w:color="auto"/>
            </w:tcBorders>
            <w:shd w:val="clear" w:color="000000" w:fill="C0C0C0"/>
            <w:noWrap/>
            <w:vAlign w:val="center"/>
            <w:hideMark/>
          </w:tcPr>
          <w:p w14:paraId="3F4A79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7312C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47EA30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942125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6C5C3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925,941.32</w:t>
            </w:r>
          </w:p>
        </w:tc>
      </w:tr>
      <w:tr w:rsidR="003D649A" w:rsidRPr="003D649A" w14:paraId="5B006442"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0A9855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w:t>
            </w:r>
          </w:p>
        </w:tc>
        <w:tc>
          <w:tcPr>
            <w:tcW w:w="780" w:type="pct"/>
            <w:tcBorders>
              <w:top w:val="nil"/>
              <w:left w:val="nil"/>
              <w:bottom w:val="single" w:sz="4" w:space="0" w:color="auto"/>
              <w:right w:val="single" w:sz="4" w:space="0" w:color="auto"/>
            </w:tcBorders>
            <w:shd w:val="clear" w:color="000000" w:fill="FFFFFF"/>
            <w:vAlign w:val="center"/>
            <w:hideMark/>
          </w:tcPr>
          <w:p w14:paraId="326DE2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3CA87DE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无烟煤燃烧</w:t>
            </w:r>
          </w:p>
        </w:tc>
        <w:tc>
          <w:tcPr>
            <w:tcW w:w="136" w:type="pct"/>
            <w:tcBorders>
              <w:top w:val="nil"/>
              <w:left w:val="nil"/>
              <w:bottom w:val="single" w:sz="4" w:space="0" w:color="auto"/>
              <w:right w:val="single" w:sz="4" w:space="0" w:color="auto"/>
            </w:tcBorders>
            <w:shd w:val="clear" w:color="000000" w:fill="FFFFFF"/>
            <w:vAlign w:val="center"/>
            <w:hideMark/>
          </w:tcPr>
          <w:p w14:paraId="26F23FB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3683FA1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260,530.34</w:t>
            </w:r>
          </w:p>
        </w:tc>
        <w:tc>
          <w:tcPr>
            <w:tcW w:w="361" w:type="pct"/>
            <w:tcBorders>
              <w:top w:val="nil"/>
              <w:left w:val="nil"/>
              <w:bottom w:val="single" w:sz="4" w:space="0" w:color="auto"/>
              <w:right w:val="single" w:sz="4" w:space="0" w:color="auto"/>
            </w:tcBorders>
            <w:shd w:val="clear" w:color="000000" w:fill="FFFFFF"/>
            <w:noWrap/>
            <w:vAlign w:val="center"/>
            <w:hideMark/>
          </w:tcPr>
          <w:p w14:paraId="001D582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0CBEB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634,459.27</w:t>
            </w:r>
          </w:p>
        </w:tc>
        <w:tc>
          <w:tcPr>
            <w:tcW w:w="339" w:type="pct"/>
            <w:tcBorders>
              <w:top w:val="nil"/>
              <w:left w:val="nil"/>
              <w:bottom w:val="single" w:sz="4" w:space="0" w:color="auto"/>
              <w:right w:val="single" w:sz="4" w:space="0" w:color="auto"/>
            </w:tcBorders>
            <w:shd w:val="clear" w:color="000000" w:fill="C0C0C0"/>
            <w:noWrap/>
            <w:vAlign w:val="center"/>
            <w:hideMark/>
          </w:tcPr>
          <w:p w14:paraId="2A1BEF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180.08</w:t>
            </w:r>
          </w:p>
        </w:tc>
        <w:tc>
          <w:tcPr>
            <w:tcW w:w="385" w:type="pct"/>
            <w:tcBorders>
              <w:top w:val="nil"/>
              <w:left w:val="nil"/>
              <w:bottom w:val="single" w:sz="4" w:space="0" w:color="auto"/>
              <w:right w:val="single" w:sz="4" w:space="0" w:color="auto"/>
            </w:tcBorders>
            <w:shd w:val="clear" w:color="000000" w:fill="C0C0C0"/>
            <w:noWrap/>
            <w:vAlign w:val="center"/>
            <w:hideMark/>
          </w:tcPr>
          <w:p w14:paraId="0CB0E90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2,643.04</w:t>
            </w:r>
          </w:p>
        </w:tc>
        <w:tc>
          <w:tcPr>
            <w:tcW w:w="270" w:type="pct"/>
            <w:tcBorders>
              <w:top w:val="nil"/>
              <w:left w:val="nil"/>
              <w:bottom w:val="single" w:sz="4" w:space="0" w:color="auto"/>
              <w:right w:val="single" w:sz="4" w:space="0" w:color="auto"/>
            </w:tcBorders>
            <w:shd w:val="clear" w:color="000000" w:fill="C0C0C0"/>
            <w:noWrap/>
            <w:vAlign w:val="center"/>
            <w:hideMark/>
          </w:tcPr>
          <w:p w14:paraId="79E8F7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97D24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0FCB2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9575A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72ED7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637,282.39</w:t>
            </w:r>
          </w:p>
        </w:tc>
      </w:tr>
      <w:tr w:rsidR="003D649A" w:rsidRPr="003D649A" w14:paraId="04591298"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9130C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w:t>
            </w:r>
          </w:p>
        </w:tc>
        <w:tc>
          <w:tcPr>
            <w:tcW w:w="780" w:type="pct"/>
            <w:tcBorders>
              <w:top w:val="nil"/>
              <w:left w:val="nil"/>
              <w:bottom w:val="single" w:sz="4" w:space="0" w:color="auto"/>
              <w:right w:val="single" w:sz="4" w:space="0" w:color="auto"/>
            </w:tcBorders>
            <w:shd w:val="clear" w:color="000000" w:fill="FFFFFF"/>
            <w:vAlign w:val="center"/>
            <w:hideMark/>
          </w:tcPr>
          <w:p w14:paraId="2ACA9A2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39893B1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洗精煤</w:t>
            </w:r>
            <w:r w:rsidRPr="003D649A">
              <w:rPr>
                <w:rFonts w:eastAsia="PMingLiU" w:cs="Arial"/>
                <w:b/>
                <w:bCs/>
                <w:szCs w:val="20"/>
                <w:lang w:val="en-US" w:eastAsia="zh-CN"/>
              </w:rPr>
              <w:lastRenderedPageBreak/>
              <w:t>燃烧</w:t>
            </w:r>
          </w:p>
        </w:tc>
        <w:tc>
          <w:tcPr>
            <w:tcW w:w="136" w:type="pct"/>
            <w:tcBorders>
              <w:top w:val="nil"/>
              <w:left w:val="nil"/>
              <w:bottom w:val="single" w:sz="4" w:space="0" w:color="auto"/>
              <w:right w:val="single" w:sz="4" w:space="0" w:color="auto"/>
            </w:tcBorders>
            <w:shd w:val="clear" w:color="000000" w:fill="FFFFFF"/>
            <w:vAlign w:val="center"/>
            <w:hideMark/>
          </w:tcPr>
          <w:p w14:paraId="60ABADA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3532B00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1,946,577.05</w:t>
            </w:r>
          </w:p>
        </w:tc>
        <w:tc>
          <w:tcPr>
            <w:tcW w:w="361" w:type="pct"/>
            <w:tcBorders>
              <w:top w:val="nil"/>
              <w:left w:val="nil"/>
              <w:bottom w:val="single" w:sz="4" w:space="0" w:color="auto"/>
              <w:right w:val="single" w:sz="4" w:space="0" w:color="auto"/>
            </w:tcBorders>
            <w:shd w:val="clear" w:color="000000" w:fill="FFFFFF"/>
            <w:noWrap/>
            <w:vAlign w:val="center"/>
            <w:hideMark/>
          </w:tcPr>
          <w:p w14:paraId="7497986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6BF0A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4,802,635.73</w:t>
            </w:r>
          </w:p>
        </w:tc>
        <w:tc>
          <w:tcPr>
            <w:tcW w:w="339" w:type="pct"/>
            <w:tcBorders>
              <w:top w:val="nil"/>
              <w:left w:val="nil"/>
              <w:bottom w:val="single" w:sz="4" w:space="0" w:color="auto"/>
              <w:right w:val="single" w:sz="4" w:space="0" w:color="auto"/>
            </w:tcBorders>
            <w:shd w:val="clear" w:color="000000" w:fill="C0C0C0"/>
            <w:noWrap/>
            <w:vAlign w:val="center"/>
            <w:hideMark/>
          </w:tcPr>
          <w:p w14:paraId="19F826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1,416.42</w:t>
            </w:r>
          </w:p>
        </w:tc>
        <w:tc>
          <w:tcPr>
            <w:tcW w:w="385" w:type="pct"/>
            <w:tcBorders>
              <w:top w:val="nil"/>
              <w:left w:val="nil"/>
              <w:bottom w:val="single" w:sz="4" w:space="0" w:color="auto"/>
              <w:right w:val="single" w:sz="4" w:space="0" w:color="auto"/>
            </w:tcBorders>
            <w:shd w:val="clear" w:color="000000" w:fill="C0C0C0"/>
            <w:noWrap/>
            <w:vAlign w:val="center"/>
            <w:hideMark/>
          </w:tcPr>
          <w:p w14:paraId="5FE2C3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20,789.42</w:t>
            </w:r>
          </w:p>
        </w:tc>
        <w:tc>
          <w:tcPr>
            <w:tcW w:w="270" w:type="pct"/>
            <w:tcBorders>
              <w:top w:val="nil"/>
              <w:left w:val="nil"/>
              <w:bottom w:val="single" w:sz="4" w:space="0" w:color="auto"/>
              <w:right w:val="single" w:sz="4" w:space="0" w:color="auto"/>
            </w:tcBorders>
            <w:shd w:val="clear" w:color="000000" w:fill="C0C0C0"/>
            <w:noWrap/>
            <w:vAlign w:val="center"/>
            <w:hideMark/>
          </w:tcPr>
          <w:p w14:paraId="197D4E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731FC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3A4FFA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BF07C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3DDF0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4,824,841.57</w:t>
            </w:r>
          </w:p>
        </w:tc>
      </w:tr>
      <w:tr w:rsidR="003D649A" w:rsidRPr="003D649A" w14:paraId="5AAD3C99"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82B09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w:t>
            </w:r>
          </w:p>
        </w:tc>
        <w:tc>
          <w:tcPr>
            <w:tcW w:w="780" w:type="pct"/>
            <w:tcBorders>
              <w:top w:val="nil"/>
              <w:left w:val="nil"/>
              <w:bottom w:val="single" w:sz="4" w:space="0" w:color="auto"/>
              <w:right w:val="single" w:sz="4" w:space="0" w:color="auto"/>
            </w:tcBorders>
            <w:shd w:val="clear" w:color="000000" w:fill="FFFFFF"/>
            <w:vAlign w:val="center"/>
            <w:hideMark/>
          </w:tcPr>
          <w:p w14:paraId="56150A3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0034B5B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焦炭燃烧</w:t>
            </w:r>
          </w:p>
        </w:tc>
        <w:tc>
          <w:tcPr>
            <w:tcW w:w="136" w:type="pct"/>
            <w:tcBorders>
              <w:top w:val="nil"/>
              <w:left w:val="nil"/>
              <w:bottom w:val="single" w:sz="4" w:space="0" w:color="auto"/>
              <w:right w:val="single" w:sz="4" w:space="0" w:color="auto"/>
            </w:tcBorders>
            <w:shd w:val="clear" w:color="000000" w:fill="FFFFFF"/>
            <w:vAlign w:val="center"/>
            <w:hideMark/>
          </w:tcPr>
          <w:p w14:paraId="012D1FD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3B2BC24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145,430.20</w:t>
            </w:r>
          </w:p>
        </w:tc>
        <w:tc>
          <w:tcPr>
            <w:tcW w:w="361" w:type="pct"/>
            <w:tcBorders>
              <w:top w:val="nil"/>
              <w:left w:val="nil"/>
              <w:bottom w:val="single" w:sz="4" w:space="0" w:color="auto"/>
              <w:right w:val="single" w:sz="4" w:space="0" w:color="auto"/>
            </w:tcBorders>
            <w:shd w:val="clear" w:color="000000" w:fill="FFFFFF"/>
            <w:noWrap/>
            <w:vAlign w:val="center"/>
            <w:hideMark/>
          </w:tcPr>
          <w:p w14:paraId="18C88B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093D0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438,053.15</w:t>
            </w:r>
          </w:p>
        </w:tc>
        <w:tc>
          <w:tcPr>
            <w:tcW w:w="339" w:type="pct"/>
            <w:tcBorders>
              <w:top w:val="nil"/>
              <w:left w:val="nil"/>
              <w:bottom w:val="single" w:sz="4" w:space="0" w:color="auto"/>
              <w:right w:val="single" w:sz="4" w:space="0" w:color="auto"/>
            </w:tcBorders>
            <w:shd w:val="clear" w:color="000000" w:fill="C0C0C0"/>
            <w:noWrap/>
            <w:vAlign w:val="center"/>
            <w:hideMark/>
          </w:tcPr>
          <w:p w14:paraId="21A151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114.22</w:t>
            </w:r>
          </w:p>
        </w:tc>
        <w:tc>
          <w:tcPr>
            <w:tcW w:w="385" w:type="pct"/>
            <w:tcBorders>
              <w:top w:val="nil"/>
              <w:left w:val="nil"/>
              <w:bottom w:val="single" w:sz="4" w:space="0" w:color="auto"/>
              <w:right w:val="single" w:sz="4" w:space="0" w:color="auto"/>
            </w:tcBorders>
            <w:shd w:val="clear" w:color="000000" w:fill="C0C0C0"/>
            <w:noWrap/>
            <w:vAlign w:val="center"/>
            <w:hideMark/>
          </w:tcPr>
          <w:p w14:paraId="44BF65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1,676.47</w:t>
            </w:r>
          </w:p>
        </w:tc>
        <w:tc>
          <w:tcPr>
            <w:tcW w:w="270" w:type="pct"/>
            <w:tcBorders>
              <w:top w:val="nil"/>
              <w:left w:val="nil"/>
              <w:bottom w:val="single" w:sz="4" w:space="0" w:color="auto"/>
              <w:right w:val="single" w:sz="4" w:space="0" w:color="auto"/>
            </w:tcBorders>
            <w:shd w:val="clear" w:color="000000" w:fill="C0C0C0"/>
            <w:noWrap/>
            <w:vAlign w:val="center"/>
            <w:hideMark/>
          </w:tcPr>
          <w:p w14:paraId="7D9752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1362C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6524DA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E79B8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E9AFB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439,843.84</w:t>
            </w:r>
          </w:p>
        </w:tc>
      </w:tr>
      <w:tr w:rsidR="003D649A" w:rsidRPr="003D649A" w14:paraId="472EE461"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2FAA0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w:t>
            </w:r>
          </w:p>
        </w:tc>
        <w:tc>
          <w:tcPr>
            <w:tcW w:w="780" w:type="pct"/>
            <w:tcBorders>
              <w:top w:val="nil"/>
              <w:left w:val="nil"/>
              <w:bottom w:val="single" w:sz="4" w:space="0" w:color="auto"/>
              <w:right w:val="single" w:sz="4" w:space="0" w:color="auto"/>
            </w:tcBorders>
            <w:shd w:val="clear" w:color="000000" w:fill="FFFFFF"/>
            <w:vAlign w:val="center"/>
            <w:hideMark/>
          </w:tcPr>
          <w:p w14:paraId="23FBD0A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0E7F7C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焦屑燃烧</w:t>
            </w:r>
          </w:p>
        </w:tc>
        <w:tc>
          <w:tcPr>
            <w:tcW w:w="136" w:type="pct"/>
            <w:tcBorders>
              <w:top w:val="nil"/>
              <w:left w:val="nil"/>
              <w:bottom w:val="single" w:sz="4" w:space="0" w:color="auto"/>
              <w:right w:val="single" w:sz="4" w:space="0" w:color="auto"/>
            </w:tcBorders>
            <w:shd w:val="clear" w:color="000000" w:fill="FFFFFF"/>
            <w:vAlign w:val="center"/>
            <w:hideMark/>
          </w:tcPr>
          <w:p w14:paraId="4BEAE13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0CCE8C4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120,570.50</w:t>
            </w:r>
          </w:p>
        </w:tc>
        <w:tc>
          <w:tcPr>
            <w:tcW w:w="361" w:type="pct"/>
            <w:tcBorders>
              <w:top w:val="nil"/>
              <w:left w:val="nil"/>
              <w:bottom w:val="single" w:sz="4" w:space="0" w:color="auto"/>
              <w:right w:val="single" w:sz="4" w:space="0" w:color="auto"/>
            </w:tcBorders>
            <w:shd w:val="clear" w:color="000000" w:fill="FFFFFF"/>
            <w:noWrap/>
            <w:vAlign w:val="center"/>
            <w:hideMark/>
          </w:tcPr>
          <w:p w14:paraId="6AE8CB2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FC649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363,172.76</w:t>
            </w:r>
          </w:p>
        </w:tc>
        <w:tc>
          <w:tcPr>
            <w:tcW w:w="339" w:type="pct"/>
            <w:tcBorders>
              <w:top w:val="nil"/>
              <w:left w:val="nil"/>
              <w:bottom w:val="single" w:sz="4" w:space="0" w:color="auto"/>
              <w:right w:val="single" w:sz="4" w:space="0" w:color="auto"/>
            </w:tcBorders>
            <w:shd w:val="clear" w:color="000000" w:fill="C0C0C0"/>
            <w:noWrap/>
            <w:vAlign w:val="center"/>
            <w:hideMark/>
          </w:tcPr>
          <w:p w14:paraId="75022F7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94.70</w:t>
            </w:r>
          </w:p>
        </w:tc>
        <w:tc>
          <w:tcPr>
            <w:tcW w:w="385" w:type="pct"/>
            <w:tcBorders>
              <w:top w:val="nil"/>
              <w:left w:val="nil"/>
              <w:bottom w:val="single" w:sz="4" w:space="0" w:color="auto"/>
              <w:right w:val="single" w:sz="4" w:space="0" w:color="auto"/>
            </w:tcBorders>
            <w:shd w:val="clear" w:color="000000" w:fill="C0C0C0"/>
            <w:noWrap/>
            <w:vAlign w:val="center"/>
            <w:hideMark/>
          </w:tcPr>
          <w:p w14:paraId="6FE50E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1,389.90</w:t>
            </w:r>
          </w:p>
        </w:tc>
        <w:tc>
          <w:tcPr>
            <w:tcW w:w="270" w:type="pct"/>
            <w:tcBorders>
              <w:top w:val="nil"/>
              <w:left w:val="nil"/>
              <w:bottom w:val="single" w:sz="4" w:space="0" w:color="auto"/>
              <w:right w:val="single" w:sz="4" w:space="0" w:color="auto"/>
            </w:tcBorders>
            <w:shd w:val="clear" w:color="000000" w:fill="C0C0C0"/>
            <w:noWrap/>
            <w:vAlign w:val="center"/>
            <w:hideMark/>
          </w:tcPr>
          <w:p w14:paraId="41797F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D29754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A85046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C06B4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849ED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364,657.36</w:t>
            </w:r>
          </w:p>
        </w:tc>
      </w:tr>
      <w:tr w:rsidR="003D649A" w:rsidRPr="003D649A" w14:paraId="6D1B24D4"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CFC26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w:t>
            </w:r>
          </w:p>
        </w:tc>
        <w:tc>
          <w:tcPr>
            <w:tcW w:w="780" w:type="pct"/>
            <w:tcBorders>
              <w:top w:val="nil"/>
              <w:left w:val="nil"/>
              <w:bottom w:val="single" w:sz="4" w:space="0" w:color="auto"/>
              <w:right w:val="single" w:sz="4" w:space="0" w:color="auto"/>
            </w:tcBorders>
            <w:shd w:val="clear" w:color="000000" w:fill="FFFFFF"/>
            <w:vAlign w:val="center"/>
            <w:hideMark/>
          </w:tcPr>
          <w:p w14:paraId="205BA8A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固定燃烧</w:t>
            </w:r>
          </w:p>
        </w:tc>
        <w:tc>
          <w:tcPr>
            <w:tcW w:w="355" w:type="pct"/>
            <w:tcBorders>
              <w:top w:val="nil"/>
              <w:left w:val="nil"/>
              <w:bottom w:val="single" w:sz="4" w:space="0" w:color="auto"/>
              <w:right w:val="single" w:sz="4" w:space="0" w:color="auto"/>
            </w:tcBorders>
            <w:shd w:val="clear" w:color="auto" w:fill="auto"/>
            <w:vAlign w:val="center"/>
            <w:hideMark/>
          </w:tcPr>
          <w:p w14:paraId="7761BBD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焦炉煤气燃烧</w:t>
            </w:r>
          </w:p>
        </w:tc>
        <w:tc>
          <w:tcPr>
            <w:tcW w:w="136" w:type="pct"/>
            <w:tcBorders>
              <w:top w:val="nil"/>
              <w:left w:val="nil"/>
              <w:bottom w:val="single" w:sz="4" w:space="0" w:color="auto"/>
              <w:right w:val="single" w:sz="4" w:space="0" w:color="auto"/>
            </w:tcBorders>
            <w:shd w:val="clear" w:color="000000" w:fill="FFFFFF"/>
            <w:vAlign w:val="center"/>
            <w:hideMark/>
          </w:tcPr>
          <w:p w14:paraId="7B7061F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216B8E4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500.97</w:t>
            </w:r>
          </w:p>
        </w:tc>
        <w:tc>
          <w:tcPr>
            <w:tcW w:w="361" w:type="pct"/>
            <w:tcBorders>
              <w:top w:val="nil"/>
              <w:left w:val="nil"/>
              <w:bottom w:val="single" w:sz="4" w:space="0" w:color="auto"/>
              <w:right w:val="single" w:sz="4" w:space="0" w:color="auto"/>
            </w:tcBorders>
            <w:shd w:val="clear" w:color="000000" w:fill="FFFFFF"/>
            <w:noWrap/>
            <w:vAlign w:val="center"/>
            <w:hideMark/>
          </w:tcPr>
          <w:p w14:paraId="363D5D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548" w:type="pct"/>
            <w:tcBorders>
              <w:top w:val="nil"/>
              <w:left w:val="nil"/>
              <w:bottom w:val="single" w:sz="4" w:space="0" w:color="auto"/>
              <w:right w:val="single" w:sz="4" w:space="0" w:color="auto"/>
            </w:tcBorders>
            <w:shd w:val="clear" w:color="000000" w:fill="C0C0C0"/>
            <w:noWrap/>
            <w:vAlign w:val="center"/>
            <w:hideMark/>
          </w:tcPr>
          <w:p w14:paraId="6B29BA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3,828.38</w:t>
            </w:r>
          </w:p>
        </w:tc>
        <w:tc>
          <w:tcPr>
            <w:tcW w:w="339" w:type="pct"/>
            <w:tcBorders>
              <w:top w:val="nil"/>
              <w:left w:val="nil"/>
              <w:bottom w:val="single" w:sz="4" w:space="0" w:color="auto"/>
              <w:right w:val="single" w:sz="4" w:space="0" w:color="auto"/>
            </w:tcBorders>
            <w:shd w:val="clear" w:color="000000" w:fill="C0C0C0"/>
            <w:noWrap/>
            <w:vAlign w:val="center"/>
            <w:hideMark/>
          </w:tcPr>
          <w:p w14:paraId="3AE6F3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2.41</w:t>
            </w:r>
          </w:p>
        </w:tc>
        <w:tc>
          <w:tcPr>
            <w:tcW w:w="385" w:type="pct"/>
            <w:tcBorders>
              <w:top w:val="nil"/>
              <w:left w:val="nil"/>
              <w:bottom w:val="single" w:sz="4" w:space="0" w:color="auto"/>
              <w:right w:val="single" w:sz="4" w:space="0" w:color="auto"/>
            </w:tcBorders>
            <w:shd w:val="clear" w:color="000000" w:fill="C0C0C0"/>
            <w:noWrap/>
            <w:vAlign w:val="center"/>
            <w:hideMark/>
          </w:tcPr>
          <w:p w14:paraId="4914FF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2.35</w:t>
            </w:r>
          </w:p>
        </w:tc>
        <w:tc>
          <w:tcPr>
            <w:tcW w:w="270" w:type="pct"/>
            <w:tcBorders>
              <w:top w:val="nil"/>
              <w:left w:val="nil"/>
              <w:bottom w:val="single" w:sz="4" w:space="0" w:color="auto"/>
              <w:right w:val="single" w:sz="4" w:space="0" w:color="auto"/>
            </w:tcBorders>
            <w:shd w:val="clear" w:color="000000" w:fill="C0C0C0"/>
            <w:noWrap/>
            <w:vAlign w:val="center"/>
            <w:hideMark/>
          </w:tcPr>
          <w:p w14:paraId="45AA04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68CDB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4D86B0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D8E26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16364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3,833.14</w:t>
            </w:r>
          </w:p>
        </w:tc>
      </w:tr>
      <w:tr w:rsidR="003D649A" w:rsidRPr="003D649A" w14:paraId="1A22D2C9"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560D8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w:t>
            </w:r>
          </w:p>
        </w:tc>
        <w:tc>
          <w:tcPr>
            <w:tcW w:w="780" w:type="pct"/>
            <w:tcBorders>
              <w:top w:val="nil"/>
              <w:left w:val="nil"/>
              <w:bottom w:val="single" w:sz="4" w:space="0" w:color="auto"/>
              <w:right w:val="single" w:sz="4" w:space="0" w:color="auto"/>
            </w:tcBorders>
            <w:shd w:val="clear" w:color="000000" w:fill="FFFFFF"/>
            <w:vAlign w:val="center"/>
            <w:hideMark/>
          </w:tcPr>
          <w:p w14:paraId="2F54ACD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移动燃烧</w:t>
            </w:r>
          </w:p>
        </w:tc>
        <w:tc>
          <w:tcPr>
            <w:tcW w:w="355" w:type="pct"/>
            <w:tcBorders>
              <w:top w:val="nil"/>
              <w:left w:val="nil"/>
              <w:bottom w:val="single" w:sz="4" w:space="0" w:color="auto"/>
              <w:right w:val="single" w:sz="4" w:space="0" w:color="auto"/>
            </w:tcBorders>
            <w:shd w:val="clear" w:color="auto" w:fill="auto"/>
            <w:vAlign w:val="center"/>
            <w:hideMark/>
          </w:tcPr>
          <w:p w14:paraId="5E77D10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0#</w:t>
            </w:r>
            <w:r w:rsidRPr="003D649A">
              <w:rPr>
                <w:rFonts w:eastAsia="PMingLiU" w:cs="Arial"/>
                <w:b/>
                <w:bCs/>
                <w:szCs w:val="20"/>
                <w:lang w:val="en-US" w:eastAsia="zh-CN"/>
              </w:rPr>
              <w:t>柴油燃烧</w:t>
            </w:r>
          </w:p>
        </w:tc>
        <w:tc>
          <w:tcPr>
            <w:tcW w:w="136" w:type="pct"/>
            <w:tcBorders>
              <w:top w:val="nil"/>
              <w:left w:val="nil"/>
              <w:bottom w:val="single" w:sz="4" w:space="0" w:color="auto"/>
              <w:right w:val="single" w:sz="4" w:space="0" w:color="auto"/>
            </w:tcBorders>
            <w:shd w:val="clear" w:color="000000" w:fill="FFFFFF"/>
            <w:vAlign w:val="center"/>
            <w:hideMark/>
          </w:tcPr>
          <w:p w14:paraId="3599FAD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6F38DE0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1,403.87</w:t>
            </w:r>
          </w:p>
        </w:tc>
        <w:tc>
          <w:tcPr>
            <w:tcW w:w="361" w:type="pct"/>
            <w:tcBorders>
              <w:top w:val="nil"/>
              <w:left w:val="nil"/>
              <w:bottom w:val="single" w:sz="4" w:space="0" w:color="auto"/>
              <w:right w:val="single" w:sz="4" w:space="0" w:color="auto"/>
            </w:tcBorders>
            <w:shd w:val="clear" w:color="000000" w:fill="FFFFFF"/>
            <w:noWrap/>
            <w:vAlign w:val="center"/>
            <w:hideMark/>
          </w:tcPr>
          <w:p w14:paraId="73AA76C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D9C82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4,348.21</w:t>
            </w:r>
          </w:p>
        </w:tc>
        <w:tc>
          <w:tcPr>
            <w:tcW w:w="339" w:type="pct"/>
            <w:tcBorders>
              <w:top w:val="nil"/>
              <w:left w:val="nil"/>
              <w:bottom w:val="single" w:sz="4" w:space="0" w:color="auto"/>
              <w:right w:val="single" w:sz="4" w:space="0" w:color="auto"/>
            </w:tcBorders>
            <w:shd w:val="clear" w:color="000000" w:fill="C0C0C0"/>
            <w:noWrap/>
            <w:vAlign w:val="center"/>
            <w:hideMark/>
          </w:tcPr>
          <w:p w14:paraId="284ADF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6.39</w:t>
            </w:r>
          </w:p>
        </w:tc>
        <w:tc>
          <w:tcPr>
            <w:tcW w:w="385" w:type="pct"/>
            <w:tcBorders>
              <w:top w:val="nil"/>
              <w:left w:val="nil"/>
              <w:bottom w:val="single" w:sz="4" w:space="0" w:color="auto"/>
              <w:right w:val="single" w:sz="4" w:space="0" w:color="auto"/>
            </w:tcBorders>
            <w:shd w:val="clear" w:color="000000" w:fill="C0C0C0"/>
            <w:noWrap/>
            <w:vAlign w:val="center"/>
            <w:hideMark/>
          </w:tcPr>
          <w:p w14:paraId="5B6398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62.48</w:t>
            </w:r>
          </w:p>
        </w:tc>
        <w:tc>
          <w:tcPr>
            <w:tcW w:w="270" w:type="pct"/>
            <w:tcBorders>
              <w:top w:val="nil"/>
              <w:left w:val="nil"/>
              <w:bottom w:val="single" w:sz="4" w:space="0" w:color="auto"/>
              <w:right w:val="single" w:sz="4" w:space="0" w:color="auto"/>
            </w:tcBorders>
            <w:shd w:val="clear" w:color="000000" w:fill="C0C0C0"/>
            <w:noWrap/>
            <w:vAlign w:val="center"/>
            <w:hideMark/>
          </w:tcPr>
          <w:p w14:paraId="16EFA86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31C302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B6F9B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3B940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4D9FF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4,417.07</w:t>
            </w:r>
          </w:p>
        </w:tc>
      </w:tr>
      <w:tr w:rsidR="003D649A" w:rsidRPr="003D649A" w14:paraId="43764A27" w14:textId="77777777" w:rsidTr="003D649A">
        <w:trPr>
          <w:trHeight w:val="3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4FD1E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w:t>
            </w:r>
          </w:p>
        </w:tc>
        <w:tc>
          <w:tcPr>
            <w:tcW w:w="780" w:type="pct"/>
            <w:tcBorders>
              <w:top w:val="nil"/>
              <w:left w:val="nil"/>
              <w:bottom w:val="single" w:sz="4" w:space="0" w:color="auto"/>
              <w:right w:val="single" w:sz="4" w:space="0" w:color="auto"/>
            </w:tcBorders>
            <w:shd w:val="clear" w:color="000000" w:fill="FFFFFF"/>
            <w:vAlign w:val="center"/>
            <w:hideMark/>
          </w:tcPr>
          <w:p w14:paraId="3D9701A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移动燃烧</w:t>
            </w:r>
          </w:p>
        </w:tc>
        <w:tc>
          <w:tcPr>
            <w:tcW w:w="355" w:type="pct"/>
            <w:tcBorders>
              <w:top w:val="nil"/>
              <w:left w:val="nil"/>
              <w:bottom w:val="single" w:sz="4" w:space="0" w:color="auto"/>
              <w:right w:val="single" w:sz="4" w:space="0" w:color="auto"/>
            </w:tcBorders>
            <w:shd w:val="clear" w:color="auto" w:fill="auto"/>
            <w:vAlign w:val="center"/>
            <w:hideMark/>
          </w:tcPr>
          <w:p w14:paraId="6527EC1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92#</w:t>
            </w:r>
            <w:r w:rsidRPr="003D649A">
              <w:rPr>
                <w:rFonts w:eastAsia="PMingLiU" w:cs="Arial"/>
                <w:b/>
                <w:bCs/>
                <w:szCs w:val="20"/>
                <w:lang w:val="en-US" w:eastAsia="zh-CN"/>
              </w:rPr>
              <w:t>汽油燃烧</w:t>
            </w:r>
          </w:p>
        </w:tc>
        <w:tc>
          <w:tcPr>
            <w:tcW w:w="136" w:type="pct"/>
            <w:tcBorders>
              <w:top w:val="nil"/>
              <w:left w:val="nil"/>
              <w:bottom w:val="single" w:sz="4" w:space="0" w:color="auto"/>
              <w:right w:val="single" w:sz="4" w:space="0" w:color="auto"/>
            </w:tcBorders>
            <w:shd w:val="clear" w:color="000000" w:fill="FFFFFF"/>
            <w:vAlign w:val="center"/>
            <w:hideMark/>
          </w:tcPr>
          <w:p w14:paraId="4799089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54EA973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49.06</w:t>
            </w:r>
          </w:p>
        </w:tc>
        <w:tc>
          <w:tcPr>
            <w:tcW w:w="361" w:type="pct"/>
            <w:tcBorders>
              <w:top w:val="nil"/>
              <w:left w:val="nil"/>
              <w:bottom w:val="single" w:sz="4" w:space="0" w:color="auto"/>
              <w:right w:val="single" w:sz="4" w:space="0" w:color="auto"/>
            </w:tcBorders>
            <w:shd w:val="clear" w:color="000000" w:fill="FFFFFF"/>
            <w:noWrap/>
            <w:vAlign w:val="center"/>
            <w:hideMark/>
          </w:tcPr>
          <w:p w14:paraId="46B6F79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44505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143.50</w:t>
            </w:r>
          </w:p>
        </w:tc>
        <w:tc>
          <w:tcPr>
            <w:tcW w:w="339" w:type="pct"/>
            <w:tcBorders>
              <w:top w:val="nil"/>
              <w:left w:val="nil"/>
              <w:bottom w:val="single" w:sz="4" w:space="0" w:color="auto"/>
              <w:right w:val="single" w:sz="4" w:space="0" w:color="auto"/>
            </w:tcBorders>
            <w:shd w:val="clear" w:color="000000" w:fill="C0C0C0"/>
            <w:noWrap/>
            <w:vAlign w:val="center"/>
            <w:hideMark/>
          </w:tcPr>
          <w:p w14:paraId="16F4525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1.44</w:t>
            </w:r>
          </w:p>
        </w:tc>
        <w:tc>
          <w:tcPr>
            <w:tcW w:w="385" w:type="pct"/>
            <w:tcBorders>
              <w:top w:val="nil"/>
              <w:left w:val="nil"/>
              <w:bottom w:val="single" w:sz="4" w:space="0" w:color="auto"/>
              <w:right w:val="single" w:sz="4" w:space="0" w:color="auto"/>
            </w:tcBorders>
            <w:shd w:val="clear" w:color="000000" w:fill="C0C0C0"/>
            <w:noWrap/>
            <w:vAlign w:val="center"/>
            <w:hideMark/>
          </w:tcPr>
          <w:p w14:paraId="360891D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4.52</w:t>
            </w:r>
          </w:p>
        </w:tc>
        <w:tc>
          <w:tcPr>
            <w:tcW w:w="270" w:type="pct"/>
            <w:tcBorders>
              <w:top w:val="nil"/>
              <w:left w:val="nil"/>
              <w:bottom w:val="single" w:sz="4" w:space="0" w:color="auto"/>
              <w:right w:val="single" w:sz="4" w:space="0" w:color="auto"/>
            </w:tcBorders>
            <w:shd w:val="clear" w:color="000000" w:fill="C0C0C0"/>
            <w:noWrap/>
            <w:vAlign w:val="center"/>
            <w:hideMark/>
          </w:tcPr>
          <w:p w14:paraId="01CF35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553A8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56598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5A61A7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051F6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149.47</w:t>
            </w:r>
          </w:p>
        </w:tc>
      </w:tr>
      <w:tr w:rsidR="003D649A" w:rsidRPr="003D649A" w14:paraId="7F11714A" w14:textId="77777777" w:rsidTr="003D649A">
        <w:trPr>
          <w:trHeight w:val="33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C0783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w:t>
            </w:r>
          </w:p>
        </w:tc>
        <w:tc>
          <w:tcPr>
            <w:tcW w:w="780" w:type="pct"/>
            <w:tcBorders>
              <w:top w:val="nil"/>
              <w:left w:val="nil"/>
              <w:bottom w:val="single" w:sz="4" w:space="0" w:color="auto"/>
              <w:right w:val="single" w:sz="4" w:space="0" w:color="auto"/>
            </w:tcBorders>
            <w:shd w:val="clear" w:color="000000" w:fill="FFFFFF"/>
            <w:vAlign w:val="center"/>
            <w:hideMark/>
          </w:tcPr>
          <w:p w14:paraId="37533E9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355" w:type="pct"/>
            <w:tcBorders>
              <w:top w:val="nil"/>
              <w:left w:val="nil"/>
              <w:bottom w:val="single" w:sz="4" w:space="0" w:color="auto"/>
              <w:right w:val="single" w:sz="4" w:space="0" w:color="auto"/>
            </w:tcBorders>
            <w:shd w:val="clear" w:color="auto" w:fill="auto"/>
            <w:vAlign w:val="center"/>
            <w:hideMark/>
          </w:tcPr>
          <w:p w14:paraId="0F95104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制冷剂逸散（</w:t>
            </w:r>
            <w:r w:rsidRPr="003D649A">
              <w:rPr>
                <w:rFonts w:eastAsia="PMingLiU" w:cs="Arial"/>
                <w:b/>
                <w:bCs/>
                <w:szCs w:val="20"/>
                <w:lang w:val="en-US" w:eastAsia="zh-CN"/>
              </w:rPr>
              <w:t>R32</w:t>
            </w:r>
            <w:r w:rsidRPr="003D649A">
              <w:rPr>
                <w:rFonts w:eastAsia="PMingLiU" w:cs="Arial"/>
                <w:b/>
                <w:bCs/>
                <w:szCs w:val="20"/>
                <w:lang w:val="en-US" w:eastAsia="zh-CN"/>
              </w:rPr>
              <w:t>）</w:t>
            </w:r>
          </w:p>
        </w:tc>
        <w:tc>
          <w:tcPr>
            <w:tcW w:w="136" w:type="pct"/>
            <w:tcBorders>
              <w:top w:val="nil"/>
              <w:left w:val="nil"/>
              <w:bottom w:val="single" w:sz="4" w:space="0" w:color="auto"/>
              <w:right w:val="single" w:sz="4" w:space="0" w:color="auto"/>
            </w:tcBorders>
            <w:shd w:val="clear" w:color="000000" w:fill="FFFFFF"/>
            <w:vAlign w:val="center"/>
            <w:hideMark/>
          </w:tcPr>
          <w:p w14:paraId="649E636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2B598BE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0.93</w:t>
            </w:r>
          </w:p>
        </w:tc>
        <w:tc>
          <w:tcPr>
            <w:tcW w:w="361" w:type="pct"/>
            <w:tcBorders>
              <w:top w:val="nil"/>
              <w:left w:val="nil"/>
              <w:bottom w:val="single" w:sz="4" w:space="0" w:color="auto"/>
              <w:right w:val="single" w:sz="4" w:space="0" w:color="auto"/>
            </w:tcBorders>
            <w:shd w:val="clear" w:color="000000" w:fill="FFFFFF"/>
            <w:noWrap/>
            <w:vAlign w:val="center"/>
            <w:hideMark/>
          </w:tcPr>
          <w:p w14:paraId="2558794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E307A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4E2AE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746D9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41CAA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717.03</w:t>
            </w:r>
          </w:p>
        </w:tc>
        <w:tc>
          <w:tcPr>
            <w:tcW w:w="220" w:type="pct"/>
            <w:tcBorders>
              <w:top w:val="nil"/>
              <w:left w:val="nil"/>
              <w:bottom w:val="single" w:sz="4" w:space="0" w:color="auto"/>
              <w:right w:val="single" w:sz="4" w:space="0" w:color="auto"/>
            </w:tcBorders>
            <w:shd w:val="clear" w:color="000000" w:fill="C0C0C0"/>
            <w:noWrap/>
            <w:vAlign w:val="center"/>
            <w:hideMark/>
          </w:tcPr>
          <w:p w14:paraId="0AB31A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4057E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1D4BA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9167EF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717.03</w:t>
            </w:r>
          </w:p>
        </w:tc>
      </w:tr>
      <w:tr w:rsidR="003D649A" w:rsidRPr="003D649A" w14:paraId="0D33A2CF"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B3420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12</w:t>
            </w:r>
          </w:p>
        </w:tc>
        <w:tc>
          <w:tcPr>
            <w:tcW w:w="780" w:type="pct"/>
            <w:tcBorders>
              <w:top w:val="nil"/>
              <w:left w:val="nil"/>
              <w:bottom w:val="single" w:sz="4" w:space="0" w:color="auto"/>
              <w:right w:val="single" w:sz="4" w:space="0" w:color="auto"/>
            </w:tcBorders>
            <w:shd w:val="clear" w:color="000000" w:fill="FFFFFF"/>
            <w:vAlign w:val="center"/>
            <w:hideMark/>
          </w:tcPr>
          <w:p w14:paraId="79CF37F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355" w:type="pct"/>
            <w:tcBorders>
              <w:top w:val="nil"/>
              <w:left w:val="nil"/>
              <w:bottom w:val="single" w:sz="4" w:space="0" w:color="auto"/>
              <w:right w:val="single" w:sz="4" w:space="0" w:color="auto"/>
            </w:tcBorders>
            <w:shd w:val="clear" w:color="auto" w:fill="auto"/>
            <w:vAlign w:val="center"/>
            <w:hideMark/>
          </w:tcPr>
          <w:p w14:paraId="1DA2254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CO2</w:t>
            </w:r>
            <w:r w:rsidRPr="003D649A">
              <w:rPr>
                <w:rFonts w:eastAsia="PMingLiU" w:cs="Arial"/>
                <w:b/>
                <w:bCs/>
                <w:szCs w:val="20"/>
                <w:lang w:val="en-US" w:eastAsia="zh-CN"/>
              </w:rPr>
              <w:t>逸散</w:t>
            </w:r>
          </w:p>
        </w:tc>
        <w:tc>
          <w:tcPr>
            <w:tcW w:w="136" w:type="pct"/>
            <w:tcBorders>
              <w:top w:val="nil"/>
              <w:left w:val="nil"/>
              <w:bottom w:val="single" w:sz="4" w:space="0" w:color="auto"/>
              <w:right w:val="single" w:sz="4" w:space="0" w:color="auto"/>
            </w:tcBorders>
            <w:shd w:val="clear" w:color="000000" w:fill="FFFFFF"/>
            <w:vAlign w:val="center"/>
            <w:hideMark/>
          </w:tcPr>
          <w:p w14:paraId="707C805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73544CE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0.66</w:t>
            </w:r>
          </w:p>
        </w:tc>
        <w:tc>
          <w:tcPr>
            <w:tcW w:w="361" w:type="pct"/>
            <w:tcBorders>
              <w:top w:val="nil"/>
              <w:left w:val="nil"/>
              <w:bottom w:val="single" w:sz="4" w:space="0" w:color="auto"/>
              <w:right w:val="single" w:sz="4" w:space="0" w:color="auto"/>
            </w:tcBorders>
            <w:shd w:val="clear" w:color="000000" w:fill="FFFFFF"/>
            <w:noWrap/>
            <w:vAlign w:val="center"/>
            <w:hideMark/>
          </w:tcPr>
          <w:p w14:paraId="0416A52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3CB0A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0.66</w:t>
            </w:r>
          </w:p>
        </w:tc>
        <w:tc>
          <w:tcPr>
            <w:tcW w:w="339" w:type="pct"/>
            <w:tcBorders>
              <w:top w:val="nil"/>
              <w:left w:val="nil"/>
              <w:bottom w:val="single" w:sz="4" w:space="0" w:color="auto"/>
              <w:right w:val="single" w:sz="4" w:space="0" w:color="auto"/>
            </w:tcBorders>
            <w:shd w:val="clear" w:color="000000" w:fill="C0C0C0"/>
            <w:noWrap/>
            <w:vAlign w:val="center"/>
            <w:hideMark/>
          </w:tcPr>
          <w:p w14:paraId="4F4FA3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D3E2D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556D1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EABA0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94695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3E316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9EB26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0.66</w:t>
            </w:r>
          </w:p>
        </w:tc>
      </w:tr>
      <w:tr w:rsidR="003D649A" w:rsidRPr="003D649A" w14:paraId="7597FB7A"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0F984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w:t>
            </w:r>
          </w:p>
        </w:tc>
        <w:tc>
          <w:tcPr>
            <w:tcW w:w="780" w:type="pct"/>
            <w:tcBorders>
              <w:top w:val="nil"/>
              <w:left w:val="nil"/>
              <w:bottom w:val="single" w:sz="4" w:space="0" w:color="auto"/>
              <w:right w:val="single" w:sz="4" w:space="0" w:color="auto"/>
            </w:tcBorders>
            <w:shd w:val="clear" w:color="000000" w:fill="FFFFFF"/>
            <w:vAlign w:val="center"/>
            <w:hideMark/>
          </w:tcPr>
          <w:p w14:paraId="4F6340B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355" w:type="pct"/>
            <w:tcBorders>
              <w:top w:val="nil"/>
              <w:left w:val="nil"/>
              <w:bottom w:val="single" w:sz="4" w:space="0" w:color="auto"/>
              <w:right w:val="single" w:sz="4" w:space="0" w:color="auto"/>
            </w:tcBorders>
            <w:shd w:val="clear" w:color="auto" w:fill="auto"/>
            <w:vAlign w:val="center"/>
            <w:hideMark/>
          </w:tcPr>
          <w:p w14:paraId="2DB6162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CH4</w:t>
            </w:r>
            <w:r w:rsidRPr="003D649A">
              <w:rPr>
                <w:rFonts w:eastAsia="PMingLiU" w:cs="Arial"/>
                <w:b/>
                <w:bCs/>
                <w:szCs w:val="20"/>
                <w:lang w:val="en-US" w:eastAsia="zh-CN"/>
              </w:rPr>
              <w:t>逸散</w:t>
            </w:r>
          </w:p>
        </w:tc>
        <w:tc>
          <w:tcPr>
            <w:tcW w:w="136" w:type="pct"/>
            <w:tcBorders>
              <w:top w:val="nil"/>
              <w:left w:val="nil"/>
              <w:bottom w:val="single" w:sz="4" w:space="0" w:color="auto"/>
              <w:right w:val="single" w:sz="4" w:space="0" w:color="auto"/>
            </w:tcBorders>
            <w:shd w:val="clear" w:color="000000" w:fill="FFFFFF"/>
            <w:vAlign w:val="center"/>
            <w:hideMark/>
          </w:tcPr>
          <w:p w14:paraId="3D7CAB1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72BB56E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22.36</w:t>
            </w:r>
          </w:p>
        </w:tc>
        <w:tc>
          <w:tcPr>
            <w:tcW w:w="361" w:type="pct"/>
            <w:tcBorders>
              <w:top w:val="nil"/>
              <w:left w:val="nil"/>
              <w:bottom w:val="single" w:sz="4" w:space="0" w:color="auto"/>
              <w:right w:val="single" w:sz="4" w:space="0" w:color="auto"/>
            </w:tcBorders>
            <w:shd w:val="clear" w:color="000000" w:fill="FFFFFF"/>
            <w:noWrap/>
            <w:vAlign w:val="center"/>
            <w:hideMark/>
          </w:tcPr>
          <w:p w14:paraId="1802EBA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tBOD</w:t>
            </w:r>
          </w:p>
        </w:tc>
        <w:tc>
          <w:tcPr>
            <w:tcW w:w="548" w:type="pct"/>
            <w:tcBorders>
              <w:top w:val="nil"/>
              <w:left w:val="nil"/>
              <w:bottom w:val="single" w:sz="4" w:space="0" w:color="auto"/>
              <w:right w:val="single" w:sz="4" w:space="0" w:color="auto"/>
            </w:tcBorders>
            <w:shd w:val="clear" w:color="000000" w:fill="C0C0C0"/>
            <w:noWrap/>
            <w:vAlign w:val="center"/>
            <w:hideMark/>
          </w:tcPr>
          <w:p w14:paraId="43178E5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9BC27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112.29</w:t>
            </w:r>
          </w:p>
        </w:tc>
        <w:tc>
          <w:tcPr>
            <w:tcW w:w="385" w:type="pct"/>
            <w:tcBorders>
              <w:top w:val="nil"/>
              <w:left w:val="nil"/>
              <w:bottom w:val="single" w:sz="4" w:space="0" w:color="auto"/>
              <w:right w:val="single" w:sz="4" w:space="0" w:color="auto"/>
            </w:tcBorders>
            <w:shd w:val="clear" w:color="000000" w:fill="C0C0C0"/>
            <w:noWrap/>
            <w:vAlign w:val="center"/>
            <w:hideMark/>
          </w:tcPr>
          <w:p w14:paraId="425188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CFE9E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F145D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B6293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FCDCE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57CF38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112.29</w:t>
            </w:r>
          </w:p>
        </w:tc>
      </w:tr>
      <w:tr w:rsidR="003D649A" w:rsidRPr="003D649A" w14:paraId="694B8408"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2976B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w:t>
            </w:r>
          </w:p>
        </w:tc>
        <w:tc>
          <w:tcPr>
            <w:tcW w:w="780" w:type="pct"/>
            <w:tcBorders>
              <w:top w:val="nil"/>
              <w:left w:val="nil"/>
              <w:bottom w:val="single" w:sz="4" w:space="0" w:color="auto"/>
              <w:right w:val="single" w:sz="4" w:space="0" w:color="auto"/>
            </w:tcBorders>
            <w:shd w:val="clear" w:color="000000" w:fill="FFFFFF"/>
            <w:vAlign w:val="center"/>
            <w:hideMark/>
          </w:tcPr>
          <w:p w14:paraId="65FC966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355" w:type="pct"/>
            <w:tcBorders>
              <w:top w:val="nil"/>
              <w:left w:val="nil"/>
              <w:bottom w:val="single" w:sz="4" w:space="0" w:color="auto"/>
              <w:right w:val="single" w:sz="4" w:space="0" w:color="auto"/>
            </w:tcBorders>
            <w:shd w:val="clear" w:color="auto" w:fill="auto"/>
            <w:vAlign w:val="center"/>
            <w:hideMark/>
          </w:tcPr>
          <w:p w14:paraId="2623E6E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CH4</w:t>
            </w:r>
            <w:r w:rsidRPr="003D649A">
              <w:rPr>
                <w:rFonts w:eastAsia="PMingLiU" w:cs="Arial"/>
                <w:b/>
                <w:bCs/>
                <w:szCs w:val="20"/>
                <w:lang w:val="en-US" w:eastAsia="zh-CN"/>
              </w:rPr>
              <w:t>逸散</w:t>
            </w:r>
          </w:p>
        </w:tc>
        <w:tc>
          <w:tcPr>
            <w:tcW w:w="136" w:type="pct"/>
            <w:tcBorders>
              <w:top w:val="nil"/>
              <w:left w:val="nil"/>
              <w:bottom w:val="single" w:sz="4" w:space="0" w:color="auto"/>
              <w:right w:val="single" w:sz="4" w:space="0" w:color="auto"/>
            </w:tcBorders>
            <w:shd w:val="clear" w:color="000000" w:fill="FFFFFF"/>
            <w:vAlign w:val="center"/>
            <w:hideMark/>
          </w:tcPr>
          <w:p w14:paraId="4A5E302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1A6AABF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174.71</w:t>
            </w:r>
          </w:p>
        </w:tc>
        <w:tc>
          <w:tcPr>
            <w:tcW w:w="361" w:type="pct"/>
            <w:tcBorders>
              <w:top w:val="nil"/>
              <w:left w:val="nil"/>
              <w:bottom w:val="single" w:sz="4" w:space="0" w:color="auto"/>
              <w:right w:val="single" w:sz="4" w:space="0" w:color="auto"/>
            </w:tcBorders>
            <w:shd w:val="clear" w:color="000000" w:fill="FFFFFF"/>
            <w:noWrap/>
            <w:vAlign w:val="center"/>
            <w:hideMark/>
          </w:tcPr>
          <w:p w14:paraId="09536A5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tCOD</w:t>
            </w:r>
          </w:p>
        </w:tc>
        <w:tc>
          <w:tcPr>
            <w:tcW w:w="548" w:type="pct"/>
            <w:tcBorders>
              <w:top w:val="nil"/>
              <w:left w:val="nil"/>
              <w:bottom w:val="single" w:sz="4" w:space="0" w:color="auto"/>
              <w:right w:val="single" w:sz="4" w:space="0" w:color="auto"/>
            </w:tcBorders>
            <w:shd w:val="clear" w:color="000000" w:fill="C0C0C0"/>
            <w:noWrap/>
            <w:vAlign w:val="center"/>
            <w:hideMark/>
          </w:tcPr>
          <w:p w14:paraId="60223B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C443A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365.58</w:t>
            </w:r>
          </w:p>
        </w:tc>
        <w:tc>
          <w:tcPr>
            <w:tcW w:w="385" w:type="pct"/>
            <w:tcBorders>
              <w:top w:val="nil"/>
              <w:left w:val="nil"/>
              <w:bottom w:val="single" w:sz="4" w:space="0" w:color="auto"/>
              <w:right w:val="single" w:sz="4" w:space="0" w:color="auto"/>
            </w:tcBorders>
            <w:shd w:val="clear" w:color="000000" w:fill="C0C0C0"/>
            <w:noWrap/>
            <w:vAlign w:val="center"/>
            <w:hideMark/>
          </w:tcPr>
          <w:p w14:paraId="0095AE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95A0F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F15D6C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3DE30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DF7A5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09B85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365.58</w:t>
            </w:r>
          </w:p>
        </w:tc>
      </w:tr>
      <w:tr w:rsidR="003D649A" w:rsidRPr="003D649A" w14:paraId="376AA51D"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11517F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15</w:t>
            </w:r>
          </w:p>
        </w:tc>
        <w:tc>
          <w:tcPr>
            <w:tcW w:w="780" w:type="pct"/>
            <w:tcBorders>
              <w:top w:val="nil"/>
              <w:left w:val="nil"/>
              <w:bottom w:val="single" w:sz="4" w:space="0" w:color="auto"/>
              <w:right w:val="single" w:sz="4" w:space="0" w:color="auto"/>
            </w:tcBorders>
            <w:shd w:val="clear" w:color="000000" w:fill="FFFFFF"/>
            <w:vAlign w:val="center"/>
            <w:hideMark/>
          </w:tcPr>
          <w:p w14:paraId="7145946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逸散排放</w:t>
            </w:r>
          </w:p>
        </w:tc>
        <w:tc>
          <w:tcPr>
            <w:tcW w:w="355" w:type="pct"/>
            <w:tcBorders>
              <w:top w:val="nil"/>
              <w:left w:val="nil"/>
              <w:bottom w:val="single" w:sz="4" w:space="0" w:color="auto"/>
              <w:right w:val="single" w:sz="4" w:space="0" w:color="auto"/>
            </w:tcBorders>
            <w:shd w:val="clear" w:color="auto" w:fill="auto"/>
            <w:vAlign w:val="center"/>
            <w:hideMark/>
          </w:tcPr>
          <w:p w14:paraId="155C2C2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SF6</w:t>
            </w:r>
            <w:r w:rsidRPr="003D649A">
              <w:rPr>
                <w:rFonts w:eastAsia="PMingLiU" w:cs="Arial"/>
                <w:b/>
                <w:bCs/>
                <w:szCs w:val="20"/>
                <w:lang w:val="en-US" w:eastAsia="zh-CN"/>
              </w:rPr>
              <w:t>逸散</w:t>
            </w:r>
          </w:p>
        </w:tc>
        <w:tc>
          <w:tcPr>
            <w:tcW w:w="136" w:type="pct"/>
            <w:tcBorders>
              <w:top w:val="nil"/>
              <w:left w:val="nil"/>
              <w:bottom w:val="single" w:sz="4" w:space="0" w:color="auto"/>
              <w:right w:val="single" w:sz="4" w:space="0" w:color="auto"/>
            </w:tcBorders>
            <w:shd w:val="clear" w:color="000000" w:fill="FFFFFF"/>
            <w:vAlign w:val="center"/>
            <w:hideMark/>
          </w:tcPr>
          <w:p w14:paraId="0C16DF7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64877F0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20.24</w:t>
            </w:r>
          </w:p>
        </w:tc>
        <w:tc>
          <w:tcPr>
            <w:tcW w:w="361" w:type="pct"/>
            <w:tcBorders>
              <w:top w:val="nil"/>
              <w:left w:val="nil"/>
              <w:bottom w:val="single" w:sz="4" w:space="0" w:color="auto"/>
              <w:right w:val="single" w:sz="4" w:space="0" w:color="auto"/>
            </w:tcBorders>
            <w:shd w:val="clear" w:color="000000" w:fill="FFFFFF"/>
            <w:noWrap/>
            <w:vAlign w:val="center"/>
            <w:hideMark/>
          </w:tcPr>
          <w:p w14:paraId="3D21A64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EF4F7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6C66B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52503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7F50C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EE8E2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75256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2,459.16</w:t>
            </w:r>
          </w:p>
        </w:tc>
        <w:tc>
          <w:tcPr>
            <w:tcW w:w="177" w:type="pct"/>
            <w:tcBorders>
              <w:top w:val="nil"/>
              <w:left w:val="nil"/>
              <w:bottom w:val="single" w:sz="4" w:space="0" w:color="auto"/>
              <w:right w:val="single" w:sz="4" w:space="0" w:color="auto"/>
            </w:tcBorders>
            <w:shd w:val="clear" w:color="000000" w:fill="C0C0C0"/>
            <w:noWrap/>
            <w:vAlign w:val="center"/>
            <w:hideMark/>
          </w:tcPr>
          <w:p w14:paraId="6CC3A5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8AE07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2,459.16</w:t>
            </w:r>
          </w:p>
        </w:tc>
      </w:tr>
      <w:tr w:rsidR="003D649A" w:rsidRPr="003D649A" w14:paraId="3BBBB821"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14D14C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w:t>
            </w:r>
          </w:p>
        </w:tc>
        <w:tc>
          <w:tcPr>
            <w:tcW w:w="780" w:type="pct"/>
            <w:tcBorders>
              <w:top w:val="nil"/>
              <w:left w:val="nil"/>
              <w:bottom w:val="single" w:sz="4" w:space="0" w:color="auto"/>
              <w:right w:val="single" w:sz="4" w:space="0" w:color="auto"/>
            </w:tcBorders>
            <w:shd w:val="clear" w:color="000000" w:fill="FFFFFF"/>
            <w:vAlign w:val="center"/>
            <w:hideMark/>
          </w:tcPr>
          <w:p w14:paraId="552264C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23808A9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石灰石</w:t>
            </w:r>
          </w:p>
        </w:tc>
        <w:tc>
          <w:tcPr>
            <w:tcW w:w="136" w:type="pct"/>
            <w:tcBorders>
              <w:top w:val="nil"/>
              <w:left w:val="nil"/>
              <w:bottom w:val="single" w:sz="4" w:space="0" w:color="auto"/>
              <w:right w:val="single" w:sz="4" w:space="0" w:color="auto"/>
            </w:tcBorders>
            <w:shd w:val="clear" w:color="000000" w:fill="FFFFFF"/>
            <w:vAlign w:val="center"/>
            <w:hideMark/>
          </w:tcPr>
          <w:p w14:paraId="1550D4F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5905C31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19,365.77</w:t>
            </w:r>
          </w:p>
        </w:tc>
        <w:tc>
          <w:tcPr>
            <w:tcW w:w="361" w:type="pct"/>
            <w:tcBorders>
              <w:top w:val="nil"/>
              <w:left w:val="nil"/>
              <w:bottom w:val="single" w:sz="4" w:space="0" w:color="auto"/>
              <w:right w:val="single" w:sz="4" w:space="0" w:color="auto"/>
            </w:tcBorders>
            <w:shd w:val="clear" w:color="000000" w:fill="FFFFFF"/>
            <w:noWrap/>
            <w:vAlign w:val="center"/>
            <w:hideMark/>
          </w:tcPr>
          <w:p w14:paraId="4D1B3E2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92B1E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8,520.94</w:t>
            </w:r>
          </w:p>
        </w:tc>
        <w:tc>
          <w:tcPr>
            <w:tcW w:w="339" w:type="pct"/>
            <w:tcBorders>
              <w:top w:val="nil"/>
              <w:left w:val="nil"/>
              <w:bottom w:val="single" w:sz="4" w:space="0" w:color="auto"/>
              <w:right w:val="single" w:sz="4" w:space="0" w:color="auto"/>
            </w:tcBorders>
            <w:shd w:val="clear" w:color="000000" w:fill="C0C0C0"/>
            <w:noWrap/>
            <w:vAlign w:val="center"/>
            <w:hideMark/>
          </w:tcPr>
          <w:p w14:paraId="763DFC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303F9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A7CD9D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2BE210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3055F5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0281C3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DCF7B5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8,520.94</w:t>
            </w:r>
          </w:p>
        </w:tc>
      </w:tr>
      <w:tr w:rsidR="003D649A" w:rsidRPr="003D649A" w14:paraId="1941E785"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B93996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w:t>
            </w:r>
          </w:p>
        </w:tc>
        <w:tc>
          <w:tcPr>
            <w:tcW w:w="780" w:type="pct"/>
            <w:tcBorders>
              <w:top w:val="nil"/>
              <w:left w:val="nil"/>
              <w:bottom w:val="single" w:sz="4" w:space="0" w:color="auto"/>
              <w:right w:val="single" w:sz="4" w:space="0" w:color="auto"/>
            </w:tcBorders>
            <w:shd w:val="clear" w:color="000000" w:fill="FFFFFF"/>
            <w:vAlign w:val="center"/>
            <w:hideMark/>
          </w:tcPr>
          <w:p w14:paraId="58713FA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0BA4338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白云石</w:t>
            </w:r>
          </w:p>
        </w:tc>
        <w:tc>
          <w:tcPr>
            <w:tcW w:w="136" w:type="pct"/>
            <w:tcBorders>
              <w:top w:val="nil"/>
              <w:left w:val="nil"/>
              <w:bottom w:val="single" w:sz="4" w:space="0" w:color="auto"/>
              <w:right w:val="single" w:sz="4" w:space="0" w:color="auto"/>
            </w:tcBorders>
            <w:shd w:val="clear" w:color="000000" w:fill="FFFFFF"/>
            <w:vAlign w:val="center"/>
            <w:hideMark/>
          </w:tcPr>
          <w:p w14:paraId="3559828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45F26A7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356,289.39</w:t>
            </w:r>
          </w:p>
        </w:tc>
        <w:tc>
          <w:tcPr>
            <w:tcW w:w="361" w:type="pct"/>
            <w:tcBorders>
              <w:top w:val="nil"/>
              <w:left w:val="nil"/>
              <w:bottom w:val="single" w:sz="4" w:space="0" w:color="auto"/>
              <w:right w:val="single" w:sz="4" w:space="0" w:color="auto"/>
            </w:tcBorders>
            <w:shd w:val="clear" w:color="000000" w:fill="FFFFFF"/>
            <w:noWrap/>
            <w:vAlign w:val="center"/>
            <w:hideMark/>
          </w:tcPr>
          <w:p w14:paraId="7FEBFC4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1B39F2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169,593.75</w:t>
            </w:r>
          </w:p>
        </w:tc>
        <w:tc>
          <w:tcPr>
            <w:tcW w:w="339" w:type="pct"/>
            <w:tcBorders>
              <w:top w:val="nil"/>
              <w:left w:val="nil"/>
              <w:bottom w:val="single" w:sz="4" w:space="0" w:color="auto"/>
              <w:right w:val="single" w:sz="4" w:space="0" w:color="auto"/>
            </w:tcBorders>
            <w:shd w:val="clear" w:color="000000" w:fill="C0C0C0"/>
            <w:noWrap/>
            <w:vAlign w:val="center"/>
            <w:hideMark/>
          </w:tcPr>
          <w:p w14:paraId="191825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E68A6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FCC00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04B05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918C4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63C2F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DEC9C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169,593.75</w:t>
            </w:r>
          </w:p>
        </w:tc>
      </w:tr>
      <w:tr w:rsidR="003D649A" w:rsidRPr="003D649A" w14:paraId="62A380A1"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05B85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18</w:t>
            </w:r>
          </w:p>
        </w:tc>
        <w:tc>
          <w:tcPr>
            <w:tcW w:w="780" w:type="pct"/>
            <w:tcBorders>
              <w:top w:val="nil"/>
              <w:left w:val="nil"/>
              <w:bottom w:val="single" w:sz="4" w:space="0" w:color="auto"/>
              <w:right w:val="single" w:sz="4" w:space="0" w:color="auto"/>
            </w:tcBorders>
            <w:shd w:val="clear" w:color="000000" w:fill="FFFFFF"/>
            <w:vAlign w:val="center"/>
            <w:hideMark/>
          </w:tcPr>
          <w:p w14:paraId="222405B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5AFBABA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电极</w:t>
            </w:r>
          </w:p>
        </w:tc>
        <w:tc>
          <w:tcPr>
            <w:tcW w:w="136" w:type="pct"/>
            <w:tcBorders>
              <w:top w:val="nil"/>
              <w:left w:val="nil"/>
              <w:bottom w:val="single" w:sz="4" w:space="0" w:color="auto"/>
              <w:right w:val="single" w:sz="4" w:space="0" w:color="auto"/>
            </w:tcBorders>
            <w:shd w:val="clear" w:color="000000" w:fill="FFFFFF"/>
            <w:vAlign w:val="center"/>
            <w:hideMark/>
          </w:tcPr>
          <w:p w14:paraId="03F4D04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61E8015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4,763.07</w:t>
            </w:r>
          </w:p>
        </w:tc>
        <w:tc>
          <w:tcPr>
            <w:tcW w:w="361" w:type="pct"/>
            <w:tcBorders>
              <w:top w:val="nil"/>
              <w:left w:val="nil"/>
              <w:bottom w:val="single" w:sz="4" w:space="0" w:color="auto"/>
              <w:right w:val="single" w:sz="4" w:space="0" w:color="auto"/>
            </w:tcBorders>
            <w:shd w:val="clear" w:color="000000" w:fill="FFFFFF"/>
            <w:noWrap/>
            <w:vAlign w:val="center"/>
            <w:hideMark/>
          </w:tcPr>
          <w:p w14:paraId="1C898CD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3EC69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17,447.13</w:t>
            </w:r>
          </w:p>
        </w:tc>
        <w:tc>
          <w:tcPr>
            <w:tcW w:w="339" w:type="pct"/>
            <w:tcBorders>
              <w:top w:val="nil"/>
              <w:left w:val="nil"/>
              <w:bottom w:val="single" w:sz="4" w:space="0" w:color="auto"/>
              <w:right w:val="single" w:sz="4" w:space="0" w:color="auto"/>
            </w:tcBorders>
            <w:shd w:val="clear" w:color="000000" w:fill="C0C0C0"/>
            <w:noWrap/>
            <w:vAlign w:val="center"/>
            <w:hideMark/>
          </w:tcPr>
          <w:p w14:paraId="7F94335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383514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FD2BA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24EB3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04C80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1E77D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8C7C37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17,447.13</w:t>
            </w:r>
          </w:p>
        </w:tc>
      </w:tr>
      <w:tr w:rsidR="003D649A" w:rsidRPr="003D649A" w14:paraId="0E4C26DF"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58A81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w:t>
            </w:r>
          </w:p>
        </w:tc>
        <w:tc>
          <w:tcPr>
            <w:tcW w:w="780" w:type="pct"/>
            <w:tcBorders>
              <w:top w:val="nil"/>
              <w:left w:val="nil"/>
              <w:bottom w:val="single" w:sz="4" w:space="0" w:color="auto"/>
              <w:right w:val="single" w:sz="4" w:space="0" w:color="auto"/>
            </w:tcBorders>
            <w:shd w:val="clear" w:color="000000" w:fill="FFFFFF"/>
            <w:vAlign w:val="center"/>
            <w:hideMark/>
          </w:tcPr>
          <w:p w14:paraId="1DA04D6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29C5900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废钢</w:t>
            </w:r>
          </w:p>
        </w:tc>
        <w:tc>
          <w:tcPr>
            <w:tcW w:w="136" w:type="pct"/>
            <w:tcBorders>
              <w:top w:val="nil"/>
              <w:left w:val="nil"/>
              <w:bottom w:val="single" w:sz="4" w:space="0" w:color="auto"/>
              <w:right w:val="single" w:sz="4" w:space="0" w:color="auto"/>
            </w:tcBorders>
            <w:shd w:val="clear" w:color="000000" w:fill="FFFFFF"/>
            <w:vAlign w:val="center"/>
            <w:hideMark/>
          </w:tcPr>
          <w:p w14:paraId="1B32435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724D42C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1,077,722.64</w:t>
            </w:r>
          </w:p>
        </w:tc>
        <w:tc>
          <w:tcPr>
            <w:tcW w:w="361" w:type="pct"/>
            <w:tcBorders>
              <w:top w:val="nil"/>
              <w:left w:val="nil"/>
              <w:bottom w:val="single" w:sz="4" w:space="0" w:color="auto"/>
              <w:right w:val="single" w:sz="4" w:space="0" w:color="auto"/>
            </w:tcBorders>
            <w:shd w:val="clear" w:color="000000" w:fill="FFFFFF"/>
            <w:noWrap/>
            <w:vAlign w:val="center"/>
            <w:hideMark/>
          </w:tcPr>
          <w:p w14:paraId="1908C48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06789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39,875.74</w:t>
            </w:r>
          </w:p>
        </w:tc>
        <w:tc>
          <w:tcPr>
            <w:tcW w:w="339" w:type="pct"/>
            <w:tcBorders>
              <w:top w:val="nil"/>
              <w:left w:val="nil"/>
              <w:bottom w:val="single" w:sz="4" w:space="0" w:color="auto"/>
              <w:right w:val="single" w:sz="4" w:space="0" w:color="auto"/>
            </w:tcBorders>
            <w:shd w:val="clear" w:color="000000" w:fill="C0C0C0"/>
            <w:noWrap/>
            <w:vAlign w:val="center"/>
            <w:hideMark/>
          </w:tcPr>
          <w:p w14:paraId="1F1EE1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EBFDB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146615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4115D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9401D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BBAB7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51193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39,875.74</w:t>
            </w:r>
          </w:p>
        </w:tc>
      </w:tr>
      <w:tr w:rsidR="003D649A" w:rsidRPr="003D649A" w14:paraId="78C1B5FD"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A7BFA3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w:t>
            </w:r>
          </w:p>
        </w:tc>
        <w:tc>
          <w:tcPr>
            <w:tcW w:w="780" w:type="pct"/>
            <w:tcBorders>
              <w:top w:val="nil"/>
              <w:left w:val="nil"/>
              <w:bottom w:val="single" w:sz="4" w:space="0" w:color="auto"/>
              <w:right w:val="single" w:sz="4" w:space="0" w:color="auto"/>
            </w:tcBorders>
            <w:shd w:val="clear" w:color="000000" w:fill="FFFFFF"/>
            <w:vAlign w:val="center"/>
            <w:hideMark/>
          </w:tcPr>
          <w:p w14:paraId="213A516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5552360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锰铁</w:t>
            </w:r>
          </w:p>
        </w:tc>
        <w:tc>
          <w:tcPr>
            <w:tcW w:w="136" w:type="pct"/>
            <w:tcBorders>
              <w:top w:val="nil"/>
              <w:left w:val="nil"/>
              <w:bottom w:val="single" w:sz="4" w:space="0" w:color="auto"/>
              <w:right w:val="single" w:sz="4" w:space="0" w:color="auto"/>
            </w:tcBorders>
            <w:shd w:val="clear" w:color="000000" w:fill="FFFFFF"/>
            <w:vAlign w:val="center"/>
            <w:hideMark/>
          </w:tcPr>
          <w:p w14:paraId="4DEED72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5EC0A04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47,687.64</w:t>
            </w:r>
          </w:p>
        </w:tc>
        <w:tc>
          <w:tcPr>
            <w:tcW w:w="361" w:type="pct"/>
            <w:tcBorders>
              <w:top w:val="nil"/>
              <w:left w:val="nil"/>
              <w:bottom w:val="single" w:sz="4" w:space="0" w:color="auto"/>
              <w:right w:val="single" w:sz="4" w:space="0" w:color="auto"/>
            </w:tcBorders>
            <w:shd w:val="clear" w:color="000000" w:fill="FFFFFF"/>
            <w:noWrap/>
            <w:vAlign w:val="center"/>
            <w:hideMark/>
          </w:tcPr>
          <w:p w14:paraId="1ED1849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6D90C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13,114.10</w:t>
            </w:r>
          </w:p>
        </w:tc>
        <w:tc>
          <w:tcPr>
            <w:tcW w:w="339" w:type="pct"/>
            <w:tcBorders>
              <w:top w:val="nil"/>
              <w:left w:val="nil"/>
              <w:bottom w:val="single" w:sz="4" w:space="0" w:color="auto"/>
              <w:right w:val="single" w:sz="4" w:space="0" w:color="auto"/>
            </w:tcBorders>
            <w:shd w:val="clear" w:color="000000" w:fill="C0C0C0"/>
            <w:noWrap/>
            <w:vAlign w:val="center"/>
            <w:hideMark/>
          </w:tcPr>
          <w:p w14:paraId="2FC9C3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A613C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F4930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5DE91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67659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5537D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EFDC6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13,114.10</w:t>
            </w:r>
          </w:p>
        </w:tc>
      </w:tr>
      <w:tr w:rsidR="003D649A" w:rsidRPr="003D649A" w14:paraId="2592F847"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A6F98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w:t>
            </w:r>
          </w:p>
        </w:tc>
        <w:tc>
          <w:tcPr>
            <w:tcW w:w="780" w:type="pct"/>
            <w:tcBorders>
              <w:top w:val="nil"/>
              <w:left w:val="nil"/>
              <w:bottom w:val="single" w:sz="4" w:space="0" w:color="auto"/>
              <w:right w:val="single" w:sz="4" w:space="0" w:color="auto"/>
            </w:tcBorders>
            <w:shd w:val="clear" w:color="000000" w:fill="FFFFFF"/>
            <w:vAlign w:val="center"/>
            <w:hideMark/>
          </w:tcPr>
          <w:p w14:paraId="662FE9D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572BF31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镍铁</w:t>
            </w:r>
          </w:p>
        </w:tc>
        <w:tc>
          <w:tcPr>
            <w:tcW w:w="136" w:type="pct"/>
            <w:tcBorders>
              <w:top w:val="nil"/>
              <w:left w:val="nil"/>
              <w:bottom w:val="single" w:sz="4" w:space="0" w:color="auto"/>
              <w:right w:val="single" w:sz="4" w:space="0" w:color="auto"/>
            </w:tcBorders>
            <w:shd w:val="clear" w:color="000000" w:fill="FFFFFF"/>
            <w:vAlign w:val="center"/>
            <w:hideMark/>
          </w:tcPr>
          <w:p w14:paraId="4C18B1F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6A6FFB9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9,445.11</w:t>
            </w:r>
          </w:p>
        </w:tc>
        <w:tc>
          <w:tcPr>
            <w:tcW w:w="361" w:type="pct"/>
            <w:tcBorders>
              <w:top w:val="nil"/>
              <w:left w:val="nil"/>
              <w:bottom w:val="single" w:sz="4" w:space="0" w:color="auto"/>
              <w:right w:val="single" w:sz="4" w:space="0" w:color="auto"/>
            </w:tcBorders>
            <w:shd w:val="clear" w:color="000000" w:fill="FFFFFF"/>
            <w:noWrap/>
            <w:vAlign w:val="center"/>
            <w:hideMark/>
          </w:tcPr>
          <w:p w14:paraId="6513A5C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DCC6A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349.47</w:t>
            </w:r>
          </w:p>
        </w:tc>
        <w:tc>
          <w:tcPr>
            <w:tcW w:w="339" w:type="pct"/>
            <w:tcBorders>
              <w:top w:val="nil"/>
              <w:left w:val="nil"/>
              <w:bottom w:val="single" w:sz="4" w:space="0" w:color="auto"/>
              <w:right w:val="single" w:sz="4" w:space="0" w:color="auto"/>
            </w:tcBorders>
            <w:shd w:val="clear" w:color="000000" w:fill="C0C0C0"/>
            <w:noWrap/>
            <w:vAlign w:val="center"/>
            <w:hideMark/>
          </w:tcPr>
          <w:p w14:paraId="660DB1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65851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53CB7D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5652FA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5E232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1C1A6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D26D3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349.47</w:t>
            </w:r>
          </w:p>
        </w:tc>
      </w:tr>
      <w:tr w:rsidR="003D649A" w:rsidRPr="003D649A" w14:paraId="5DDEE00A"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24B75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w:t>
            </w:r>
          </w:p>
        </w:tc>
        <w:tc>
          <w:tcPr>
            <w:tcW w:w="780" w:type="pct"/>
            <w:tcBorders>
              <w:top w:val="nil"/>
              <w:left w:val="nil"/>
              <w:bottom w:val="single" w:sz="4" w:space="0" w:color="auto"/>
              <w:right w:val="single" w:sz="4" w:space="0" w:color="auto"/>
            </w:tcBorders>
            <w:shd w:val="clear" w:color="000000" w:fill="FFFFFF"/>
            <w:vAlign w:val="center"/>
            <w:hideMark/>
          </w:tcPr>
          <w:p w14:paraId="73DE716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37B0F24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铬铁</w:t>
            </w:r>
          </w:p>
        </w:tc>
        <w:tc>
          <w:tcPr>
            <w:tcW w:w="136" w:type="pct"/>
            <w:tcBorders>
              <w:top w:val="nil"/>
              <w:left w:val="nil"/>
              <w:bottom w:val="single" w:sz="4" w:space="0" w:color="auto"/>
              <w:right w:val="single" w:sz="4" w:space="0" w:color="auto"/>
            </w:tcBorders>
            <w:shd w:val="clear" w:color="000000" w:fill="FFFFFF"/>
            <w:vAlign w:val="center"/>
            <w:hideMark/>
          </w:tcPr>
          <w:p w14:paraId="1A4C603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7F15166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65,858.93</w:t>
            </w:r>
          </w:p>
        </w:tc>
        <w:tc>
          <w:tcPr>
            <w:tcW w:w="361" w:type="pct"/>
            <w:tcBorders>
              <w:top w:val="nil"/>
              <w:left w:val="nil"/>
              <w:bottom w:val="single" w:sz="4" w:space="0" w:color="auto"/>
              <w:right w:val="single" w:sz="4" w:space="0" w:color="auto"/>
            </w:tcBorders>
            <w:shd w:val="clear" w:color="000000" w:fill="FFFFFF"/>
            <w:noWrap/>
            <w:vAlign w:val="center"/>
            <w:hideMark/>
          </w:tcPr>
          <w:p w14:paraId="6709F64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43A52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22,918.91</w:t>
            </w:r>
          </w:p>
        </w:tc>
        <w:tc>
          <w:tcPr>
            <w:tcW w:w="339" w:type="pct"/>
            <w:tcBorders>
              <w:top w:val="nil"/>
              <w:left w:val="nil"/>
              <w:bottom w:val="single" w:sz="4" w:space="0" w:color="auto"/>
              <w:right w:val="single" w:sz="4" w:space="0" w:color="auto"/>
            </w:tcBorders>
            <w:shd w:val="clear" w:color="000000" w:fill="C0C0C0"/>
            <w:noWrap/>
            <w:vAlign w:val="center"/>
            <w:hideMark/>
          </w:tcPr>
          <w:p w14:paraId="4C805A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30F73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2CC97C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DE6C1E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8AA496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7CF107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DB899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22,918.91</w:t>
            </w:r>
          </w:p>
        </w:tc>
      </w:tr>
      <w:tr w:rsidR="003D649A" w:rsidRPr="003D649A" w14:paraId="0D86DD38"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A45C6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23</w:t>
            </w:r>
          </w:p>
        </w:tc>
        <w:tc>
          <w:tcPr>
            <w:tcW w:w="780" w:type="pct"/>
            <w:tcBorders>
              <w:top w:val="nil"/>
              <w:left w:val="nil"/>
              <w:bottom w:val="single" w:sz="4" w:space="0" w:color="auto"/>
              <w:right w:val="single" w:sz="4" w:space="0" w:color="auto"/>
            </w:tcBorders>
            <w:shd w:val="clear" w:color="000000" w:fill="FFFFFF"/>
            <w:vAlign w:val="center"/>
            <w:hideMark/>
          </w:tcPr>
          <w:p w14:paraId="71D1D2A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198AD34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硅铁</w:t>
            </w:r>
          </w:p>
        </w:tc>
        <w:tc>
          <w:tcPr>
            <w:tcW w:w="136" w:type="pct"/>
            <w:tcBorders>
              <w:top w:val="nil"/>
              <w:left w:val="nil"/>
              <w:bottom w:val="single" w:sz="4" w:space="0" w:color="auto"/>
              <w:right w:val="single" w:sz="4" w:space="0" w:color="auto"/>
            </w:tcBorders>
            <w:shd w:val="clear" w:color="000000" w:fill="FFFFFF"/>
            <w:vAlign w:val="center"/>
            <w:hideMark/>
          </w:tcPr>
          <w:p w14:paraId="7DD8A58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7B524E1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10,672.48</w:t>
            </w:r>
          </w:p>
        </w:tc>
        <w:tc>
          <w:tcPr>
            <w:tcW w:w="361" w:type="pct"/>
            <w:tcBorders>
              <w:top w:val="nil"/>
              <w:left w:val="nil"/>
              <w:bottom w:val="single" w:sz="4" w:space="0" w:color="auto"/>
              <w:right w:val="single" w:sz="4" w:space="0" w:color="auto"/>
            </w:tcBorders>
            <w:shd w:val="clear" w:color="000000" w:fill="FFFFFF"/>
            <w:noWrap/>
            <w:vAlign w:val="center"/>
            <w:hideMark/>
          </w:tcPr>
          <w:p w14:paraId="1F8A5E2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1A4B1F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74.71</w:t>
            </w:r>
          </w:p>
        </w:tc>
        <w:tc>
          <w:tcPr>
            <w:tcW w:w="339" w:type="pct"/>
            <w:tcBorders>
              <w:top w:val="nil"/>
              <w:left w:val="nil"/>
              <w:bottom w:val="single" w:sz="4" w:space="0" w:color="auto"/>
              <w:right w:val="single" w:sz="4" w:space="0" w:color="auto"/>
            </w:tcBorders>
            <w:shd w:val="clear" w:color="000000" w:fill="C0C0C0"/>
            <w:noWrap/>
            <w:vAlign w:val="center"/>
            <w:hideMark/>
          </w:tcPr>
          <w:p w14:paraId="4EFE1B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569685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7D544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BB85D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AEC35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2D853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007925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74.71</w:t>
            </w:r>
          </w:p>
        </w:tc>
      </w:tr>
      <w:tr w:rsidR="003D649A" w:rsidRPr="003D649A" w14:paraId="1046A85C"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9E162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w:t>
            </w:r>
          </w:p>
        </w:tc>
        <w:tc>
          <w:tcPr>
            <w:tcW w:w="780" w:type="pct"/>
            <w:tcBorders>
              <w:top w:val="nil"/>
              <w:left w:val="nil"/>
              <w:bottom w:val="single" w:sz="4" w:space="0" w:color="auto"/>
              <w:right w:val="single" w:sz="4" w:space="0" w:color="auto"/>
            </w:tcBorders>
            <w:shd w:val="clear" w:color="000000" w:fill="FFFFFF"/>
            <w:vAlign w:val="center"/>
            <w:hideMark/>
          </w:tcPr>
          <w:p w14:paraId="2682C78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022C77A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钼铁</w:t>
            </w:r>
          </w:p>
        </w:tc>
        <w:tc>
          <w:tcPr>
            <w:tcW w:w="136" w:type="pct"/>
            <w:tcBorders>
              <w:top w:val="nil"/>
              <w:left w:val="nil"/>
              <w:bottom w:val="single" w:sz="4" w:space="0" w:color="auto"/>
              <w:right w:val="single" w:sz="4" w:space="0" w:color="auto"/>
            </w:tcBorders>
            <w:shd w:val="clear" w:color="000000" w:fill="FFFFFF"/>
            <w:vAlign w:val="center"/>
            <w:hideMark/>
          </w:tcPr>
          <w:p w14:paraId="7EF8238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1078D42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7,945.16</w:t>
            </w:r>
          </w:p>
        </w:tc>
        <w:tc>
          <w:tcPr>
            <w:tcW w:w="361" w:type="pct"/>
            <w:tcBorders>
              <w:top w:val="nil"/>
              <w:left w:val="nil"/>
              <w:bottom w:val="single" w:sz="4" w:space="0" w:color="auto"/>
              <w:right w:val="single" w:sz="4" w:space="0" w:color="auto"/>
            </w:tcBorders>
            <w:shd w:val="clear" w:color="000000" w:fill="FFFFFF"/>
            <w:noWrap/>
            <w:vAlign w:val="center"/>
            <w:hideMark/>
          </w:tcPr>
          <w:p w14:paraId="066FDDB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C99B7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143.01</w:t>
            </w:r>
          </w:p>
        </w:tc>
        <w:tc>
          <w:tcPr>
            <w:tcW w:w="339" w:type="pct"/>
            <w:tcBorders>
              <w:top w:val="nil"/>
              <w:left w:val="nil"/>
              <w:bottom w:val="single" w:sz="4" w:space="0" w:color="auto"/>
              <w:right w:val="single" w:sz="4" w:space="0" w:color="auto"/>
            </w:tcBorders>
            <w:shd w:val="clear" w:color="000000" w:fill="C0C0C0"/>
            <w:noWrap/>
            <w:vAlign w:val="center"/>
            <w:hideMark/>
          </w:tcPr>
          <w:p w14:paraId="002F28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C3165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E0095E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7837FA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AC527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88825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A22B35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143.01</w:t>
            </w:r>
          </w:p>
        </w:tc>
      </w:tr>
      <w:tr w:rsidR="003D649A" w:rsidRPr="003D649A" w14:paraId="447E7F25"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1B59B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w:t>
            </w:r>
          </w:p>
        </w:tc>
        <w:tc>
          <w:tcPr>
            <w:tcW w:w="780" w:type="pct"/>
            <w:tcBorders>
              <w:top w:val="nil"/>
              <w:left w:val="nil"/>
              <w:bottom w:val="single" w:sz="4" w:space="0" w:color="auto"/>
              <w:right w:val="single" w:sz="4" w:space="0" w:color="auto"/>
            </w:tcBorders>
            <w:shd w:val="clear" w:color="000000" w:fill="FFFFFF"/>
            <w:vAlign w:val="center"/>
            <w:hideMark/>
          </w:tcPr>
          <w:p w14:paraId="2F0DF6D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45C28CF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钢坯</w:t>
            </w:r>
          </w:p>
        </w:tc>
        <w:tc>
          <w:tcPr>
            <w:tcW w:w="136" w:type="pct"/>
            <w:tcBorders>
              <w:top w:val="nil"/>
              <w:left w:val="nil"/>
              <w:bottom w:val="single" w:sz="4" w:space="0" w:color="auto"/>
              <w:right w:val="single" w:sz="4" w:space="0" w:color="auto"/>
            </w:tcBorders>
            <w:shd w:val="clear" w:color="000000" w:fill="FFFFFF"/>
            <w:vAlign w:val="center"/>
            <w:hideMark/>
          </w:tcPr>
          <w:p w14:paraId="53A7A75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61CAAD5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4,332,821.94</w:t>
            </w:r>
          </w:p>
        </w:tc>
        <w:tc>
          <w:tcPr>
            <w:tcW w:w="361" w:type="pct"/>
            <w:tcBorders>
              <w:top w:val="nil"/>
              <w:left w:val="nil"/>
              <w:bottom w:val="single" w:sz="4" w:space="0" w:color="auto"/>
              <w:right w:val="single" w:sz="4" w:space="0" w:color="auto"/>
            </w:tcBorders>
            <w:shd w:val="clear" w:color="000000" w:fill="FFFFFF"/>
            <w:noWrap/>
            <w:vAlign w:val="center"/>
            <w:hideMark/>
          </w:tcPr>
          <w:p w14:paraId="376981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59CFED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160,314.41</w:t>
            </w:r>
          </w:p>
        </w:tc>
        <w:tc>
          <w:tcPr>
            <w:tcW w:w="339" w:type="pct"/>
            <w:tcBorders>
              <w:top w:val="nil"/>
              <w:left w:val="nil"/>
              <w:bottom w:val="single" w:sz="4" w:space="0" w:color="auto"/>
              <w:right w:val="single" w:sz="4" w:space="0" w:color="auto"/>
            </w:tcBorders>
            <w:shd w:val="clear" w:color="000000" w:fill="C0C0C0"/>
            <w:noWrap/>
            <w:vAlign w:val="center"/>
            <w:hideMark/>
          </w:tcPr>
          <w:p w14:paraId="52E8F2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DB43F4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6ED71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E2BC1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FA6E5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0C901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A492E3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160,314.41</w:t>
            </w:r>
          </w:p>
        </w:tc>
      </w:tr>
      <w:tr w:rsidR="003D649A" w:rsidRPr="003D649A" w14:paraId="1E691EA6"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3E08A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26</w:t>
            </w:r>
          </w:p>
        </w:tc>
        <w:tc>
          <w:tcPr>
            <w:tcW w:w="780" w:type="pct"/>
            <w:tcBorders>
              <w:top w:val="nil"/>
              <w:left w:val="nil"/>
              <w:bottom w:val="single" w:sz="4" w:space="0" w:color="auto"/>
              <w:right w:val="single" w:sz="4" w:space="0" w:color="auto"/>
            </w:tcBorders>
            <w:shd w:val="clear" w:color="000000" w:fill="FFFFFF"/>
            <w:vAlign w:val="center"/>
            <w:hideMark/>
          </w:tcPr>
          <w:p w14:paraId="1837DF9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32885BC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粗苯</w:t>
            </w:r>
          </w:p>
        </w:tc>
        <w:tc>
          <w:tcPr>
            <w:tcW w:w="136" w:type="pct"/>
            <w:tcBorders>
              <w:top w:val="nil"/>
              <w:left w:val="nil"/>
              <w:bottom w:val="single" w:sz="4" w:space="0" w:color="auto"/>
              <w:right w:val="single" w:sz="4" w:space="0" w:color="auto"/>
            </w:tcBorders>
            <w:shd w:val="clear" w:color="000000" w:fill="FFFFFF"/>
            <w:vAlign w:val="center"/>
            <w:hideMark/>
          </w:tcPr>
          <w:p w14:paraId="34367BB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29344CA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19,501.18</w:t>
            </w:r>
          </w:p>
        </w:tc>
        <w:tc>
          <w:tcPr>
            <w:tcW w:w="361" w:type="pct"/>
            <w:tcBorders>
              <w:top w:val="nil"/>
              <w:left w:val="nil"/>
              <w:bottom w:val="single" w:sz="4" w:space="0" w:color="auto"/>
              <w:right w:val="single" w:sz="4" w:space="0" w:color="auto"/>
            </w:tcBorders>
            <w:shd w:val="clear" w:color="000000" w:fill="FFFFFF"/>
            <w:noWrap/>
            <w:vAlign w:val="center"/>
            <w:hideMark/>
          </w:tcPr>
          <w:p w14:paraId="566D9F9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68F9C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65,952.99</w:t>
            </w:r>
          </w:p>
        </w:tc>
        <w:tc>
          <w:tcPr>
            <w:tcW w:w="339" w:type="pct"/>
            <w:tcBorders>
              <w:top w:val="nil"/>
              <w:left w:val="nil"/>
              <w:bottom w:val="single" w:sz="4" w:space="0" w:color="auto"/>
              <w:right w:val="single" w:sz="4" w:space="0" w:color="auto"/>
            </w:tcBorders>
            <w:shd w:val="clear" w:color="000000" w:fill="C0C0C0"/>
            <w:noWrap/>
            <w:vAlign w:val="center"/>
            <w:hideMark/>
          </w:tcPr>
          <w:p w14:paraId="0E6EDDC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E3ED9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C18FB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57601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B27193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5FFA2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AF9DB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65,952.99</w:t>
            </w:r>
          </w:p>
        </w:tc>
      </w:tr>
      <w:tr w:rsidR="003D649A" w:rsidRPr="003D649A" w14:paraId="4CB4D977" w14:textId="77777777" w:rsidTr="003D649A">
        <w:trPr>
          <w:trHeight w:val="28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1C9790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27</w:t>
            </w:r>
          </w:p>
        </w:tc>
        <w:tc>
          <w:tcPr>
            <w:tcW w:w="780" w:type="pct"/>
            <w:tcBorders>
              <w:top w:val="nil"/>
              <w:left w:val="nil"/>
              <w:bottom w:val="single" w:sz="4" w:space="0" w:color="auto"/>
              <w:right w:val="single" w:sz="4" w:space="0" w:color="auto"/>
            </w:tcBorders>
            <w:shd w:val="clear" w:color="000000" w:fill="FFFFFF"/>
            <w:vAlign w:val="center"/>
            <w:hideMark/>
          </w:tcPr>
          <w:p w14:paraId="6935009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制程排放</w:t>
            </w:r>
          </w:p>
        </w:tc>
        <w:tc>
          <w:tcPr>
            <w:tcW w:w="355" w:type="pct"/>
            <w:tcBorders>
              <w:top w:val="nil"/>
              <w:left w:val="nil"/>
              <w:bottom w:val="single" w:sz="4" w:space="0" w:color="auto"/>
              <w:right w:val="single" w:sz="4" w:space="0" w:color="auto"/>
            </w:tcBorders>
            <w:shd w:val="clear" w:color="auto" w:fill="auto"/>
            <w:vAlign w:val="center"/>
            <w:hideMark/>
          </w:tcPr>
          <w:p w14:paraId="3165B00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煤焦油</w:t>
            </w:r>
          </w:p>
        </w:tc>
        <w:tc>
          <w:tcPr>
            <w:tcW w:w="136" w:type="pct"/>
            <w:tcBorders>
              <w:top w:val="nil"/>
              <w:left w:val="nil"/>
              <w:bottom w:val="single" w:sz="4" w:space="0" w:color="auto"/>
              <w:right w:val="single" w:sz="4" w:space="0" w:color="auto"/>
            </w:tcBorders>
            <w:shd w:val="clear" w:color="000000" w:fill="FFFFFF"/>
            <w:vAlign w:val="center"/>
            <w:hideMark/>
          </w:tcPr>
          <w:p w14:paraId="251DBA7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范围一</w:t>
            </w:r>
          </w:p>
        </w:tc>
        <w:tc>
          <w:tcPr>
            <w:tcW w:w="401" w:type="pct"/>
            <w:tcBorders>
              <w:top w:val="nil"/>
              <w:left w:val="nil"/>
              <w:bottom w:val="single" w:sz="4" w:space="0" w:color="auto"/>
              <w:right w:val="single" w:sz="4" w:space="0" w:color="auto"/>
            </w:tcBorders>
            <w:shd w:val="clear" w:color="000000" w:fill="FFFFFF"/>
            <w:noWrap/>
            <w:vAlign w:val="center"/>
            <w:hideMark/>
          </w:tcPr>
          <w:p w14:paraId="0087C94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color w:val="FF0000"/>
                <w:szCs w:val="20"/>
                <w:lang w:val="en-US" w:eastAsia="zh-CN"/>
              </w:rPr>
              <w:t>59,054.10</w:t>
            </w:r>
          </w:p>
        </w:tc>
        <w:tc>
          <w:tcPr>
            <w:tcW w:w="361" w:type="pct"/>
            <w:tcBorders>
              <w:top w:val="nil"/>
              <w:left w:val="nil"/>
              <w:bottom w:val="single" w:sz="4" w:space="0" w:color="auto"/>
              <w:right w:val="single" w:sz="4" w:space="0" w:color="auto"/>
            </w:tcBorders>
            <w:shd w:val="clear" w:color="000000" w:fill="FFFFFF"/>
            <w:noWrap/>
            <w:vAlign w:val="center"/>
            <w:hideMark/>
          </w:tcPr>
          <w:p w14:paraId="7441F61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18AEB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159,387.02</w:t>
            </w:r>
          </w:p>
        </w:tc>
        <w:tc>
          <w:tcPr>
            <w:tcW w:w="339" w:type="pct"/>
            <w:tcBorders>
              <w:top w:val="nil"/>
              <w:left w:val="nil"/>
              <w:bottom w:val="single" w:sz="4" w:space="0" w:color="auto"/>
              <w:right w:val="single" w:sz="4" w:space="0" w:color="auto"/>
            </w:tcBorders>
            <w:shd w:val="clear" w:color="000000" w:fill="C0C0C0"/>
            <w:noWrap/>
            <w:vAlign w:val="center"/>
            <w:hideMark/>
          </w:tcPr>
          <w:p w14:paraId="696F2D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925AD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571AB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4D22B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DD17E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8E64F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68C3AB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color w:val="FF0000"/>
                <w:szCs w:val="20"/>
                <w:lang w:val="en-US" w:eastAsia="zh-CN"/>
              </w:rPr>
              <w:t>159,387.02</w:t>
            </w:r>
          </w:p>
        </w:tc>
      </w:tr>
      <w:tr w:rsidR="003D649A" w:rsidRPr="003D649A" w14:paraId="6FC0F4CB" w14:textId="77777777" w:rsidTr="003D649A">
        <w:trPr>
          <w:trHeight w:val="33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1078E6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28</w:t>
            </w:r>
          </w:p>
        </w:tc>
        <w:tc>
          <w:tcPr>
            <w:tcW w:w="780" w:type="pct"/>
            <w:tcBorders>
              <w:top w:val="nil"/>
              <w:left w:val="nil"/>
              <w:bottom w:val="single" w:sz="4" w:space="0" w:color="auto"/>
              <w:right w:val="single" w:sz="4" w:space="0" w:color="auto"/>
            </w:tcBorders>
            <w:shd w:val="clear" w:color="000000" w:fill="FFFFFF"/>
            <w:vAlign w:val="center"/>
            <w:hideMark/>
          </w:tcPr>
          <w:p w14:paraId="29EF265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输入能源间接温室气体排放</w:t>
            </w:r>
          </w:p>
        </w:tc>
        <w:tc>
          <w:tcPr>
            <w:tcW w:w="355" w:type="pct"/>
            <w:tcBorders>
              <w:top w:val="nil"/>
              <w:left w:val="nil"/>
              <w:bottom w:val="single" w:sz="4" w:space="0" w:color="auto"/>
              <w:right w:val="single" w:sz="4" w:space="0" w:color="auto"/>
            </w:tcBorders>
            <w:shd w:val="clear" w:color="auto" w:fill="auto"/>
            <w:vAlign w:val="center"/>
            <w:hideMark/>
          </w:tcPr>
          <w:p w14:paraId="569F9DE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外购电力（基于市场）</w:t>
            </w:r>
          </w:p>
        </w:tc>
        <w:tc>
          <w:tcPr>
            <w:tcW w:w="136" w:type="pct"/>
            <w:tcBorders>
              <w:top w:val="nil"/>
              <w:left w:val="nil"/>
              <w:bottom w:val="single" w:sz="4" w:space="0" w:color="auto"/>
              <w:right w:val="single" w:sz="4" w:space="0" w:color="auto"/>
            </w:tcBorders>
            <w:shd w:val="clear" w:color="000000" w:fill="FFFFFF"/>
            <w:vAlign w:val="center"/>
            <w:hideMark/>
          </w:tcPr>
          <w:p w14:paraId="447A1BE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范围二</w:t>
            </w:r>
          </w:p>
        </w:tc>
        <w:tc>
          <w:tcPr>
            <w:tcW w:w="401" w:type="pct"/>
            <w:tcBorders>
              <w:top w:val="nil"/>
              <w:left w:val="nil"/>
              <w:bottom w:val="single" w:sz="4" w:space="0" w:color="auto"/>
              <w:right w:val="single" w:sz="4" w:space="0" w:color="auto"/>
            </w:tcBorders>
            <w:shd w:val="clear" w:color="000000" w:fill="FFFFFF"/>
            <w:noWrap/>
            <w:vAlign w:val="center"/>
            <w:hideMark/>
          </w:tcPr>
          <w:p w14:paraId="1B8E785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1,984,119.42</w:t>
            </w:r>
          </w:p>
        </w:tc>
        <w:tc>
          <w:tcPr>
            <w:tcW w:w="361" w:type="pct"/>
            <w:tcBorders>
              <w:top w:val="nil"/>
              <w:left w:val="nil"/>
              <w:bottom w:val="single" w:sz="4" w:space="0" w:color="auto"/>
              <w:right w:val="single" w:sz="4" w:space="0" w:color="auto"/>
            </w:tcBorders>
            <w:shd w:val="clear" w:color="000000" w:fill="FFFFFF"/>
            <w:noWrap/>
            <w:vAlign w:val="center"/>
            <w:hideMark/>
          </w:tcPr>
          <w:p w14:paraId="43AA82C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MWh</w:t>
            </w:r>
          </w:p>
        </w:tc>
        <w:tc>
          <w:tcPr>
            <w:tcW w:w="548" w:type="pct"/>
            <w:tcBorders>
              <w:top w:val="nil"/>
              <w:left w:val="nil"/>
              <w:bottom w:val="single" w:sz="4" w:space="0" w:color="auto"/>
              <w:right w:val="single" w:sz="4" w:space="0" w:color="auto"/>
            </w:tcBorders>
            <w:shd w:val="clear" w:color="000000" w:fill="C0C0C0"/>
            <w:noWrap/>
            <w:vAlign w:val="center"/>
            <w:hideMark/>
          </w:tcPr>
          <w:p w14:paraId="7F67235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1,161,900.33</w:t>
            </w:r>
          </w:p>
        </w:tc>
        <w:tc>
          <w:tcPr>
            <w:tcW w:w="339" w:type="pct"/>
            <w:tcBorders>
              <w:top w:val="nil"/>
              <w:left w:val="nil"/>
              <w:bottom w:val="single" w:sz="4" w:space="0" w:color="auto"/>
              <w:right w:val="single" w:sz="4" w:space="0" w:color="auto"/>
            </w:tcBorders>
            <w:shd w:val="clear" w:color="000000" w:fill="C0C0C0"/>
            <w:noWrap/>
            <w:vAlign w:val="center"/>
            <w:hideMark/>
          </w:tcPr>
          <w:p w14:paraId="32C2C8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589E3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5FC7A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2005B0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2AFD5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EAD12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0AB895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1,161,900.33</w:t>
            </w:r>
          </w:p>
        </w:tc>
      </w:tr>
      <w:tr w:rsidR="003D649A" w:rsidRPr="003D649A" w14:paraId="6C83B65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87C0B4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w:t>
            </w:r>
          </w:p>
        </w:tc>
        <w:tc>
          <w:tcPr>
            <w:tcW w:w="780" w:type="pct"/>
            <w:tcBorders>
              <w:top w:val="nil"/>
              <w:left w:val="nil"/>
              <w:bottom w:val="single" w:sz="4" w:space="0" w:color="auto"/>
              <w:right w:val="single" w:sz="4" w:space="0" w:color="auto"/>
            </w:tcBorders>
            <w:shd w:val="clear" w:color="000000" w:fill="FFFFFF"/>
            <w:vAlign w:val="center"/>
            <w:hideMark/>
          </w:tcPr>
          <w:p w14:paraId="29CA770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5745B45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铁矿石生产</w:t>
            </w:r>
          </w:p>
        </w:tc>
        <w:tc>
          <w:tcPr>
            <w:tcW w:w="136" w:type="pct"/>
            <w:tcBorders>
              <w:top w:val="nil"/>
              <w:left w:val="nil"/>
              <w:bottom w:val="single" w:sz="4" w:space="0" w:color="auto"/>
              <w:right w:val="single" w:sz="4" w:space="0" w:color="auto"/>
            </w:tcBorders>
            <w:shd w:val="clear" w:color="000000" w:fill="FFFFFF"/>
            <w:vAlign w:val="center"/>
            <w:hideMark/>
          </w:tcPr>
          <w:p w14:paraId="282360A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7040406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4,538,211.34</w:t>
            </w:r>
          </w:p>
        </w:tc>
        <w:tc>
          <w:tcPr>
            <w:tcW w:w="361" w:type="pct"/>
            <w:tcBorders>
              <w:top w:val="nil"/>
              <w:left w:val="nil"/>
              <w:bottom w:val="single" w:sz="4" w:space="0" w:color="auto"/>
              <w:right w:val="single" w:sz="4" w:space="0" w:color="auto"/>
            </w:tcBorders>
            <w:shd w:val="clear" w:color="000000" w:fill="FFFFFF"/>
            <w:noWrap/>
            <w:vAlign w:val="center"/>
            <w:hideMark/>
          </w:tcPr>
          <w:p w14:paraId="6BF3D02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384C0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448,588.58</w:t>
            </w:r>
          </w:p>
        </w:tc>
        <w:tc>
          <w:tcPr>
            <w:tcW w:w="339" w:type="pct"/>
            <w:tcBorders>
              <w:top w:val="nil"/>
              <w:left w:val="nil"/>
              <w:bottom w:val="single" w:sz="4" w:space="0" w:color="auto"/>
              <w:right w:val="single" w:sz="4" w:space="0" w:color="auto"/>
            </w:tcBorders>
            <w:shd w:val="clear" w:color="000000" w:fill="C0C0C0"/>
            <w:noWrap/>
            <w:vAlign w:val="center"/>
            <w:hideMark/>
          </w:tcPr>
          <w:p w14:paraId="16D5383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CDA23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78F80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74AE4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F203C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2ADD2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16360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448,588.58</w:t>
            </w:r>
          </w:p>
        </w:tc>
      </w:tr>
      <w:tr w:rsidR="003D649A" w:rsidRPr="003D649A" w14:paraId="00EE56B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3F7D6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w:t>
            </w:r>
          </w:p>
        </w:tc>
        <w:tc>
          <w:tcPr>
            <w:tcW w:w="780" w:type="pct"/>
            <w:tcBorders>
              <w:top w:val="nil"/>
              <w:left w:val="nil"/>
              <w:bottom w:val="single" w:sz="4" w:space="0" w:color="auto"/>
              <w:right w:val="single" w:sz="4" w:space="0" w:color="auto"/>
            </w:tcBorders>
            <w:shd w:val="clear" w:color="000000" w:fill="FFFFFF"/>
            <w:vAlign w:val="center"/>
            <w:hideMark/>
          </w:tcPr>
          <w:p w14:paraId="25FF939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58CD95A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生石灰生产</w:t>
            </w:r>
          </w:p>
        </w:tc>
        <w:tc>
          <w:tcPr>
            <w:tcW w:w="136" w:type="pct"/>
            <w:tcBorders>
              <w:top w:val="nil"/>
              <w:left w:val="nil"/>
              <w:bottom w:val="single" w:sz="4" w:space="0" w:color="auto"/>
              <w:right w:val="single" w:sz="4" w:space="0" w:color="auto"/>
            </w:tcBorders>
            <w:shd w:val="clear" w:color="000000" w:fill="FFFFFF"/>
            <w:vAlign w:val="center"/>
            <w:hideMark/>
          </w:tcPr>
          <w:p w14:paraId="61F29E9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3BB549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611,514.48</w:t>
            </w:r>
          </w:p>
        </w:tc>
        <w:tc>
          <w:tcPr>
            <w:tcW w:w="361" w:type="pct"/>
            <w:tcBorders>
              <w:top w:val="nil"/>
              <w:left w:val="nil"/>
              <w:bottom w:val="single" w:sz="4" w:space="0" w:color="auto"/>
              <w:right w:val="single" w:sz="4" w:space="0" w:color="auto"/>
            </w:tcBorders>
            <w:shd w:val="clear" w:color="000000" w:fill="FFFFFF"/>
            <w:noWrap/>
            <w:vAlign w:val="center"/>
            <w:hideMark/>
          </w:tcPr>
          <w:p w14:paraId="34A9B64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DC247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727,500.38</w:t>
            </w:r>
          </w:p>
        </w:tc>
        <w:tc>
          <w:tcPr>
            <w:tcW w:w="339" w:type="pct"/>
            <w:tcBorders>
              <w:top w:val="nil"/>
              <w:left w:val="nil"/>
              <w:bottom w:val="single" w:sz="4" w:space="0" w:color="auto"/>
              <w:right w:val="single" w:sz="4" w:space="0" w:color="auto"/>
            </w:tcBorders>
            <w:shd w:val="clear" w:color="000000" w:fill="C0C0C0"/>
            <w:noWrap/>
            <w:vAlign w:val="center"/>
            <w:hideMark/>
          </w:tcPr>
          <w:p w14:paraId="513D58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982D5E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B55E1E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8C932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9A1D25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00EA4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CD70BD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727,500.38</w:t>
            </w:r>
          </w:p>
        </w:tc>
      </w:tr>
      <w:tr w:rsidR="003D649A" w:rsidRPr="003D649A" w14:paraId="0E81D9E6"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2810D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31</w:t>
            </w:r>
          </w:p>
        </w:tc>
        <w:tc>
          <w:tcPr>
            <w:tcW w:w="780" w:type="pct"/>
            <w:tcBorders>
              <w:top w:val="nil"/>
              <w:left w:val="nil"/>
              <w:bottom w:val="single" w:sz="4" w:space="0" w:color="auto"/>
              <w:right w:val="single" w:sz="4" w:space="0" w:color="auto"/>
            </w:tcBorders>
            <w:shd w:val="clear" w:color="000000" w:fill="FFFFFF"/>
            <w:vAlign w:val="center"/>
            <w:hideMark/>
          </w:tcPr>
          <w:p w14:paraId="3BE39D1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260E589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石灰石生产</w:t>
            </w:r>
          </w:p>
        </w:tc>
        <w:tc>
          <w:tcPr>
            <w:tcW w:w="136" w:type="pct"/>
            <w:tcBorders>
              <w:top w:val="nil"/>
              <w:left w:val="nil"/>
              <w:bottom w:val="single" w:sz="4" w:space="0" w:color="auto"/>
              <w:right w:val="single" w:sz="4" w:space="0" w:color="auto"/>
            </w:tcBorders>
            <w:shd w:val="clear" w:color="000000" w:fill="FFFFFF"/>
            <w:vAlign w:val="center"/>
            <w:hideMark/>
          </w:tcPr>
          <w:p w14:paraId="0F688B0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8A9F836"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19,365.77</w:t>
            </w:r>
          </w:p>
        </w:tc>
        <w:tc>
          <w:tcPr>
            <w:tcW w:w="361" w:type="pct"/>
            <w:tcBorders>
              <w:top w:val="nil"/>
              <w:left w:val="nil"/>
              <w:bottom w:val="single" w:sz="4" w:space="0" w:color="auto"/>
              <w:right w:val="single" w:sz="4" w:space="0" w:color="auto"/>
            </w:tcBorders>
            <w:shd w:val="clear" w:color="000000" w:fill="FFFFFF"/>
            <w:noWrap/>
            <w:vAlign w:val="center"/>
            <w:hideMark/>
          </w:tcPr>
          <w:p w14:paraId="6BA40EB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FD4D6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58.68</w:t>
            </w:r>
          </w:p>
        </w:tc>
        <w:tc>
          <w:tcPr>
            <w:tcW w:w="339" w:type="pct"/>
            <w:tcBorders>
              <w:top w:val="nil"/>
              <w:left w:val="nil"/>
              <w:bottom w:val="single" w:sz="4" w:space="0" w:color="auto"/>
              <w:right w:val="single" w:sz="4" w:space="0" w:color="auto"/>
            </w:tcBorders>
            <w:shd w:val="clear" w:color="000000" w:fill="C0C0C0"/>
            <w:noWrap/>
            <w:vAlign w:val="center"/>
            <w:hideMark/>
          </w:tcPr>
          <w:p w14:paraId="73274F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611C1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228FE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9ACAD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08963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1B1F80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384F3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58.68</w:t>
            </w:r>
          </w:p>
        </w:tc>
      </w:tr>
      <w:tr w:rsidR="003D649A" w:rsidRPr="003D649A" w14:paraId="64A8D203"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691119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w:t>
            </w:r>
          </w:p>
        </w:tc>
        <w:tc>
          <w:tcPr>
            <w:tcW w:w="780" w:type="pct"/>
            <w:tcBorders>
              <w:top w:val="nil"/>
              <w:left w:val="nil"/>
              <w:bottom w:val="single" w:sz="4" w:space="0" w:color="auto"/>
              <w:right w:val="single" w:sz="4" w:space="0" w:color="auto"/>
            </w:tcBorders>
            <w:shd w:val="clear" w:color="000000" w:fill="FFFFFF"/>
            <w:vAlign w:val="center"/>
            <w:hideMark/>
          </w:tcPr>
          <w:p w14:paraId="265BA65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2508459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白云石生产</w:t>
            </w:r>
          </w:p>
        </w:tc>
        <w:tc>
          <w:tcPr>
            <w:tcW w:w="136" w:type="pct"/>
            <w:tcBorders>
              <w:top w:val="nil"/>
              <w:left w:val="nil"/>
              <w:bottom w:val="single" w:sz="4" w:space="0" w:color="auto"/>
              <w:right w:val="single" w:sz="4" w:space="0" w:color="auto"/>
            </w:tcBorders>
            <w:shd w:val="clear" w:color="000000" w:fill="FFFFFF"/>
            <w:vAlign w:val="center"/>
            <w:hideMark/>
          </w:tcPr>
          <w:p w14:paraId="4961CB3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47BD699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356,289.39</w:t>
            </w:r>
          </w:p>
        </w:tc>
        <w:tc>
          <w:tcPr>
            <w:tcW w:w="361" w:type="pct"/>
            <w:tcBorders>
              <w:top w:val="nil"/>
              <w:left w:val="nil"/>
              <w:bottom w:val="single" w:sz="4" w:space="0" w:color="auto"/>
              <w:right w:val="single" w:sz="4" w:space="0" w:color="auto"/>
            </w:tcBorders>
            <w:shd w:val="clear" w:color="000000" w:fill="FFFFFF"/>
            <w:noWrap/>
            <w:vAlign w:val="center"/>
            <w:hideMark/>
          </w:tcPr>
          <w:p w14:paraId="4888048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5222D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46,435.20</w:t>
            </w:r>
          </w:p>
        </w:tc>
        <w:tc>
          <w:tcPr>
            <w:tcW w:w="339" w:type="pct"/>
            <w:tcBorders>
              <w:top w:val="nil"/>
              <w:left w:val="nil"/>
              <w:bottom w:val="single" w:sz="4" w:space="0" w:color="auto"/>
              <w:right w:val="single" w:sz="4" w:space="0" w:color="auto"/>
            </w:tcBorders>
            <w:shd w:val="clear" w:color="000000" w:fill="C0C0C0"/>
            <w:noWrap/>
            <w:vAlign w:val="center"/>
            <w:hideMark/>
          </w:tcPr>
          <w:p w14:paraId="2B2BB61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6F496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030FFD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2D341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D86C0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59D494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E105C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46,435.20</w:t>
            </w:r>
          </w:p>
        </w:tc>
      </w:tr>
      <w:tr w:rsidR="003D649A" w:rsidRPr="003D649A" w14:paraId="5F0E3083"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B8DB5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33</w:t>
            </w:r>
          </w:p>
        </w:tc>
        <w:tc>
          <w:tcPr>
            <w:tcW w:w="780" w:type="pct"/>
            <w:tcBorders>
              <w:top w:val="nil"/>
              <w:left w:val="nil"/>
              <w:bottom w:val="single" w:sz="4" w:space="0" w:color="auto"/>
              <w:right w:val="single" w:sz="4" w:space="0" w:color="auto"/>
            </w:tcBorders>
            <w:shd w:val="clear" w:color="000000" w:fill="FFFFFF"/>
            <w:vAlign w:val="center"/>
            <w:hideMark/>
          </w:tcPr>
          <w:p w14:paraId="466A660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7AD875A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轻烧白云石生产</w:t>
            </w:r>
          </w:p>
        </w:tc>
        <w:tc>
          <w:tcPr>
            <w:tcW w:w="136" w:type="pct"/>
            <w:tcBorders>
              <w:top w:val="nil"/>
              <w:left w:val="nil"/>
              <w:bottom w:val="single" w:sz="4" w:space="0" w:color="auto"/>
              <w:right w:val="single" w:sz="4" w:space="0" w:color="auto"/>
            </w:tcBorders>
            <w:shd w:val="clear" w:color="000000" w:fill="FFFFFF"/>
            <w:vAlign w:val="center"/>
            <w:hideMark/>
          </w:tcPr>
          <w:p w14:paraId="5D275FF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4A9952C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2,786.84</w:t>
            </w:r>
          </w:p>
        </w:tc>
        <w:tc>
          <w:tcPr>
            <w:tcW w:w="361" w:type="pct"/>
            <w:tcBorders>
              <w:top w:val="nil"/>
              <w:left w:val="nil"/>
              <w:bottom w:val="single" w:sz="4" w:space="0" w:color="auto"/>
              <w:right w:val="single" w:sz="4" w:space="0" w:color="auto"/>
            </w:tcBorders>
            <w:shd w:val="clear" w:color="000000" w:fill="FFFFFF"/>
            <w:noWrap/>
            <w:vAlign w:val="center"/>
            <w:hideMark/>
          </w:tcPr>
          <w:p w14:paraId="7709AA8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8DF0D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363.21</w:t>
            </w:r>
          </w:p>
        </w:tc>
        <w:tc>
          <w:tcPr>
            <w:tcW w:w="339" w:type="pct"/>
            <w:tcBorders>
              <w:top w:val="nil"/>
              <w:left w:val="nil"/>
              <w:bottom w:val="single" w:sz="4" w:space="0" w:color="auto"/>
              <w:right w:val="single" w:sz="4" w:space="0" w:color="auto"/>
            </w:tcBorders>
            <w:shd w:val="clear" w:color="000000" w:fill="C0C0C0"/>
            <w:noWrap/>
            <w:vAlign w:val="center"/>
            <w:hideMark/>
          </w:tcPr>
          <w:p w14:paraId="301A89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50EF7D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A47E74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3804A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BAEB4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85EC85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738F4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363.21</w:t>
            </w:r>
          </w:p>
        </w:tc>
      </w:tr>
      <w:tr w:rsidR="003D649A" w:rsidRPr="003D649A" w14:paraId="0A84BF98"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E67F2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w:t>
            </w:r>
          </w:p>
        </w:tc>
        <w:tc>
          <w:tcPr>
            <w:tcW w:w="780" w:type="pct"/>
            <w:tcBorders>
              <w:top w:val="nil"/>
              <w:left w:val="nil"/>
              <w:bottom w:val="single" w:sz="4" w:space="0" w:color="auto"/>
              <w:right w:val="single" w:sz="4" w:space="0" w:color="auto"/>
            </w:tcBorders>
            <w:shd w:val="clear" w:color="000000" w:fill="FFFFFF"/>
            <w:vAlign w:val="center"/>
            <w:hideMark/>
          </w:tcPr>
          <w:p w14:paraId="34BCA14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383029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球团生产</w:t>
            </w:r>
          </w:p>
        </w:tc>
        <w:tc>
          <w:tcPr>
            <w:tcW w:w="136" w:type="pct"/>
            <w:tcBorders>
              <w:top w:val="nil"/>
              <w:left w:val="nil"/>
              <w:bottom w:val="single" w:sz="4" w:space="0" w:color="auto"/>
              <w:right w:val="single" w:sz="4" w:space="0" w:color="auto"/>
            </w:tcBorders>
            <w:shd w:val="clear" w:color="000000" w:fill="FFFFFF"/>
            <w:vAlign w:val="center"/>
            <w:hideMark/>
          </w:tcPr>
          <w:p w14:paraId="1408569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1EEECDF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685,439.89</w:t>
            </w:r>
          </w:p>
        </w:tc>
        <w:tc>
          <w:tcPr>
            <w:tcW w:w="361" w:type="pct"/>
            <w:tcBorders>
              <w:top w:val="nil"/>
              <w:left w:val="nil"/>
              <w:bottom w:val="single" w:sz="4" w:space="0" w:color="auto"/>
              <w:right w:val="single" w:sz="4" w:space="0" w:color="auto"/>
            </w:tcBorders>
            <w:shd w:val="clear" w:color="000000" w:fill="FFFFFF"/>
            <w:noWrap/>
            <w:vAlign w:val="center"/>
            <w:hideMark/>
          </w:tcPr>
          <w:p w14:paraId="4A60B19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A8A73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71,601.05</w:t>
            </w:r>
          </w:p>
        </w:tc>
        <w:tc>
          <w:tcPr>
            <w:tcW w:w="339" w:type="pct"/>
            <w:tcBorders>
              <w:top w:val="nil"/>
              <w:left w:val="nil"/>
              <w:bottom w:val="single" w:sz="4" w:space="0" w:color="auto"/>
              <w:right w:val="single" w:sz="4" w:space="0" w:color="auto"/>
            </w:tcBorders>
            <w:shd w:val="clear" w:color="000000" w:fill="C0C0C0"/>
            <w:noWrap/>
            <w:vAlign w:val="center"/>
            <w:hideMark/>
          </w:tcPr>
          <w:p w14:paraId="2C80E0A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737A2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C6DE3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EB2DD7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EE818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8F40A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5550A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71,601.05</w:t>
            </w:r>
          </w:p>
        </w:tc>
      </w:tr>
      <w:tr w:rsidR="003D649A" w:rsidRPr="003D649A" w14:paraId="3DA3B94D"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1B6D1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w:t>
            </w:r>
          </w:p>
        </w:tc>
        <w:tc>
          <w:tcPr>
            <w:tcW w:w="780" w:type="pct"/>
            <w:tcBorders>
              <w:top w:val="nil"/>
              <w:left w:val="nil"/>
              <w:bottom w:val="single" w:sz="4" w:space="0" w:color="auto"/>
              <w:right w:val="single" w:sz="4" w:space="0" w:color="auto"/>
            </w:tcBorders>
            <w:shd w:val="clear" w:color="000000" w:fill="FFFFFF"/>
            <w:vAlign w:val="center"/>
            <w:hideMark/>
          </w:tcPr>
          <w:p w14:paraId="7D83BC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1F3F3E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废钢生产</w:t>
            </w:r>
          </w:p>
        </w:tc>
        <w:tc>
          <w:tcPr>
            <w:tcW w:w="136" w:type="pct"/>
            <w:tcBorders>
              <w:top w:val="nil"/>
              <w:left w:val="nil"/>
              <w:bottom w:val="single" w:sz="4" w:space="0" w:color="auto"/>
              <w:right w:val="single" w:sz="4" w:space="0" w:color="auto"/>
            </w:tcBorders>
            <w:shd w:val="clear" w:color="000000" w:fill="FFFFFF"/>
            <w:vAlign w:val="center"/>
            <w:hideMark/>
          </w:tcPr>
          <w:p w14:paraId="46E04E5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262B2C2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1,077,722.64</w:t>
            </w:r>
          </w:p>
        </w:tc>
        <w:tc>
          <w:tcPr>
            <w:tcW w:w="361" w:type="pct"/>
            <w:tcBorders>
              <w:top w:val="nil"/>
              <w:left w:val="nil"/>
              <w:bottom w:val="single" w:sz="4" w:space="0" w:color="auto"/>
              <w:right w:val="single" w:sz="4" w:space="0" w:color="auto"/>
            </w:tcBorders>
            <w:shd w:val="clear" w:color="000000" w:fill="FFFFFF"/>
            <w:noWrap/>
            <w:vAlign w:val="center"/>
            <w:hideMark/>
          </w:tcPr>
          <w:p w14:paraId="6149193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C5895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79,944.39</w:t>
            </w:r>
          </w:p>
        </w:tc>
        <w:tc>
          <w:tcPr>
            <w:tcW w:w="339" w:type="pct"/>
            <w:tcBorders>
              <w:top w:val="nil"/>
              <w:left w:val="nil"/>
              <w:bottom w:val="single" w:sz="4" w:space="0" w:color="auto"/>
              <w:right w:val="single" w:sz="4" w:space="0" w:color="auto"/>
            </w:tcBorders>
            <w:shd w:val="clear" w:color="000000" w:fill="C0C0C0"/>
            <w:noWrap/>
            <w:vAlign w:val="center"/>
            <w:hideMark/>
          </w:tcPr>
          <w:p w14:paraId="7D622B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A2EFE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7F761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86A38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E02C7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BAB30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177D7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79,944.39</w:t>
            </w:r>
          </w:p>
        </w:tc>
      </w:tr>
      <w:tr w:rsidR="003D649A" w:rsidRPr="003D649A" w14:paraId="44842287"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D0891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36</w:t>
            </w:r>
          </w:p>
        </w:tc>
        <w:tc>
          <w:tcPr>
            <w:tcW w:w="780" w:type="pct"/>
            <w:tcBorders>
              <w:top w:val="nil"/>
              <w:left w:val="nil"/>
              <w:bottom w:val="single" w:sz="4" w:space="0" w:color="auto"/>
              <w:right w:val="single" w:sz="4" w:space="0" w:color="auto"/>
            </w:tcBorders>
            <w:shd w:val="clear" w:color="000000" w:fill="FFFFFF"/>
            <w:vAlign w:val="center"/>
            <w:hideMark/>
          </w:tcPr>
          <w:p w14:paraId="5CCD016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3FBB367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电极生产</w:t>
            </w:r>
          </w:p>
        </w:tc>
        <w:tc>
          <w:tcPr>
            <w:tcW w:w="136" w:type="pct"/>
            <w:tcBorders>
              <w:top w:val="nil"/>
              <w:left w:val="nil"/>
              <w:bottom w:val="single" w:sz="4" w:space="0" w:color="auto"/>
              <w:right w:val="single" w:sz="4" w:space="0" w:color="auto"/>
            </w:tcBorders>
            <w:shd w:val="clear" w:color="000000" w:fill="FFFFFF"/>
            <w:vAlign w:val="center"/>
            <w:hideMark/>
          </w:tcPr>
          <w:p w14:paraId="0C25449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0CC5ABD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4,473.46</w:t>
            </w:r>
          </w:p>
        </w:tc>
        <w:tc>
          <w:tcPr>
            <w:tcW w:w="361" w:type="pct"/>
            <w:tcBorders>
              <w:top w:val="nil"/>
              <w:left w:val="nil"/>
              <w:bottom w:val="single" w:sz="4" w:space="0" w:color="auto"/>
              <w:right w:val="single" w:sz="4" w:space="0" w:color="auto"/>
            </w:tcBorders>
            <w:shd w:val="clear" w:color="000000" w:fill="FFFFFF"/>
            <w:noWrap/>
            <w:vAlign w:val="center"/>
            <w:hideMark/>
          </w:tcPr>
          <w:p w14:paraId="165D9C5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044660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37,742.81</w:t>
            </w:r>
          </w:p>
        </w:tc>
        <w:tc>
          <w:tcPr>
            <w:tcW w:w="339" w:type="pct"/>
            <w:tcBorders>
              <w:top w:val="nil"/>
              <w:left w:val="nil"/>
              <w:bottom w:val="single" w:sz="4" w:space="0" w:color="auto"/>
              <w:right w:val="single" w:sz="4" w:space="0" w:color="auto"/>
            </w:tcBorders>
            <w:shd w:val="clear" w:color="000000" w:fill="C0C0C0"/>
            <w:noWrap/>
            <w:vAlign w:val="center"/>
            <w:hideMark/>
          </w:tcPr>
          <w:p w14:paraId="7B0B67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F95FE3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8475D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4DF99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111475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EEB1E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D0ADB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37,742.81</w:t>
            </w:r>
          </w:p>
        </w:tc>
      </w:tr>
      <w:tr w:rsidR="003D649A" w:rsidRPr="003D649A" w14:paraId="38124807"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C2D63B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w:t>
            </w:r>
          </w:p>
        </w:tc>
        <w:tc>
          <w:tcPr>
            <w:tcW w:w="780" w:type="pct"/>
            <w:tcBorders>
              <w:top w:val="nil"/>
              <w:left w:val="nil"/>
              <w:bottom w:val="single" w:sz="4" w:space="0" w:color="auto"/>
              <w:right w:val="single" w:sz="4" w:space="0" w:color="auto"/>
            </w:tcBorders>
            <w:shd w:val="clear" w:color="000000" w:fill="FFFFFF"/>
            <w:vAlign w:val="center"/>
            <w:hideMark/>
          </w:tcPr>
          <w:p w14:paraId="1457590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75FFD49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锰铁生产</w:t>
            </w:r>
          </w:p>
        </w:tc>
        <w:tc>
          <w:tcPr>
            <w:tcW w:w="136" w:type="pct"/>
            <w:tcBorders>
              <w:top w:val="nil"/>
              <w:left w:val="nil"/>
              <w:bottom w:val="single" w:sz="4" w:space="0" w:color="auto"/>
              <w:right w:val="single" w:sz="4" w:space="0" w:color="auto"/>
            </w:tcBorders>
            <w:shd w:val="clear" w:color="000000" w:fill="FFFFFF"/>
            <w:vAlign w:val="center"/>
            <w:hideMark/>
          </w:tcPr>
          <w:p w14:paraId="728C47C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0AAB694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47,651.68</w:t>
            </w:r>
          </w:p>
        </w:tc>
        <w:tc>
          <w:tcPr>
            <w:tcW w:w="361" w:type="pct"/>
            <w:tcBorders>
              <w:top w:val="nil"/>
              <w:left w:val="nil"/>
              <w:bottom w:val="single" w:sz="4" w:space="0" w:color="auto"/>
              <w:right w:val="single" w:sz="4" w:space="0" w:color="auto"/>
            </w:tcBorders>
            <w:shd w:val="clear" w:color="000000" w:fill="FFFFFF"/>
            <w:noWrap/>
            <w:vAlign w:val="center"/>
            <w:hideMark/>
          </w:tcPr>
          <w:p w14:paraId="6CF3831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4F9EF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141,868.58</w:t>
            </w:r>
          </w:p>
        </w:tc>
        <w:tc>
          <w:tcPr>
            <w:tcW w:w="339" w:type="pct"/>
            <w:tcBorders>
              <w:top w:val="nil"/>
              <w:left w:val="nil"/>
              <w:bottom w:val="single" w:sz="4" w:space="0" w:color="auto"/>
              <w:right w:val="single" w:sz="4" w:space="0" w:color="auto"/>
            </w:tcBorders>
            <w:shd w:val="clear" w:color="000000" w:fill="C0C0C0"/>
            <w:noWrap/>
            <w:vAlign w:val="center"/>
            <w:hideMark/>
          </w:tcPr>
          <w:p w14:paraId="135518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29F57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5FF94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8E721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5ED07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147C6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98896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141,868.58</w:t>
            </w:r>
          </w:p>
        </w:tc>
      </w:tr>
      <w:tr w:rsidR="003D649A" w:rsidRPr="003D649A" w14:paraId="6A28607F"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06217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w:t>
            </w:r>
          </w:p>
        </w:tc>
        <w:tc>
          <w:tcPr>
            <w:tcW w:w="780" w:type="pct"/>
            <w:tcBorders>
              <w:top w:val="nil"/>
              <w:left w:val="nil"/>
              <w:bottom w:val="single" w:sz="4" w:space="0" w:color="auto"/>
              <w:right w:val="single" w:sz="4" w:space="0" w:color="auto"/>
            </w:tcBorders>
            <w:shd w:val="clear" w:color="000000" w:fill="FFFFFF"/>
            <w:vAlign w:val="center"/>
            <w:hideMark/>
          </w:tcPr>
          <w:p w14:paraId="3E1EE82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2BC970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镍铁生产</w:t>
            </w:r>
          </w:p>
        </w:tc>
        <w:tc>
          <w:tcPr>
            <w:tcW w:w="136" w:type="pct"/>
            <w:tcBorders>
              <w:top w:val="nil"/>
              <w:left w:val="nil"/>
              <w:bottom w:val="single" w:sz="4" w:space="0" w:color="auto"/>
              <w:right w:val="single" w:sz="4" w:space="0" w:color="auto"/>
            </w:tcBorders>
            <w:shd w:val="clear" w:color="000000" w:fill="FFFFFF"/>
            <w:vAlign w:val="center"/>
            <w:hideMark/>
          </w:tcPr>
          <w:p w14:paraId="57FABB3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48EDE8E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9,688.41</w:t>
            </w:r>
          </w:p>
        </w:tc>
        <w:tc>
          <w:tcPr>
            <w:tcW w:w="361" w:type="pct"/>
            <w:tcBorders>
              <w:top w:val="nil"/>
              <w:left w:val="nil"/>
              <w:bottom w:val="single" w:sz="4" w:space="0" w:color="auto"/>
              <w:right w:val="single" w:sz="4" w:space="0" w:color="auto"/>
            </w:tcBorders>
            <w:shd w:val="clear" w:color="000000" w:fill="FFFFFF"/>
            <w:noWrap/>
            <w:vAlign w:val="center"/>
            <w:hideMark/>
          </w:tcPr>
          <w:p w14:paraId="6A0BD1C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27BE1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84,819.12</w:t>
            </w:r>
          </w:p>
        </w:tc>
        <w:tc>
          <w:tcPr>
            <w:tcW w:w="339" w:type="pct"/>
            <w:tcBorders>
              <w:top w:val="nil"/>
              <w:left w:val="nil"/>
              <w:bottom w:val="single" w:sz="4" w:space="0" w:color="auto"/>
              <w:right w:val="single" w:sz="4" w:space="0" w:color="auto"/>
            </w:tcBorders>
            <w:shd w:val="clear" w:color="000000" w:fill="C0C0C0"/>
            <w:noWrap/>
            <w:vAlign w:val="center"/>
            <w:hideMark/>
          </w:tcPr>
          <w:p w14:paraId="4595A1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185F86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3B3FE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B29E4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13977A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4AF72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9CA1F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84,819.12</w:t>
            </w:r>
          </w:p>
        </w:tc>
      </w:tr>
      <w:tr w:rsidR="003D649A" w:rsidRPr="003D649A" w14:paraId="2621BBCB"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A0ADB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39</w:t>
            </w:r>
          </w:p>
        </w:tc>
        <w:tc>
          <w:tcPr>
            <w:tcW w:w="780" w:type="pct"/>
            <w:tcBorders>
              <w:top w:val="nil"/>
              <w:left w:val="nil"/>
              <w:bottom w:val="single" w:sz="4" w:space="0" w:color="auto"/>
              <w:right w:val="single" w:sz="4" w:space="0" w:color="auto"/>
            </w:tcBorders>
            <w:shd w:val="clear" w:color="000000" w:fill="FFFFFF"/>
            <w:vAlign w:val="center"/>
            <w:hideMark/>
          </w:tcPr>
          <w:p w14:paraId="7DA2F8B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702D8A5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铬铁生产</w:t>
            </w:r>
          </w:p>
        </w:tc>
        <w:tc>
          <w:tcPr>
            <w:tcW w:w="136" w:type="pct"/>
            <w:tcBorders>
              <w:top w:val="nil"/>
              <w:left w:val="nil"/>
              <w:bottom w:val="single" w:sz="4" w:space="0" w:color="auto"/>
              <w:right w:val="single" w:sz="4" w:space="0" w:color="auto"/>
            </w:tcBorders>
            <w:shd w:val="clear" w:color="000000" w:fill="FFFFFF"/>
            <w:vAlign w:val="center"/>
            <w:hideMark/>
          </w:tcPr>
          <w:p w14:paraId="1E20BBB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w:t>
            </w:r>
            <w:r w:rsidRPr="003D649A">
              <w:rPr>
                <w:rFonts w:ascii="宋体" w:eastAsia="宋体" w:hAnsi="宋体" w:cs="宋体" w:hint="eastAsia"/>
                <w:b/>
                <w:bCs/>
                <w:szCs w:val="20"/>
                <w:lang w:val="en-US" w:eastAsia="zh-CN"/>
              </w:rPr>
              <w:lastRenderedPageBreak/>
              <w:t>别1</w:t>
            </w:r>
          </w:p>
        </w:tc>
        <w:tc>
          <w:tcPr>
            <w:tcW w:w="401" w:type="pct"/>
            <w:tcBorders>
              <w:top w:val="nil"/>
              <w:left w:val="nil"/>
              <w:bottom w:val="single" w:sz="4" w:space="0" w:color="auto"/>
              <w:right w:val="single" w:sz="4" w:space="0" w:color="auto"/>
            </w:tcBorders>
            <w:shd w:val="clear" w:color="000000" w:fill="FFFFFF"/>
            <w:noWrap/>
            <w:vAlign w:val="center"/>
            <w:hideMark/>
          </w:tcPr>
          <w:p w14:paraId="68CE376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67,771.93</w:t>
            </w:r>
          </w:p>
        </w:tc>
        <w:tc>
          <w:tcPr>
            <w:tcW w:w="361" w:type="pct"/>
            <w:tcBorders>
              <w:top w:val="nil"/>
              <w:left w:val="nil"/>
              <w:bottom w:val="single" w:sz="4" w:space="0" w:color="auto"/>
              <w:right w:val="single" w:sz="4" w:space="0" w:color="auto"/>
            </w:tcBorders>
            <w:shd w:val="clear" w:color="000000" w:fill="FFFFFF"/>
            <w:noWrap/>
            <w:vAlign w:val="center"/>
            <w:hideMark/>
          </w:tcPr>
          <w:p w14:paraId="4A30D8D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EFB89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345,101.44</w:t>
            </w:r>
          </w:p>
        </w:tc>
        <w:tc>
          <w:tcPr>
            <w:tcW w:w="339" w:type="pct"/>
            <w:tcBorders>
              <w:top w:val="nil"/>
              <w:left w:val="nil"/>
              <w:bottom w:val="single" w:sz="4" w:space="0" w:color="auto"/>
              <w:right w:val="single" w:sz="4" w:space="0" w:color="auto"/>
            </w:tcBorders>
            <w:shd w:val="clear" w:color="000000" w:fill="C0C0C0"/>
            <w:noWrap/>
            <w:vAlign w:val="center"/>
            <w:hideMark/>
          </w:tcPr>
          <w:p w14:paraId="22CB1B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4F962F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E56DB4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527E19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605C4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6629F5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0876B0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345,101.44</w:t>
            </w:r>
          </w:p>
        </w:tc>
      </w:tr>
      <w:tr w:rsidR="003D649A" w:rsidRPr="003D649A" w14:paraId="6713C5F3"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72E22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40</w:t>
            </w:r>
          </w:p>
        </w:tc>
        <w:tc>
          <w:tcPr>
            <w:tcW w:w="780" w:type="pct"/>
            <w:tcBorders>
              <w:top w:val="nil"/>
              <w:left w:val="nil"/>
              <w:bottom w:val="single" w:sz="4" w:space="0" w:color="auto"/>
              <w:right w:val="single" w:sz="4" w:space="0" w:color="auto"/>
            </w:tcBorders>
            <w:shd w:val="clear" w:color="000000" w:fill="FFFFFF"/>
            <w:vAlign w:val="center"/>
            <w:hideMark/>
          </w:tcPr>
          <w:p w14:paraId="3FFAEED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18A88CA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萤石生产</w:t>
            </w:r>
          </w:p>
        </w:tc>
        <w:tc>
          <w:tcPr>
            <w:tcW w:w="136" w:type="pct"/>
            <w:tcBorders>
              <w:top w:val="nil"/>
              <w:left w:val="nil"/>
              <w:bottom w:val="single" w:sz="4" w:space="0" w:color="auto"/>
              <w:right w:val="single" w:sz="4" w:space="0" w:color="auto"/>
            </w:tcBorders>
            <w:shd w:val="clear" w:color="000000" w:fill="FFFFFF"/>
            <w:vAlign w:val="center"/>
            <w:hideMark/>
          </w:tcPr>
          <w:p w14:paraId="1528125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D549E9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3,237.84</w:t>
            </w:r>
          </w:p>
        </w:tc>
        <w:tc>
          <w:tcPr>
            <w:tcW w:w="361" w:type="pct"/>
            <w:tcBorders>
              <w:top w:val="nil"/>
              <w:left w:val="nil"/>
              <w:bottom w:val="single" w:sz="4" w:space="0" w:color="auto"/>
              <w:right w:val="single" w:sz="4" w:space="0" w:color="auto"/>
            </w:tcBorders>
            <w:shd w:val="clear" w:color="000000" w:fill="FFFFFF"/>
            <w:noWrap/>
            <w:vAlign w:val="center"/>
            <w:hideMark/>
          </w:tcPr>
          <w:p w14:paraId="72552B3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868FD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685.06</w:t>
            </w:r>
          </w:p>
        </w:tc>
        <w:tc>
          <w:tcPr>
            <w:tcW w:w="339" w:type="pct"/>
            <w:tcBorders>
              <w:top w:val="nil"/>
              <w:left w:val="nil"/>
              <w:bottom w:val="single" w:sz="4" w:space="0" w:color="auto"/>
              <w:right w:val="single" w:sz="4" w:space="0" w:color="auto"/>
            </w:tcBorders>
            <w:shd w:val="clear" w:color="000000" w:fill="C0C0C0"/>
            <w:noWrap/>
            <w:vAlign w:val="center"/>
            <w:hideMark/>
          </w:tcPr>
          <w:p w14:paraId="7ED7F3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DB548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EB2DC0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EB10D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96F4A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D96A72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79701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685.06</w:t>
            </w:r>
          </w:p>
        </w:tc>
      </w:tr>
      <w:tr w:rsidR="003D649A" w:rsidRPr="003D649A" w14:paraId="23433267"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C9DEF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41</w:t>
            </w:r>
          </w:p>
        </w:tc>
        <w:tc>
          <w:tcPr>
            <w:tcW w:w="780" w:type="pct"/>
            <w:tcBorders>
              <w:top w:val="nil"/>
              <w:left w:val="nil"/>
              <w:bottom w:val="single" w:sz="4" w:space="0" w:color="auto"/>
              <w:right w:val="single" w:sz="4" w:space="0" w:color="auto"/>
            </w:tcBorders>
            <w:shd w:val="clear" w:color="000000" w:fill="FFFFFF"/>
            <w:vAlign w:val="center"/>
            <w:hideMark/>
          </w:tcPr>
          <w:p w14:paraId="51F9840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6C4BA11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硅铁生产</w:t>
            </w:r>
          </w:p>
        </w:tc>
        <w:tc>
          <w:tcPr>
            <w:tcW w:w="136" w:type="pct"/>
            <w:tcBorders>
              <w:top w:val="nil"/>
              <w:left w:val="nil"/>
              <w:bottom w:val="single" w:sz="4" w:space="0" w:color="auto"/>
              <w:right w:val="single" w:sz="4" w:space="0" w:color="auto"/>
            </w:tcBorders>
            <w:shd w:val="clear" w:color="000000" w:fill="FFFFFF"/>
            <w:vAlign w:val="center"/>
            <w:hideMark/>
          </w:tcPr>
          <w:p w14:paraId="2C6FDC4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5A63540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10,209.54</w:t>
            </w:r>
          </w:p>
        </w:tc>
        <w:tc>
          <w:tcPr>
            <w:tcW w:w="361" w:type="pct"/>
            <w:tcBorders>
              <w:top w:val="nil"/>
              <w:left w:val="nil"/>
              <w:bottom w:val="single" w:sz="4" w:space="0" w:color="auto"/>
              <w:right w:val="single" w:sz="4" w:space="0" w:color="auto"/>
            </w:tcBorders>
            <w:shd w:val="clear" w:color="000000" w:fill="FFFFFF"/>
            <w:noWrap/>
            <w:vAlign w:val="center"/>
            <w:hideMark/>
          </w:tcPr>
          <w:p w14:paraId="2F9AA8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B51F1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103,575.78</w:t>
            </w:r>
          </w:p>
        </w:tc>
        <w:tc>
          <w:tcPr>
            <w:tcW w:w="339" w:type="pct"/>
            <w:tcBorders>
              <w:top w:val="nil"/>
              <w:left w:val="nil"/>
              <w:bottom w:val="single" w:sz="4" w:space="0" w:color="auto"/>
              <w:right w:val="single" w:sz="4" w:space="0" w:color="auto"/>
            </w:tcBorders>
            <w:shd w:val="clear" w:color="000000" w:fill="C0C0C0"/>
            <w:noWrap/>
            <w:vAlign w:val="center"/>
            <w:hideMark/>
          </w:tcPr>
          <w:p w14:paraId="7199D60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5B4442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FA83B6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3FBBC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B6B27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8C60B1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0A55F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103,575.78</w:t>
            </w:r>
          </w:p>
        </w:tc>
      </w:tr>
      <w:tr w:rsidR="003D649A" w:rsidRPr="003D649A" w14:paraId="2C329C11"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3F1565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42</w:t>
            </w:r>
          </w:p>
        </w:tc>
        <w:tc>
          <w:tcPr>
            <w:tcW w:w="780" w:type="pct"/>
            <w:tcBorders>
              <w:top w:val="nil"/>
              <w:left w:val="nil"/>
              <w:bottom w:val="single" w:sz="4" w:space="0" w:color="auto"/>
              <w:right w:val="single" w:sz="4" w:space="0" w:color="auto"/>
            </w:tcBorders>
            <w:shd w:val="clear" w:color="000000" w:fill="FFFFFF"/>
            <w:vAlign w:val="center"/>
            <w:hideMark/>
          </w:tcPr>
          <w:p w14:paraId="3C89EE9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12921BE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钼铁生产</w:t>
            </w:r>
          </w:p>
        </w:tc>
        <w:tc>
          <w:tcPr>
            <w:tcW w:w="136" w:type="pct"/>
            <w:tcBorders>
              <w:top w:val="nil"/>
              <w:left w:val="nil"/>
              <w:bottom w:val="single" w:sz="4" w:space="0" w:color="auto"/>
              <w:right w:val="single" w:sz="4" w:space="0" w:color="auto"/>
            </w:tcBorders>
            <w:shd w:val="clear" w:color="000000" w:fill="FFFFFF"/>
            <w:vAlign w:val="center"/>
            <w:hideMark/>
          </w:tcPr>
          <w:p w14:paraId="0A451DA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188E392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7,772.40</w:t>
            </w:r>
          </w:p>
        </w:tc>
        <w:tc>
          <w:tcPr>
            <w:tcW w:w="361" w:type="pct"/>
            <w:tcBorders>
              <w:top w:val="nil"/>
              <w:left w:val="nil"/>
              <w:bottom w:val="single" w:sz="4" w:space="0" w:color="auto"/>
              <w:right w:val="single" w:sz="4" w:space="0" w:color="auto"/>
            </w:tcBorders>
            <w:shd w:val="clear" w:color="000000" w:fill="FFFFFF"/>
            <w:noWrap/>
            <w:vAlign w:val="center"/>
            <w:hideMark/>
          </w:tcPr>
          <w:p w14:paraId="23333F3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00D2E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66,065.40</w:t>
            </w:r>
          </w:p>
        </w:tc>
        <w:tc>
          <w:tcPr>
            <w:tcW w:w="339" w:type="pct"/>
            <w:tcBorders>
              <w:top w:val="nil"/>
              <w:left w:val="nil"/>
              <w:bottom w:val="single" w:sz="4" w:space="0" w:color="auto"/>
              <w:right w:val="single" w:sz="4" w:space="0" w:color="auto"/>
            </w:tcBorders>
            <w:shd w:val="clear" w:color="000000" w:fill="C0C0C0"/>
            <w:noWrap/>
            <w:vAlign w:val="center"/>
            <w:hideMark/>
          </w:tcPr>
          <w:p w14:paraId="14AD43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60372F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D5E8A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EE2E2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129500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8F00E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C77D4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66,065.40</w:t>
            </w:r>
          </w:p>
        </w:tc>
      </w:tr>
      <w:tr w:rsidR="003D649A" w:rsidRPr="003D649A" w14:paraId="733F7B4D" w14:textId="77777777" w:rsidTr="003D649A">
        <w:trPr>
          <w:trHeight w:val="121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C9A0D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w:t>
            </w:r>
          </w:p>
        </w:tc>
        <w:tc>
          <w:tcPr>
            <w:tcW w:w="780" w:type="pct"/>
            <w:tcBorders>
              <w:top w:val="nil"/>
              <w:left w:val="nil"/>
              <w:bottom w:val="single" w:sz="4" w:space="0" w:color="auto"/>
              <w:right w:val="single" w:sz="4" w:space="0" w:color="auto"/>
            </w:tcBorders>
            <w:shd w:val="clear" w:color="000000" w:fill="FFFFFF"/>
            <w:vAlign w:val="center"/>
            <w:hideMark/>
          </w:tcPr>
          <w:p w14:paraId="2D10FC5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7FAE7C2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铝铁生产</w:t>
            </w:r>
          </w:p>
        </w:tc>
        <w:tc>
          <w:tcPr>
            <w:tcW w:w="136" w:type="pct"/>
            <w:tcBorders>
              <w:top w:val="nil"/>
              <w:left w:val="nil"/>
              <w:bottom w:val="single" w:sz="4" w:space="0" w:color="auto"/>
              <w:right w:val="single" w:sz="4" w:space="0" w:color="auto"/>
            </w:tcBorders>
            <w:shd w:val="clear" w:color="000000" w:fill="FFFFFF"/>
            <w:vAlign w:val="center"/>
            <w:hideMark/>
          </w:tcPr>
          <w:p w14:paraId="63DD2A5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6AD834D"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11,018.51</w:t>
            </w:r>
          </w:p>
        </w:tc>
        <w:tc>
          <w:tcPr>
            <w:tcW w:w="361" w:type="pct"/>
            <w:tcBorders>
              <w:top w:val="nil"/>
              <w:left w:val="nil"/>
              <w:bottom w:val="single" w:sz="4" w:space="0" w:color="auto"/>
              <w:right w:val="single" w:sz="4" w:space="0" w:color="auto"/>
            </w:tcBorders>
            <w:shd w:val="clear" w:color="000000" w:fill="FFFFFF"/>
            <w:noWrap/>
            <w:vAlign w:val="center"/>
            <w:hideMark/>
          </w:tcPr>
          <w:p w14:paraId="3992EFF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50C01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63,158.19</w:t>
            </w:r>
          </w:p>
        </w:tc>
        <w:tc>
          <w:tcPr>
            <w:tcW w:w="339" w:type="pct"/>
            <w:tcBorders>
              <w:top w:val="nil"/>
              <w:left w:val="nil"/>
              <w:bottom w:val="single" w:sz="4" w:space="0" w:color="auto"/>
              <w:right w:val="single" w:sz="4" w:space="0" w:color="auto"/>
            </w:tcBorders>
            <w:shd w:val="clear" w:color="000000" w:fill="C0C0C0"/>
            <w:noWrap/>
            <w:vAlign w:val="center"/>
            <w:hideMark/>
          </w:tcPr>
          <w:p w14:paraId="48B510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53534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522C6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213022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E45B0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283FE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CCBD8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63,158.19</w:t>
            </w:r>
          </w:p>
        </w:tc>
      </w:tr>
      <w:tr w:rsidR="003D649A" w:rsidRPr="003D649A" w14:paraId="459F171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56A30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w:t>
            </w:r>
          </w:p>
        </w:tc>
        <w:tc>
          <w:tcPr>
            <w:tcW w:w="780" w:type="pct"/>
            <w:tcBorders>
              <w:top w:val="nil"/>
              <w:left w:val="nil"/>
              <w:bottom w:val="single" w:sz="4" w:space="0" w:color="auto"/>
              <w:right w:val="single" w:sz="4" w:space="0" w:color="auto"/>
            </w:tcBorders>
            <w:shd w:val="clear" w:color="000000" w:fill="FFFFFF"/>
            <w:vAlign w:val="center"/>
            <w:hideMark/>
          </w:tcPr>
          <w:p w14:paraId="35CA346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2949713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铝生产</w:t>
            </w:r>
          </w:p>
        </w:tc>
        <w:tc>
          <w:tcPr>
            <w:tcW w:w="136" w:type="pct"/>
            <w:tcBorders>
              <w:top w:val="nil"/>
              <w:left w:val="nil"/>
              <w:bottom w:val="single" w:sz="4" w:space="0" w:color="auto"/>
              <w:right w:val="single" w:sz="4" w:space="0" w:color="auto"/>
            </w:tcBorders>
            <w:shd w:val="clear" w:color="000000" w:fill="FFFFFF"/>
            <w:vAlign w:val="center"/>
            <w:hideMark/>
          </w:tcPr>
          <w:p w14:paraId="0189395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0869FA8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2,841.66</w:t>
            </w:r>
          </w:p>
        </w:tc>
        <w:tc>
          <w:tcPr>
            <w:tcW w:w="361" w:type="pct"/>
            <w:tcBorders>
              <w:top w:val="nil"/>
              <w:left w:val="nil"/>
              <w:bottom w:val="single" w:sz="4" w:space="0" w:color="auto"/>
              <w:right w:val="single" w:sz="4" w:space="0" w:color="auto"/>
            </w:tcBorders>
            <w:shd w:val="clear" w:color="000000" w:fill="FFFFFF"/>
            <w:noWrap/>
            <w:vAlign w:val="center"/>
            <w:hideMark/>
          </w:tcPr>
          <w:p w14:paraId="64BCD5C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B62E6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63,342.20</w:t>
            </w:r>
          </w:p>
        </w:tc>
        <w:tc>
          <w:tcPr>
            <w:tcW w:w="339" w:type="pct"/>
            <w:tcBorders>
              <w:top w:val="nil"/>
              <w:left w:val="nil"/>
              <w:bottom w:val="single" w:sz="4" w:space="0" w:color="auto"/>
              <w:right w:val="single" w:sz="4" w:space="0" w:color="auto"/>
            </w:tcBorders>
            <w:shd w:val="clear" w:color="000000" w:fill="C0C0C0"/>
            <w:noWrap/>
            <w:vAlign w:val="center"/>
            <w:hideMark/>
          </w:tcPr>
          <w:p w14:paraId="5C3B9B5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5C3EE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890CD4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61F10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0D2835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706A36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4B6D8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63,342.20</w:t>
            </w:r>
          </w:p>
        </w:tc>
      </w:tr>
      <w:tr w:rsidR="003D649A" w:rsidRPr="003D649A" w14:paraId="319AF59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345436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45</w:t>
            </w:r>
          </w:p>
        </w:tc>
        <w:tc>
          <w:tcPr>
            <w:tcW w:w="780" w:type="pct"/>
            <w:tcBorders>
              <w:top w:val="nil"/>
              <w:left w:val="nil"/>
              <w:bottom w:val="single" w:sz="4" w:space="0" w:color="auto"/>
              <w:right w:val="single" w:sz="4" w:space="0" w:color="auto"/>
            </w:tcBorders>
            <w:shd w:val="clear" w:color="000000" w:fill="FFFFFF"/>
            <w:vAlign w:val="center"/>
            <w:hideMark/>
          </w:tcPr>
          <w:p w14:paraId="1337271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5E3C6C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增碳剂生产</w:t>
            </w:r>
          </w:p>
        </w:tc>
        <w:tc>
          <w:tcPr>
            <w:tcW w:w="136" w:type="pct"/>
            <w:tcBorders>
              <w:top w:val="nil"/>
              <w:left w:val="nil"/>
              <w:bottom w:val="single" w:sz="4" w:space="0" w:color="auto"/>
              <w:right w:val="single" w:sz="4" w:space="0" w:color="auto"/>
            </w:tcBorders>
            <w:shd w:val="clear" w:color="000000" w:fill="FFFFFF"/>
            <w:vAlign w:val="center"/>
            <w:hideMark/>
          </w:tcPr>
          <w:p w14:paraId="4E4D587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0848CD5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10,680.66</w:t>
            </w:r>
          </w:p>
        </w:tc>
        <w:tc>
          <w:tcPr>
            <w:tcW w:w="361" w:type="pct"/>
            <w:tcBorders>
              <w:top w:val="nil"/>
              <w:left w:val="nil"/>
              <w:bottom w:val="single" w:sz="4" w:space="0" w:color="auto"/>
              <w:right w:val="single" w:sz="4" w:space="0" w:color="auto"/>
            </w:tcBorders>
            <w:shd w:val="clear" w:color="000000" w:fill="FFFFFF"/>
            <w:noWrap/>
            <w:vAlign w:val="center"/>
            <w:hideMark/>
          </w:tcPr>
          <w:p w14:paraId="6BF9535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6FF5C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17,778.32</w:t>
            </w:r>
          </w:p>
        </w:tc>
        <w:tc>
          <w:tcPr>
            <w:tcW w:w="339" w:type="pct"/>
            <w:tcBorders>
              <w:top w:val="nil"/>
              <w:left w:val="nil"/>
              <w:bottom w:val="single" w:sz="4" w:space="0" w:color="auto"/>
              <w:right w:val="single" w:sz="4" w:space="0" w:color="auto"/>
            </w:tcBorders>
            <w:shd w:val="clear" w:color="000000" w:fill="C0C0C0"/>
            <w:noWrap/>
            <w:vAlign w:val="center"/>
            <w:hideMark/>
          </w:tcPr>
          <w:p w14:paraId="1D91DB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F93AC7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F4B2E4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23A97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CD7ECC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2A380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58D87A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17,778.32</w:t>
            </w:r>
          </w:p>
        </w:tc>
      </w:tr>
      <w:tr w:rsidR="003D649A" w:rsidRPr="003D649A" w14:paraId="3B2075C2"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0CC17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w:t>
            </w:r>
          </w:p>
        </w:tc>
        <w:tc>
          <w:tcPr>
            <w:tcW w:w="780" w:type="pct"/>
            <w:tcBorders>
              <w:top w:val="nil"/>
              <w:left w:val="nil"/>
              <w:bottom w:val="single" w:sz="4" w:space="0" w:color="auto"/>
              <w:right w:val="single" w:sz="4" w:space="0" w:color="auto"/>
            </w:tcBorders>
            <w:shd w:val="clear" w:color="000000" w:fill="FFFFFF"/>
            <w:vAlign w:val="center"/>
            <w:hideMark/>
          </w:tcPr>
          <w:p w14:paraId="50B4B9F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04FE19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铁鳞生产</w:t>
            </w:r>
          </w:p>
        </w:tc>
        <w:tc>
          <w:tcPr>
            <w:tcW w:w="136" w:type="pct"/>
            <w:tcBorders>
              <w:top w:val="nil"/>
              <w:left w:val="nil"/>
              <w:bottom w:val="single" w:sz="4" w:space="0" w:color="auto"/>
              <w:right w:val="single" w:sz="4" w:space="0" w:color="auto"/>
            </w:tcBorders>
            <w:shd w:val="clear" w:color="000000" w:fill="FFFFFF"/>
            <w:vAlign w:val="center"/>
            <w:hideMark/>
          </w:tcPr>
          <w:p w14:paraId="538E776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1B86CB6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172,683.99</w:t>
            </w:r>
          </w:p>
        </w:tc>
        <w:tc>
          <w:tcPr>
            <w:tcW w:w="361" w:type="pct"/>
            <w:tcBorders>
              <w:top w:val="nil"/>
              <w:left w:val="nil"/>
              <w:bottom w:val="single" w:sz="4" w:space="0" w:color="auto"/>
              <w:right w:val="single" w:sz="4" w:space="0" w:color="auto"/>
            </w:tcBorders>
            <w:shd w:val="clear" w:color="000000" w:fill="FFFFFF"/>
            <w:noWrap/>
            <w:vAlign w:val="center"/>
            <w:hideMark/>
          </w:tcPr>
          <w:p w14:paraId="1D3648B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68FAE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608.38</w:t>
            </w:r>
          </w:p>
        </w:tc>
        <w:tc>
          <w:tcPr>
            <w:tcW w:w="339" w:type="pct"/>
            <w:tcBorders>
              <w:top w:val="nil"/>
              <w:left w:val="nil"/>
              <w:bottom w:val="single" w:sz="4" w:space="0" w:color="auto"/>
              <w:right w:val="single" w:sz="4" w:space="0" w:color="auto"/>
            </w:tcBorders>
            <w:shd w:val="clear" w:color="000000" w:fill="C0C0C0"/>
            <w:noWrap/>
            <w:vAlign w:val="center"/>
            <w:hideMark/>
          </w:tcPr>
          <w:p w14:paraId="11237C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197263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4571B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CD6D5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8CEFB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79422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903A0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608.38</w:t>
            </w:r>
          </w:p>
        </w:tc>
      </w:tr>
      <w:tr w:rsidR="003D649A" w:rsidRPr="003D649A" w14:paraId="775CB90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752553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w:t>
            </w:r>
          </w:p>
        </w:tc>
        <w:tc>
          <w:tcPr>
            <w:tcW w:w="780" w:type="pct"/>
            <w:tcBorders>
              <w:top w:val="nil"/>
              <w:left w:val="nil"/>
              <w:bottom w:val="single" w:sz="4" w:space="0" w:color="auto"/>
              <w:right w:val="single" w:sz="4" w:space="0" w:color="auto"/>
            </w:tcBorders>
            <w:shd w:val="clear" w:color="000000" w:fill="FFFFFF"/>
            <w:vAlign w:val="center"/>
            <w:hideMark/>
          </w:tcPr>
          <w:p w14:paraId="5C9AF7B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401EFDA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氨水生产</w:t>
            </w:r>
          </w:p>
        </w:tc>
        <w:tc>
          <w:tcPr>
            <w:tcW w:w="136" w:type="pct"/>
            <w:tcBorders>
              <w:top w:val="nil"/>
              <w:left w:val="nil"/>
              <w:bottom w:val="single" w:sz="4" w:space="0" w:color="auto"/>
              <w:right w:val="single" w:sz="4" w:space="0" w:color="auto"/>
            </w:tcBorders>
            <w:shd w:val="clear" w:color="000000" w:fill="FFFFFF"/>
            <w:vAlign w:val="center"/>
            <w:hideMark/>
          </w:tcPr>
          <w:p w14:paraId="7FF6C4E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8EC400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4,496.14</w:t>
            </w:r>
          </w:p>
        </w:tc>
        <w:tc>
          <w:tcPr>
            <w:tcW w:w="361" w:type="pct"/>
            <w:tcBorders>
              <w:top w:val="nil"/>
              <w:left w:val="nil"/>
              <w:bottom w:val="single" w:sz="4" w:space="0" w:color="auto"/>
              <w:right w:val="single" w:sz="4" w:space="0" w:color="auto"/>
            </w:tcBorders>
            <w:shd w:val="clear" w:color="000000" w:fill="FFFFFF"/>
            <w:noWrap/>
            <w:vAlign w:val="center"/>
            <w:hideMark/>
          </w:tcPr>
          <w:p w14:paraId="5A607D3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2AFB34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24,444.82</w:t>
            </w:r>
          </w:p>
        </w:tc>
        <w:tc>
          <w:tcPr>
            <w:tcW w:w="339" w:type="pct"/>
            <w:tcBorders>
              <w:top w:val="nil"/>
              <w:left w:val="nil"/>
              <w:bottom w:val="single" w:sz="4" w:space="0" w:color="auto"/>
              <w:right w:val="single" w:sz="4" w:space="0" w:color="auto"/>
            </w:tcBorders>
            <w:shd w:val="clear" w:color="000000" w:fill="C0C0C0"/>
            <w:noWrap/>
            <w:vAlign w:val="center"/>
            <w:hideMark/>
          </w:tcPr>
          <w:p w14:paraId="697E0C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3BA21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6AA738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41E52F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A628B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17D55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035B4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24,444.82</w:t>
            </w:r>
          </w:p>
        </w:tc>
      </w:tr>
      <w:tr w:rsidR="003D649A" w:rsidRPr="003D649A" w14:paraId="401161C1"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B33FF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w:t>
            </w:r>
          </w:p>
        </w:tc>
        <w:tc>
          <w:tcPr>
            <w:tcW w:w="780" w:type="pct"/>
            <w:tcBorders>
              <w:top w:val="nil"/>
              <w:left w:val="nil"/>
              <w:bottom w:val="single" w:sz="4" w:space="0" w:color="auto"/>
              <w:right w:val="single" w:sz="4" w:space="0" w:color="auto"/>
            </w:tcBorders>
            <w:shd w:val="clear" w:color="000000" w:fill="FFFFFF"/>
            <w:vAlign w:val="center"/>
            <w:hideMark/>
          </w:tcPr>
          <w:p w14:paraId="54D0C73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w:t>
            </w:r>
            <w:r w:rsidRPr="003D649A">
              <w:rPr>
                <w:rFonts w:eastAsia="PMingLiU" w:cs="Arial"/>
                <w:b/>
                <w:bCs/>
                <w:szCs w:val="20"/>
                <w:lang w:val="en-US" w:eastAsia="zh-CN"/>
              </w:rPr>
              <w:lastRenderedPageBreak/>
              <w:t>务的上游排放</w:t>
            </w:r>
          </w:p>
        </w:tc>
        <w:tc>
          <w:tcPr>
            <w:tcW w:w="355" w:type="pct"/>
            <w:tcBorders>
              <w:top w:val="nil"/>
              <w:left w:val="nil"/>
              <w:bottom w:val="single" w:sz="4" w:space="0" w:color="auto"/>
              <w:right w:val="single" w:sz="4" w:space="0" w:color="auto"/>
            </w:tcBorders>
            <w:shd w:val="clear" w:color="auto" w:fill="auto"/>
            <w:vAlign w:val="center"/>
            <w:hideMark/>
          </w:tcPr>
          <w:p w14:paraId="6876BA4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lastRenderedPageBreak/>
              <w:t>碳化硅</w:t>
            </w:r>
            <w:r w:rsidRPr="003D649A">
              <w:rPr>
                <w:rFonts w:eastAsia="PMingLiU" w:cs="Arial"/>
                <w:b/>
                <w:bCs/>
                <w:szCs w:val="20"/>
                <w:lang w:val="en-US" w:eastAsia="zh-CN"/>
              </w:rPr>
              <w:lastRenderedPageBreak/>
              <w:t>生产</w:t>
            </w:r>
          </w:p>
        </w:tc>
        <w:tc>
          <w:tcPr>
            <w:tcW w:w="136" w:type="pct"/>
            <w:tcBorders>
              <w:top w:val="nil"/>
              <w:left w:val="nil"/>
              <w:bottom w:val="single" w:sz="4" w:space="0" w:color="auto"/>
              <w:right w:val="single" w:sz="4" w:space="0" w:color="auto"/>
            </w:tcBorders>
            <w:shd w:val="clear" w:color="000000" w:fill="FFFFFF"/>
            <w:vAlign w:val="center"/>
            <w:hideMark/>
          </w:tcPr>
          <w:p w14:paraId="2DD626D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 xml:space="preserve">范围三 </w:t>
            </w:r>
            <w:r w:rsidRPr="003D649A">
              <w:rPr>
                <w:rFonts w:ascii="宋体" w:eastAsia="宋体" w:hAnsi="宋体" w:cs="宋体" w:hint="eastAsia"/>
                <w:b/>
                <w:bCs/>
                <w:szCs w:val="20"/>
                <w:lang w:val="en-US" w:eastAsia="zh-CN"/>
              </w:rPr>
              <w:lastRenderedPageBreak/>
              <w:t>类别1</w:t>
            </w:r>
          </w:p>
        </w:tc>
        <w:tc>
          <w:tcPr>
            <w:tcW w:w="401" w:type="pct"/>
            <w:tcBorders>
              <w:top w:val="nil"/>
              <w:left w:val="nil"/>
              <w:bottom w:val="single" w:sz="4" w:space="0" w:color="auto"/>
              <w:right w:val="single" w:sz="4" w:space="0" w:color="auto"/>
            </w:tcBorders>
            <w:shd w:val="clear" w:color="000000" w:fill="FFFFFF"/>
            <w:noWrap/>
            <w:vAlign w:val="center"/>
            <w:hideMark/>
          </w:tcPr>
          <w:p w14:paraId="0B9BE9A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6,614.80</w:t>
            </w:r>
          </w:p>
        </w:tc>
        <w:tc>
          <w:tcPr>
            <w:tcW w:w="361" w:type="pct"/>
            <w:tcBorders>
              <w:top w:val="nil"/>
              <w:left w:val="nil"/>
              <w:bottom w:val="single" w:sz="4" w:space="0" w:color="auto"/>
              <w:right w:val="single" w:sz="4" w:space="0" w:color="auto"/>
            </w:tcBorders>
            <w:shd w:val="clear" w:color="000000" w:fill="FFFFFF"/>
            <w:noWrap/>
            <w:vAlign w:val="center"/>
            <w:hideMark/>
          </w:tcPr>
          <w:p w14:paraId="775FA1A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ACA6D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48,149.59</w:t>
            </w:r>
          </w:p>
        </w:tc>
        <w:tc>
          <w:tcPr>
            <w:tcW w:w="339" w:type="pct"/>
            <w:tcBorders>
              <w:top w:val="nil"/>
              <w:left w:val="nil"/>
              <w:bottom w:val="single" w:sz="4" w:space="0" w:color="auto"/>
              <w:right w:val="single" w:sz="4" w:space="0" w:color="auto"/>
            </w:tcBorders>
            <w:shd w:val="clear" w:color="000000" w:fill="C0C0C0"/>
            <w:noWrap/>
            <w:vAlign w:val="center"/>
            <w:hideMark/>
          </w:tcPr>
          <w:p w14:paraId="32CEE0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599F3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E10C25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3FCEB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8E69A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1CBBFF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0906F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48,149.59</w:t>
            </w:r>
          </w:p>
        </w:tc>
      </w:tr>
      <w:tr w:rsidR="003D649A" w:rsidRPr="003D649A" w14:paraId="1CEED6AB"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5E0100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w:t>
            </w:r>
          </w:p>
        </w:tc>
        <w:tc>
          <w:tcPr>
            <w:tcW w:w="780" w:type="pct"/>
            <w:tcBorders>
              <w:top w:val="nil"/>
              <w:left w:val="nil"/>
              <w:bottom w:val="single" w:sz="4" w:space="0" w:color="auto"/>
              <w:right w:val="single" w:sz="4" w:space="0" w:color="auto"/>
            </w:tcBorders>
            <w:shd w:val="clear" w:color="000000" w:fill="FFFFFF"/>
            <w:vAlign w:val="center"/>
            <w:hideMark/>
          </w:tcPr>
          <w:p w14:paraId="2FD4EC3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1676A8A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镁生产</w:t>
            </w:r>
          </w:p>
        </w:tc>
        <w:tc>
          <w:tcPr>
            <w:tcW w:w="136" w:type="pct"/>
            <w:tcBorders>
              <w:top w:val="nil"/>
              <w:left w:val="nil"/>
              <w:bottom w:val="single" w:sz="4" w:space="0" w:color="auto"/>
              <w:right w:val="single" w:sz="4" w:space="0" w:color="auto"/>
            </w:tcBorders>
            <w:shd w:val="clear" w:color="000000" w:fill="FFFFFF"/>
            <w:vAlign w:val="center"/>
            <w:hideMark/>
          </w:tcPr>
          <w:p w14:paraId="61313B7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8C2A5B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11,710.71</w:t>
            </w:r>
          </w:p>
        </w:tc>
        <w:tc>
          <w:tcPr>
            <w:tcW w:w="361" w:type="pct"/>
            <w:tcBorders>
              <w:top w:val="nil"/>
              <w:left w:val="nil"/>
              <w:bottom w:val="single" w:sz="4" w:space="0" w:color="auto"/>
              <w:right w:val="single" w:sz="4" w:space="0" w:color="auto"/>
            </w:tcBorders>
            <w:shd w:val="clear" w:color="000000" w:fill="FFFFFF"/>
            <w:noWrap/>
            <w:vAlign w:val="center"/>
            <w:hideMark/>
          </w:tcPr>
          <w:p w14:paraId="1E5CF9E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FEC26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308,520.83</w:t>
            </w:r>
          </w:p>
        </w:tc>
        <w:tc>
          <w:tcPr>
            <w:tcW w:w="339" w:type="pct"/>
            <w:tcBorders>
              <w:top w:val="nil"/>
              <w:left w:val="nil"/>
              <w:bottom w:val="single" w:sz="4" w:space="0" w:color="auto"/>
              <w:right w:val="single" w:sz="4" w:space="0" w:color="auto"/>
            </w:tcBorders>
            <w:shd w:val="clear" w:color="000000" w:fill="C0C0C0"/>
            <w:noWrap/>
            <w:vAlign w:val="center"/>
            <w:hideMark/>
          </w:tcPr>
          <w:p w14:paraId="5191BC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EF1FE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4CE07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F08F3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57B00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AD9ED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56C75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308,520.83</w:t>
            </w:r>
          </w:p>
        </w:tc>
      </w:tr>
      <w:tr w:rsidR="003D649A" w:rsidRPr="003D649A" w14:paraId="1D0BADE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1AE18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50</w:t>
            </w:r>
          </w:p>
        </w:tc>
        <w:tc>
          <w:tcPr>
            <w:tcW w:w="780" w:type="pct"/>
            <w:tcBorders>
              <w:top w:val="nil"/>
              <w:left w:val="nil"/>
              <w:bottom w:val="single" w:sz="4" w:space="0" w:color="auto"/>
              <w:right w:val="single" w:sz="4" w:space="0" w:color="auto"/>
            </w:tcBorders>
            <w:shd w:val="clear" w:color="000000" w:fill="FFFFFF"/>
            <w:vAlign w:val="center"/>
            <w:hideMark/>
          </w:tcPr>
          <w:p w14:paraId="5EE5C0B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2F20234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所有其他纸制品加工制造</w:t>
            </w:r>
          </w:p>
        </w:tc>
        <w:tc>
          <w:tcPr>
            <w:tcW w:w="136" w:type="pct"/>
            <w:tcBorders>
              <w:top w:val="nil"/>
              <w:left w:val="nil"/>
              <w:bottom w:val="single" w:sz="4" w:space="0" w:color="auto"/>
              <w:right w:val="single" w:sz="4" w:space="0" w:color="auto"/>
            </w:tcBorders>
            <w:shd w:val="clear" w:color="000000" w:fill="FFFFFF"/>
            <w:vAlign w:val="center"/>
            <w:hideMark/>
          </w:tcPr>
          <w:p w14:paraId="7EF5FDA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3E101B7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16,162.17</w:t>
            </w:r>
          </w:p>
        </w:tc>
        <w:tc>
          <w:tcPr>
            <w:tcW w:w="361" w:type="pct"/>
            <w:tcBorders>
              <w:top w:val="nil"/>
              <w:left w:val="nil"/>
              <w:bottom w:val="single" w:sz="4" w:space="0" w:color="auto"/>
              <w:right w:val="single" w:sz="4" w:space="0" w:color="auto"/>
            </w:tcBorders>
            <w:shd w:val="clear" w:color="000000" w:fill="FFFFFF"/>
            <w:noWrap/>
            <w:vAlign w:val="center"/>
            <w:hideMark/>
          </w:tcPr>
          <w:p w14:paraId="0AF9DE5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2ED2DD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5.54</w:t>
            </w:r>
          </w:p>
        </w:tc>
        <w:tc>
          <w:tcPr>
            <w:tcW w:w="339" w:type="pct"/>
            <w:tcBorders>
              <w:top w:val="nil"/>
              <w:left w:val="nil"/>
              <w:bottom w:val="single" w:sz="4" w:space="0" w:color="auto"/>
              <w:right w:val="single" w:sz="4" w:space="0" w:color="auto"/>
            </w:tcBorders>
            <w:shd w:val="clear" w:color="000000" w:fill="C0C0C0"/>
            <w:noWrap/>
            <w:vAlign w:val="center"/>
            <w:hideMark/>
          </w:tcPr>
          <w:p w14:paraId="6A98F4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8D9D1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74CDA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A6EAF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341AE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9D7F2D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C8B74C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5.54</w:t>
            </w:r>
          </w:p>
        </w:tc>
      </w:tr>
      <w:tr w:rsidR="003D649A" w:rsidRPr="003D649A" w14:paraId="5F43742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41AD5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51</w:t>
            </w:r>
          </w:p>
        </w:tc>
        <w:tc>
          <w:tcPr>
            <w:tcW w:w="780" w:type="pct"/>
            <w:tcBorders>
              <w:top w:val="nil"/>
              <w:left w:val="nil"/>
              <w:bottom w:val="single" w:sz="4" w:space="0" w:color="auto"/>
              <w:right w:val="single" w:sz="4" w:space="0" w:color="auto"/>
            </w:tcBorders>
            <w:shd w:val="clear" w:color="000000" w:fill="FFFFFF"/>
            <w:vAlign w:val="center"/>
            <w:hideMark/>
          </w:tcPr>
          <w:p w14:paraId="746F098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62CDAF9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办公用品</w:t>
            </w:r>
            <w:r w:rsidRPr="003D649A">
              <w:rPr>
                <w:rFonts w:eastAsia="PMingLiU" w:cs="Arial"/>
                <w:b/>
                <w:bCs/>
                <w:szCs w:val="20"/>
                <w:lang w:val="en-US" w:eastAsia="zh-CN"/>
              </w:rPr>
              <w:t>(</w:t>
            </w:r>
            <w:r w:rsidRPr="003D649A">
              <w:rPr>
                <w:rFonts w:eastAsia="PMingLiU" w:cs="Arial"/>
                <w:b/>
                <w:bCs/>
                <w:szCs w:val="20"/>
                <w:lang w:val="en-US" w:eastAsia="zh-CN"/>
              </w:rPr>
              <w:t>纸张除外</w:t>
            </w:r>
            <w:r w:rsidRPr="003D649A">
              <w:rPr>
                <w:rFonts w:eastAsia="PMingLiU" w:cs="Arial"/>
                <w:b/>
                <w:bCs/>
                <w:szCs w:val="20"/>
                <w:lang w:val="en-US" w:eastAsia="zh-CN"/>
              </w:rPr>
              <w:t>)</w:t>
            </w:r>
            <w:r w:rsidRPr="003D649A">
              <w:rPr>
                <w:rFonts w:eastAsia="PMingLiU" w:cs="Arial"/>
                <w:b/>
                <w:bCs/>
                <w:szCs w:val="20"/>
                <w:lang w:val="en-US" w:eastAsia="zh-CN"/>
              </w:rPr>
              <w:t>制造</w:t>
            </w:r>
          </w:p>
        </w:tc>
        <w:tc>
          <w:tcPr>
            <w:tcW w:w="136" w:type="pct"/>
            <w:tcBorders>
              <w:top w:val="nil"/>
              <w:left w:val="nil"/>
              <w:bottom w:val="single" w:sz="4" w:space="0" w:color="auto"/>
              <w:right w:val="single" w:sz="4" w:space="0" w:color="auto"/>
            </w:tcBorders>
            <w:shd w:val="clear" w:color="000000" w:fill="FFFFFF"/>
            <w:vAlign w:val="center"/>
            <w:hideMark/>
          </w:tcPr>
          <w:p w14:paraId="07D670E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48B60C1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177,487.76</w:t>
            </w:r>
          </w:p>
        </w:tc>
        <w:tc>
          <w:tcPr>
            <w:tcW w:w="361" w:type="pct"/>
            <w:tcBorders>
              <w:top w:val="nil"/>
              <w:left w:val="nil"/>
              <w:bottom w:val="single" w:sz="4" w:space="0" w:color="auto"/>
              <w:right w:val="single" w:sz="4" w:space="0" w:color="auto"/>
            </w:tcBorders>
            <w:shd w:val="clear" w:color="000000" w:fill="FFFFFF"/>
            <w:noWrap/>
            <w:vAlign w:val="center"/>
            <w:hideMark/>
          </w:tcPr>
          <w:p w14:paraId="0AFB5EE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68735C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47.03</w:t>
            </w:r>
          </w:p>
        </w:tc>
        <w:tc>
          <w:tcPr>
            <w:tcW w:w="339" w:type="pct"/>
            <w:tcBorders>
              <w:top w:val="nil"/>
              <w:left w:val="nil"/>
              <w:bottom w:val="single" w:sz="4" w:space="0" w:color="auto"/>
              <w:right w:val="single" w:sz="4" w:space="0" w:color="auto"/>
            </w:tcBorders>
            <w:shd w:val="clear" w:color="000000" w:fill="C0C0C0"/>
            <w:noWrap/>
            <w:vAlign w:val="center"/>
            <w:hideMark/>
          </w:tcPr>
          <w:p w14:paraId="2CB1F7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27362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FA6CB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CCB91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88E0D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CB03A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FAF32F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47.03</w:t>
            </w:r>
          </w:p>
        </w:tc>
      </w:tr>
      <w:tr w:rsidR="003D649A" w:rsidRPr="003D649A" w14:paraId="2317CCDF"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9CB62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52</w:t>
            </w:r>
          </w:p>
        </w:tc>
        <w:tc>
          <w:tcPr>
            <w:tcW w:w="780" w:type="pct"/>
            <w:tcBorders>
              <w:top w:val="nil"/>
              <w:left w:val="nil"/>
              <w:bottom w:val="single" w:sz="4" w:space="0" w:color="auto"/>
              <w:right w:val="single" w:sz="4" w:space="0" w:color="auto"/>
            </w:tcBorders>
            <w:shd w:val="clear" w:color="000000" w:fill="FFFFFF"/>
            <w:vAlign w:val="center"/>
            <w:hideMark/>
          </w:tcPr>
          <w:p w14:paraId="4A87A41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外购商品和服务的上游排放</w:t>
            </w:r>
          </w:p>
        </w:tc>
        <w:tc>
          <w:tcPr>
            <w:tcW w:w="355" w:type="pct"/>
            <w:tcBorders>
              <w:top w:val="nil"/>
              <w:left w:val="nil"/>
              <w:bottom w:val="single" w:sz="4" w:space="0" w:color="auto"/>
              <w:right w:val="single" w:sz="4" w:space="0" w:color="auto"/>
            </w:tcBorders>
            <w:shd w:val="clear" w:color="auto" w:fill="auto"/>
            <w:vAlign w:val="center"/>
            <w:hideMark/>
          </w:tcPr>
          <w:p w14:paraId="50AE674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源水</w:t>
            </w:r>
          </w:p>
        </w:tc>
        <w:tc>
          <w:tcPr>
            <w:tcW w:w="136" w:type="pct"/>
            <w:tcBorders>
              <w:top w:val="nil"/>
              <w:left w:val="nil"/>
              <w:bottom w:val="single" w:sz="4" w:space="0" w:color="auto"/>
              <w:right w:val="single" w:sz="4" w:space="0" w:color="auto"/>
            </w:tcBorders>
            <w:shd w:val="clear" w:color="000000" w:fill="FFFFFF"/>
            <w:vAlign w:val="center"/>
            <w:hideMark/>
          </w:tcPr>
          <w:p w14:paraId="4DBC409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w:t>
            </w:r>
          </w:p>
        </w:tc>
        <w:tc>
          <w:tcPr>
            <w:tcW w:w="401" w:type="pct"/>
            <w:tcBorders>
              <w:top w:val="nil"/>
              <w:left w:val="nil"/>
              <w:bottom w:val="single" w:sz="4" w:space="0" w:color="auto"/>
              <w:right w:val="single" w:sz="4" w:space="0" w:color="auto"/>
            </w:tcBorders>
            <w:shd w:val="clear" w:color="000000" w:fill="FFFFFF"/>
            <w:noWrap/>
            <w:vAlign w:val="center"/>
            <w:hideMark/>
          </w:tcPr>
          <w:p w14:paraId="4A05E29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23,278,634.00</w:t>
            </w:r>
          </w:p>
        </w:tc>
        <w:tc>
          <w:tcPr>
            <w:tcW w:w="361" w:type="pct"/>
            <w:tcBorders>
              <w:top w:val="nil"/>
              <w:left w:val="nil"/>
              <w:bottom w:val="single" w:sz="4" w:space="0" w:color="auto"/>
              <w:right w:val="single" w:sz="4" w:space="0" w:color="auto"/>
            </w:tcBorders>
            <w:shd w:val="clear" w:color="000000" w:fill="FFFFFF"/>
            <w:noWrap/>
            <w:vAlign w:val="center"/>
            <w:hideMark/>
          </w:tcPr>
          <w:p w14:paraId="5ED3054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607F9F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29,761.03</w:t>
            </w:r>
          </w:p>
        </w:tc>
        <w:tc>
          <w:tcPr>
            <w:tcW w:w="339" w:type="pct"/>
            <w:tcBorders>
              <w:top w:val="nil"/>
              <w:left w:val="nil"/>
              <w:bottom w:val="single" w:sz="4" w:space="0" w:color="auto"/>
              <w:right w:val="single" w:sz="4" w:space="0" w:color="auto"/>
            </w:tcBorders>
            <w:shd w:val="clear" w:color="000000" w:fill="C0C0C0"/>
            <w:noWrap/>
            <w:vAlign w:val="center"/>
            <w:hideMark/>
          </w:tcPr>
          <w:p w14:paraId="1B28684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83613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DA3C5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EE1265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E8815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5AE613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DD442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29,761.03</w:t>
            </w:r>
          </w:p>
        </w:tc>
      </w:tr>
      <w:tr w:rsidR="003D649A" w:rsidRPr="003D649A" w14:paraId="114EA917" w14:textId="77777777" w:rsidTr="003D649A">
        <w:trPr>
          <w:trHeight w:val="6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31B53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w:t>
            </w:r>
          </w:p>
        </w:tc>
        <w:tc>
          <w:tcPr>
            <w:tcW w:w="780" w:type="pct"/>
            <w:tcBorders>
              <w:top w:val="nil"/>
              <w:left w:val="nil"/>
              <w:bottom w:val="single" w:sz="4" w:space="0" w:color="auto"/>
              <w:right w:val="single" w:sz="4" w:space="0" w:color="auto"/>
            </w:tcBorders>
            <w:shd w:val="clear" w:color="000000" w:fill="FFFFFF"/>
            <w:vAlign w:val="center"/>
            <w:hideMark/>
          </w:tcPr>
          <w:p w14:paraId="2A6E133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5BE4FA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采购产品空调和暖空气加热设备和商业</w:t>
            </w:r>
            <w:r w:rsidRPr="003D649A">
              <w:rPr>
                <w:rFonts w:eastAsia="PMingLiU" w:cs="Arial"/>
                <w:b/>
                <w:bCs/>
                <w:szCs w:val="20"/>
                <w:lang w:val="en-US" w:eastAsia="zh-CN"/>
              </w:rPr>
              <w:lastRenderedPageBreak/>
              <w:t>和工业制冷设备制造</w:t>
            </w:r>
          </w:p>
        </w:tc>
        <w:tc>
          <w:tcPr>
            <w:tcW w:w="136" w:type="pct"/>
            <w:tcBorders>
              <w:top w:val="nil"/>
              <w:left w:val="nil"/>
              <w:bottom w:val="single" w:sz="4" w:space="0" w:color="auto"/>
              <w:right w:val="single" w:sz="4" w:space="0" w:color="auto"/>
            </w:tcBorders>
            <w:shd w:val="clear" w:color="000000" w:fill="FFFFFF"/>
            <w:vAlign w:val="center"/>
            <w:hideMark/>
          </w:tcPr>
          <w:p w14:paraId="7A7C3CC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0B348BD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137,337.40</w:t>
            </w:r>
          </w:p>
        </w:tc>
        <w:tc>
          <w:tcPr>
            <w:tcW w:w="361" w:type="pct"/>
            <w:tcBorders>
              <w:top w:val="nil"/>
              <w:left w:val="nil"/>
              <w:bottom w:val="single" w:sz="4" w:space="0" w:color="auto"/>
              <w:right w:val="single" w:sz="4" w:space="0" w:color="auto"/>
            </w:tcBorders>
            <w:shd w:val="clear" w:color="000000" w:fill="FFFFFF"/>
            <w:noWrap/>
            <w:vAlign w:val="center"/>
            <w:hideMark/>
          </w:tcPr>
          <w:p w14:paraId="79E5802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747282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14.83</w:t>
            </w:r>
          </w:p>
        </w:tc>
        <w:tc>
          <w:tcPr>
            <w:tcW w:w="339" w:type="pct"/>
            <w:tcBorders>
              <w:top w:val="nil"/>
              <w:left w:val="nil"/>
              <w:bottom w:val="single" w:sz="4" w:space="0" w:color="auto"/>
              <w:right w:val="single" w:sz="4" w:space="0" w:color="auto"/>
            </w:tcBorders>
            <w:shd w:val="clear" w:color="000000" w:fill="C0C0C0"/>
            <w:noWrap/>
            <w:vAlign w:val="center"/>
            <w:hideMark/>
          </w:tcPr>
          <w:p w14:paraId="68075D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D9BB2B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92443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F355C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D286BF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2C2A1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FB86D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14.83</w:t>
            </w:r>
          </w:p>
        </w:tc>
      </w:tr>
      <w:tr w:rsidR="003D649A" w:rsidRPr="003D649A" w14:paraId="2E5CE14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1B9912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54</w:t>
            </w:r>
          </w:p>
        </w:tc>
        <w:tc>
          <w:tcPr>
            <w:tcW w:w="780" w:type="pct"/>
            <w:tcBorders>
              <w:top w:val="nil"/>
              <w:left w:val="nil"/>
              <w:bottom w:val="single" w:sz="4" w:space="0" w:color="auto"/>
              <w:right w:val="single" w:sz="4" w:space="0" w:color="auto"/>
            </w:tcBorders>
            <w:shd w:val="clear" w:color="000000" w:fill="FFFFFF"/>
            <w:vAlign w:val="center"/>
            <w:hideMark/>
          </w:tcPr>
          <w:p w14:paraId="1701543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29078D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电子计算机制造</w:t>
            </w:r>
          </w:p>
        </w:tc>
        <w:tc>
          <w:tcPr>
            <w:tcW w:w="136" w:type="pct"/>
            <w:tcBorders>
              <w:top w:val="nil"/>
              <w:left w:val="nil"/>
              <w:bottom w:val="single" w:sz="4" w:space="0" w:color="auto"/>
              <w:right w:val="single" w:sz="4" w:space="0" w:color="auto"/>
            </w:tcBorders>
            <w:shd w:val="clear" w:color="000000" w:fill="FFFFFF"/>
            <w:vAlign w:val="center"/>
            <w:hideMark/>
          </w:tcPr>
          <w:p w14:paraId="21DCAAC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2991049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65,311.03</w:t>
            </w:r>
          </w:p>
        </w:tc>
        <w:tc>
          <w:tcPr>
            <w:tcW w:w="361" w:type="pct"/>
            <w:tcBorders>
              <w:top w:val="nil"/>
              <w:left w:val="nil"/>
              <w:bottom w:val="single" w:sz="4" w:space="0" w:color="auto"/>
              <w:right w:val="single" w:sz="4" w:space="0" w:color="auto"/>
            </w:tcBorders>
            <w:shd w:val="clear" w:color="000000" w:fill="FFFFFF"/>
            <w:noWrap/>
            <w:vAlign w:val="center"/>
            <w:hideMark/>
          </w:tcPr>
          <w:p w14:paraId="3B69DC5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6736B40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3.79</w:t>
            </w:r>
          </w:p>
        </w:tc>
        <w:tc>
          <w:tcPr>
            <w:tcW w:w="339" w:type="pct"/>
            <w:tcBorders>
              <w:top w:val="nil"/>
              <w:left w:val="nil"/>
              <w:bottom w:val="single" w:sz="4" w:space="0" w:color="auto"/>
              <w:right w:val="single" w:sz="4" w:space="0" w:color="auto"/>
            </w:tcBorders>
            <w:shd w:val="clear" w:color="000000" w:fill="C0C0C0"/>
            <w:noWrap/>
            <w:vAlign w:val="center"/>
            <w:hideMark/>
          </w:tcPr>
          <w:p w14:paraId="38A5096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E67336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82BAE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ED69F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ABA11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F4931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60A25E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3.79</w:t>
            </w:r>
          </w:p>
        </w:tc>
      </w:tr>
      <w:tr w:rsidR="003D649A" w:rsidRPr="003D649A" w14:paraId="72F2D5A7"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C3AB9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w:t>
            </w:r>
          </w:p>
        </w:tc>
        <w:tc>
          <w:tcPr>
            <w:tcW w:w="780" w:type="pct"/>
            <w:tcBorders>
              <w:top w:val="nil"/>
              <w:left w:val="nil"/>
              <w:bottom w:val="single" w:sz="4" w:space="0" w:color="auto"/>
              <w:right w:val="single" w:sz="4" w:space="0" w:color="auto"/>
            </w:tcBorders>
            <w:shd w:val="clear" w:color="000000" w:fill="FFFFFF"/>
            <w:vAlign w:val="center"/>
            <w:hideMark/>
          </w:tcPr>
          <w:p w14:paraId="33DB2A2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79EC03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焊接及焊接设备制造</w:t>
            </w:r>
          </w:p>
        </w:tc>
        <w:tc>
          <w:tcPr>
            <w:tcW w:w="136" w:type="pct"/>
            <w:tcBorders>
              <w:top w:val="nil"/>
              <w:left w:val="nil"/>
              <w:bottom w:val="single" w:sz="4" w:space="0" w:color="auto"/>
              <w:right w:val="single" w:sz="4" w:space="0" w:color="auto"/>
            </w:tcBorders>
            <w:shd w:val="clear" w:color="000000" w:fill="FFFFFF"/>
            <w:vAlign w:val="center"/>
            <w:hideMark/>
          </w:tcPr>
          <w:p w14:paraId="6E40422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3237C60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869,121.80</w:t>
            </w:r>
          </w:p>
        </w:tc>
        <w:tc>
          <w:tcPr>
            <w:tcW w:w="361" w:type="pct"/>
            <w:tcBorders>
              <w:top w:val="nil"/>
              <w:left w:val="nil"/>
              <w:bottom w:val="single" w:sz="4" w:space="0" w:color="auto"/>
              <w:right w:val="single" w:sz="4" w:space="0" w:color="auto"/>
            </w:tcBorders>
            <w:shd w:val="clear" w:color="000000" w:fill="FFFFFF"/>
            <w:noWrap/>
            <w:vAlign w:val="center"/>
            <w:hideMark/>
          </w:tcPr>
          <w:p w14:paraId="20B533B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628CE0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216.41</w:t>
            </w:r>
          </w:p>
        </w:tc>
        <w:tc>
          <w:tcPr>
            <w:tcW w:w="339" w:type="pct"/>
            <w:tcBorders>
              <w:top w:val="nil"/>
              <w:left w:val="nil"/>
              <w:bottom w:val="single" w:sz="4" w:space="0" w:color="auto"/>
              <w:right w:val="single" w:sz="4" w:space="0" w:color="auto"/>
            </w:tcBorders>
            <w:shd w:val="clear" w:color="000000" w:fill="C0C0C0"/>
            <w:noWrap/>
            <w:vAlign w:val="center"/>
            <w:hideMark/>
          </w:tcPr>
          <w:p w14:paraId="5197CC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79673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1D73E1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974FC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8102A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F38CD6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12BA8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216.41</w:t>
            </w:r>
          </w:p>
        </w:tc>
      </w:tr>
      <w:tr w:rsidR="003D649A" w:rsidRPr="003D649A" w14:paraId="7F2AA209"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8FB5B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w:t>
            </w:r>
          </w:p>
        </w:tc>
        <w:tc>
          <w:tcPr>
            <w:tcW w:w="780" w:type="pct"/>
            <w:tcBorders>
              <w:top w:val="nil"/>
              <w:left w:val="nil"/>
              <w:bottom w:val="single" w:sz="4" w:space="0" w:color="auto"/>
              <w:right w:val="single" w:sz="4" w:space="0" w:color="auto"/>
            </w:tcBorders>
            <w:shd w:val="clear" w:color="000000" w:fill="FFFFFF"/>
            <w:vAlign w:val="center"/>
            <w:hideMark/>
          </w:tcPr>
          <w:p w14:paraId="0DF53CF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1430C7C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其他工业设备制造</w:t>
            </w:r>
          </w:p>
        </w:tc>
        <w:tc>
          <w:tcPr>
            <w:tcW w:w="136" w:type="pct"/>
            <w:tcBorders>
              <w:top w:val="nil"/>
              <w:left w:val="nil"/>
              <w:bottom w:val="single" w:sz="4" w:space="0" w:color="auto"/>
              <w:right w:val="single" w:sz="4" w:space="0" w:color="auto"/>
            </w:tcBorders>
            <w:shd w:val="clear" w:color="000000" w:fill="FFFFFF"/>
            <w:vAlign w:val="center"/>
            <w:hideMark/>
          </w:tcPr>
          <w:p w14:paraId="2E6C839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14012C7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6,234,953.43</w:t>
            </w:r>
          </w:p>
        </w:tc>
        <w:tc>
          <w:tcPr>
            <w:tcW w:w="361" w:type="pct"/>
            <w:tcBorders>
              <w:top w:val="nil"/>
              <w:left w:val="nil"/>
              <w:bottom w:val="single" w:sz="4" w:space="0" w:color="auto"/>
              <w:right w:val="single" w:sz="4" w:space="0" w:color="auto"/>
            </w:tcBorders>
            <w:shd w:val="clear" w:color="000000" w:fill="FFFFFF"/>
            <w:noWrap/>
            <w:vAlign w:val="center"/>
            <w:hideMark/>
          </w:tcPr>
          <w:p w14:paraId="0C12DD2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4ABB869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1,153.47</w:t>
            </w:r>
          </w:p>
        </w:tc>
        <w:tc>
          <w:tcPr>
            <w:tcW w:w="339" w:type="pct"/>
            <w:tcBorders>
              <w:top w:val="nil"/>
              <w:left w:val="nil"/>
              <w:bottom w:val="single" w:sz="4" w:space="0" w:color="auto"/>
              <w:right w:val="single" w:sz="4" w:space="0" w:color="auto"/>
            </w:tcBorders>
            <w:shd w:val="clear" w:color="000000" w:fill="C0C0C0"/>
            <w:noWrap/>
            <w:vAlign w:val="center"/>
            <w:hideMark/>
          </w:tcPr>
          <w:p w14:paraId="17277C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0DEB5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AEF5C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BB859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A58B48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8138B3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0CFCE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1,153.47</w:t>
            </w:r>
          </w:p>
        </w:tc>
      </w:tr>
      <w:tr w:rsidR="003D649A" w:rsidRPr="003D649A" w14:paraId="1FCA1867" w14:textId="77777777" w:rsidTr="003D649A">
        <w:trPr>
          <w:trHeight w:val="495"/>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1971E5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57</w:t>
            </w:r>
          </w:p>
        </w:tc>
        <w:tc>
          <w:tcPr>
            <w:tcW w:w="780" w:type="pct"/>
            <w:tcBorders>
              <w:top w:val="nil"/>
              <w:left w:val="nil"/>
              <w:bottom w:val="single" w:sz="4" w:space="0" w:color="auto"/>
              <w:right w:val="single" w:sz="4" w:space="0" w:color="auto"/>
            </w:tcBorders>
            <w:shd w:val="clear" w:color="000000" w:fill="FFFFFF"/>
            <w:vAlign w:val="center"/>
            <w:hideMark/>
          </w:tcPr>
          <w:p w14:paraId="3D73DF2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2145869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测量和测试电力和电气信号的仪器制造</w:t>
            </w:r>
          </w:p>
        </w:tc>
        <w:tc>
          <w:tcPr>
            <w:tcW w:w="136" w:type="pct"/>
            <w:tcBorders>
              <w:top w:val="nil"/>
              <w:left w:val="nil"/>
              <w:bottom w:val="single" w:sz="4" w:space="0" w:color="auto"/>
              <w:right w:val="single" w:sz="4" w:space="0" w:color="auto"/>
            </w:tcBorders>
            <w:shd w:val="clear" w:color="000000" w:fill="FFFFFF"/>
            <w:vAlign w:val="center"/>
            <w:hideMark/>
          </w:tcPr>
          <w:p w14:paraId="0348D5A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1C3A15A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560,965.85</w:t>
            </w:r>
          </w:p>
        </w:tc>
        <w:tc>
          <w:tcPr>
            <w:tcW w:w="361" w:type="pct"/>
            <w:tcBorders>
              <w:top w:val="nil"/>
              <w:left w:val="nil"/>
              <w:bottom w:val="single" w:sz="4" w:space="0" w:color="auto"/>
              <w:right w:val="single" w:sz="4" w:space="0" w:color="auto"/>
            </w:tcBorders>
            <w:shd w:val="clear" w:color="000000" w:fill="FFFFFF"/>
            <w:noWrap/>
            <w:vAlign w:val="center"/>
            <w:hideMark/>
          </w:tcPr>
          <w:p w14:paraId="7B5C9BC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2AD10D6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44.32</w:t>
            </w:r>
          </w:p>
        </w:tc>
        <w:tc>
          <w:tcPr>
            <w:tcW w:w="339" w:type="pct"/>
            <w:tcBorders>
              <w:top w:val="nil"/>
              <w:left w:val="nil"/>
              <w:bottom w:val="single" w:sz="4" w:space="0" w:color="auto"/>
              <w:right w:val="single" w:sz="4" w:space="0" w:color="auto"/>
            </w:tcBorders>
            <w:shd w:val="clear" w:color="000000" w:fill="C0C0C0"/>
            <w:noWrap/>
            <w:vAlign w:val="center"/>
            <w:hideMark/>
          </w:tcPr>
          <w:p w14:paraId="30FC79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0CFA1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87D8E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3D599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476080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F1E97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399D6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44.32</w:t>
            </w:r>
          </w:p>
        </w:tc>
      </w:tr>
      <w:tr w:rsidR="003D649A" w:rsidRPr="003D649A" w14:paraId="6FD5A63B"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716EE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58</w:t>
            </w:r>
          </w:p>
        </w:tc>
        <w:tc>
          <w:tcPr>
            <w:tcW w:w="780" w:type="pct"/>
            <w:tcBorders>
              <w:top w:val="nil"/>
              <w:left w:val="nil"/>
              <w:bottom w:val="single" w:sz="4" w:space="0" w:color="auto"/>
              <w:right w:val="single" w:sz="4" w:space="0" w:color="auto"/>
            </w:tcBorders>
            <w:shd w:val="clear" w:color="000000" w:fill="FFFFFF"/>
            <w:vAlign w:val="center"/>
            <w:hideMark/>
          </w:tcPr>
          <w:p w14:paraId="35B833C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76A65FA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计算机</w:t>
            </w:r>
            <w:r w:rsidRPr="003D649A">
              <w:rPr>
                <w:rFonts w:eastAsia="PMingLiU" w:cs="Arial"/>
                <w:b/>
                <w:bCs/>
                <w:szCs w:val="20"/>
                <w:lang w:val="en-US" w:eastAsia="zh-CN"/>
              </w:rPr>
              <w:lastRenderedPageBreak/>
              <w:t>系统设计服务</w:t>
            </w:r>
          </w:p>
        </w:tc>
        <w:tc>
          <w:tcPr>
            <w:tcW w:w="136" w:type="pct"/>
            <w:tcBorders>
              <w:top w:val="nil"/>
              <w:left w:val="nil"/>
              <w:bottom w:val="single" w:sz="4" w:space="0" w:color="auto"/>
              <w:right w:val="single" w:sz="4" w:space="0" w:color="auto"/>
            </w:tcBorders>
            <w:shd w:val="clear" w:color="000000" w:fill="FFFFFF"/>
            <w:vAlign w:val="center"/>
            <w:hideMark/>
          </w:tcPr>
          <w:p w14:paraId="67B19DF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 xml:space="preserve">范围三 </w:t>
            </w:r>
            <w:r w:rsidRPr="003D649A">
              <w:rPr>
                <w:rFonts w:ascii="宋体" w:eastAsia="宋体" w:hAnsi="宋体" w:cs="宋体" w:hint="eastAsia"/>
                <w:b/>
                <w:bCs/>
                <w:szCs w:val="20"/>
                <w:lang w:val="en-US" w:eastAsia="zh-CN"/>
              </w:rPr>
              <w:lastRenderedPageBreak/>
              <w:t>类别2</w:t>
            </w:r>
          </w:p>
        </w:tc>
        <w:tc>
          <w:tcPr>
            <w:tcW w:w="401" w:type="pct"/>
            <w:tcBorders>
              <w:top w:val="nil"/>
              <w:left w:val="nil"/>
              <w:bottom w:val="single" w:sz="4" w:space="0" w:color="auto"/>
              <w:right w:val="single" w:sz="4" w:space="0" w:color="auto"/>
            </w:tcBorders>
            <w:shd w:val="clear" w:color="000000" w:fill="FFFFFF"/>
            <w:noWrap/>
            <w:vAlign w:val="center"/>
            <w:hideMark/>
          </w:tcPr>
          <w:p w14:paraId="2406851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631,698.52</w:t>
            </w:r>
          </w:p>
        </w:tc>
        <w:tc>
          <w:tcPr>
            <w:tcW w:w="361" w:type="pct"/>
            <w:tcBorders>
              <w:top w:val="nil"/>
              <w:left w:val="nil"/>
              <w:bottom w:val="single" w:sz="4" w:space="0" w:color="auto"/>
              <w:right w:val="single" w:sz="4" w:space="0" w:color="auto"/>
            </w:tcBorders>
            <w:shd w:val="clear" w:color="000000" w:fill="FFFFFF"/>
            <w:noWrap/>
            <w:vAlign w:val="center"/>
            <w:hideMark/>
          </w:tcPr>
          <w:p w14:paraId="292DAF0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58A1A02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56.22</w:t>
            </w:r>
          </w:p>
        </w:tc>
        <w:tc>
          <w:tcPr>
            <w:tcW w:w="339" w:type="pct"/>
            <w:tcBorders>
              <w:top w:val="nil"/>
              <w:left w:val="nil"/>
              <w:bottom w:val="single" w:sz="4" w:space="0" w:color="auto"/>
              <w:right w:val="single" w:sz="4" w:space="0" w:color="auto"/>
            </w:tcBorders>
            <w:shd w:val="clear" w:color="000000" w:fill="C0C0C0"/>
            <w:noWrap/>
            <w:vAlign w:val="center"/>
            <w:hideMark/>
          </w:tcPr>
          <w:p w14:paraId="4B89B98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D9E72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2A2A8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51B73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92A366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37636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91118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56.22</w:t>
            </w:r>
          </w:p>
        </w:tc>
      </w:tr>
      <w:tr w:rsidR="003D649A" w:rsidRPr="003D649A" w14:paraId="6D3264F1"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25726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w:t>
            </w:r>
          </w:p>
        </w:tc>
        <w:tc>
          <w:tcPr>
            <w:tcW w:w="780" w:type="pct"/>
            <w:tcBorders>
              <w:top w:val="nil"/>
              <w:left w:val="nil"/>
              <w:bottom w:val="single" w:sz="4" w:space="0" w:color="auto"/>
              <w:right w:val="single" w:sz="4" w:space="0" w:color="auto"/>
            </w:tcBorders>
            <w:shd w:val="clear" w:color="000000" w:fill="FFFFFF"/>
            <w:vAlign w:val="center"/>
            <w:hideMark/>
          </w:tcPr>
          <w:p w14:paraId="145A0F3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5E07826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机械动力传动设备制造</w:t>
            </w:r>
          </w:p>
        </w:tc>
        <w:tc>
          <w:tcPr>
            <w:tcW w:w="136" w:type="pct"/>
            <w:tcBorders>
              <w:top w:val="nil"/>
              <w:left w:val="nil"/>
              <w:bottom w:val="single" w:sz="4" w:space="0" w:color="auto"/>
              <w:right w:val="single" w:sz="4" w:space="0" w:color="auto"/>
            </w:tcBorders>
            <w:shd w:val="clear" w:color="000000" w:fill="FFFFFF"/>
            <w:vAlign w:val="center"/>
            <w:hideMark/>
          </w:tcPr>
          <w:p w14:paraId="6121C0A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66E93C8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168,918.91</w:t>
            </w:r>
          </w:p>
        </w:tc>
        <w:tc>
          <w:tcPr>
            <w:tcW w:w="361" w:type="pct"/>
            <w:tcBorders>
              <w:top w:val="nil"/>
              <w:left w:val="nil"/>
              <w:bottom w:val="single" w:sz="4" w:space="0" w:color="auto"/>
              <w:right w:val="single" w:sz="4" w:space="0" w:color="auto"/>
            </w:tcBorders>
            <w:shd w:val="clear" w:color="000000" w:fill="FFFFFF"/>
            <w:noWrap/>
            <w:vAlign w:val="center"/>
            <w:hideMark/>
          </w:tcPr>
          <w:p w14:paraId="1CC31FA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04A1BD4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35.30</w:t>
            </w:r>
          </w:p>
        </w:tc>
        <w:tc>
          <w:tcPr>
            <w:tcW w:w="339" w:type="pct"/>
            <w:tcBorders>
              <w:top w:val="nil"/>
              <w:left w:val="nil"/>
              <w:bottom w:val="single" w:sz="4" w:space="0" w:color="auto"/>
              <w:right w:val="single" w:sz="4" w:space="0" w:color="auto"/>
            </w:tcBorders>
            <w:shd w:val="clear" w:color="000000" w:fill="C0C0C0"/>
            <w:noWrap/>
            <w:vAlign w:val="center"/>
            <w:hideMark/>
          </w:tcPr>
          <w:p w14:paraId="4BE8344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62B35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2A0289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541168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D09CFF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1C7C4D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7ACD9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35.30</w:t>
            </w:r>
          </w:p>
        </w:tc>
      </w:tr>
      <w:tr w:rsidR="003D649A" w:rsidRPr="003D649A" w14:paraId="4029F158"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15762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60</w:t>
            </w:r>
          </w:p>
        </w:tc>
        <w:tc>
          <w:tcPr>
            <w:tcW w:w="780" w:type="pct"/>
            <w:tcBorders>
              <w:top w:val="nil"/>
              <w:left w:val="nil"/>
              <w:bottom w:val="single" w:sz="4" w:space="0" w:color="auto"/>
              <w:right w:val="single" w:sz="4" w:space="0" w:color="auto"/>
            </w:tcBorders>
            <w:shd w:val="clear" w:color="000000" w:fill="FFFFFF"/>
            <w:vAlign w:val="center"/>
            <w:hideMark/>
          </w:tcPr>
          <w:p w14:paraId="507204E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4133F62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测量、分配及其他泵类设备制造</w:t>
            </w:r>
          </w:p>
        </w:tc>
        <w:tc>
          <w:tcPr>
            <w:tcW w:w="136" w:type="pct"/>
            <w:tcBorders>
              <w:top w:val="nil"/>
              <w:left w:val="nil"/>
              <w:bottom w:val="single" w:sz="4" w:space="0" w:color="auto"/>
              <w:right w:val="single" w:sz="4" w:space="0" w:color="auto"/>
            </w:tcBorders>
            <w:shd w:val="clear" w:color="000000" w:fill="FFFFFF"/>
            <w:vAlign w:val="center"/>
            <w:hideMark/>
          </w:tcPr>
          <w:p w14:paraId="0176176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2A6C5B8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1,937,496.95</w:t>
            </w:r>
          </w:p>
        </w:tc>
        <w:tc>
          <w:tcPr>
            <w:tcW w:w="361" w:type="pct"/>
            <w:tcBorders>
              <w:top w:val="nil"/>
              <w:left w:val="nil"/>
              <w:bottom w:val="single" w:sz="4" w:space="0" w:color="auto"/>
              <w:right w:val="single" w:sz="4" w:space="0" w:color="auto"/>
            </w:tcBorders>
            <w:shd w:val="clear" w:color="000000" w:fill="FFFFFF"/>
            <w:noWrap/>
            <w:vAlign w:val="center"/>
            <w:hideMark/>
          </w:tcPr>
          <w:p w14:paraId="19FF273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6C90A65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432.06</w:t>
            </w:r>
          </w:p>
        </w:tc>
        <w:tc>
          <w:tcPr>
            <w:tcW w:w="339" w:type="pct"/>
            <w:tcBorders>
              <w:top w:val="nil"/>
              <w:left w:val="nil"/>
              <w:bottom w:val="single" w:sz="4" w:space="0" w:color="auto"/>
              <w:right w:val="single" w:sz="4" w:space="0" w:color="auto"/>
            </w:tcBorders>
            <w:shd w:val="clear" w:color="000000" w:fill="C0C0C0"/>
            <w:noWrap/>
            <w:vAlign w:val="center"/>
            <w:hideMark/>
          </w:tcPr>
          <w:p w14:paraId="044B082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D8491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1D31EE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B549E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858B7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E717E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31D253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432.06</w:t>
            </w:r>
          </w:p>
        </w:tc>
      </w:tr>
      <w:tr w:rsidR="003D649A" w:rsidRPr="003D649A" w14:paraId="01988AEC" w14:textId="77777777" w:rsidTr="003D649A">
        <w:trPr>
          <w:trHeight w:val="6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41C9D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w:t>
            </w:r>
          </w:p>
        </w:tc>
        <w:tc>
          <w:tcPr>
            <w:tcW w:w="780" w:type="pct"/>
            <w:tcBorders>
              <w:top w:val="nil"/>
              <w:left w:val="nil"/>
              <w:bottom w:val="single" w:sz="4" w:space="0" w:color="auto"/>
              <w:right w:val="single" w:sz="4" w:space="0" w:color="auto"/>
            </w:tcBorders>
            <w:shd w:val="clear" w:color="000000" w:fill="FFFFFF"/>
            <w:vAlign w:val="center"/>
            <w:hideMark/>
          </w:tcPr>
          <w:p w14:paraId="78DAC8F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7C5CD65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用于测量、显示和控制工业过程变量的仪器及相关产</w:t>
            </w:r>
            <w:r w:rsidRPr="003D649A">
              <w:rPr>
                <w:rFonts w:eastAsia="PMingLiU" w:cs="Arial"/>
                <w:b/>
                <w:bCs/>
                <w:szCs w:val="20"/>
                <w:lang w:val="en-US" w:eastAsia="zh-CN"/>
              </w:rPr>
              <w:lastRenderedPageBreak/>
              <w:t>品制造</w:t>
            </w:r>
          </w:p>
        </w:tc>
        <w:tc>
          <w:tcPr>
            <w:tcW w:w="136" w:type="pct"/>
            <w:tcBorders>
              <w:top w:val="nil"/>
              <w:left w:val="nil"/>
              <w:bottom w:val="single" w:sz="4" w:space="0" w:color="auto"/>
              <w:right w:val="single" w:sz="4" w:space="0" w:color="auto"/>
            </w:tcBorders>
            <w:shd w:val="clear" w:color="000000" w:fill="FFFFFF"/>
            <w:vAlign w:val="center"/>
            <w:hideMark/>
          </w:tcPr>
          <w:p w14:paraId="1097B86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2788FC97"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177,532.58</w:t>
            </w:r>
          </w:p>
        </w:tc>
        <w:tc>
          <w:tcPr>
            <w:tcW w:w="361" w:type="pct"/>
            <w:tcBorders>
              <w:top w:val="nil"/>
              <w:left w:val="nil"/>
              <w:bottom w:val="single" w:sz="4" w:space="0" w:color="auto"/>
              <w:right w:val="single" w:sz="4" w:space="0" w:color="auto"/>
            </w:tcBorders>
            <w:shd w:val="clear" w:color="000000" w:fill="FFFFFF"/>
            <w:noWrap/>
            <w:vAlign w:val="center"/>
            <w:hideMark/>
          </w:tcPr>
          <w:p w14:paraId="4D4EEBC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67B8BA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11.18</w:t>
            </w:r>
          </w:p>
        </w:tc>
        <w:tc>
          <w:tcPr>
            <w:tcW w:w="339" w:type="pct"/>
            <w:tcBorders>
              <w:top w:val="nil"/>
              <w:left w:val="nil"/>
              <w:bottom w:val="single" w:sz="4" w:space="0" w:color="auto"/>
              <w:right w:val="single" w:sz="4" w:space="0" w:color="auto"/>
            </w:tcBorders>
            <w:shd w:val="clear" w:color="000000" w:fill="C0C0C0"/>
            <w:noWrap/>
            <w:vAlign w:val="center"/>
            <w:hideMark/>
          </w:tcPr>
          <w:p w14:paraId="34E1B9E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2A4F4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D3C5E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0040C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65BD82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C8128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1FFE8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11.18</w:t>
            </w:r>
          </w:p>
        </w:tc>
      </w:tr>
      <w:tr w:rsidR="003D649A" w:rsidRPr="003D649A" w14:paraId="40AD08BE"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4162E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62</w:t>
            </w:r>
          </w:p>
        </w:tc>
        <w:tc>
          <w:tcPr>
            <w:tcW w:w="780" w:type="pct"/>
            <w:tcBorders>
              <w:top w:val="nil"/>
              <w:left w:val="nil"/>
              <w:bottom w:val="single" w:sz="4" w:space="0" w:color="auto"/>
              <w:right w:val="single" w:sz="4" w:space="0" w:color="auto"/>
            </w:tcBorders>
            <w:shd w:val="clear" w:color="000000" w:fill="FFFFFF"/>
            <w:vAlign w:val="center"/>
            <w:hideMark/>
          </w:tcPr>
          <w:p w14:paraId="720AF80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29DADA4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所有其他杂项电气设备及元件制造</w:t>
            </w:r>
          </w:p>
        </w:tc>
        <w:tc>
          <w:tcPr>
            <w:tcW w:w="136" w:type="pct"/>
            <w:tcBorders>
              <w:top w:val="nil"/>
              <w:left w:val="nil"/>
              <w:bottom w:val="single" w:sz="4" w:space="0" w:color="auto"/>
              <w:right w:val="single" w:sz="4" w:space="0" w:color="auto"/>
            </w:tcBorders>
            <w:shd w:val="clear" w:color="000000" w:fill="FFFFFF"/>
            <w:vAlign w:val="center"/>
            <w:hideMark/>
          </w:tcPr>
          <w:p w14:paraId="4BF56BD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213766A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4,336,501.56</w:t>
            </w:r>
          </w:p>
        </w:tc>
        <w:tc>
          <w:tcPr>
            <w:tcW w:w="361" w:type="pct"/>
            <w:tcBorders>
              <w:top w:val="nil"/>
              <w:left w:val="nil"/>
              <w:bottom w:val="single" w:sz="4" w:space="0" w:color="auto"/>
              <w:right w:val="single" w:sz="4" w:space="0" w:color="auto"/>
            </w:tcBorders>
            <w:shd w:val="clear" w:color="000000" w:fill="FFFFFF"/>
            <w:noWrap/>
            <w:vAlign w:val="center"/>
            <w:hideMark/>
          </w:tcPr>
          <w:p w14:paraId="656A1A6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328437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555.07</w:t>
            </w:r>
          </w:p>
        </w:tc>
        <w:tc>
          <w:tcPr>
            <w:tcW w:w="339" w:type="pct"/>
            <w:tcBorders>
              <w:top w:val="nil"/>
              <w:left w:val="nil"/>
              <w:bottom w:val="single" w:sz="4" w:space="0" w:color="auto"/>
              <w:right w:val="single" w:sz="4" w:space="0" w:color="auto"/>
            </w:tcBorders>
            <w:shd w:val="clear" w:color="000000" w:fill="C0C0C0"/>
            <w:noWrap/>
            <w:vAlign w:val="center"/>
            <w:hideMark/>
          </w:tcPr>
          <w:p w14:paraId="15432E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D6A0AF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833530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40662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3FECD7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11CB1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4BF79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555.07</w:t>
            </w:r>
          </w:p>
        </w:tc>
      </w:tr>
      <w:tr w:rsidR="003D649A" w:rsidRPr="003D649A" w14:paraId="0E95B0DD"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93541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63</w:t>
            </w:r>
          </w:p>
        </w:tc>
        <w:tc>
          <w:tcPr>
            <w:tcW w:w="780" w:type="pct"/>
            <w:tcBorders>
              <w:top w:val="nil"/>
              <w:left w:val="nil"/>
              <w:bottom w:val="single" w:sz="4" w:space="0" w:color="auto"/>
              <w:right w:val="single" w:sz="4" w:space="0" w:color="auto"/>
            </w:tcBorders>
            <w:shd w:val="clear" w:color="000000" w:fill="FFFFFF"/>
            <w:vAlign w:val="center"/>
            <w:hideMark/>
          </w:tcPr>
          <w:p w14:paraId="1B28761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资本货物</w:t>
            </w:r>
          </w:p>
        </w:tc>
        <w:tc>
          <w:tcPr>
            <w:tcW w:w="355" w:type="pct"/>
            <w:tcBorders>
              <w:top w:val="nil"/>
              <w:left w:val="nil"/>
              <w:bottom w:val="single" w:sz="4" w:space="0" w:color="auto"/>
              <w:right w:val="single" w:sz="4" w:space="0" w:color="auto"/>
            </w:tcBorders>
            <w:shd w:val="clear" w:color="auto" w:fill="auto"/>
            <w:vAlign w:val="center"/>
            <w:hideMark/>
          </w:tcPr>
          <w:p w14:paraId="7A45FB5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所有其他杂项制造</w:t>
            </w:r>
          </w:p>
        </w:tc>
        <w:tc>
          <w:tcPr>
            <w:tcW w:w="136" w:type="pct"/>
            <w:tcBorders>
              <w:top w:val="nil"/>
              <w:left w:val="nil"/>
              <w:bottom w:val="single" w:sz="4" w:space="0" w:color="auto"/>
              <w:right w:val="single" w:sz="4" w:space="0" w:color="auto"/>
            </w:tcBorders>
            <w:shd w:val="clear" w:color="000000" w:fill="FFFFFF"/>
            <w:vAlign w:val="center"/>
            <w:hideMark/>
          </w:tcPr>
          <w:p w14:paraId="69C7DC92"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类别2</w:t>
            </w:r>
          </w:p>
        </w:tc>
        <w:tc>
          <w:tcPr>
            <w:tcW w:w="401" w:type="pct"/>
            <w:tcBorders>
              <w:top w:val="nil"/>
              <w:left w:val="nil"/>
              <w:bottom w:val="single" w:sz="4" w:space="0" w:color="auto"/>
              <w:right w:val="single" w:sz="4" w:space="0" w:color="auto"/>
            </w:tcBorders>
            <w:shd w:val="clear" w:color="000000" w:fill="FFFFFF"/>
            <w:noWrap/>
            <w:vAlign w:val="center"/>
            <w:hideMark/>
          </w:tcPr>
          <w:p w14:paraId="3365AE1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270,792,923.39</w:t>
            </w:r>
          </w:p>
        </w:tc>
        <w:tc>
          <w:tcPr>
            <w:tcW w:w="361" w:type="pct"/>
            <w:tcBorders>
              <w:top w:val="nil"/>
              <w:left w:val="nil"/>
              <w:bottom w:val="single" w:sz="4" w:space="0" w:color="auto"/>
              <w:right w:val="single" w:sz="4" w:space="0" w:color="auto"/>
            </w:tcBorders>
            <w:shd w:val="clear" w:color="000000" w:fill="FFFFFF"/>
            <w:noWrap/>
            <w:vAlign w:val="center"/>
            <w:hideMark/>
          </w:tcPr>
          <w:p w14:paraId="5ED3CA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w:t>
            </w:r>
          </w:p>
        </w:tc>
        <w:tc>
          <w:tcPr>
            <w:tcW w:w="548" w:type="pct"/>
            <w:tcBorders>
              <w:top w:val="nil"/>
              <w:left w:val="nil"/>
              <w:bottom w:val="single" w:sz="4" w:space="0" w:color="auto"/>
              <w:right w:val="single" w:sz="4" w:space="0" w:color="auto"/>
            </w:tcBorders>
            <w:shd w:val="clear" w:color="000000" w:fill="C0C0C0"/>
            <w:noWrap/>
            <w:vAlign w:val="center"/>
            <w:hideMark/>
          </w:tcPr>
          <w:p w14:paraId="7E1F66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49,284.31</w:t>
            </w:r>
          </w:p>
        </w:tc>
        <w:tc>
          <w:tcPr>
            <w:tcW w:w="339" w:type="pct"/>
            <w:tcBorders>
              <w:top w:val="nil"/>
              <w:left w:val="nil"/>
              <w:bottom w:val="single" w:sz="4" w:space="0" w:color="auto"/>
              <w:right w:val="single" w:sz="4" w:space="0" w:color="auto"/>
            </w:tcBorders>
            <w:shd w:val="clear" w:color="000000" w:fill="C0C0C0"/>
            <w:noWrap/>
            <w:vAlign w:val="center"/>
            <w:hideMark/>
          </w:tcPr>
          <w:p w14:paraId="159A597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D66D6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D4BC65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F04330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F2725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BD5BC8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1AE16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49,284.31</w:t>
            </w:r>
          </w:p>
        </w:tc>
      </w:tr>
      <w:tr w:rsidR="003D649A" w:rsidRPr="003D649A" w14:paraId="51E01A82"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FAED3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64</w:t>
            </w:r>
          </w:p>
        </w:tc>
        <w:tc>
          <w:tcPr>
            <w:tcW w:w="780" w:type="pct"/>
            <w:tcBorders>
              <w:top w:val="nil"/>
              <w:left w:val="nil"/>
              <w:bottom w:val="single" w:sz="4" w:space="0" w:color="auto"/>
              <w:right w:val="single" w:sz="4" w:space="0" w:color="auto"/>
            </w:tcBorders>
            <w:shd w:val="clear" w:color="000000" w:fill="FFFFFF"/>
            <w:vAlign w:val="center"/>
            <w:hideMark/>
          </w:tcPr>
          <w:p w14:paraId="10E440A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1F90AB0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液化石油气生产</w:t>
            </w:r>
          </w:p>
        </w:tc>
        <w:tc>
          <w:tcPr>
            <w:tcW w:w="136" w:type="pct"/>
            <w:tcBorders>
              <w:top w:val="nil"/>
              <w:left w:val="nil"/>
              <w:bottom w:val="single" w:sz="4" w:space="0" w:color="auto"/>
              <w:right w:val="single" w:sz="4" w:space="0" w:color="auto"/>
            </w:tcBorders>
            <w:shd w:val="clear" w:color="000000" w:fill="FFFFFF"/>
            <w:vAlign w:val="center"/>
            <w:hideMark/>
          </w:tcPr>
          <w:p w14:paraId="0BFDB7A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1F7C786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9.39</w:t>
            </w:r>
          </w:p>
        </w:tc>
        <w:tc>
          <w:tcPr>
            <w:tcW w:w="361" w:type="pct"/>
            <w:tcBorders>
              <w:top w:val="nil"/>
              <w:left w:val="nil"/>
              <w:bottom w:val="single" w:sz="4" w:space="0" w:color="auto"/>
              <w:right w:val="single" w:sz="4" w:space="0" w:color="auto"/>
            </w:tcBorders>
            <w:shd w:val="clear" w:color="000000" w:fill="FFFFFF"/>
            <w:noWrap/>
            <w:vAlign w:val="center"/>
            <w:hideMark/>
          </w:tcPr>
          <w:p w14:paraId="0523303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1FD04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9.45</w:t>
            </w:r>
          </w:p>
        </w:tc>
        <w:tc>
          <w:tcPr>
            <w:tcW w:w="339" w:type="pct"/>
            <w:tcBorders>
              <w:top w:val="nil"/>
              <w:left w:val="nil"/>
              <w:bottom w:val="single" w:sz="4" w:space="0" w:color="auto"/>
              <w:right w:val="single" w:sz="4" w:space="0" w:color="auto"/>
            </w:tcBorders>
            <w:shd w:val="clear" w:color="000000" w:fill="C0C0C0"/>
            <w:noWrap/>
            <w:vAlign w:val="center"/>
            <w:hideMark/>
          </w:tcPr>
          <w:p w14:paraId="5298B80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7D9E2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CDCCEA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DF0633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A19FAB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1B3DC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C1FFAA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9.45</w:t>
            </w:r>
          </w:p>
        </w:tc>
      </w:tr>
      <w:tr w:rsidR="003D649A" w:rsidRPr="003D649A" w14:paraId="7091E249"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D65C36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w:t>
            </w:r>
          </w:p>
        </w:tc>
        <w:tc>
          <w:tcPr>
            <w:tcW w:w="780" w:type="pct"/>
            <w:tcBorders>
              <w:top w:val="nil"/>
              <w:left w:val="nil"/>
              <w:bottom w:val="single" w:sz="4" w:space="0" w:color="auto"/>
              <w:right w:val="single" w:sz="4" w:space="0" w:color="auto"/>
            </w:tcBorders>
            <w:shd w:val="clear" w:color="000000" w:fill="FFFFFF"/>
            <w:vAlign w:val="center"/>
            <w:hideMark/>
          </w:tcPr>
          <w:p w14:paraId="6405CF2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4DEA219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洗精煤生产</w:t>
            </w:r>
          </w:p>
        </w:tc>
        <w:tc>
          <w:tcPr>
            <w:tcW w:w="136" w:type="pct"/>
            <w:tcBorders>
              <w:top w:val="nil"/>
              <w:left w:val="nil"/>
              <w:bottom w:val="single" w:sz="4" w:space="0" w:color="auto"/>
              <w:right w:val="single" w:sz="4" w:space="0" w:color="auto"/>
            </w:tcBorders>
            <w:shd w:val="clear" w:color="000000" w:fill="FFFFFF"/>
            <w:vAlign w:val="center"/>
            <w:hideMark/>
          </w:tcPr>
          <w:p w14:paraId="2A170D0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515A717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1,946,577.05</w:t>
            </w:r>
          </w:p>
        </w:tc>
        <w:tc>
          <w:tcPr>
            <w:tcW w:w="361" w:type="pct"/>
            <w:tcBorders>
              <w:top w:val="nil"/>
              <w:left w:val="nil"/>
              <w:bottom w:val="single" w:sz="4" w:space="0" w:color="auto"/>
              <w:right w:val="single" w:sz="4" w:space="0" w:color="auto"/>
            </w:tcBorders>
            <w:shd w:val="clear" w:color="000000" w:fill="FFFFFF"/>
            <w:noWrap/>
            <w:vAlign w:val="center"/>
            <w:hideMark/>
          </w:tcPr>
          <w:p w14:paraId="15C0ED5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255D81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1,120,352.42</w:t>
            </w:r>
          </w:p>
        </w:tc>
        <w:tc>
          <w:tcPr>
            <w:tcW w:w="339" w:type="pct"/>
            <w:tcBorders>
              <w:top w:val="nil"/>
              <w:left w:val="nil"/>
              <w:bottom w:val="single" w:sz="4" w:space="0" w:color="auto"/>
              <w:right w:val="single" w:sz="4" w:space="0" w:color="auto"/>
            </w:tcBorders>
            <w:shd w:val="clear" w:color="000000" w:fill="C0C0C0"/>
            <w:noWrap/>
            <w:vAlign w:val="center"/>
            <w:hideMark/>
          </w:tcPr>
          <w:p w14:paraId="0F37A79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524520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D6B7C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F9B0A8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59EEFB4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02A119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8F240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1,120,352.42</w:t>
            </w:r>
          </w:p>
        </w:tc>
      </w:tr>
      <w:tr w:rsidR="003D649A" w:rsidRPr="003D649A" w14:paraId="78B47AB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7A2F7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66</w:t>
            </w:r>
          </w:p>
        </w:tc>
        <w:tc>
          <w:tcPr>
            <w:tcW w:w="780" w:type="pct"/>
            <w:tcBorders>
              <w:top w:val="nil"/>
              <w:left w:val="nil"/>
              <w:bottom w:val="single" w:sz="4" w:space="0" w:color="auto"/>
              <w:right w:val="single" w:sz="4" w:space="0" w:color="auto"/>
            </w:tcBorders>
            <w:shd w:val="clear" w:color="000000" w:fill="FFFFFF"/>
            <w:vAlign w:val="center"/>
            <w:hideMark/>
          </w:tcPr>
          <w:p w14:paraId="31F3CE9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7148E16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柴油生产</w:t>
            </w:r>
          </w:p>
        </w:tc>
        <w:tc>
          <w:tcPr>
            <w:tcW w:w="136" w:type="pct"/>
            <w:tcBorders>
              <w:top w:val="nil"/>
              <w:left w:val="nil"/>
              <w:bottom w:val="single" w:sz="4" w:space="0" w:color="auto"/>
              <w:right w:val="single" w:sz="4" w:space="0" w:color="auto"/>
            </w:tcBorders>
            <w:shd w:val="clear" w:color="000000" w:fill="FFFFFF"/>
            <w:vAlign w:val="center"/>
            <w:hideMark/>
          </w:tcPr>
          <w:p w14:paraId="13FCEE63"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6952131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1,403.87</w:t>
            </w:r>
          </w:p>
        </w:tc>
        <w:tc>
          <w:tcPr>
            <w:tcW w:w="361" w:type="pct"/>
            <w:tcBorders>
              <w:top w:val="nil"/>
              <w:left w:val="nil"/>
              <w:bottom w:val="single" w:sz="4" w:space="0" w:color="auto"/>
              <w:right w:val="single" w:sz="4" w:space="0" w:color="auto"/>
            </w:tcBorders>
            <w:shd w:val="clear" w:color="000000" w:fill="FFFFFF"/>
            <w:noWrap/>
            <w:vAlign w:val="center"/>
            <w:hideMark/>
          </w:tcPr>
          <w:p w14:paraId="0CB281D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72BE8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1,182.23</w:t>
            </w:r>
          </w:p>
        </w:tc>
        <w:tc>
          <w:tcPr>
            <w:tcW w:w="339" w:type="pct"/>
            <w:tcBorders>
              <w:top w:val="nil"/>
              <w:left w:val="nil"/>
              <w:bottom w:val="single" w:sz="4" w:space="0" w:color="auto"/>
              <w:right w:val="single" w:sz="4" w:space="0" w:color="auto"/>
            </w:tcBorders>
            <w:shd w:val="clear" w:color="000000" w:fill="C0C0C0"/>
            <w:noWrap/>
            <w:vAlign w:val="center"/>
            <w:hideMark/>
          </w:tcPr>
          <w:p w14:paraId="2A9495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148BB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E52E6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D5272B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F08FA9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682D16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3A7D57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1,182.23</w:t>
            </w:r>
          </w:p>
        </w:tc>
      </w:tr>
      <w:tr w:rsidR="003D649A" w:rsidRPr="003D649A" w14:paraId="77B4EB4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ED575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67</w:t>
            </w:r>
          </w:p>
        </w:tc>
        <w:tc>
          <w:tcPr>
            <w:tcW w:w="780" w:type="pct"/>
            <w:tcBorders>
              <w:top w:val="nil"/>
              <w:left w:val="nil"/>
              <w:bottom w:val="single" w:sz="4" w:space="0" w:color="auto"/>
              <w:right w:val="single" w:sz="4" w:space="0" w:color="auto"/>
            </w:tcBorders>
            <w:shd w:val="clear" w:color="000000" w:fill="FFFFFF"/>
            <w:vAlign w:val="center"/>
            <w:hideMark/>
          </w:tcPr>
          <w:p w14:paraId="1E1B14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w:t>
            </w:r>
            <w:r w:rsidRPr="003D649A">
              <w:rPr>
                <w:rFonts w:eastAsia="PMingLiU" w:cs="Arial"/>
                <w:b/>
                <w:bCs/>
                <w:szCs w:val="20"/>
                <w:lang w:val="en-US" w:eastAsia="zh-CN"/>
              </w:rPr>
              <w:lastRenderedPageBreak/>
              <w:t>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100117B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lastRenderedPageBreak/>
              <w:t>汽油</w:t>
            </w:r>
            <w:r w:rsidRPr="003D649A">
              <w:rPr>
                <w:rFonts w:eastAsia="PMingLiU" w:cs="Arial"/>
                <w:b/>
                <w:bCs/>
                <w:szCs w:val="20"/>
                <w:lang w:val="en-US" w:eastAsia="zh-CN"/>
              </w:rPr>
              <w:lastRenderedPageBreak/>
              <w:t>生产</w:t>
            </w:r>
          </w:p>
        </w:tc>
        <w:tc>
          <w:tcPr>
            <w:tcW w:w="136" w:type="pct"/>
            <w:tcBorders>
              <w:top w:val="nil"/>
              <w:left w:val="nil"/>
              <w:bottom w:val="single" w:sz="4" w:space="0" w:color="auto"/>
              <w:right w:val="single" w:sz="4" w:space="0" w:color="auto"/>
            </w:tcBorders>
            <w:shd w:val="clear" w:color="000000" w:fill="FFFFFF"/>
            <w:vAlign w:val="center"/>
            <w:hideMark/>
          </w:tcPr>
          <w:p w14:paraId="14F766E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 xml:space="preserve">范围三 </w:t>
            </w:r>
            <w:r w:rsidRPr="003D649A">
              <w:rPr>
                <w:rFonts w:ascii="宋体" w:eastAsia="宋体" w:hAnsi="宋体" w:cs="宋体" w:hint="eastAsia"/>
                <w:b/>
                <w:bCs/>
                <w:szCs w:val="20"/>
                <w:lang w:val="en-US" w:eastAsia="zh-CN"/>
              </w:rPr>
              <w:lastRenderedPageBreak/>
              <w:t>类别3</w:t>
            </w:r>
          </w:p>
        </w:tc>
        <w:tc>
          <w:tcPr>
            <w:tcW w:w="401" w:type="pct"/>
            <w:tcBorders>
              <w:top w:val="nil"/>
              <w:left w:val="nil"/>
              <w:bottom w:val="single" w:sz="4" w:space="0" w:color="auto"/>
              <w:right w:val="single" w:sz="4" w:space="0" w:color="auto"/>
            </w:tcBorders>
            <w:shd w:val="clear" w:color="000000" w:fill="FFFFFF"/>
            <w:noWrap/>
            <w:vAlign w:val="center"/>
            <w:hideMark/>
          </w:tcPr>
          <w:p w14:paraId="72327D5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49.06</w:t>
            </w:r>
          </w:p>
        </w:tc>
        <w:tc>
          <w:tcPr>
            <w:tcW w:w="361" w:type="pct"/>
            <w:tcBorders>
              <w:top w:val="nil"/>
              <w:left w:val="nil"/>
              <w:bottom w:val="single" w:sz="4" w:space="0" w:color="auto"/>
              <w:right w:val="single" w:sz="4" w:space="0" w:color="auto"/>
            </w:tcBorders>
            <w:shd w:val="clear" w:color="000000" w:fill="FFFFFF"/>
            <w:noWrap/>
            <w:vAlign w:val="center"/>
            <w:hideMark/>
          </w:tcPr>
          <w:p w14:paraId="15FF1D8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71D141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48.44</w:t>
            </w:r>
          </w:p>
        </w:tc>
        <w:tc>
          <w:tcPr>
            <w:tcW w:w="339" w:type="pct"/>
            <w:tcBorders>
              <w:top w:val="nil"/>
              <w:left w:val="nil"/>
              <w:bottom w:val="single" w:sz="4" w:space="0" w:color="auto"/>
              <w:right w:val="single" w:sz="4" w:space="0" w:color="auto"/>
            </w:tcBorders>
            <w:shd w:val="clear" w:color="000000" w:fill="C0C0C0"/>
            <w:noWrap/>
            <w:vAlign w:val="center"/>
            <w:hideMark/>
          </w:tcPr>
          <w:p w14:paraId="3199AC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F8314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2C140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AE6AE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EC641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6C55A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C3A680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48.44</w:t>
            </w:r>
          </w:p>
        </w:tc>
      </w:tr>
      <w:tr w:rsidR="003D649A" w:rsidRPr="003D649A" w14:paraId="37428AF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2B288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68</w:t>
            </w:r>
          </w:p>
        </w:tc>
        <w:tc>
          <w:tcPr>
            <w:tcW w:w="780" w:type="pct"/>
            <w:tcBorders>
              <w:top w:val="nil"/>
              <w:left w:val="nil"/>
              <w:bottom w:val="single" w:sz="4" w:space="0" w:color="auto"/>
              <w:right w:val="single" w:sz="4" w:space="0" w:color="auto"/>
            </w:tcBorders>
            <w:shd w:val="clear" w:color="000000" w:fill="FFFFFF"/>
            <w:vAlign w:val="center"/>
            <w:hideMark/>
          </w:tcPr>
          <w:p w14:paraId="4619B6A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6382235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焦炭生产</w:t>
            </w:r>
          </w:p>
        </w:tc>
        <w:tc>
          <w:tcPr>
            <w:tcW w:w="136" w:type="pct"/>
            <w:tcBorders>
              <w:top w:val="nil"/>
              <w:left w:val="nil"/>
              <w:bottom w:val="single" w:sz="4" w:space="0" w:color="auto"/>
              <w:right w:val="single" w:sz="4" w:space="0" w:color="auto"/>
            </w:tcBorders>
            <w:shd w:val="clear" w:color="000000" w:fill="FFFFFF"/>
            <w:vAlign w:val="center"/>
            <w:hideMark/>
          </w:tcPr>
          <w:p w14:paraId="1292197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09E8D7A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145,430.20</w:t>
            </w:r>
          </w:p>
        </w:tc>
        <w:tc>
          <w:tcPr>
            <w:tcW w:w="361" w:type="pct"/>
            <w:tcBorders>
              <w:top w:val="nil"/>
              <w:left w:val="nil"/>
              <w:bottom w:val="single" w:sz="4" w:space="0" w:color="auto"/>
              <w:right w:val="single" w:sz="4" w:space="0" w:color="auto"/>
            </w:tcBorders>
            <w:shd w:val="clear" w:color="000000" w:fill="FFFFFF"/>
            <w:noWrap/>
            <w:vAlign w:val="center"/>
            <w:hideMark/>
          </w:tcPr>
          <w:p w14:paraId="44A61C8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33A222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184,347.32</w:t>
            </w:r>
          </w:p>
        </w:tc>
        <w:tc>
          <w:tcPr>
            <w:tcW w:w="339" w:type="pct"/>
            <w:tcBorders>
              <w:top w:val="nil"/>
              <w:left w:val="nil"/>
              <w:bottom w:val="single" w:sz="4" w:space="0" w:color="auto"/>
              <w:right w:val="single" w:sz="4" w:space="0" w:color="auto"/>
            </w:tcBorders>
            <w:shd w:val="clear" w:color="000000" w:fill="C0C0C0"/>
            <w:noWrap/>
            <w:vAlign w:val="center"/>
            <w:hideMark/>
          </w:tcPr>
          <w:p w14:paraId="6E2069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C84DE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05AF3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C4166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3F485D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6BE8A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6CAA5A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184,347.32</w:t>
            </w:r>
          </w:p>
        </w:tc>
      </w:tr>
      <w:tr w:rsidR="003D649A" w:rsidRPr="003D649A" w14:paraId="73D1F1BE"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ED999D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69</w:t>
            </w:r>
          </w:p>
        </w:tc>
        <w:tc>
          <w:tcPr>
            <w:tcW w:w="780" w:type="pct"/>
            <w:tcBorders>
              <w:top w:val="nil"/>
              <w:left w:val="nil"/>
              <w:bottom w:val="single" w:sz="4" w:space="0" w:color="auto"/>
              <w:right w:val="single" w:sz="4" w:space="0" w:color="auto"/>
            </w:tcBorders>
            <w:shd w:val="clear" w:color="000000" w:fill="FFFFFF"/>
            <w:vAlign w:val="center"/>
            <w:hideMark/>
          </w:tcPr>
          <w:p w14:paraId="4CEEC55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7F1548F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焦屑生产</w:t>
            </w:r>
          </w:p>
        </w:tc>
        <w:tc>
          <w:tcPr>
            <w:tcW w:w="136" w:type="pct"/>
            <w:tcBorders>
              <w:top w:val="nil"/>
              <w:left w:val="nil"/>
              <w:bottom w:val="single" w:sz="4" w:space="0" w:color="auto"/>
              <w:right w:val="single" w:sz="4" w:space="0" w:color="auto"/>
            </w:tcBorders>
            <w:shd w:val="clear" w:color="000000" w:fill="FFFFFF"/>
            <w:vAlign w:val="center"/>
            <w:hideMark/>
          </w:tcPr>
          <w:p w14:paraId="6E9DD61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382B3BF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120,570.50</w:t>
            </w:r>
          </w:p>
        </w:tc>
        <w:tc>
          <w:tcPr>
            <w:tcW w:w="361" w:type="pct"/>
            <w:tcBorders>
              <w:top w:val="nil"/>
              <w:left w:val="nil"/>
              <w:bottom w:val="single" w:sz="4" w:space="0" w:color="auto"/>
              <w:right w:val="single" w:sz="4" w:space="0" w:color="auto"/>
            </w:tcBorders>
            <w:shd w:val="clear" w:color="000000" w:fill="FFFFFF"/>
            <w:noWrap/>
            <w:vAlign w:val="center"/>
            <w:hideMark/>
          </w:tcPr>
          <w:p w14:paraId="6DA79C0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219FF6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152,835.17</w:t>
            </w:r>
          </w:p>
        </w:tc>
        <w:tc>
          <w:tcPr>
            <w:tcW w:w="339" w:type="pct"/>
            <w:tcBorders>
              <w:top w:val="nil"/>
              <w:left w:val="nil"/>
              <w:bottom w:val="single" w:sz="4" w:space="0" w:color="auto"/>
              <w:right w:val="single" w:sz="4" w:space="0" w:color="auto"/>
            </w:tcBorders>
            <w:shd w:val="clear" w:color="000000" w:fill="C0C0C0"/>
            <w:noWrap/>
            <w:vAlign w:val="center"/>
            <w:hideMark/>
          </w:tcPr>
          <w:p w14:paraId="4A67EF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10526C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51852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11AF1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119C655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7E89A5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176C0D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152,835.17</w:t>
            </w:r>
          </w:p>
        </w:tc>
      </w:tr>
      <w:tr w:rsidR="003D649A" w:rsidRPr="003D649A" w14:paraId="64C196C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833F1D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70</w:t>
            </w:r>
          </w:p>
        </w:tc>
        <w:tc>
          <w:tcPr>
            <w:tcW w:w="780" w:type="pct"/>
            <w:tcBorders>
              <w:top w:val="nil"/>
              <w:left w:val="nil"/>
              <w:bottom w:val="single" w:sz="4" w:space="0" w:color="auto"/>
              <w:right w:val="single" w:sz="4" w:space="0" w:color="auto"/>
            </w:tcBorders>
            <w:shd w:val="clear" w:color="000000" w:fill="FFFFFF"/>
            <w:vAlign w:val="center"/>
            <w:hideMark/>
          </w:tcPr>
          <w:p w14:paraId="5BD1D3F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1BBEA00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烟煤生产</w:t>
            </w:r>
          </w:p>
        </w:tc>
        <w:tc>
          <w:tcPr>
            <w:tcW w:w="136" w:type="pct"/>
            <w:tcBorders>
              <w:top w:val="nil"/>
              <w:left w:val="nil"/>
              <w:bottom w:val="single" w:sz="4" w:space="0" w:color="auto"/>
              <w:right w:val="single" w:sz="4" w:space="0" w:color="auto"/>
            </w:tcBorders>
            <w:shd w:val="clear" w:color="000000" w:fill="FFFFFF"/>
            <w:vAlign w:val="center"/>
            <w:hideMark/>
          </w:tcPr>
          <w:p w14:paraId="7B0DDD7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5DF635E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399,079.16</w:t>
            </w:r>
          </w:p>
        </w:tc>
        <w:tc>
          <w:tcPr>
            <w:tcW w:w="361" w:type="pct"/>
            <w:tcBorders>
              <w:top w:val="nil"/>
              <w:left w:val="nil"/>
              <w:bottom w:val="single" w:sz="4" w:space="0" w:color="auto"/>
              <w:right w:val="single" w:sz="4" w:space="0" w:color="auto"/>
            </w:tcBorders>
            <w:shd w:val="clear" w:color="000000" w:fill="FFFFFF"/>
            <w:noWrap/>
            <w:vAlign w:val="center"/>
            <w:hideMark/>
          </w:tcPr>
          <w:p w14:paraId="497E118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472DCC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229,690.01</w:t>
            </w:r>
          </w:p>
        </w:tc>
        <w:tc>
          <w:tcPr>
            <w:tcW w:w="339" w:type="pct"/>
            <w:tcBorders>
              <w:top w:val="nil"/>
              <w:left w:val="nil"/>
              <w:bottom w:val="single" w:sz="4" w:space="0" w:color="auto"/>
              <w:right w:val="single" w:sz="4" w:space="0" w:color="auto"/>
            </w:tcBorders>
            <w:shd w:val="clear" w:color="000000" w:fill="C0C0C0"/>
            <w:noWrap/>
            <w:vAlign w:val="center"/>
            <w:hideMark/>
          </w:tcPr>
          <w:p w14:paraId="458D9B3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48922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C09737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1A021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72F5A9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EB346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EABED7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229,690.01</w:t>
            </w:r>
          </w:p>
        </w:tc>
      </w:tr>
      <w:tr w:rsidR="003D649A" w:rsidRPr="003D649A" w14:paraId="49379397"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1C1C14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71</w:t>
            </w:r>
          </w:p>
        </w:tc>
        <w:tc>
          <w:tcPr>
            <w:tcW w:w="780" w:type="pct"/>
            <w:tcBorders>
              <w:top w:val="nil"/>
              <w:left w:val="nil"/>
              <w:bottom w:val="single" w:sz="4" w:space="0" w:color="auto"/>
              <w:right w:val="single" w:sz="4" w:space="0" w:color="auto"/>
            </w:tcBorders>
            <w:shd w:val="clear" w:color="000000" w:fill="FFFFFF"/>
            <w:vAlign w:val="center"/>
            <w:hideMark/>
          </w:tcPr>
          <w:p w14:paraId="3121C0F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76F40E9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无烟煤生产</w:t>
            </w:r>
          </w:p>
        </w:tc>
        <w:tc>
          <w:tcPr>
            <w:tcW w:w="136" w:type="pct"/>
            <w:tcBorders>
              <w:top w:val="nil"/>
              <w:left w:val="nil"/>
              <w:bottom w:val="single" w:sz="4" w:space="0" w:color="auto"/>
              <w:right w:val="single" w:sz="4" w:space="0" w:color="auto"/>
            </w:tcBorders>
            <w:shd w:val="clear" w:color="000000" w:fill="FFFFFF"/>
            <w:vAlign w:val="center"/>
            <w:hideMark/>
          </w:tcPr>
          <w:p w14:paraId="0BE1327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5959D74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260,530.34</w:t>
            </w:r>
          </w:p>
        </w:tc>
        <w:tc>
          <w:tcPr>
            <w:tcW w:w="361" w:type="pct"/>
            <w:tcBorders>
              <w:top w:val="nil"/>
              <w:left w:val="nil"/>
              <w:bottom w:val="single" w:sz="4" w:space="0" w:color="auto"/>
              <w:right w:val="single" w:sz="4" w:space="0" w:color="auto"/>
            </w:tcBorders>
            <w:shd w:val="clear" w:color="000000" w:fill="FFFFFF"/>
            <w:noWrap/>
            <w:vAlign w:val="center"/>
            <w:hideMark/>
          </w:tcPr>
          <w:p w14:paraId="66A45C5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A7658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149,948.24</w:t>
            </w:r>
          </w:p>
        </w:tc>
        <w:tc>
          <w:tcPr>
            <w:tcW w:w="339" w:type="pct"/>
            <w:tcBorders>
              <w:top w:val="nil"/>
              <w:left w:val="nil"/>
              <w:bottom w:val="single" w:sz="4" w:space="0" w:color="auto"/>
              <w:right w:val="single" w:sz="4" w:space="0" w:color="auto"/>
            </w:tcBorders>
            <w:shd w:val="clear" w:color="000000" w:fill="C0C0C0"/>
            <w:noWrap/>
            <w:vAlign w:val="center"/>
            <w:hideMark/>
          </w:tcPr>
          <w:p w14:paraId="393304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53093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398DC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A5FD7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9D9137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7CCC18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529373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149,948.24</w:t>
            </w:r>
          </w:p>
        </w:tc>
      </w:tr>
      <w:tr w:rsidR="003D649A" w:rsidRPr="003D649A" w14:paraId="23640F03"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425EFA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w:t>
            </w:r>
          </w:p>
        </w:tc>
        <w:tc>
          <w:tcPr>
            <w:tcW w:w="780" w:type="pct"/>
            <w:tcBorders>
              <w:top w:val="nil"/>
              <w:left w:val="nil"/>
              <w:bottom w:val="single" w:sz="4" w:space="0" w:color="auto"/>
              <w:right w:val="single" w:sz="4" w:space="0" w:color="auto"/>
            </w:tcBorders>
            <w:shd w:val="clear" w:color="000000" w:fill="FFFFFF"/>
            <w:vAlign w:val="center"/>
            <w:hideMark/>
          </w:tcPr>
          <w:p w14:paraId="6E66E3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7C2A1B4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天然气生产</w:t>
            </w:r>
          </w:p>
        </w:tc>
        <w:tc>
          <w:tcPr>
            <w:tcW w:w="136" w:type="pct"/>
            <w:tcBorders>
              <w:top w:val="nil"/>
              <w:left w:val="nil"/>
              <w:bottom w:val="single" w:sz="4" w:space="0" w:color="auto"/>
              <w:right w:val="single" w:sz="4" w:space="0" w:color="auto"/>
            </w:tcBorders>
            <w:shd w:val="clear" w:color="000000" w:fill="FFFFFF"/>
            <w:vAlign w:val="center"/>
            <w:hideMark/>
          </w:tcPr>
          <w:p w14:paraId="7665F9D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412F899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1,796.49</w:t>
            </w:r>
          </w:p>
        </w:tc>
        <w:tc>
          <w:tcPr>
            <w:tcW w:w="361" w:type="pct"/>
            <w:tcBorders>
              <w:top w:val="nil"/>
              <w:left w:val="nil"/>
              <w:bottom w:val="single" w:sz="4" w:space="0" w:color="auto"/>
              <w:right w:val="single" w:sz="4" w:space="0" w:color="auto"/>
            </w:tcBorders>
            <w:shd w:val="clear" w:color="000000" w:fill="FFFFFF"/>
            <w:noWrap/>
            <w:vAlign w:val="center"/>
            <w:hideMark/>
          </w:tcPr>
          <w:p w14:paraId="57BE853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548" w:type="pct"/>
            <w:tcBorders>
              <w:top w:val="nil"/>
              <w:left w:val="nil"/>
              <w:bottom w:val="single" w:sz="4" w:space="0" w:color="auto"/>
              <w:right w:val="single" w:sz="4" w:space="0" w:color="auto"/>
            </w:tcBorders>
            <w:shd w:val="clear" w:color="000000" w:fill="C0C0C0"/>
            <w:noWrap/>
            <w:vAlign w:val="center"/>
            <w:hideMark/>
          </w:tcPr>
          <w:p w14:paraId="4309E9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11,120.27</w:t>
            </w:r>
          </w:p>
        </w:tc>
        <w:tc>
          <w:tcPr>
            <w:tcW w:w="339" w:type="pct"/>
            <w:tcBorders>
              <w:top w:val="nil"/>
              <w:left w:val="nil"/>
              <w:bottom w:val="single" w:sz="4" w:space="0" w:color="auto"/>
              <w:right w:val="single" w:sz="4" w:space="0" w:color="auto"/>
            </w:tcBorders>
            <w:shd w:val="clear" w:color="000000" w:fill="C0C0C0"/>
            <w:noWrap/>
            <w:vAlign w:val="center"/>
            <w:hideMark/>
          </w:tcPr>
          <w:p w14:paraId="6E48D4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B0046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493A3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EF22E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BDD4FD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44C97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95E58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11,120.27</w:t>
            </w:r>
          </w:p>
        </w:tc>
      </w:tr>
      <w:tr w:rsidR="003D649A" w:rsidRPr="003D649A" w14:paraId="1D5142E9"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0A0B3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73</w:t>
            </w:r>
          </w:p>
        </w:tc>
        <w:tc>
          <w:tcPr>
            <w:tcW w:w="780" w:type="pct"/>
            <w:tcBorders>
              <w:top w:val="nil"/>
              <w:left w:val="nil"/>
              <w:bottom w:val="single" w:sz="4" w:space="0" w:color="auto"/>
              <w:right w:val="single" w:sz="4" w:space="0" w:color="auto"/>
            </w:tcBorders>
            <w:shd w:val="clear" w:color="000000" w:fill="FFFFFF"/>
            <w:vAlign w:val="center"/>
            <w:hideMark/>
          </w:tcPr>
          <w:p w14:paraId="400CF4D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范围一、二相关燃料和能源相关的活动产生的排放</w:t>
            </w:r>
          </w:p>
        </w:tc>
        <w:tc>
          <w:tcPr>
            <w:tcW w:w="355" w:type="pct"/>
            <w:tcBorders>
              <w:top w:val="nil"/>
              <w:left w:val="nil"/>
              <w:bottom w:val="single" w:sz="4" w:space="0" w:color="auto"/>
              <w:right w:val="single" w:sz="4" w:space="0" w:color="auto"/>
            </w:tcBorders>
            <w:shd w:val="clear" w:color="auto" w:fill="auto"/>
            <w:vAlign w:val="center"/>
            <w:hideMark/>
          </w:tcPr>
          <w:p w14:paraId="4C1A77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外购电力上游排放</w:t>
            </w:r>
          </w:p>
        </w:tc>
        <w:tc>
          <w:tcPr>
            <w:tcW w:w="136" w:type="pct"/>
            <w:tcBorders>
              <w:top w:val="nil"/>
              <w:left w:val="nil"/>
              <w:bottom w:val="single" w:sz="4" w:space="0" w:color="auto"/>
              <w:right w:val="single" w:sz="4" w:space="0" w:color="auto"/>
            </w:tcBorders>
            <w:shd w:val="clear" w:color="000000" w:fill="FFFFFF"/>
            <w:vAlign w:val="center"/>
            <w:hideMark/>
          </w:tcPr>
          <w:p w14:paraId="2E58492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类别3</w:t>
            </w:r>
          </w:p>
        </w:tc>
        <w:tc>
          <w:tcPr>
            <w:tcW w:w="401" w:type="pct"/>
            <w:tcBorders>
              <w:top w:val="nil"/>
              <w:left w:val="nil"/>
              <w:bottom w:val="single" w:sz="4" w:space="0" w:color="auto"/>
              <w:right w:val="single" w:sz="4" w:space="0" w:color="auto"/>
            </w:tcBorders>
            <w:shd w:val="clear" w:color="000000" w:fill="FFFFFF"/>
            <w:noWrap/>
            <w:vAlign w:val="center"/>
            <w:hideMark/>
          </w:tcPr>
          <w:p w14:paraId="0BFC6C04"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1,992,878.77</w:t>
            </w:r>
          </w:p>
        </w:tc>
        <w:tc>
          <w:tcPr>
            <w:tcW w:w="361" w:type="pct"/>
            <w:tcBorders>
              <w:top w:val="nil"/>
              <w:left w:val="nil"/>
              <w:bottom w:val="single" w:sz="4" w:space="0" w:color="auto"/>
              <w:right w:val="single" w:sz="4" w:space="0" w:color="auto"/>
            </w:tcBorders>
            <w:shd w:val="clear" w:color="000000" w:fill="FFFFFF"/>
            <w:noWrap/>
            <w:vAlign w:val="center"/>
            <w:hideMark/>
          </w:tcPr>
          <w:p w14:paraId="6DC8840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MWh</w:t>
            </w:r>
          </w:p>
        </w:tc>
        <w:tc>
          <w:tcPr>
            <w:tcW w:w="548" w:type="pct"/>
            <w:tcBorders>
              <w:top w:val="nil"/>
              <w:left w:val="nil"/>
              <w:bottom w:val="single" w:sz="4" w:space="0" w:color="auto"/>
              <w:right w:val="single" w:sz="4" w:space="0" w:color="auto"/>
            </w:tcBorders>
            <w:shd w:val="clear" w:color="000000" w:fill="C0C0C0"/>
            <w:noWrap/>
            <w:vAlign w:val="center"/>
            <w:hideMark/>
          </w:tcPr>
          <w:p w14:paraId="407F0C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167,202.53</w:t>
            </w:r>
          </w:p>
        </w:tc>
        <w:tc>
          <w:tcPr>
            <w:tcW w:w="339" w:type="pct"/>
            <w:tcBorders>
              <w:top w:val="nil"/>
              <w:left w:val="nil"/>
              <w:bottom w:val="single" w:sz="4" w:space="0" w:color="auto"/>
              <w:right w:val="single" w:sz="4" w:space="0" w:color="auto"/>
            </w:tcBorders>
            <w:shd w:val="clear" w:color="000000" w:fill="C0C0C0"/>
            <w:noWrap/>
            <w:vAlign w:val="center"/>
            <w:hideMark/>
          </w:tcPr>
          <w:p w14:paraId="6510E2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3DE5A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45395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5AAD4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5ABD4D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C1035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4EE196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167,202.53</w:t>
            </w:r>
          </w:p>
        </w:tc>
      </w:tr>
      <w:tr w:rsidR="003D649A" w:rsidRPr="003D649A" w14:paraId="5A2D01A1"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180AA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74</w:t>
            </w:r>
          </w:p>
        </w:tc>
        <w:tc>
          <w:tcPr>
            <w:tcW w:w="780" w:type="pct"/>
            <w:tcBorders>
              <w:top w:val="nil"/>
              <w:left w:val="nil"/>
              <w:bottom w:val="single" w:sz="4" w:space="0" w:color="auto"/>
              <w:right w:val="single" w:sz="4" w:space="0" w:color="auto"/>
            </w:tcBorders>
            <w:shd w:val="clear" w:color="000000" w:fill="FFFFFF"/>
            <w:vAlign w:val="center"/>
            <w:hideMark/>
          </w:tcPr>
          <w:p w14:paraId="50274E9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0EFF48E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船运</w:t>
            </w:r>
          </w:p>
        </w:tc>
        <w:tc>
          <w:tcPr>
            <w:tcW w:w="136" w:type="pct"/>
            <w:tcBorders>
              <w:top w:val="nil"/>
              <w:left w:val="nil"/>
              <w:bottom w:val="single" w:sz="4" w:space="0" w:color="auto"/>
              <w:right w:val="single" w:sz="4" w:space="0" w:color="auto"/>
            </w:tcBorders>
            <w:shd w:val="clear" w:color="000000" w:fill="FFFFFF"/>
            <w:vAlign w:val="center"/>
            <w:hideMark/>
          </w:tcPr>
          <w:p w14:paraId="729BBEE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01" w:type="pct"/>
            <w:tcBorders>
              <w:top w:val="nil"/>
              <w:left w:val="nil"/>
              <w:bottom w:val="single" w:sz="4" w:space="0" w:color="auto"/>
              <w:right w:val="single" w:sz="4" w:space="0" w:color="auto"/>
            </w:tcBorders>
            <w:shd w:val="clear" w:color="000000" w:fill="FFFFFF"/>
            <w:noWrap/>
            <w:vAlign w:val="center"/>
            <w:hideMark/>
          </w:tcPr>
          <w:p w14:paraId="5BF74B41"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4,937,773,501.30</w:t>
            </w:r>
          </w:p>
        </w:tc>
        <w:tc>
          <w:tcPr>
            <w:tcW w:w="361" w:type="pct"/>
            <w:tcBorders>
              <w:top w:val="nil"/>
              <w:left w:val="nil"/>
              <w:bottom w:val="single" w:sz="4" w:space="0" w:color="auto"/>
              <w:right w:val="single" w:sz="4" w:space="0" w:color="auto"/>
            </w:tcBorders>
            <w:shd w:val="clear" w:color="000000" w:fill="FFFFFF"/>
            <w:noWrap/>
            <w:vAlign w:val="center"/>
            <w:hideMark/>
          </w:tcPr>
          <w:p w14:paraId="390EE46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0B5C99C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256,608.97</w:t>
            </w:r>
          </w:p>
        </w:tc>
        <w:tc>
          <w:tcPr>
            <w:tcW w:w="339" w:type="pct"/>
            <w:tcBorders>
              <w:top w:val="nil"/>
              <w:left w:val="nil"/>
              <w:bottom w:val="single" w:sz="4" w:space="0" w:color="auto"/>
              <w:right w:val="single" w:sz="4" w:space="0" w:color="auto"/>
            </w:tcBorders>
            <w:shd w:val="clear" w:color="000000" w:fill="C0C0C0"/>
            <w:noWrap/>
            <w:vAlign w:val="center"/>
            <w:hideMark/>
          </w:tcPr>
          <w:p w14:paraId="7A83819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21051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7168A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6C00A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068AA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A51D50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06628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256,608.97</w:t>
            </w:r>
          </w:p>
        </w:tc>
      </w:tr>
      <w:tr w:rsidR="003D649A" w:rsidRPr="003D649A" w14:paraId="68015A76"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BA467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75</w:t>
            </w:r>
          </w:p>
        </w:tc>
        <w:tc>
          <w:tcPr>
            <w:tcW w:w="780" w:type="pct"/>
            <w:tcBorders>
              <w:top w:val="nil"/>
              <w:left w:val="nil"/>
              <w:bottom w:val="single" w:sz="4" w:space="0" w:color="auto"/>
              <w:right w:val="single" w:sz="4" w:space="0" w:color="auto"/>
            </w:tcBorders>
            <w:shd w:val="clear" w:color="000000" w:fill="FFFFFF"/>
            <w:vAlign w:val="center"/>
            <w:hideMark/>
          </w:tcPr>
          <w:p w14:paraId="3D2C86D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703EB7E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p>
        </w:tc>
        <w:tc>
          <w:tcPr>
            <w:tcW w:w="136" w:type="pct"/>
            <w:tcBorders>
              <w:top w:val="nil"/>
              <w:left w:val="nil"/>
              <w:bottom w:val="single" w:sz="4" w:space="0" w:color="auto"/>
              <w:right w:val="single" w:sz="4" w:space="0" w:color="auto"/>
            </w:tcBorders>
            <w:shd w:val="clear" w:color="000000" w:fill="FFFFFF"/>
            <w:vAlign w:val="center"/>
            <w:hideMark/>
          </w:tcPr>
          <w:p w14:paraId="31212CA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01" w:type="pct"/>
            <w:tcBorders>
              <w:top w:val="nil"/>
              <w:left w:val="nil"/>
              <w:bottom w:val="single" w:sz="4" w:space="0" w:color="auto"/>
              <w:right w:val="single" w:sz="4" w:space="0" w:color="auto"/>
            </w:tcBorders>
            <w:shd w:val="clear" w:color="000000" w:fill="FFFFFF"/>
            <w:noWrap/>
            <w:vAlign w:val="center"/>
            <w:hideMark/>
          </w:tcPr>
          <w:p w14:paraId="60BAA42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303,695,957.78</w:t>
            </w:r>
          </w:p>
        </w:tc>
        <w:tc>
          <w:tcPr>
            <w:tcW w:w="361" w:type="pct"/>
            <w:tcBorders>
              <w:top w:val="nil"/>
              <w:left w:val="nil"/>
              <w:bottom w:val="single" w:sz="4" w:space="0" w:color="auto"/>
              <w:right w:val="single" w:sz="4" w:space="0" w:color="auto"/>
            </w:tcBorders>
            <w:shd w:val="clear" w:color="000000" w:fill="FFFFFF"/>
            <w:noWrap/>
            <w:vAlign w:val="center"/>
            <w:hideMark/>
          </w:tcPr>
          <w:p w14:paraId="73389A2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5D7E9B2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46,150.51</w:t>
            </w:r>
          </w:p>
        </w:tc>
        <w:tc>
          <w:tcPr>
            <w:tcW w:w="339" w:type="pct"/>
            <w:tcBorders>
              <w:top w:val="nil"/>
              <w:left w:val="nil"/>
              <w:bottom w:val="single" w:sz="4" w:space="0" w:color="auto"/>
              <w:right w:val="single" w:sz="4" w:space="0" w:color="auto"/>
            </w:tcBorders>
            <w:shd w:val="clear" w:color="000000" w:fill="C0C0C0"/>
            <w:noWrap/>
            <w:vAlign w:val="center"/>
            <w:hideMark/>
          </w:tcPr>
          <w:p w14:paraId="5D1381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064DD3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887719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F1E0C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EE5434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0C525D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4ECB4AC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46,150.51</w:t>
            </w:r>
          </w:p>
        </w:tc>
      </w:tr>
      <w:tr w:rsidR="003D649A" w:rsidRPr="003D649A" w14:paraId="775C2CFE"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6F83F5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76</w:t>
            </w:r>
          </w:p>
        </w:tc>
        <w:tc>
          <w:tcPr>
            <w:tcW w:w="780" w:type="pct"/>
            <w:tcBorders>
              <w:top w:val="nil"/>
              <w:left w:val="nil"/>
              <w:bottom w:val="single" w:sz="4" w:space="0" w:color="auto"/>
              <w:right w:val="single" w:sz="4" w:space="0" w:color="auto"/>
            </w:tcBorders>
            <w:shd w:val="clear" w:color="000000" w:fill="FFFFFF"/>
            <w:vAlign w:val="center"/>
            <w:hideMark/>
          </w:tcPr>
          <w:p w14:paraId="4CA33B6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上游运输配送产生的排放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2D2AEB3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6" w:type="pct"/>
            <w:tcBorders>
              <w:top w:val="nil"/>
              <w:left w:val="nil"/>
              <w:bottom w:val="single" w:sz="4" w:space="0" w:color="auto"/>
              <w:right w:val="single" w:sz="4" w:space="0" w:color="auto"/>
            </w:tcBorders>
            <w:shd w:val="clear" w:color="000000" w:fill="FFFFFF"/>
            <w:vAlign w:val="center"/>
            <w:hideMark/>
          </w:tcPr>
          <w:p w14:paraId="628E35B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类别4</w:t>
            </w:r>
          </w:p>
        </w:tc>
        <w:tc>
          <w:tcPr>
            <w:tcW w:w="401" w:type="pct"/>
            <w:tcBorders>
              <w:top w:val="nil"/>
              <w:left w:val="nil"/>
              <w:bottom w:val="single" w:sz="4" w:space="0" w:color="auto"/>
              <w:right w:val="single" w:sz="4" w:space="0" w:color="auto"/>
            </w:tcBorders>
            <w:shd w:val="clear" w:color="000000" w:fill="FFFFFF"/>
            <w:noWrap/>
            <w:vAlign w:val="center"/>
            <w:hideMark/>
          </w:tcPr>
          <w:p w14:paraId="04AF385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1,226,509,412.23</w:t>
            </w:r>
          </w:p>
        </w:tc>
        <w:tc>
          <w:tcPr>
            <w:tcW w:w="361" w:type="pct"/>
            <w:tcBorders>
              <w:top w:val="nil"/>
              <w:left w:val="nil"/>
              <w:bottom w:val="single" w:sz="4" w:space="0" w:color="auto"/>
              <w:right w:val="single" w:sz="4" w:space="0" w:color="auto"/>
            </w:tcBorders>
            <w:shd w:val="clear" w:color="000000" w:fill="FFFFFF"/>
            <w:noWrap/>
            <w:vAlign w:val="center"/>
            <w:hideMark/>
          </w:tcPr>
          <w:p w14:paraId="51116EC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24D35D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59,524.77</w:t>
            </w:r>
          </w:p>
        </w:tc>
        <w:tc>
          <w:tcPr>
            <w:tcW w:w="339" w:type="pct"/>
            <w:tcBorders>
              <w:top w:val="nil"/>
              <w:left w:val="nil"/>
              <w:bottom w:val="single" w:sz="4" w:space="0" w:color="auto"/>
              <w:right w:val="single" w:sz="4" w:space="0" w:color="auto"/>
            </w:tcBorders>
            <w:shd w:val="clear" w:color="000000" w:fill="C0C0C0"/>
            <w:noWrap/>
            <w:vAlign w:val="center"/>
            <w:hideMark/>
          </w:tcPr>
          <w:p w14:paraId="5BB6BA7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C1D0FB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1F0FC8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2514BC7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78EA02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5A3F01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D3E3AA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59,524.77</w:t>
            </w:r>
          </w:p>
        </w:tc>
      </w:tr>
      <w:tr w:rsidR="003D649A" w:rsidRPr="003D649A" w14:paraId="278ACC98"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6370B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77</w:t>
            </w:r>
          </w:p>
        </w:tc>
        <w:tc>
          <w:tcPr>
            <w:tcW w:w="780" w:type="pct"/>
            <w:tcBorders>
              <w:top w:val="nil"/>
              <w:left w:val="nil"/>
              <w:bottom w:val="single" w:sz="4" w:space="0" w:color="auto"/>
              <w:right w:val="single" w:sz="4" w:space="0" w:color="auto"/>
            </w:tcBorders>
            <w:shd w:val="clear" w:color="000000" w:fill="FFFFFF"/>
            <w:vAlign w:val="center"/>
            <w:hideMark/>
          </w:tcPr>
          <w:p w14:paraId="28CC974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355" w:type="pct"/>
            <w:tcBorders>
              <w:top w:val="nil"/>
              <w:left w:val="nil"/>
              <w:bottom w:val="single" w:sz="4" w:space="0" w:color="auto"/>
              <w:right w:val="single" w:sz="4" w:space="0" w:color="auto"/>
            </w:tcBorders>
            <w:shd w:val="clear" w:color="auto" w:fill="auto"/>
            <w:vAlign w:val="center"/>
            <w:hideMark/>
          </w:tcPr>
          <w:p w14:paraId="4BD5716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生活垃圾和厨余垃圾</w:t>
            </w:r>
          </w:p>
        </w:tc>
        <w:tc>
          <w:tcPr>
            <w:tcW w:w="136" w:type="pct"/>
            <w:tcBorders>
              <w:top w:val="nil"/>
              <w:left w:val="nil"/>
              <w:bottom w:val="single" w:sz="4" w:space="0" w:color="auto"/>
              <w:right w:val="single" w:sz="4" w:space="0" w:color="auto"/>
            </w:tcBorders>
            <w:shd w:val="clear" w:color="000000" w:fill="FFFFFF"/>
            <w:vAlign w:val="center"/>
            <w:hideMark/>
          </w:tcPr>
          <w:p w14:paraId="566BCBF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01" w:type="pct"/>
            <w:tcBorders>
              <w:top w:val="nil"/>
              <w:left w:val="nil"/>
              <w:bottom w:val="single" w:sz="4" w:space="0" w:color="auto"/>
              <w:right w:val="single" w:sz="4" w:space="0" w:color="auto"/>
            </w:tcBorders>
            <w:shd w:val="clear" w:color="000000" w:fill="FFFFFF"/>
            <w:noWrap/>
            <w:vAlign w:val="center"/>
            <w:hideMark/>
          </w:tcPr>
          <w:p w14:paraId="007BA26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2,610.16</w:t>
            </w:r>
          </w:p>
        </w:tc>
        <w:tc>
          <w:tcPr>
            <w:tcW w:w="361" w:type="pct"/>
            <w:tcBorders>
              <w:top w:val="nil"/>
              <w:left w:val="nil"/>
              <w:bottom w:val="single" w:sz="4" w:space="0" w:color="auto"/>
              <w:right w:val="single" w:sz="4" w:space="0" w:color="auto"/>
            </w:tcBorders>
            <w:shd w:val="clear" w:color="000000" w:fill="FFFFFF"/>
            <w:noWrap/>
            <w:vAlign w:val="center"/>
            <w:hideMark/>
          </w:tcPr>
          <w:p w14:paraId="22116E8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11CA24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969.24</w:t>
            </w:r>
          </w:p>
        </w:tc>
        <w:tc>
          <w:tcPr>
            <w:tcW w:w="339" w:type="pct"/>
            <w:tcBorders>
              <w:top w:val="nil"/>
              <w:left w:val="nil"/>
              <w:bottom w:val="single" w:sz="4" w:space="0" w:color="auto"/>
              <w:right w:val="single" w:sz="4" w:space="0" w:color="auto"/>
            </w:tcBorders>
            <w:shd w:val="clear" w:color="000000" w:fill="C0C0C0"/>
            <w:noWrap/>
            <w:vAlign w:val="center"/>
            <w:hideMark/>
          </w:tcPr>
          <w:p w14:paraId="12EA50E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22F0EF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25DF5C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9AAC5F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778383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A1180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C76E0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969.24</w:t>
            </w:r>
          </w:p>
        </w:tc>
      </w:tr>
      <w:tr w:rsidR="003D649A" w:rsidRPr="003D649A" w14:paraId="683680F0"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2D7B7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78</w:t>
            </w:r>
          </w:p>
        </w:tc>
        <w:tc>
          <w:tcPr>
            <w:tcW w:w="780" w:type="pct"/>
            <w:tcBorders>
              <w:top w:val="nil"/>
              <w:left w:val="nil"/>
              <w:bottom w:val="single" w:sz="4" w:space="0" w:color="auto"/>
              <w:right w:val="single" w:sz="4" w:space="0" w:color="auto"/>
            </w:tcBorders>
            <w:shd w:val="clear" w:color="000000" w:fill="FFFFFF"/>
            <w:vAlign w:val="center"/>
            <w:hideMark/>
          </w:tcPr>
          <w:p w14:paraId="78ADC36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355" w:type="pct"/>
            <w:tcBorders>
              <w:top w:val="nil"/>
              <w:left w:val="nil"/>
              <w:bottom w:val="single" w:sz="4" w:space="0" w:color="auto"/>
              <w:right w:val="single" w:sz="4" w:space="0" w:color="auto"/>
            </w:tcBorders>
            <w:shd w:val="clear" w:color="auto" w:fill="auto"/>
            <w:vAlign w:val="center"/>
            <w:hideMark/>
          </w:tcPr>
          <w:p w14:paraId="3D2F488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废油</w:t>
            </w:r>
          </w:p>
        </w:tc>
        <w:tc>
          <w:tcPr>
            <w:tcW w:w="136" w:type="pct"/>
            <w:tcBorders>
              <w:top w:val="nil"/>
              <w:left w:val="nil"/>
              <w:bottom w:val="single" w:sz="4" w:space="0" w:color="auto"/>
              <w:right w:val="single" w:sz="4" w:space="0" w:color="auto"/>
            </w:tcBorders>
            <w:shd w:val="clear" w:color="000000" w:fill="FFFFFF"/>
            <w:vAlign w:val="center"/>
            <w:hideMark/>
          </w:tcPr>
          <w:p w14:paraId="59FE165E"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01" w:type="pct"/>
            <w:tcBorders>
              <w:top w:val="nil"/>
              <w:left w:val="nil"/>
              <w:bottom w:val="single" w:sz="4" w:space="0" w:color="auto"/>
              <w:right w:val="single" w:sz="4" w:space="0" w:color="auto"/>
            </w:tcBorders>
            <w:shd w:val="clear" w:color="000000" w:fill="FFFFFF"/>
            <w:noWrap/>
            <w:vAlign w:val="center"/>
            <w:hideMark/>
          </w:tcPr>
          <w:p w14:paraId="03ACFE4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36.75</w:t>
            </w:r>
          </w:p>
        </w:tc>
        <w:tc>
          <w:tcPr>
            <w:tcW w:w="361" w:type="pct"/>
            <w:tcBorders>
              <w:top w:val="nil"/>
              <w:left w:val="nil"/>
              <w:bottom w:val="single" w:sz="4" w:space="0" w:color="auto"/>
              <w:right w:val="single" w:sz="4" w:space="0" w:color="auto"/>
            </w:tcBorders>
            <w:shd w:val="clear" w:color="000000" w:fill="FFFFFF"/>
            <w:noWrap/>
            <w:vAlign w:val="center"/>
            <w:hideMark/>
          </w:tcPr>
          <w:p w14:paraId="1EA2988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EC1F3C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104.70</w:t>
            </w:r>
          </w:p>
        </w:tc>
        <w:tc>
          <w:tcPr>
            <w:tcW w:w="339" w:type="pct"/>
            <w:tcBorders>
              <w:top w:val="nil"/>
              <w:left w:val="nil"/>
              <w:bottom w:val="single" w:sz="4" w:space="0" w:color="auto"/>
              <w:right w:val="single" w:sz="4" w:space="0" w:color="auto"/>
            </w:tcBorders>
            <w:shd w:val="clear" w:color="000000" w:fill="C0C0C0"/>
            <w:noWrap/>
            <w:vAlign w:val="center"/>
            <w:hideMark/>
          </w:tcPr>
          <w:p w14:paraId="51B2858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8B9F45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0DECAE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E1BB77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85A5A7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D4DB2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8CC14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104.70</w:t>
            </w:r>
          </w:p>
        </w:tc>
      </w:tr>
      <w:tr w:rsidR="003D649A" w:rsidRPr="003D649A" w14:paraId="0CF154C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DFD5DC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79</w:t>
            </w:r>
          </w:p>
        </w:tc>
        <w:tc>
          <w:tcPr>
            <w:tcW w:w="780" w:type="pct"/>
            <w:tcBorders>
              <w:top w:val="nil"/>
              <w:left w:val="nil"/>
              <w:bottom w:val="single" w:sz="4" w:space="0" w:color="auto"/>
              <w:right w:val="single" w:sz="4" w:space="0" w:color="auto"/>
            </w:tcBorders>
            <w:shd w:val="clear" w:color="000000" w:fill="FFFFFF"/>
            <w:vAlign w:val="center"/>
            <w:hideMark/>
          </w:tcPr>
          <w:p w14:paraId="4C02F53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355" w:type="pct"/>
            <w:tcBorders>
              <w:top w:val="nil"/>
              <w:left w:val="nil"/>
              <w:bottom w:val="single" w:sz="4" w:space="0" w:color="auto"/>
              <w:right w:val="single" w:sz="4" w:space="0" w:color="auto"/>
            </w:tcBorders>
            <w:shd w:val="clear" w:color="auto" w:fill="auto"/>
            <w:vAlign w:val="center"/>
            <w:hideMark/>
          </w:tcPr>
          <w:p w14:paraId="2886A7C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废油水</w:t>
            </w:r>
          </w:p>
        </w:tc>
        <w:tc>
          <w:tcPr>
            <w:tcW w:w="136" w:type="pct"/>
            <w:tcBorders>
              <w:top w:val="nil"/>
              <w:left w:val="nil"/>
              <w:bottom w:val="single" w:sz="4" w:space="0" w:color="auto"/>
              <w:right w:val="single" w:sz="4" w:space="0" w:color="auto"/>
            </w:tcBorders>
            <w:shd w:val="clear" w:color="000000" w:fill="FFFFFF"/>
            <w:vAlign w:val="center"/>
            <w:hideMark/>
          </w:tcPr>
          <w:p w14:paraId="50DF8B35"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01" w:type="pct"/>
            <w:tcBorders>
              <w:top w:val="nil"/>
              <w:left w:val="nil"/>
              <w:bottom w:val="single" w:sz="4" w:space="0" w:color="auto"/>
              <w:right w:val="single" w:sz="4" w:space="0" w:color="auto"/>
            </w:tcBorders>
            <w:shd w:val="clear" w:color="000000" w:fill="FFFFFF"/>
            <w:noWrap/>
            <w:vAlign w:val="center"/>
            <w:hideMark/>
          </w:tcPr>
          <w:p w14:paraId="2AEC4B2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229.50</w:t>
            </w:r>
          </w:p>
        </w:tc>
        <w:tc>
          <w:tcPr>
            <w:tcW w:w="361" w:type="pct"/>
            <w:tcBorders>
              <w:top w:val="nil"/>
              <w:left w:val="nil"/>
              <w:bottom w:val="single" w:sz="4" w:space="0" w:color="auto"/>
              <w:right w:val="single" w:sz="4" w:space="0" w:color="auto"/>
            </w:tcBorders>
            <w:shd w:val="clear" w:color="000000" w:fill="FFFFFF"/>
            <w:noWrap/>
            <w:vAlign w:val="center"/>
            <w:hideMark/>
          </w:tcPr>
          <w:p w14:paraId="460B8A9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43D03C3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653.86</w:t>
            </w:r>
          </w:p>
        </w:tc>
        <w:tc>
          <w:tcPr>
            <w:tcW w:w="339" w:type="pct"/>
            <w:tcBorders>
              <w:top w:val="nil"/>
              <w:left w:val="nil"/>
              <w:bottom w:val="single" w:sz="4" w:space="0" w:color="auto"/>
              <w:right w:val="single" w:sz="4" w:space="0" w:color="auto"/>
            </w:tcBorders>
            <w:shd w:val="clear" w:color="000000" w:fill="C0C0C0"/>
            <w:noWrap/>
            <w:vAlign w:val="center"/>
            <w:hideMark/>
          </w:tcPr>
          <w:p w14:paraId="26A1D0E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8D83B7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A6DD5E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2B446C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90B1E4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A962E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E89F10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653.86</w:t>
            </w:r>
          </w:p>
        </w:tc>
      </w:tr>
      <w:tr w:rsidR="003D649A" w:rsidRPr="003D649A" w14:paraId="772ED2F2" w14:textId="77777777" w:rsidTr="003D649A">
        <w:trPr>
          <w:trHeight w:val="293"/>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14DC35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80</w:t>
            </w:r>
          </w:p>
        </w:tc>
        <w:tc>
          <w:tcPr>
            <w:tcW w:w="780" w:type="pct"/>
            <w:tcBorders>
              <w:top w:val="nil"/>
              <w:left w:val="nil"/>
              <w:bottom w:val="single" w:sz="4" w:space="0" w:color="auto"/>
              <w:right w:val="single" w:sz="4" w:space="0" w:color="auto"/>
            </w:tcBorders>
            <w:shd w:val="clear" w:color="000000" w:fill="FFFFFF"/>
            <w:vAlign w:val="center"/>
            <w:hideMark/>
          </w:tcPr>
          <w:p w14:paraId="3F4B95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355" w:type="pct"/>
            <w:tcBorders>
              <w:top w:val="nil"/>
              <w:left w:val="nil"/>
              <w:bottom w:val="single" w:sz="4" w:space="0" w:color="auto"/>
              <w:right w:val="single" w:sz="4" w:space="0" w:color="auto"/>
            </w:tcBorders>
            <w:shd w:val="clear" w:color="auto" w:fill="auto"/>
            <w:vAlign w:val="center"/>
            <w:hideMark/>
          </w:tcPr>
          <w:p w14:paraId="51BED85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煤焦油</w:t>
            </w:r>
          </w:p>
        </w:tc>
        <w:tc>
          <w:tcPr>
            <w:tcW w:w="136" w:type="pct"/>
            <w:tcBorders>
              <w:top w:val="nil"/>
              <w:left w:val="nil"/>
              <w:bottom w:val="single" w:sz="4" w:space="0" w:color="auto"/>
              <w:right w:val="single" w:sz="4" w:space="0" w:color="auto"/>
            </w:tcBorders>
            <w:shd w:val="clear" w:color="000000" w:fill="FFFFFF"/>
            <w:vAlign w:val="center"/>
            <w:hideMark/>
          </w:tcPr>
          <w:p w14:paraId="217DD5D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01" w:type="pct"/>
            <w:tcBorders>
              <w:top w:val="nil"/>
              <w:left w:val="nil"/>
              <w:bottom w:val="single" w:sz="4" w:space="0" w:color="auto"/>
              <w:right w:val="single" w:sz="4" w:space="0" w:color="auto"/>
            </w:tcBorders>
            <w:shd w:val="clear" w:color="000000" w:fill="FFFFFF"/>
            <w:noWrap/>
            <w:vAlign w:val="center"/>
            <w:hideMark/>
          </w:tcPr>
          <w:p w14:paraId="7381BCAC"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57,478.34</w:t>
            </w:r>
          </w:p>
        </w:tc>
        <w:tc>
          <w:tcPr>
            <w:tcW w:w="361" w:type="pct"/>
            <w:tcBorders>
              <w:top w:val="nil"/>
              <w:left w:val="nil"/>
              <w:bottom w:val="single" w:sz="4" w:space="0" w:color="auto"/>
              <w:right w:val="single" w:sz="4" w:space="0" w:color="auto"/>
            </w:tcBorders>
            <w:shd w:val="clear" w:color="000000" w:fill="FFFFFF"/>
            <w:noWrap/>
            <w:vAlign w:val="center"/>
            <w:hideMark/>
          </w:tcPr>
          <w:p w14:paraId="5330005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3897B7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145,058.80</w:t>
            </w:r>
          </w:p>
        </w:tc>
        <w:tc>
          <w:tcPr>
            <w:tcW w:w="339" w:type="pct"/>
            <w:tcBorders>
              <w:top w:val="nil"/>
              <w:left w:val="nil"/>
              <w:bottom w:val="single" w:sz="4" w:space="0" w:color="auto"/>
              <w:right w:val="single" w:sz="4" w:space="0" w:color="auto"/>
            </w:tcBorders>
            <w:shd w:val="clear" w:color="000000" w:fill="C0C0C0"/>
            <w:noWrap/>
            <w:vAlign w:val="center"/>
            <w:hideMark/>
          </w:tcPr>
          <w:p w14:paraId="7C5191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04B2B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EC8A33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229DC4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AF385B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B5D06E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ADFCFA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145,058.80</w:t>
            </w:r>
          </w:p>
        </w:tc>
      </w:tr>
      <w:tr w:rsidR="003D649A" w:rsidRPr="003D649A" w14:paraId="7F4952DD" w14:textId="77777777" w:rsidTr="003D649A">
        <w:trPr>
          <w:trHeight w:val="308"/>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A5F89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81</w:t>
            </w:r>
          </w:p>
        </w:tc>
        <w:tc>
          <w:tcPr>
            <w:tcW w:w="780" w:type="pct"/>
            <w:tcBorders>
              <w:top w:val="nil"/>
              <w:left w:val="nil"/>
              <w:bottom w:val="single" w:sz="4" w:space="0" w:color="auto"/>
              <w:right w:val="single" w:sz="4" w:space="0" w:color="auto"/>
            </w:tcBorders>
            <w:shd w:val="clear" w:color="000000" w:fill="FFFFFF"/>
            <w:vAlign w:val="center"/>
            <w:hideMark/>
          </w:tcPr>
          <w:p w14:paraId="1E2F6E6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运营中产生的废物排放</w:t>
            </w:r>
          </w:p>
        </w:tc>
        <w:tc>
          <w:tcPr>
            <w:tcW w:w="355" w:type="pct"/>
            <w:tcBorders>
              <w:top w:val="nil"/>
              <w:left w:val="nil"/>
              <w:bottom w:val="single" w:sz="4" w:space="0" w:color="auto"/>
              <w:right w:val="single" w:sz="4" w:space="0" w:color="auto"/>
            </w:tcBorders>
            <w:shd w:val="clear" w:color="auto" w:fill="auto"/>
            <w:vAlign w:val="center"/>
            <w:hideMark/>
          </w:tcPr>
          <w:p w14:paraId="1CAB56D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废弃物运输</w:t>
            </w:r>
          </w:p>
        </w:tc>
        <w:tc>
          <w:tcPr>
            <w:tcW w:w="136" w:type="pct"/>
            <w:tcBorders>
              <w:top w:val="nil"/>
              <w:left w:val="nil"/>
              <w:bottom w:val="single" w:sz="4" w:space="0" w:color="auto"/>
              <w:right w:val="single" w:sz="4" w:space="0" w:color="auto"/>
            </w:tcBorders>
            <w:shd w:val="clear" w:color="000000" w:fill="FFFFFF"/>
            <w:vAlign w:val="center"/>
            <w:hideMark/>
          </w:tcPr>
          <w:p w14:paraId="74300FE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类别5</w:t>
            </w:r>
          </w:p>
        </w:tc>
        <w:tc>
          <w:tcPr>
            <w:tcW w:w="401" w:type="pct"/>
            <w:tcBorders>
              <w:top w:val="nil"/>
              <w:left w:val="nil"/>
              <w:bottom w:val="single" w:sz="4" w:space="0" w:color="auto"/>
              <w:right w:val="single" w:sz="4" w:space="0" w:color="auto"/>
            </w:tcBorders>
            <w:shd w:val="clear" w:color="000000" w:fill="FFFFFF"/>
            <w:noWrap/>
            <w:vAlign w:val="center"/>
            <w:hideMark/>
          </w:tcPr>
          <w:p w14:paraId="72DF3D4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5,589,690.04</w:t>
            </w:r>
          </w:p>
        </w:tc>
        <w:tc>
          <w:tcPr>
            <w:tcW w:w="361" w:type="pct"/>
            <w:tcBorders>
              <w:top w:val="nil"/>
              <w:left w:val="nil"/>
              <w:bottom w:val="single" w:sz="4" w:space="0" w:color="auto"/>
              <w:right w:val="single" w:sz="4" w:space="0" w:color="auto"/>
            </w:tcBorders>
            <w:shd w:val="clear" w:color="000000" w:fill="FFFFFF"/>
            <w:noWrap/>
            <w:vAlign w:val="center"/>
            <w:hideMark/>
          </w:tcPr>
          <w:p w14:paraId="793DB7C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4FBF82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849.43</w:t>
            </w:r>
          </w:p>
        </w:tc>
        <w:tc>
          <w:tcPr>
            <w:tcW w:w="339" w:type="pct"/>
            <w:tcBorders>
              <w:top w:val="nil"/>
              <w:left w:val="nil"/>
              <w:bottom w:val="single" w:sz="4" w:space="0" w:color="auto"/>
              <w:right w:val="single" w:sz="4" w:space="0" w:color="auto"/>
            </w:tcBorders>
            <w:shd w:val="clear" w:color="000000" w:fill="C0C0C0"/>
            <w:noWrap/>
            <w:vAlign w:val="center"/>
            <w:hideMark/>
          </w:tcPr>
          <w:p w14:paraId="010D309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20D90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D5E3CB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34B32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6DAA7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D67881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77DD49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849.43</w:t>
            </w:r>
          </w:p>
        </w:tc>
      </w:tr>
      <w:tr w:rsidR="003D649A" w:rsidRPr="003D649A" w14:paraId="3EB8DB20"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AFCD6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lastRenderedPageBreak/>
              <w:t>82</w:t>
            </w:r>
          </w:p>
        </w:tc>
        <w:tc>
          <w:tcPr>
            <w:tcW w:w="780" w:type="pct"/>
            <w:tcBorders>
              <w:top w:val="nil"/>
              <w:left w:val="nil"/>
              <w:bottom w:val="single" w:sz="4" w:space="0" w:color="auto"/>
              <w:right w:val="single" w:sz="4" w:space="0" w:color="auto"/>
            </w:tcBorders>
            <w:shd w:val="clear" w:color="000000" w:fill="FFFFFF"/>
            <w:vAlign w:val="center"/>
            <w:hideMark/>
          </w:tcPr>
          <w:p w14:paraId="10CF336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355" w:type="pct"/>
            <w:tcBorders>
              <w:top w:val="nil"/>
              <w:left w:val="nil"/>
              <w:bottom w:val="single" w:sz="4" w:space="0" w:color="auto"/>
              <w:right w:val="single" w:sz="4" w:space="0" w:color="auto"/>
            </w:tcBorders>
            <w:shd w:val="clear" w:color="auto" w:fill="auto"/>
            <w:vAlign w:val="center"/>
            <w:hideMark/>
          </w:tcPr>
          <w:p w14:paraId="77F4757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航运</w:t>
            </w:r>
          </w:p>
        </w:tc>
        <w:tc>
          <w:tcPr>
            <w:tcW w:w="136" w:type="pct"/>
            <w:tcBorders>
              <w:top w:val="nil"/>
              <w:left w:val="nil"/>
              <w:bottom w:val="single" w:sz="4" w:space="0" w:color="auto"/>
              <w:right w:val="single" w:sz="4" w:space="0" w:color="auto"/>
            </w:tcBorders>
            <w:shd w:val="clear" w:color="000000" w:fill="FFFFFF"/>
            <w:vAlign w:val="center"/>
            <w:hideMark/>
          </w:tcPr>
          <w:p w14:paraId="784B887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01" w:type="pct"/>
            <w:tcBorders>
              <w:top w:val="nil"/>
              <w:left w:val="nil"/>
              <w:bottom w:val="single" w:sz="4" w:space="0" w:color="auto"/>
              <w:right w:val="single" w:sz="4" w:space="0" w:color="auto"/>
            </w:tcBorders>
            <w:shd w:val="clear" w:color="000000" w:fill="FFFFFF"/>
            <w:noWrap/>
            <w:vAlign w:val="center"/>
            <w:hideMark/>
          </w:tcPr>
          <w:p w14:paraId="04BFDBA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3,901,916.53</w:t>
            </w:r>
          </w:p>
        </w:tc>
        <w:tc>
          <w:tcPr>
            <w:tcW w:w="361" w:type="pct"/>
            <w:tcBorders>
              <w:top w:val="nil"/>
              <w:left w:val="nil"/>
              <w:bottom w:val="single" w:sz="4" w:space="0" w:color="auto"/>
              <w:right w:val="single" w:sz="4" w:space="0" w:color="auto"/>
            </w:tcBorders>
            <w:shd w:val="clear" w:color="000000" w:fill="FFFFFF"/>
            <w:noWrap/>
            <w:vAlign w:val="center"/>
            <w:hideMark/>
          </w:tcPr>
          <w:p w14:paraId="4F5B8BE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548" w:type="pct"/>
            <w:tcBorders>
              <w:top w:val="nil"/>
              <w:left w:val="nil"/>
              <w:bottom w:val="single" w:sz="4" w:space="0" w:color="auto"/>
              <w:right w:val="single" w:sz="4" w:space="0" w:color="auto"/>
            </w:tcBorders>
            <w:shd w:val="clear" w:color="000000" w:fill="C0C0C0"/>
            <w:noWrap/>
            <w:vAlign w:val="center"/>
            <w:hideMark/>
          </w:tcPr>
          <w:p w14:paraId="061434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327.76</w:t>
            </w:r>
          </w:p>
        </w:tc>
        <w:tc>
          <w:tcPr>
            <w:tcW w:w="339" w:type="pct"/>
            <w:tcBorders>
              <w:top w:val="nil"/>
              <w:left w:val="nil"/>
              <w:bottom w:val="single" w:sz="4" w:space="0" w:color="auto"/>
              <w:right w:val="single" w:sz="4" w:space="0" w:color="auto"/>
            </w:tcBorders>
            <w:shd w:val="clear" w:color="000000" w:fill="C0C0C0"/>
            <w:noWrap/>
            <w:vAlign w:val="center"/>
            <w:hideMark/>
          </w:tcPr>
          <w:p w14:paraId="50413CE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1CA3A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6402A8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16ACC1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C7FB63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A7DDAE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944C7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327.76</w:t>
            </w:r>
          </w:p>
        </w:tc>
      </w:tr>
      <w:tr w:rsidR="003D649A" w:rsidRPr="003D649A" w14:paraId="026AAA38"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4BB268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83</w:t>
            </w:r>
          </w:p>
        </w:tc>
        <w:tc>
          <w:tcPr>
            <w:tcW w:w="780" w:type="pct"/>
            <w:tcBorders>
              <w:top w:val="nil"/>
              <w:left w:val="nil"/>
              <w:bottom w:val="single" w:sz="4" w:space="0" w:color="auto"/>
              <w:right w:val="single" w:sz="4" w:space="0" w:color="auto"/>
            </w:tcBorders>
            <w:shd w:val="clear" w:color="000000" w:fill="FFFFFF"/>
            <w:vAlign w:val="center"/>
            <w:hideMark/>
          </w:tcPr>
          <w:p w14:paraId="2AC1E2F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355" w:type="pct"/>
            <w:tcBorders>
              <w:top w:val="nil"/>
              <w:left w:val="nil"/>
              <w:bottom w:val="single" w:sz="4" w:space="0" w:color="auto"/>
              <w:right w:val="single" w:sz="4" w:space="0" w:color="auto"/>
            </w:tcBorders>
            <w:shd w:val="clear" w:color="auto" w:fill="auto"/>
            <w:vAlign w:val="center"/>
            <w:hideMark/>
          </w:tcPr>
          <w:p w14:paraId="6B2CA9A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6" w:type="pct"/>
            <w:tcBorders>
              <w:top w:val="nil"/>
              <w:left w:val="nil"/>
              <w:bottom w:val="single" w:sz="4" w:space="0" w:color="auto"/>
              <w:right w:val="single" w:sz="4" w:space="0" w:color="auto"/>
            </w:tcBorders>
            <w:shd w:val="clear" w:color="000000" w:fill="FFFFFF"/>
            <w:vAlign w:val="center"/>
            <w:hideMark/>
          </w:tcPr>
          <w:p w14:paraId="2B74F43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01" w:type="pct"/>
            <w:tcBorders>
              <w:top w:val="nil"/>
              <w:left w:val="nil"/>
              <w:bottom w:val="single" w:sz="4" w:space="0" w:color="auto"/>
              <w:right w:val="single" w:sz="4" w:space="0" w:color="auto"/>
            </w:tcBorders>
            <w:shd w:val="clear" w:color="000000" w:fill="FFFFFF"/>
            <w:noWrap/>
            <w:vAlign w:val="center"/>
            <w:hideMark/>
          </w:tcPr>
          <w:p w14:paraId="40C98A5E"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8,277,796.53</w:t>
            </w:r>
          </w:p>
        </w:tc>
        <w:tc>
          <w:tcPr>
            <w:tcW w:w="361" w:type="pct"/>
            <w:tcBorders>
              <w:top w:val="nil"/>
              <w:left w:val="nil"/>
              <w:bottom w:val="single" w:sz="4" w:space="0" w:color="auto"/>
              <w:right w:val="single" w:sz="4" w:space="0" w:color="auto"/>
            </w:tcBorders>
            <w:shd w:val="clear" w:color="000000" w:fill="FFFFFF"/>
            <w:noWrap/>
            <w:vAlign w:val="center"/>
            <w:hideMark/>
          </w:tcPr>
          <w:p w14:paraId="0ECE0E5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548" w:type="pct"/>
            <w:tcBorders>
              <w:top w:val="nil"/>
              <w:left w:val="nil"/>
              <w:bottom w:val="single" w:sz="4" w:space="0" w:color="auto"/>
              <w:right w:val="single" w:sz="4" w:space="0" w:color="auto"/>
            </w:tcBorders>
            <w:shd w:val="clear" w:color="000000" w:fill="C0C0C0"/>
            <w:noWrap/>
            <w:vAlign w:val="center"/>
            <w:hideMark/>
          </w:tcPr>
          <w:p w14:paraId="12080E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619.79</w:t>
            </w:r>
          </w:p>
        </w:tc>
        <w:tc>
          <w:tcPr>
            <w:tcW w:w="339" w:type="pct"/>
            <w:tcBorders>
              <w:top w:val="nil"/>
              <w:left w:val="nil"/>
              <w:bottom w:val="single" w:sz="4" w:space="0" w:color="auto"/>
              <w:right w:val="single" w:sz="4" w:space="0" w:color="auto"/>
            </w:tcBorders>
            <w:shd w:val="clear" w:color="000000" w:fill="C0C0C0"/>
            <w:noWrap/>
            <w:vAlign w:val="center"/>
            <w:hideMark/>
          </w:tcPr>
          <w:p w14:paraId="5A3130E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C2CE39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12490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2BB99D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208926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DE4A0E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6FEA7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619.79</w:t>
            </w:r>
          </w:p>
        </w:tc>
      </w:tr>
      <w:tr w:rsidR="003D649A" w:rsidRPr="003D649A" w14:paraId="2C42E0E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110C5B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84</w:t>
            </w:r>
          </w:p>
        </w:tc>
        <w:tc>
          <w:tcPr>
            <w:tcW w:w="780" w:type="pct"/>
            <w:tcBorders>
              <w:top w:val="nil"/>
              <w:left w:val="nil"/>
              <w:bottom w:val="single" w:sz="4" w:space="0" w:color="auto"/>
              <w:right w:val="single" w:sz="4" w:space="0" w:color="auto"/>
            </w:tcBorders>
            <w:shd w:val="clear" w:color="000000" w:fill="FFFFFF"/>
            <w:vAlign w:val="center"/>
            <w:hideMark/>
          </w:tcPr>
          <w:p w14:paraId="0B7EC1A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商务旅行产生的排放</w:t>
            </w:r>
          </w:p>
        </w:tc>
        <w:tc>
          <w:tcPr>
            <w:tcW w:w="355" w:type="pct"/>
            <w:tcBorders>
              <w:top w:val="nil"/>
              <w:left w:val="nil"/>
              <w:bottom w:val="single" w:sz="4" w:space="0" w:color="auto"/>
              <w:right w:val="single" w:sz="4" w:space="0" w:color="auto"/>
            </w:tcBorders>
            <w:shd w:val="clear" w:color="auto" w:fill="auto"/>
            <w:vAlign w:val="center"/>
            <w:hideMark/>
          </w:tcPr>
          <w:p w14:paraId="18D6D91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员工差旅住宿</w:t>
            </w:r>
          </w:p>
        </w:tc>
        <w:tc>
          <w:tcPr>
            <w:tcW w:w="136" w:type="pct"/>
            <w:tcBorders>
              <w:top w:val="nil"/>
              <w:left w:val="nil"/>
              <w:bottom w:val="single" w:sz="4" w:space="0" w:color="auto"/>
              <w:right w:val="single" w:sz="4" w:space="0" w:color="auto"/>
            </w:tcBorders>
            <w:shd w:val="clear" w:color="000000" w:fill="FFFFFF"/>
            <w:vAlign w:val="center"/>
            <w:hideMark/>
          </w:tcPr>
          <w:p w14:paraId="05520EA9"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类别6</w:t>
            </w:r>
          </w:p>
        </w:tc>
        <w:tc>
          <w:tcPr>
            <w:tcW w:w="401" w:type="pct"/>
            <w:tcBorders>
              <w:top w:val="nil"/>
              <w:left w:val="nil"/>
              <w:bottom w:val="single" w:sz="4" w:space="0" w:color="auto"/>
              <w:right w:val="single" w:sz="4" w:space="0" w:color="auto"/>
            </w:tcBorders>
            <w:shd w:val="clear" w:color="000000" w:fill="FFFFFF"/>
            <w:noWrap/>
            <w:vAlign w:val="center"/>
            <w:hideMark/>
          </w:tcPr>
          <w:p w14:paraId="380926B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13,507.00</w:t>
            </w:r>
          </w:p>
        </w:tc>
        <w:tc>
          <w:tcPr>
            <w:tcW w:w="361" w:type="pct"/>
            <w:tcBorders>
              <w:top w:val="nil"/>
              <w:left w:val="nil"/>
              <w:bottom w:val="single" w:sz="4" w:space="0" w:color="auto"/>
              <w:right w:val="single" w:sz="4" w:space="0" w:color="auto"/>
            </w:tcBorders>
            <w:shd w:val="clear" w:color="000000" w:fill="FFFFFF"/>
            <w:noWrap/>
            <w:vAlign w:val="center"/>
            <w:hideMark/>
          </w:tcPr>
          <w:p w14:paraId="521DF7B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总间</w:t>
            </w:r>
            <w:r w:rsidRPr="003D649A">
              <w:rPr>
                <w:rFonts w:eastAsia="PMingLiU" w:cs="Arial"/>
                <w:b/>
                <w:bCs/>
                <w:szCs w:val="20"/>
                <w:lang w:val="en-US" w:eastAsia="zh-CN"/>
              </w:rPr>
              <w:t>*</w:t>
            </w:r>
            <w:r w:rsidRPr="003D649A">
              <w:rPr>
                <w:rFonts w:eastAsia="PMingLiU" w:cs="Arial"/>
                <w:b/>
                <w:bCs/>
                <w:szCs w:val="20"/>
                <w:lang w:val="en-US" w:eastAsia="zh-CN"/>
              </w:rPr>
              <w:t>晚</w:t>
            </w:r>
          </w:p>
        </w:tc>
        <w:tc>
          <w:tcPr>
            <w:tcW w:w="548" w:type="pct"/>
            <w:tcBorders>
              <w:top w:val="nil"/>
              <w:left w:val="nil"/>
              <w:bottom w:val="single" w:sz="4" w:space="0" w:color="auto"/>
              <w:right w:val="single" w:sz="4" w:space="0" w:color="auto"/>
            </w:tcBorders>
            <w:shd w:val="clear" w:color="000000" w:fill="C0C0C0"/>
            <w:noWrap/>
            <w:vAlign w:val="center"/>
            <w:hideMark/>
          </w:tcPr>
          <w:p w14:paraId="62B60A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722.62</w:t>
            </w:r>
          </w:p>
        </w:tc>
        <w:tc>
          <w:tcPr>
            <w:tcW w:w="339" w:type="pct"/>
            <w:tcBorders>
              <w:top w:val="nil"/>
              <w:left w:val="nil"/>
              <w:bottom w:val="single" w:sz="4" w:space="0" w:color="auto"/>
              <w:right w:val="single" w:sz="4" w:space="0" w:color="auto"/>
            </w:tcBorders>
            <w:shd w:val="clear" w:color="000000" w:fill="C0C0C0"/>
            <w:noWrap/>
            <w:vAlign w:val="center"/>
            <w:hideMark/>
          </w:tcPr>
          <w:p w14:paraId="7CC30E8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210CF1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9E5B05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BAB1E0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EAAAD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4CB4C9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646269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722.62</w:t>
            </w:r>
          </w:p>
        </w:tc>
      </w:tr>
      <w:tr w:rsidR="003D649A" w:rsidRPr="003D649A" w14:paraId="0B1D8E6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CBB797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85</w:t>
            </w:r>
          </w:p>
        </w:tc>
        <w:tc>
          <w:tcPr>
            <w:tcW w:w="780" w:type="pct"/>
            <w:tcBorders>
              <w:top w:val="nil"/>
              <w:left w:val="nil"/>
              <w:bottom w:val="single" w:sz="4" w:space="0" w:color="auto"/>
              <w:right w:val="single" w:sz="4" w:space="0" w:color="auto"/>
            </w:tcBorders>
            <w:shd w:val="clear" w:color="000000" w:fill="FFFFFF"/>
            <w:vAlign w:val="center"/>
            <w:hideMark/>
          </w:tcPr>
          <w:p w14:paraId="5F2F281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355" w:type="pct"/>
            <w:tcBorders>
              <w:top w:val="nil"/>
              <w:left w:val="nil"/>
              <w:bottom w:val="single" w:sz="4" w:space="0" w:color="auto"/>
              <w:right w:val="single" w:sz="4" w:space="0" w:color="auto"/>
            </w:tcBorders>
            <w:shd w:val="clear" w:color="auto" w:fill="auto"/>
            <w:vAlign w:val="center"/>
            <w:hideMark/>
          </w:tcPr>
          <w:p w14:paraId="2F20CE3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通勤车</w:t>
            </w:r>
          </w:p>
        </w:tc>
        <w:tc>
          <w:tcPr>
            <w:tcW w:w="136" w:type="pct"/>
            <w:tcBorders>
              <w:top w:val="nil"/>
              <w:left w:val="nil"/>
              <w:bottom w:val="single" w:sz="4" w:space="0" w:color="auto"/>
              <w:right w:val="single" w:sz="4" w:space="0" w:color="auto"/>
            </w:tcBorders>
            <w:shd w:val="clear" w:color="000000" w:fill="FFFFFF"/>
            <w:vAlign w:val="center"/>
            <w:hideMark/>
          </w:tcPr>
          <w:p w14:paraId="189517F6"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01" w:type="pct"/>
            <w:tcBorders>
              <w:top w:val="nil"/>
              <w:left w:val="nil"/>
              <w:bottom w:val="single" w:sz="4" w:space="0" w:color="auto"/>
              <w:right w:val="single" w:sz="4" w:space="0" w:color="auto"/>
            </w:tcBorders>
            <w:shd w:val="clear" w:color="000000" w:fill="FFFFFF"/>
            <w:noWrap/>
            <w:vAlign w:val="center"/>
            <w:hideMark/>
          </w:tcPr>
          <w:p w14:paraId="2AC5006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12,637,097.00</w:t>
            </w:r>
          </w:p>
        </w:tc>
        <w:tc>
          <w:tcPr>
            <w:tcW w:w="361" w:type="pct"/>
            <w:tcBorders>
              <w:top w:val="nil"/>
              <w:left w:val="nil"/>
              <w:bottom w:val="single" w:sz="4" w:space="0" w:color="auto"/>
              <w:right w:val="single" w:sz="4" w:space="0" w:color="auto"/>
            </w:tcBorders>
            <w:shd w:val="clear" w:color="000000" w:fill="FFFFFF"/>
            <w:noWrap/>
            <w:vAlign w:val="center"/>
            <w:hideMark/>
          </w:tcPr>
          <w:p w14:paraId="62AC2BB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548" w:type="pct"/>
            <w:tcBorders>
              <w:top w:val="nil"/>
              <w:left w:val="nil"/>
              <w:bottom w:val="single" w:sz="4" w:space="0" w:color="auto"/>
              <w:right w:val="single" w:sz="4" w:space="0" w:color="auto"/>
            </w:tcBorders>
            <w:shd w:val="clear" w:color="000000" w:fill="C0C0C0"/>
            <w:noWrap/>
            <w:vAlign w:val="center"/>
            <w:hideMark/>
          </w:tcPr>
          <w:p w14:paraId="0215878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111.21</w:t>
            </w:r>
          </w:p>
        </w:tc>
        <w:tc>
          <w:tcPr>
            <w:tcW w:w="339" w:type="pct"/>
            <w:tcBorders>
              <w:top w:val="nil"/>
              <w:left w:val="nil"/>
              <w:bottom w:val="single" w:sz="4" w:space="0" w:color="auto"/>
              <w:right w:val="single" w:sz="4" w:space="0" w:color="auto"/>
            </w:tcBorders>
            <w:shd w:val="clear" w:color="000000" w:fill="C0C0C0"/>
            <w:noWrap/>
            <w:vAlign w:val="center"/>
            <w:hideMark/>
          </w:tcPr>
          <w:p w14:paraId="0EFC6E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52345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5209F5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F8DB2F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A173F7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8EB7A2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CB8DDB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111.21</w:t>
            </w:r>
          </w:p>
        </w:tc>
      </w:tr>
      <w:tr w:rsidR="003D649A" w:rsidRPr="003D649A" w14:paraId="6F24F96B"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7EC6A1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86</w:t>
            </w:r>
          </w:p>
        </w:tc>
        <w:tc>
          <w:tcPr>
            <w:tcW w:w="780" w:type="pct"/>
            <w:tcBorders>
              <w:top w:val="nil"/>
              <w:left w:val="nil"/>
              <w:bottom w:val="single" w:sz="4" w:space="0" w:color="auto"/>
              <w:right w:val="single" w:sz="4" w:space="0" w:color="auto"/>
            </w:tcBorders>
            <w:shd w:val="clear" w:color="000000" w:fill="FFFFFF"/>
            <w:vAlign w:val="center"/>
            <w:hideMark/>
          </w:tcPr>
          <w:p w14:paraId="13AE02E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355" w:type="pct"/>
            <w:tcBorders>
              <w:top w:val="nil"/>
              <w:left w:val="nil"/>
              <w:bottom w:val="single" w:sz="4" w:space="0" w:color="auto"/>
              <w:right w:val="single" w:sz="4" w:space="0" w:color="auto"/>
            </w:tcBorders>
            <w:shd w:val="clear" w:color="auto" w:fill="auto"/>
            <w:vAlign w:val="center"/>
            <w:hideMark/>
          </w:tcPr>
          <w:p w14:paraId="15B2A4B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电动车</w:t>
            </w:r>
          </w:p>
        </w:tc>
        <w:tc>
          <w:tcPr>
            <w:tcW w:w="136" w:type="pct"/>
            <w:tcBorders>
              <w:top w:val="nil"/>
              <w:left w:val="nil"/>
              <w:bottom w:val="single" w:sz="4" w:space="0" w:color="auto"/>
              <w:right w:val="single" w:sz="4" w:space="0" w:color="auto"/>
            </w:tcBorders>
            <w:shd w:val="clear" w:color="000000" w:fill="FFFFFF"/>
            <w:vAlign w:val="center"/>
            <w:hideMark/>
          </w:tcPr>
          <w:p w14:paraId="01652AC4"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01" w:type="pct"/>
            <w:tcBorders>
              <w:top w:val="nil"/>
              <w:left w:val="nil"/>
              <w:bottom w:val="single" w:sz="4" w:space="0" w:color="auto"/>
              <w:right w:val="single" w:sz="4" w:space="0" w:color="auto"/>
            </w:tcBorders>
            <w:shd w:val="clear" w:color="000000" w:fill="FFFFFF"/>
            <w:noWrap/>
            <w:vAlign w:val="center"/>
            <w:hideMark/>
          </w:tcPr>
          <w:p w14:paraId="21265C79"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17,561,466.00</w:t>
            </w:r>
          </w:p>
        </w:tc>
        <w:tc>
          <w:tcPr>
            <w:tcW w:w="361" w:type="pct"/>
            <w:tcBorders>
              <w:top w:val="nil"/>
              <w:left w:val="nil"/>
              <w:bottom w:val="single" w:sz="4" w:space="0" w:color="auto"/>
              <w:right w:val="single" w:sz="4" w:space="0" w:color="auto"/>
            </w:tcBorders>
            <w:shd w:val="clear" w:color="000000" w:fill="FFFFFF"/>
            <w:noWrap/>
            <w:vAlign w:val="center"/>
            <w:hideMark/>
          </w:tcPr>
          <w:p w14:paraId="57B65B6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passenger*km</w:t>
            </w:r>
          </w:p>
        </w:tc>
        <w:tc>
          <w:tcPr>
            <w:tcW w:w="548" w:type="pct"/>
            <w:tcBorders>
              <w:top w:val="nil"/>
              <w:left w:val="nil"/>
              <w:bottom w:val="single" w:sz="4" w:space="0" w:color="auto"/>
              <w:right w:val="single" w:sz="4" w:space="0" w:color="auto"/>
            </w:tcBorders>
            <w:shd w:val="clear" w:color="000000" w:fill="C0C0C0"/>
            <w:noWrap/>
            <w:vAlign w:val="center"/>
            <w:hideMark/>
          </w:tcPr>
          <w:p w14:paraId="09DE8FA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474.52</w:t>
            </w:r>
          </w:p>
        </w:tc>
        <w:tc>
          <w:tcPr>
            <w:tcW w:w="339" w:type="pct"/>
            <w:tcBorders>
              <w:top w:val="nil"/>
              <w:left w:val="nil"/>
              <w:bottom w:val="single" w:sz="4" w:space="0" w:color="auto"/>
              <w:right w:val="single" w:sz="4" w:space="0" w:color="auto"/>
            </w:tcBorders>
            <w:shd w:val="clear" w:color="000000" w:fill="C0C0C0"/>
            <w:noWrap/>
            <w:vAlign w:val="center"/>
            <w:hideMark/>
          </w:tcPr>
          <w:p w14:paraId="3A38A4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A02DF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B3C9C6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F4A08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6369B8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7F889F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4D29E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474.52</w:t>
            </w:r>
          </w:p>
        </w:tc>
      </w:tr>
      <w:tr w:rsidR="003D649A" w:rsidRPr="003D649A" w14:paraId="6856F76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88171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87</w:t>
            </w:r>
          </w:p>
        </w:tc>
        <w:tc>
          <w:tcPr>
            <w:tcW w:w="780" w:type="pct"/>
            <w:tcBorders>
              <w:top w:val="nil"/>
              <w:left w:val="nil"/>
              <w:bottom w:val="single" w:sz="4" w:space="0" w:color="auto"/>
              <w:right w:val="single" w:sz="4" w:space="0" w:color="auto"/>
            </w:tcBorders>
            <w:shd w:val="clear" w:color="000000" w:fill="FFFFFF"/>
            <w:vAlign w:val="center"/>
            <w:hideMark/>
          </w:tcPr>
          <w:p w14:paraId="18DD271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355" w:type="pct"/>
            <w:tcBorders>
              <w:top w:val="nil"/>
              <w:left w:val="nil"/>
              <w:bottom w:val="single" w:sz="4" w:space="0" w:color="auto"/>
              <w:right w:val="single" w:sz="4" w:space="0" w:color="auto"/>
            </w:tcBorders>
            <w:shd w:val="clear" w:color="auto" w:fill="auto"/>
            <w:vAlign w:val="center"/>
            <w:hideMark/>
          </w:tcPr>
          <w:p w14:paraId="7731C18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自驾油车</w:t>
            </w:r>
          </w:p>
        </w:tc>
        <w:tc>
          <w:tcPr>
            <w:tcW w:w="136" w:type="pct"/>
            <w:tcBorders>
              <w:top w:val="nil"/>
              <w:left w:val="nil"/>
              <w:bottom w:val="single" w:sz="4" w:space="0" w:color="auto"/>
              <w:right w:val="single" w:sz="4" w:space="0" w:color="auto"/>
            </w:tcBorders>
            <w:shd w:val="clear" w:color="000000" w:fill="FFFFFF"/>
            <w:vAlign w:val="center"/>
            <w:hideMark/>
          </w:tcPr>
          <w:p w14:paraId="4ADA0A8B"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01" w:type="pct"/>
            <w:tcBorders>
              <w:top w:val="nil"/>
              <w:left w:val="nil"/>
              <w:bottom w:val="single" w:sz="4" w:space="0" w:color="auto"/>
              <w:right w:val="single" w:sz="4" w:space="0" w:color="auto"/>
            </w:tcBorders>
            <w:shd w:val="clear" w:color="000000" w:fill="FFFFFF"/>
            <w:noWrap/>
            <w:vAlign w:val="center"/>
            <w:hideMark/>
          </w:tcPr>
          <w:p w14:paraId="29D360D2"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31,405,120.00</w:t>
            </w:r>
          </w:p>
        </w:tc>
        <w:tc>
          <w:tcPr>
            <w:tcW w:w="361" w:type="pct"/>
            <w:tcBorders>
              <w:top w:val="nil"/>
              <w:left w:val="nil"/>
              <w:bottom w:val="single" w:sz="4" w:space="0" w:color="auto"/>
              <w:right w:val="single" w:sz="4" w:space="0" w:color="auto"/>
            </w:tcBorders>
            <w:shd w:val="clear" w:color="000000" w:fill="FFFFFF"/>
            <w:noWrap/>
            <w:vAlign w:val="center"/>
            <w:hideMark/>
          </w:tcPr>
          <w:p w14:paraId="2D36287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km</w:t>
            </w:r>
          </w:p>
        </w:tc>
        <w:tc>
          <w:tcPr>
            <w:tcW w:w="548" w:type="pct"/>
            <w:tcBorders>
              <w:top w:val="nil"/>
              <w:left w:val="nil"/>
              <w:bottom w:val="single" w:sz="4" w:space="0" w:color="auto"/>
              <w:right w:val="single" w:sz="4" w:space="0" w:color="auto"/>
            </w:tcBorders>
            <w:shd w:val="clear" w:color="000000" w:fill="C0C0C0"/>
            <w:noWrap/>
            <w:vAlign w:val="center"/>
            <w:hideMark/>
          </w:tcPr>
          <w:p w14:paraId="11BB1E5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11,664.73</w:t>
            </w:r>
          </w:p>
        </w:tc>
        <w:tc>
          <w:tcPr>
            <w:tcW w:w="339" w:type="pct"/>
            <w:tcBorders>
              <w:top w:val="nil"/>
              <w:left w:val="nil"/>
              <w:bottom w:val="single" w:sz="4" w:space="0" w:color="auto"/>
              <w:right w:val="single" w:sz="4" w:space="0" w:color="auto"/>
            </w:tcBorders>
            <w:shd w:val="clear" w:color="000000" w:fill="C0C0C0"/>
            <w:noWrap/>
            <w:vAlign w:val="center"/>
            <w:hideMark/>
          </w:tcPr>
          <w:p w14:paraId="5287E9E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4324941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D51FC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D3EE29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088E99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F7735F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B5EA11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11,664.73</w:t>
            </w:r>
          </w:p>
        </w:tc>
      </w:tr>
      <w:tr w:rsidR="003D649A" w:rsidRPr="003D649A" w14:paraId="67CDB728"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6B5EE5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88</w:t>
            </w:r>
          </w:p>
        </w:tc>
        <w:tc>
          <w:tcPr>
            <w:tcW w:w="780" w:type="pct"/>
            <w:tcBorders>
              <w:top w:val="nil"/>
              <w:left w:val="nil"/>
              <w:bottom w:val="single" w:sz="4" w:space="0" w:color="auto"/>
              <w:right w:val="single" w:sz="4" w:space="0" w:color="auto"/>
            </w:tcBorders>
            <w:shd w:val="clear" w:color="000000" w:fill="FFFFFF"/>
            <w:vAlign w:val="center"/>
            <w:hideMark/>
          </w:tcPr>
          <w:p w14:paraId="3285A5A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员工通勤产生的排放</w:t>
            </w:r>
          </w:p>
        </w:tc>
        <w:tc>
          <w:tcPr>
            <w:tcW w:w="355" w:type="pct"/>
            <w:tcBorders>
              <w:top w:val="nil"/>
              <w:left w:val="nil"/>
              <w:bottom w:val="single" w:sz="4" w:space="0" w:color="auto"/>
              <w:right w:val="single" w:sz="4" w:space="0" w:color="auto"/>
            </w:tcBorders>
            <w:shd w:val="clear" w:color="auto" w:fill="auto"/>
            <w:vAlign w:val="center"/>
            <w:hideMark/>
          </w:tcPr>
          <w:p w14:paraId="4C3186D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自驾电车</w:t>
            </w:r>
          </w:p>
        </w:tc>
        <w:tc>
          <w:tcPr>
            <w:tcW w:w="136" w:type="pct"/>
            <w:tcBorders>
              <w:top w:val="nil"/>
              <w:left w:val="nil"/>
              <w:bottom w:val="single" w:sz="4" w:space="0" w:color="auto"/>
              <w:right w:val="single" w:sz="4" w:space="0" w:color="auto"/>
            </w:tcBorders>
            <w:shd w:val="clear" w:color="000000" w:fill="FFFFFF"/>
            <w:vAlign w:val="center"/>
            <w:hideMark/>
          </w:tcPr>
          <w:p w14:paraId="230E80E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类别7</w:t>
            </w:r>
          </w:p>
        </w:tc>
        <w:tc>
          <w:tcPr>
            <w:tcW w:w="401" w:type="pct"/>
            <w:tcBorders>
              <w:top w:val="nil"/>
              <w:left w:val="nil"/>
              <w:bottom w:val="single" w:sz="4" w:space="0" w:color="auto"/>
              <w:right w:val="single" w:sz="4" w:space="0" w:color="auto"/>
            </w:tcBorders>
            <w:shd w:val="clear" w:color="000000" w:fill="FFFFFF"/>
            <w:noWrap/>
            <w:vAlign w:val="center"/>
            <w:hideMark/>
          </w:tcPr>
          <w:p w14:paraId="7E75055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2,886,500.00</w:t>
            </w:r>
          </w:p>
        </w:tc>
        <w:tc>
          <w:tcPr>
            <w:tcW w:w="361" w:type="pct"/>
            <w:tcBorders>
              <w:top w:val="nil"/>
              <w:left w:val="nil"/>
              <w:bottom w:val="single" w:sz="4" w:space="0" w:color="auto"/>
              <w:right w:val="single" w:sz="4" w:space="0" w:color="auto"/>
            </w:tcBorders>
            <w:shd w:val="clear" w:color="000000" w:fill="FFFFFF"/>
            <w:noWrap/>
            <w:vAlign w:val="center"/>
            <w:hideMark/>
          </w:tcPr>
          <w:p w14:paraId="6A5B0DD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km</w:t>
            </w:r>
          </w:p>
        </w:tc>
        <w:tc>
          <w:tcPr>
            <w:tcW w:w="548" w:type="pct"/>
            <w:tcBorders>
              <w:top w:val="nil"/>
              <w:left w:val="nil"/>
              <w:bottom w:val="single" w:sz="4" w:space="0" w:color="auto"/>
              <w:right w:val="single" w:sz="4" w:space="0" w:color="auto"/>
            </w:tcBorders>
            <w:shd w:val="clear" w:color="000000" w:fill="C0C0C0"/>
            <w:noWrap/>
            <w:vAlign w:val="center"/>
            <w:hideMark/>
          </w:tcPr>
          <w:p w14:paraId="422E90C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1,072.13</w:t>
            </w:r>
          </w:p>
        </w:tc>
        <w:tc>
          <w:tcPr>
            <w:tcW w:w="339" w:type="pct"/>
            <w:tcBorders>
              <w:top w:val="nil"/>
              <w:left w:val="nil"/>
              <w:bottom w:val="single" w:sz="4" w:space="0" w:color="auto"/>
              <w:right w:val="single" w:sz="4" w:space="0" w:color="auto"/>
            </w:tcBorders>
            <w:shd w:val="clear" w:color="000000" w:fill="C0C0C0"/>
            <w:noWrap/>
            <w:vAlign w:val="center"/>
            <w:hideMark/>
          </w:tcPr>
          <w:p w14:paraId="0F75DBF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78393B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DC724F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6BE285E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C38BF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81D022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6BE914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1,072.13</w:t>
            </w:r>
          </w:p>
        </w:tc>
      </w:tr>
      <w:tr w:rsidR="003D649A" w:rsidRPr="003D649A" w14:paraId="303BFC3E"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59F8565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89</w:t>
            </w:r>
          </w:p>
        </w:tc>
        <w:tc>
          <w:tcPr>
            <w:tcW w:w="780" w:type="pct"/>
            <w:tcBorders>
              <w:top w:val="nil"/>
              <w:left w:val="nil"/>
              <w:bottom w:val="single" w:sz="4" w:space="0" w:color="auto"/>
              <w:right w:val="single" w:sz="4" w:space="0" w:color="auto"/>
            </w:tcBorders>
            <w:shd w:val="clear" w:color="000000" w:fill="FFFFFF"/>
            <w:vAlign w:val="center"/>
            <w:hideMark/>
          </w:tcPr>
          <w:p w14:paraId="2716300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193CB11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船运</w:t>
            </w:r>
          </w:p>
        </w:tc>
        <w:tc>
          <w:tcPr>
            <w:tcW w:w="136" w:type="pct"/>
            <w:tcBorders>
              <w:top w:val="nil"/>
              <w:left w:val="nil"/>
              <w:bottom w:val="single" w:sz="4" w:space="0" w:color="auto"/>
              <w:right w:val="single" w:sz="4" w:space="0" w:color="auto"/>
            </w:tcBorders>
            <w:shd w:val="clear" w:color="000000" w:fill="FFFFFF"/>
            <w:vAlign w:val="center"/>
            <w:hideMark/>
          </w:tcPr>
          <w:p w14:paraId="48629C9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01" w:type="pct"/>
            <w:tcBorders>
              <w:top w:val="nil"/>
              <w:left w:val="nil"/>
              <w:bottom w:val="single" w:sz="4" w:space="0" w:color="auto"/>
              <w:right w:val="single" w:sz="4" w:space="0" w:color="auto"/>
            </w:tcBorders>
            <w:shd w:val="clear" w:color="000000" w:fill="FFFFFF"/>
            <w:noWrap/>
            <w:vAlign w:val="center"/>
            <w:hideMark/>
          </w:tcPr>
          <w:p w14:paraId="0A1D3F05"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1,029,048,283.74</w:t>
            </w:r>
          </w:p>
        </w:tc>
        <w:tc>
          <w:tcPr>
            <w:tcW w:w="361" w:type="pct"/>
            <w:tcBorders>
              <w:top w:val="nil"/>
              <w:left w:val="nil"/>
              <w:bottom w:val="single" w:sz="4" w:space="0" w:color="auto"/>
              <w:right w:val="single" w:sz="4" w:space="0" w:color="auto"/>
            </w:tcBorders>
            <w:shd w:val="clear" w:color="000000" w:fill="FFFFFF"/>
            <w:noWrap/>
            <w:vAlign w:val="center"/>
            <w:hideMark/>
          </w:tcPr>
          <w:p w14:paraId="1F075C3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786962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53,478.16</w:t>
            </w:r>
          </w:p>
        </w:tc>
        <w:tc>
          <w:tcPr>
            <w:tcW w:w="339" w:type="pct"/>
            <w:tcBorders>
              <w:top w:val="nil"/>
              <w:left w:val="nil"/>
              <w:bottom w:val="single" w:sz="4" w:space="0" w:color="auto"/>
              <w:right w:val="single" w:sz="4" w:space="0" w:color="auto"/>
            </w:tcBorders>
            <w:shd w:val="clear" w:color="000000" w:fill="C0C0C0"/>
            <w:noWrap/>
            <w:vAlign w:val="center"/>
            <w:hideMark/>
          </w:tcPr>
          <w:p w14:paraId="7DFC5A1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551A431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6B8C652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41171E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C4C1BD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7ED3D36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F62E6C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53,478.16</w:t>
            </w:r>
          </w:p>
        </w:tc>
      </w:tr>
      <w:tr w:rsidR="003D649A" w:rsidRPr="003D649A" w14:paraId="3D41E5B9"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848A6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90</w:t>
            </w:r>
          </w:p>
        </w:tc>
        <w:tc>
          <w:tcPr>
            <w:tcW w:w="780" w:type="pct"/>
            <w:tcBorders>
              <w:top w:val="nil"/>
              <w:left w:val="nil"/>
              <w:bottom w:val="single" w:sz="4" w:space="0" w:color="auto"/>
              <w:right w:val="single" w:sz="4" w:space="0" w:color="auto"/>
            </w:tcBorders>
            <w:shd w:val="clear" w:color="000000" w:fill="FFFFFF"/>
            <w:vAlign w:val="center"/>
            <w:hideMark/>
          </w:tcPr>
          <w:p w14:paraId="6635A1E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329026C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p>
        </w:tc>
        <w:tc>
          <w:tcPr>
            <w:tcW w:w="136" w:type="pct"/>
            <w:tcBorders>
              <w:top w:val="nil"/>
              <w:left w:val="nil"/>
              <w:bottom w:val="single" w:sz="4" w:space="0" w:color="auto"/>
              <w:right w:val="single" w:sz="4" w:space="0" w:color="auto"/>
            </w:tcBorders>
            <w:shd w:val="clear" w:color="000000" w:fill="FFFFFF"/>
            <w:vAlign w:val="center"/>
            <w:hideMark/>
          </w:tcPr>
          <w:p w14:paraId="5F2C8BA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w:t>
            </w:r>
            <w:r w:rsidRPr="003D649A">
              <w:rPr>
                <w:rFonts w:ascii="宋体" w:eastAsia="宋体" w:hAnsi="宋体" w:cs="宋体" w:hint="eastAsia"/>
                <w:b/>
                <w:bCs/>
                <w:szCs w:val="20"/>
                <w:lang w:val="en-US" w:eastAsia="zh-CN"/>
              </w:rPr>
              <w:lastRenderedPageBreak/>
              <w:t>别9</w:t>
            </w:r>
          </w:p>
        </w:tc>
        <w:tc>
          <w:tcPr>
            <w:tcW w:w="401" w:type="pct"/>
            <w:tcBorders>
              <w:top w:val="nil"/>
              <w:left w:val="nil"/>
              <w:bottom w:val="single" w:sz="4" w:space="0" w:color="auto"/>
              <w:right w:val="single" w:sz="4" w:space="0" w:color="auto"/>
            </w:tcBorders>
            <w:shd w:val="clear" w:color="000000" w:fill="FFFFFF"/>
            <w:noWrap/>
            <w:vAlign w:val="center"/>
            <w:hideMark/>
          </w:tcPr>
          <w:p w14:paraId="4AF6DDC3"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1,369,080,976.66</w:t>
            </w:r>
          </w:p>
        </w:tc>
        <w:tc>
          <w:tcPr>
            <w:tcW w:w="361" w:type="pct"/>
            <w:tcBorders>
              <w:top w:val="nil"/>
              <w:left w:val="nil"/>
              <w:bottom w:val="single" w:sz="4" w:space="0" w:color="auto"/>
              <w:right w:val="single" w:sz="4" w:space="0" w:color="auto"/>
            </w:tcBorders>
            <w:shd w:val="clear" w:color="000000" w:fill="FFFFFF"/>
            <w:noWrap/>
            <w:vAlign w:val="center"/>
            <w:hideMark/>
          </w:tcPr>
          <w:p w14:paraId="7BA655F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373D7DB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208,049.49</w:t>
            </w:r>
          </w:p>
        </w:tc>
        <w:tc>
          <w:tcPr>
            <w:tcW w:w="339" w:type="pct"/>
            <w:tcBorders>
              <w:top w:val="nil"/>
              <w:left w:val="nil"/>
              <w:bottom w:val="single" w:sz="4" w:space="0" w:color="auto"/>
              <w:right w:val="single" w:sz="4" w:space="0" w:color="auto"/>
            </w:tcBorders>
            <w:shd w:val="clear" w:color="000000" w:fill="C0C0C0"/>
            <w:noWrap/>
            <w:vAlign w:val="center"/>
            <w:hideMark/>
          </w:tcPr>
          <w:p w14:paraId="4D0C8EF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5D4E65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03950D7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083360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610DF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04BFE3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E64D4B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208,049.49</w:t>
            </w:r>
          </w:p>
        </w:tc>
      </w:tr>
      <w:tr w:rsidR="003D649A" w:rsidRPr="003D649A" w14:paraId="1C60DAF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2416B13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91</w:t>
            </w:r>
          </w:p>
        </w:tc>
        <w:tc>
          <w:tcPr>
            <w:tcW w:w="780" w:type="pct"/>
            <w:tcBorders>
              <w:top w:val="nil"/>
              <w:left w:val="nil"/>
              <w:bottom w:val="single" w:sz="4" w:space="0" w:color="auto"/>
              <w:right w:val="single" w:sz="4" w:space="0" w:color="auto"/>
            </w:tcBorders>
            <w:shd w:val="clear" w:color="000000" w:fill="FFFFFF"/>
            <w:vAlign w:val="center"/>
            <w:hideMark/>
          </w:tcPr>
          <w:p w14:paraId="159A527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5C5B83BD"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铁路运输</w:t>
            </w:r>
          </w:p>
        </w:tc>
        <w:tc>
          <w:tcPr>
            <w:tcW w:w="136" w:type="pct"/>
            <w:tcBorders>
              <w:top w:val="nil"/>
              <w:left w:val="nil"/>
              <w:bottom w:val="single" w:sz="4" w:space="0" w:color="auto"/>
              <w:right w:val="single" w:sz="4" w:space="0" w:color="auto"/>
            </w:tcBorders>
            <w:shd w:val="clear" w:color="000000" w:fill="FFFFFF"/>
            <w:vAlign w:val="center"/>
            <w:hideMark/>
          </w:tcPr>
          <w:p w14:paraId="3DD9CCF1"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01" w:type="pct"/>
            <w:tcBorders>
              <w:top w:val="nil"/>
              <w:left w:val="nil"/>
              <w:bottom w:val="single" w:sz="4" w:space="0" w:color="auto"/>
              <w:right w:val="single" w:sz="4" w:space="0" w:color="auto"/>
            </w:tcBorders>
            <w:shd w:val="clear" w:color="000000" w:fill="FFFFFF"/>
            <w:noWrap/>
            <w:vAlign w:val="center"/>
            <w:hideMark/>
          </w:tcPr>
          <w:p w14:paraId="679806E0"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228,437,028.19</w:t>
            </w:r>
          </w:p>
        </w:tc>
        <w:tc>
          <w:tcPr>
            <w:tcW w:w="361" w:type="pct"/>
            <w:tcBorders>
              <w:top w:val="nil"/>
              <w:left w:val="nil"/>
              <w:bottom w:val="single" w:sz="4" w:space="0" w:color="auto"/>
              <w:right w:val="single" w:sz="4" w:space="0" w:color="auto"/>
            </w:tcBorders>
            <w:shd w:val="clear" w:color="000000" w:fill="FFFFFF"/>
            <w:noWrap/>
            <w:vAlign w:val="center"/>
            <w:hideMark/>
          </w:tcPr>
          <w:p w14:paraId="4E4CAA9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6E3986A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11,086.47</w:t>
            </w:r>
          </w:p>
        </w:tc>
        <w:tc>
          <w:tcPr>
            <w:tcW w:w="339" w:type="pct"/>
            <w:tcBorders>
              <w:top w:val="nil"/>
              <w:left w:val="nil"/>
              <w:bottom w:val="single" w:sz="4" w:space="0" w:color="auto"/>
              <w:right w:val="single" w:sz="4" w:space="0" w:color="auto"/>
            </w:tcBorders>
            <w:shd w:val="clear" w:color="000000" w:fill="C0C0C0"/>
            <w:noWrap/>
            <w:vAlign w:val="center"/>
            <w:hideMark/>
          </w:tcPr>
          <w:p w14:paraId="2FEF6AB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0EDCE0C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4AA8931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01F3D1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097822A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0D6457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7330C0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11,086.47</w:t>
            </w:r>
          </w:p>
        </w:tc>
      </w:tr>
      <w:tr w:rsidR="003D649A" w:rsidRPr="003D649A" w14:paraId="6411136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4ABDAD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92</w:t>
            </w:r>
          </w:p>
        </w:tc>
        <w:tc>
          <w:tcPr>
            <w:tcW w:w="780" w:type="pct"/>
            <w:tcBorders>
              <w:top w:val="nil"/>
              <w:left w:val="nil"/>
              <w:bottom w:val="single" w:sz="4" w:space="0" w:color="auto"/>
              <w:right w:val="single" w:sz="4" w:space="0" w:color="auto"/>
            </w:tcBorders>
            <w:shd w:val="clear" w:color="000000" w:fill="FFFFFF"/>
            <w:vAlign w:val="center"/>
            <w:hideMark/>
          </w:tcPr>
          <w:p w14:paraId="69BF34B4"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下游运输配送产生的排放</w:t>
            </w:r>
          </w:p>
        </w:tc>
        <w:tc>
          <w:tcPr>
            <w:tcW w:w="355" w:type="pct"/>
            <w:tcBorders>
              <w:top w:val="nil"/>
              <w:left w:val="nil"/>
              <w:bottom w:val="single" w:sz="4" w:space="0" w:color="auto"/>
              <w:right w:val="single" w:sz="4" w:space="0" w:color="auto"/>
            </w:tcBorders>
            <w:shd w:val="clear" w:color="auto" w:fill="auto"/>
            <w:vAlign w:val="center"/>
            <w:hideMark/>
          </w:tcPr>
          <w:p w14:paraId="6755BFB2"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汽运</w:t>
            </w:r>
            <w:r w:rsidRPr="003D649A">
              <w:rPr>
                <w:rFonts w:eastAsia="PMingLiU" w:cs="Arial"/>
                <w:b/>
                <w:bCs/>
                <w:szCs w:val="20"/>
                <w:lang w:val="en-US" w:eastAsia="zh-CN"/>
              </w:rPr>
              <w:t>-</w:t>
            </w:r>
            <w:r w:rsidRPr="003D649A">
              <w:rPr>
                <w:rFonts w:eastAsia="PMingLiU" w:cs="Arial"/>
                <w:b/>
                <w:bCs/>
                <w:szCs w:val="20"/>
                <w:lang w:val="en-US" w:eastAsia="zh-CN"/>
              </w:rPr>
              <w:t>副产品</w:t>
            </w:r>
          </w:p>
        </w:tc>
        <w:tc>
          <w:tcPr>
            <w:tcW w:w="136" w:type="pct"/>
            <w:tcBorders>
              <w:top w:val="nil"/>
              <w:left w:val="nil"/>
              <w:bottom w:val="single" w:sz="4" w:space="0" w:color="auto"/>
              <w:right w:val="single" w:sz="4" w:space="0" w:color="auto"/>
            </w:tcBorders>
            <w:shd w:val="clear" w:color="000000" w:fill="FFFFFF"/>
            <w:vAlign w:val="center"/>
            <w:hideMark/>
          </w:tcPr>
          <w:p w14:paraId="5FA7F57D"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类别9</w:t>
            </w:r>
          </w:p>
        </w:tc>
        <w:tc>
          <w:tcPr>
            <w:tcW w:w="401" w:type="pct"/>
            <w:tcBorders>
              <w:top w:val="nil"/>
              <w:left w:val="nil"/>
              <w:bottom w:val="single" w:sz="4" w:space="0" w:color="auto"/>
              <w:right w:val="single" w:sz="4" w:space="0" w:color="auto"/>
            </w:tcBorders>
            <w:shd w:val="clear" w:color="000000" w:fill="FFFFFF"/>
            <w:noWrap/>
            <w:vAlign w:val="center"/>
            <w:hideMark/>
          </w:tcPr>
          <w:p w14:paraId="4981B6D8"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12,973,524.00</w:t>
            </w:r>
          </w:p>
        </w:tc>
        <w:tc>
          <w:tcPr>
            <w:tcW w:w="361" w:type="pct"/>
            <w:tcBorders>
              <w:top w:val="nil"/>
              <w:left w:val="nil"/>
              <w:bottom w:val="single" w:sz="4" w:space="0" w:color="auto"/>
              <w:right w:val="single" w:sz="4" w:space="0" w:color="auto"/>
            </w:tcBorders>
            <w:shd w:val="clear" w:color="000000" w:fill="FFFFFF"/>
            <w:noWrap/>
            <w:vAlign w:val="center"/>
            <w:hideMark/>
          </w:tcPr>
          <w:p w14:paraId="10504EAB"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tkm</w:t>
            </w:r>
          </w:p>
        </w:tc>
        <w:tc>
          <w:tcPr>
            <w:tcW w:w="548" w:type="pct"/>
            <w:tcBorders>
              <w:top w:val="nil"/>
              <w:left w:val="nil"/>
              <w:bottom w:val="single" w:sz="4" w:space="0" w:color="auto"/>
              <w:right w:val="single" w:sz="4" w:space="0" w:color="auto"/>
            </w:tcBorders>
            <w:shd w:val="clear" w:color="000000" w:fill="C0C0C0"/>
            <w:noWrap/>
            <w:vAlign w:val="center"/>
            <w:hideMark/>
          </w:tcPr>
          <w:p w14:paraId="73E6B3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1,971.49</w:t>
            </w:r>
          </w:p>
        </w:tc>
        <w:tc>
          <w:tcPr>
            <w:tcW w:w="339" w:type="pct"/>
            <w:tcBorders>
              <w:top w:val="nil"/>
              <w:left w:val="nil"/>
              <w:bottom w:val="single" w:sz="4" w:space="0" w:color="auto"/>
              <w:right w:val="single" w:sz="4" w:space="0" w:color="auto"/>
            </w:tcBorders>
            <w:shd w:val="clear" w:color="000000" w:fill="C0C0C0"/>
            <w:noWrap/>
            <w:vAlign w:val="center"/>
            <w:hideMark/>
          </w:tcPr>
          <w:p w14:paraId="7483730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1E1AE8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79F19E8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55A818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C27B03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59A12E1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770F91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1,971.49</w:t>
            </w:r>
          </w:p>
        </w:tc>
      </w:tr>
      <w:tr w:rsidR="003D649A" w:rsidRPr="003D649A" w14:paraId="4246C68C"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E21BEF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93</w:t>
            </w:r>
          </w:p>
        </w:tc>
        <w:tc>
          <w:tcPr>
            <w:tcW w:w="780" w:type="pct"/>
            <w:tcBorders>
              <w:top w:val="nil"/>
              <w:left w:val="nil"/>
              <w:bottom w:val="single" w:sz="4" w:space="0" w:color="auto"/>
              <w:right w:val="single" w:sz="4" w:space="0" w:color="auto"/>
            </w:tcBorders>
            <w:shd w:val="clear" w:color="000000" w:fill="FFFFFF"/>
            <w:vAlign w:val="center"/>
            <w:hideMark/>
          </w:tcPr>
          <w:p w14:paraId="6FA7E930"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355" w:type="pct"/>
            <w:tcBorders>
              <w:top w:val="nil"/>
              <w:left w:val="nil"/>
              <w:bottom w:val="single" w:sz="4" w:space="0" w:color="auto"/>
              <w:right w:val="single" w:sz="4" w:space="0" w:color="auto"/>
            </w:tcBorders>
            <w:shd w:val="clear" w:color="auto" w:fill="auto"/>
            <w:vAlign w:val="center"/>
            <w:hideMark/>
          </w:tcPr>
          <w:p w14:paraId="17A9C02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锻材加工</w:t>
            </w:r>
          </w:p>
        </w:tc>
        <w:tc>
          <w:tcPr>
            <w:tcW w:w="136" w:type="pct"/>
            <w:tcBorders>
              <w:top w:val="nil"/>
              <w:left w:val="nil"/>
              <w:bottom w:val="single" w:sz="4" w:space="0" w:color="auto"/>
              <w:right w:val="single" w:sz="4" w:space="0" w:color="auto"/>
            </w:tcBorders>
            <w:shd w:val="clear" w:color="000000" w:fill="FFFFFF"/>
            <w:vAlign w:val="center"/>
            <w:hideMark/>
          </w:tcPr>
          <w:p w14:paraId="663DCA1F"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01" w:type="pct"/>
            <w:tcBorders>
              <w:top w:val="nil"/>
              <w:left w:val="nil"/>
              <w:bottom w:val="single" w:sz="4" w:space="0" w:color="auto"/>
              <w:right w:val="single" w:sz="4" w:space="0" w:color="auto"/>
            </w:tcBorders>
            <w:shd w:val="clear" w:color="000000" w:fill="FFFFFF"/>
            <w:noWrap/>
            <w:vAlign w:val="center"/>
            <w:hideMark/>
          </w:tcPr>
          <w:p w14:paraId="6B7FF04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149,966.00</w:t>
            </w:r>
          </w:p>
        </w:tc>
        <w:tc>
          <w:tcPr>
            <w:tcW w:w="361" w:type="pct"/>
            <w:tcBorders>
              <w:top w:val="nil"/>
              <w:left w:val="nil"/>
              <w:bottom w:val="single" w:sz="4" w:space="0" w:color="auto"/>
              <w:right w:val="single" w:sz="4" w:space="0" w:color="auto"/>
            </w:tcBorders>
            <w:shd w:val="clear" w:color="000000" w:fill="FFFFFF"/>
            <w:noWrap/>
            <w:vAlign w:val="center"/>
            <w:hideMark/>
          </w:tcPr>
          <w:p w14:paraId="2632F9D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CA8742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113,275.66</w:t>
            </w:r>
          </w:p>
        </w:tc>
        <w:tc>
          <w:tcPr>
            <w:tcW w:w="339" w:type="pct"/>
            <w:tcBorders>
              <w:top w:val="nil"/>
              <w:left w:val="nil"/>
              <w:bottom w:val="single" w:sz="4" w:space="0" w:color="auto"/>
              <w:right w:val="single" w:sz="4" w:space="0" w:color="auto"/>
            </w:tcBorders>
            <w:shd w:val="clear" w:color="000000" w:fill="C0C0C0"/>
            <w:noWrap/>
            <w:vAlign w:val="center"/>
            <w:hideMark/>
          </w:tcPr>
          <w:p w14:paraId="357D6A2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75DBCB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521DD04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CCC5A8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6B90CD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242E3EE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D2F7FC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113,275.66</w:t>
            </w:r>
          </w:p>
        </w:tc>
      </w:tr>
      <w:tr w:rsidR="003D649A" w:rsidRPr="003D649A" w14:paraId="499945AA"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303BB1F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94</w:t>
            </w:r>
          </w:p>
        </w:tc>
        <w:tc>
          <w:tcPr>
            <w:tcW w:w="780" w:type="pct"/>
            <w:tcBorders>
              <w:top w:val="nil"/>
              <w:left w:val="nil"/>
              <w:bottom w:val="single" w:sz="4" w:space="0" w:color="auto"/>
              <w:right w:val="single" w:sz="4" w:space="0" w:color="auto"/>
            </w:tcBorders>
            <w:shd w:val="clear" w:color="000000" w:fill="FFFFFF"/>
            <w:vAlign w:val="center"/>
            <w:hideMark/>
          </w:tcPr>
          <w:p w14:paraId="7D281B8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355" w:type="pct"/>
            <w:tcBorders>
              <w:top w:val="nil"/>
              <w:left w:val="nil"/>
              <w:bottom w:val="single" w:sz="4" w:space="0" w:color="auto"/>
              <w:right w:val="single" w:sz="4" w:space="0" w:color="auto"/>
            </w:tcBorders>
            <w:shd w:val="clear" w:color="auto" w:fill="auto"/>
            <w:vAlign w:val="center"/>
            <w:hideMark/>
          </w:tcPr>
          <w:p w14:paraId="06B554CE"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棒材加工</w:t>
            </w:r>
          </w:p>
        </w:tc>
        <w:tc>
          <w:tcPr>
            <w:tcW w:w="136" w:type="pct"/>
            <w:tcBorders>
              <w:top w:val="nil"/>
              <w:left w:val="nil"/>
              <w:bottom w:val="single" w:sz="4" w:space="0" w:color="auto"/>
              <w:right w:val="single" w:sz="4" w:space="0" w:color="auto"/>
            </w:tcBorders>
            <w:shd w:val="clear" w:color="000000" w:fill="FFFFFF"/>
            <w:vAlign w:val="center"/>
            <w:hideMark/>
          </w:tcPr>
          <w:p w14:paraId="7583040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01" w:type="pct"/>
            <w:tcBorders>
              <w:top w:val="nil"/>
              <w:left w:val="nil"/>
              <w:bottom w:val="single" w:sz="4" w:space="0" w:color="auto"/>
              <w:right w:val="single" w:sz="4" w:space="0" w:color="auto"/>
            </w:tcBorders>
            <w:shd w:val="clear" w:color="000000" w:fill="FFFFFF"/>
            <w:noWrap/>
            <w:vAlign w:val="center"/>
            <w:hideMark/>
          </w:tcPr>
          <w:p w14:paraId="3E3E6C4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2,033,971.00</w:t>
            </w:r>
          </w:p>
        </w:tc>
        <w:tc>
          <w:tcPr>
            <w:tcW w:w="361" w:type="pct"/>
            <w:tcBorders>
              <w:top w:val="nil"/>
              <w:left w:val="nil"/>
              <w:bottom w:val="single" w:sz="4" w:space="0" w:color="auto"/>
              <w:right w:val="single" w:sz="4" w:space="0" w:color="auto"/>
            </w:tcBorders>
            <w:shd w:val="clear" w:color="000000" w:fill="FFFFFF"/>
            <w:noWrap/>
            <w:vAlign w:val="center"/>
            <w:hideMark/>
          </w:tcPr>
          <w:p w14:paraId="7BCD3483"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0A64796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1,357,195.22</w:t>
            </w:r>
          </w:p>
        </w:tc>
        <w:tc>
          <w:tcPr>
            <w:tcW w:w="339" w:type="pct"/>
            <w:tcBorders>
              <w:top w:val="nil"/>
              <w:left w:val="nil"/>
              <w:bottom w:val="single" w:sz="4" w:space="0" w:color="auto"/>
              <w:right w:val="single" w:sz="4" w:space="0" w:color="auto"/>
            </w:tcBorders>
            <w:shd w:val="clear" w:color="000000" w:fill="C0C0C0"/>
            <w:noWrap/>
            <w:vAlign w:val="center"/>
            <w:hideMark/>
          </w:tcPr>
          <w:p w14:paraId="4B9343E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6BA0F8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95892E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608070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2D0254F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D831F4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3A542842"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1,357,195.22</w:t>
            </w:r>
          </w:p>
        </w:tc>
      </w:tr>
      <w:tr w:rsidR="003D649A" w:rsidRPr="003D649A" w14:paraId="69D032E4"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181274D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95</w:t>
            </w:r>
          </w:p>
        </w:tc>
        <w:tc>
          <w:tcPr>
            <w:tcW w:w="780" w:type="pct"/>
            <w:tcBorders>
              <w:top w:val="nil"/>
              <w:left w:val="nil"/>
              <w:bottom w:val="single" w:sz="4" w:space="0" w:color="auto"/>
              <w:right w:val="single" w:sz="4" w:space="0" w:color="auto"/>
            </w:tcBorders>
            <w:shd w:val="clear" w:color="000000" w:fill="FFFFFF"/>
            <w:vAlign w:val="center"/>
            <w:hideMark/>
          </w:tcPr>
          <w:p w14:paraId="1719D731"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355" w:type="pct"/>
            <w:tcBorders>
              <w:top w:val="nil"/>
              <w:left w:val="nil"/>
              <w:bottom w:val="single" w:sz="4" w:space="0" w:color="auto"/>
              <w:right w:val="single" w:sz="4" w:space="0" w:color="auto"/>
            </w:tcBorders>
            <w:shd w:val="clear" w:color="auto" w:fill="auto"/>
            <w:vAlign w:val="center"/>
            <w:hideMark/>
          </w:tcPr>
          <w:p w14:paraId="55614047"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钢管加工</w:t>
            </w:r>
          </w:p>
        </w:tc>
        <w:tc>
          <w:tcPr>
            <w:tcW w:w="136" w:type="pct"/>
            <w:tcBorders>
              <w:top w:val="nil"/>
              <w:left w:val="nil"/>
              <w:bottom w:val="single" w:sz="4" w:space="0" w:color="auto"/>
              <w:right w:val="single" w:sz="4" w:space="0" w:color="auto"/>
            </w:tcBorders>
            <w:shd w:val="clear" w:color="000000" w:fill="FFFFFF"/>
            <w:vAlign w:val="center"/>
            <w:hideMark/>
          </w:tcPr>
          <w:p w14:paraId="0EEBB698"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01" w:type="pct"/>
            <w:tcBorders>
              <w:top w:val="nil"/>
              <w:left w:val="nil"/>
              <w:bottom w:val="single" w:sz="4" w:space="0" w:color="auto"/>
              <w:right w:val="single" w:sz="4" w:space="0" w:color="auto"/>
            </w:tcBorders>
            <w:shd w:val="clear" w:color="000000" w:fill="FFFFFF"/>
            <w:noWrap/>
            <w:vAlign w:val="center"/>
            <w:hideMark/>
          </w:tcPr>
          <w:p w14:paraId="03C88DAF"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760,435.74</w:t>
            </w:r>
          </w:p>
        </w:tc>
        <w:tc>
          <w:tcPr>
            <w:tcW w:w="361" w:type="pct"/>
            <w:tcBorders>
              <w:top w:val="nil"/>
              <w:left w:val="nil"/>
              <w:bottom w:val="single" w:sz="4" w:space="0" w:color="auto"/>
              <w:right w:val="single" w:sz="4" w:space="0" w:color="auto"/>
            </w:tcBorders>
            <w:shd w:val="clear" w:color="000000" w:fill="FFFFFF"/>
            <w:noWrap/>
            <w:vAlign w:val="center"/>
            <w:hideMark/>
          </w:tcPr>
          <w:p w14:paraId="3FF0295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7B6F0CB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72,250.34</w:t>
            </w:r>
          </w:p>
        </w:tc>
        <w:tc>
          <w:tcPr>
            <w:tcW w:w="339" w:type="pct"/>
            <w:tcBorders>
              <w:top w:val="nil"/>
              <w:left w:val="nil"/>
              <w:bottom w:val="single" w:sz="4" w:space="0" w:color="auto"/>
              <w:right w:val="single" w:sz="4" w:space="0" w:color="auto"/>
            </w:tcBorders>
            <w:shd w:val="clear" w:color="000000" w:fill="C0C0C0"/>
            <w:noWrap/>
            <w:vAlign w:val="center"/>
            <w:hideMark/>
          </w:tcPr>
          <w:p w14:paraId="6E47394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3D6CEAD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167A7E7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745384A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4316106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40802FBC"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10B423D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72,250.34</w:t>
            </w:r>
          </w:p>
        </w:tc>
      </w:tr>
      <w:tr w:rsidR="003D649A" w:rsidRPr="003D649A" w14:paraId="37E25BE5"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33D46B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96</w:t>
            </w:r>
          </w:p>
        </w:tc>
        <w:tc>
          <w:tcPr>
            <w:tcW w:w="780" w:type="pct"/>
            <w:tcBorders>
              <w:top w:val="nil"/>
              <w:left w:val="nil"/>
              <w:bottom w:val="single" w:sz="4" w:space="0" w:color="auto"/>
              <w:right w:val="single" w:sz="4" w:space="0" w:color="auto"/>
            </w:tcBorders>
            <w:shd w:val="clear" w:color="000000" w:fill="FFFFFF"/>
            <w:vAlign w:val="center"/>
            <w:hideMark/>
          </w:tcPr>
          <w:p w14:paraId="10CEDE4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外销产品加工产生的排放</w:t>
            </w:r>
          </w:p>
        </w:tc>
        <w:tc>
          <w:tcPr>
            <w:tcW w:w="355" w:type="pct"/>
            <w:tcBorders>
              <w:top w:val="nil"/>
              <w:left w:val="nil"/>
              <w:bottom w:val="single" w:sz="4" w:space="0" w:color="auto"/>
              <w:right w:val="single" w:sz="4" w:space="0" w:color="auto"/>
            </w:tcBorders>
            <w:shd w:val="clear" w:color="auto" w:fill="auto"/>
            <w:vAlign w:val="center"/>
            <w:hideMark/>
          </w:tcPr>
          <w:p w14:paraId="6B32371C"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钢坯加工</w:t>
            </w:r>
          </w:p>
        </w:tc>
        <w:tc>
          <w:tcPr>
            <w:tcW w:w="136" w:type="pct"/>
            <w:tcBorders>
              <w:top w:val="nil"/>
              <w:left w:val="nil"/>
              <w:bottom w:val="single" w:sz="4" w:space="0" w:color="auto"/>
              <w:right w:val="single" w:sz="4" w:space="0" w:color="auto"/>
            </w:tcBorders>
            <w:shd w:val="clear" w:color="000000" w:fill="FFFFFF"/>
            <w:vAlign w:val="center"/>
            <w:hideMark/>
          </w:tcPr>
          <w:p w14:paraId="00792DE7"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类别10</w:t>
            </w:r>
          </w:p>
        </w:tc>
        <w:tc>
          <w:tcPr>
            <w:tcW w:w="401" w:type="pct"/>
            <w:tcBorders>
              <w:top w:val="nil"/>
              <w:left w:val="nil"/>
              <w:bottom w:val="single" w:sz="4" w:space="0" w:color="auto"/>
              <w:right w:val="single" w:sz="4" w:space="0" w:color="auto"/>
            </w:tcBorders>
            <w:shd w:val="clear" w:color="000000" w:fill="FFFFFF"/>
            <w:noWrap/>
            <w:vAlign w:val="center"/>
            <w:hideMark/>
          </w:tcPr>
          <w:p w14:paraId="43E2ACC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702,589.87</w:t>
            </w:r>
          </w:p>
        </w:tc>
        <w:tc>
          <w:tcPr>
            <w:tcW w:w="361" w:type="pct"/>
            <w:tcBorders>
              <w:top w:val="nil"/>
              <w:left w:val="nil"/>
              <w:bottom w:val="single" w:sz="4" w:space="0" w:color="auto"/>
              <w:right w:val="single" w:sz="4" w:space="0" w:color="auto"/>
            </w:tcBorders>
            <w:shd w:val="clear" w:color="000000" w:fill="FFFFFF"/>
            <w:noWrap/>
            <w:vAlign w:val="center"/>
            <w:hideMark/>
          </w:tcPr>
          <w:p w14:paraId="6A0BB239"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5DC12F23"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203,898.73</w:t>
            </w:r>
          </w:p>
        </w:tc>
        <w:tc>
          <w:tcPr>
            <w:tcW w:w="339" w:type="pct"/>
            <w:tcBorders>
              <w:top w:val="nil"/>
              <w:left w:val="nil"/>
              <w:bottom w:val="single" w:sz="4" w:space="0" w:color="auto"/>
              <w:right w:val="single" w:sz="4" w:space="0" w:color="auto"/>
            </w:tcBorders>
            <w:shd w:val="clear" w:color="000000" w:fill="C0C0C0"/>
            <w:noWrap/>
            <w:vAlign w:val="center"/>
            <w:hideMark/>
          </w:tcPr>
          <w:p w14:paraId="573A4A46"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7240433B"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26602C8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529978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64B3CCC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0C420F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5F32B8A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203,898.73</w:t>
            </w:r>
          </w:p>
        </w:tc>
      </w:tr>
      <w:tr w:rsidR="003D649A" w:rsidRPr="003D649A" w14:paraId="3C6B678F"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01EC44C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97</w:t>
            </w:r>
          </w:p>
        </w:tc>
        <w:tc>
          <w:tcPr>
            <w:tcW w:w="780" w:type="pct"/>
            <w:tcBorders>
              <w:top w:val="nil"/>
              <w:left w:val="nil"/>
              <w:bottom w:val="single" w:sz="4" w:space="0" w:color="auto"/>
              <w:right w:val="single" w:sz="4" w:space="0" w:color="auto"/>
            </w:tcBorders>
            <w:shd w:val="clear" w:color="000000" w:fill="FFFFFF"/>
            <w:vAlign w:val="center"/>
            <w:hideMark/>
          </w:tcPr>
          <w:p w14:paraId="60162415"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外销产品使用产生的排放</w:t>
            </w:r>
          </w:p>
        </w:tc>
        <w:tc>
          <w:tcPr>
            <w:tcW w:w="355" w:type="pct"/>
            <w:tcBorders>
              <w:top w:val="nil"/>
              <w:left w:val="nil"/>
              <w:bottom w:val="single" w:sz="4" w:space="0" w:color="auto"/>
              <w:right w:val="single" w:sz="4" w:space="0" w:color="auto"/>
            </w:tcBorders>
            <w:shd w:val="clear" w:color="auto" w:fill="auto"/>
            <w:vAlign w:val="center"/>
            <w:hideMark/>
          </w:tcPr>
          <w:p w14:paraId="4C732B8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外售焦炉煤气燃烧</w:t>
            </w:r>
          </w:p>
        </w:tc>
        <w:tc>
          <w:tcPr>
            <w:tcW w:w="136" w:type="pct"/>
            <w:tcBorders>
              <w:top w:val="nil"/>
              <w:left w:val="nil"/>
              <w:bottom w:val="single" w:sz="4" w:space="0" w:color="auto"/>
              <w:right w:val="single" w:sz="4" w:space="0" w:color="auto"/>
            </w:tcBorders>
            <w:shd w:val="clear" w:color="000000" w:fill="FFFFFF"/>
            <w:vAlign w:val="center"/>
            <w:hideMark/>
          </w:tcPr>
          <w:p w14:paraId="795981C0"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t>范围三 类别11</w:t>
            </w:r>
          </w:p>
        </w:tc>
        <w:tc>
          <w:tcPr>
            <w:tcW w:w="401" w:type="pct"/>
            <w:tcBorders>
              <w:top w:val="nil"/>
              <w:left w:val="nil"/>
              <w:bottom w:val="single" w:sz="4" w:space="0" w:color="auto"/>
              <w:right w:val="single" w:sz="4" w:space="0" w:color="auto"/>
            </w:tcBorders>
            <w:shd w:val="clear" w:color="000000" w:fill="FFFFFF"/>
            <w:noWrap/>
            <w:vAlign w:val="center"/>
            <w:hideMark/>
          </w:tcPr>
          <w:p w14:paraId="79D3AD4A"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t>500.97</w:t>
            </w:r>
          </w:p>
        </w:tc>
        <w:tc>
          <w:tcPr>
            <w:tcW w:w="361" w:type="pct"/>
            <w:tcBorders>
              <w:top w:val="nil"/>
              <w:left w:val="nil"/>
              <w:bottom w:val="single" w:sz="4" w:space="0" w:color="auto"/>
              <w:right w:val="single" w:sz="4" w:space="0" w:color="auto"/>
            </w:tcBorders>
            <w:shd w:val="clear" w:color="000000" w:fill="FFFFFF"/>
            <w:noWrap/>
            <w:vAlign w:val="center"/>
            <w:hideMark/>
          </w:tcPr>
          <w:p w14:paraId="48ABEA8A"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10000Nm3</w:t>
            </w:r>
          </w:p>
        </w:tc>
        <w:tc>
          <w:tcPr>
            <w:tcW w:w="548" w:type="pct"/>
            <w:tcBorders>
              <w:top w:val="nil"/>
              <w:left w:val="nil"/>
              <w:bottom w:val="single" w:sz="4" w:space="0" w:color="auto"/>
              <w:right w:val="single" w:sz="4" w:space="0" w:color="auto"/>
            </w:tcBorders>
            <w:shd w:val="clear" w:color="000000" w:fill="C0C0C0"/>
            <w:noWrap/>
            <w:vAlign w:val="center"/>
            <w:hideMark/>
          </w:tcPr>
          <w:p w14:paraId="06519750"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3,828.38</w:t>
            </w:r>
          </w:p>
        </w:tc>
        <w:tc>
          <w:tcPr>
            <w:tcW w:w="339" w:type="pct"/>
            <w:tcBorders>
              <w:top w:val="nil"/>
              <w:left w:val="nil"/>
              <w:bottom w:val="single" w:sz="4" w:space="0" w:color="auto"/>
              <w:right w:val="single" w:sz="4" w:space="0" w:color="auto"/>
            </w:tcBorders>
            <w:shd w:val="clear" w:color="000000" w:fill="C0C0C0"/>
            <w:noWrap/>
            <w:vAlign w:val="center"/>
            <w:hideMark/>
          </w:tcPr>
          <w:p w14:paraId="0326901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2.41</w:t>
            </w:r>
          </w:p>
        </w:tc>
        <w:tc>
          <w:tcPr>
            <w:tcW w:w="385" w:type="pct"/>
            <w:tcBorders>
              <w:top w:val="nil"/>
              <w:left w:val="nil"/>
              <w:bottom w:val="single" w:sz="4" w:space="0" w:color="auto"/>
              <w:right w:val="single" w:sz="4" w:space="0" w:color="auto"/>
            </w:tcBorders>
            <w:shd w:val="clear" w:color="000000" w:fill="C0C0C0"/>
            <w:noWrap/>
            <w:vAlign w:val="center"/>
            <w:hideMark/>
          </w:tcPr>
          <w:p w14:paraId="797356E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2.35</w:t>
            </w:r>
          </w:p>
        </w:tc>
        <w:tc>
          <w:tcPr>
            <w:tcW w:w="270" w:type="pct"/>
            <w:tcBorders>
              <w:top w:val="nil"/>
              <w:left w:val="nil"/>
              <w:bottom w:val="single" w:sz="4" w:space="0" w:color="auto"/>
              <w:right w:val="single" w:sz="4" w:space="0" w:color="auto"/>
            </w:tcBorders>
            <w:shd w:val="clear" w:color="000000" w:fill="C0C0C0"/>
            <w:noWrap/>
            <w:vAlign w:val="center"/>
            <w:hideMark/>
          </w:tcPr>
          <w:p w14:paraId="58DA398F"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46DEF8BE"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72F96A0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6565D361"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0E6B10A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3,833.14</w:t>
            </w:r>
          </w:p>
        </w:tc>
      </w:tr>
      <w:tr w:rsidR="003D649A" w:rsidRPr="003D649A" w14:paraId="149E2316" w14:textId="77777777" w:rsidTr="003D649A">
        <w:trPr>
          <w:trHeight w:val="360"/>
        </w:trPr>
        <w:tc>
          <w:tcPr>
            <w:tcW w:w="139" w:type="pct"/>
            <w:tcBorders>
              <w:top w:val="nil"/>
              <w:left w:val="single" w:sz="4" w:space="0" w:color="auto"/>
              <w:bottom w:val="single" w:sz="4" w:space="0" w:color="auto"/>
              <w:right w:val="single" w:sz="4" w:space="0" w:color="auto"/>
            </w:tcBorders>
            <w:shd w:val="clear" w:color="000000" w:fill="FFFFFF"/>
            <w:noWrap/>
            <w:vAlign w:val="center"/>
            <w:hideMark/>
          </w:tcPr>
          <w:p w14:paraId="7F70A0F4"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98</w:t>
            </w:r>
          </w:p>
        </w:tc>
        <w:tc>
          <w:tcPr>
            <w:tcW w:w="780" w:type="pct"/>
            <w:tcBorders>
              <w:top w:val="nil"/>
              <w:left w:val="nil"/>
              <w:bottom w:val="single" w:sz="4" w:space="0" w:color="auto"/>
              <w:right w:val="single" w:sz="4" w:space="0" w:color="auto"/>
            </w:tcBorders>
            <w:shd w:val="clear" w:color="000000" w:fill="FFFFFF"/>
            <w:vAlign w:val="center"/>
            <w:hideMark/>
          </w:tcPr>
          <w:p w14:paraId="1EDB9FD6"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外售产品报废</w:t>
            </w:r>
            <w:r w:rsidRPr="003D649A">
              <w:rPr>
                <w:rFonts w:eastAsia="PMingLiU" w:cs="Arial"/>
                <w:b/>
                <w:bCs/>
                <w:szCs w:val="20"/>
                <w:lang w:val="en-US" w:eastAsia="zh-CN"/>
              </w:rPr>
              <w:lastRenderedPageBreak/>
              <w:t>产生的排放</w:t>
            </w:r>
          </w:p>
        </w:tc>
        <w:tc>
          <w:tcPr>
            <w:tcW w:w="355" w:type="pct"/>
            <w:tcBorders>
              <w:top w:val="nil"/>
              <w:left w:val="nil"/>
              <w:bottom w:val="single" w:sz="4" w:space="0" w:color="auto"/>
              <w:right w:val="single" w:sz="4" w:space="0" w:color="auto"/>
            </w:tcBorders>
            <w:shd w:val="clear" w:color="auto" w:fill="auto"/>
            <w:vAlign w:val="center"/>
            <w:hideMark/>
          </w:tcPr>
          <w:p w14:paraId="6A8F9D7F"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lastRenderedPageBreak/>
              <w:t>产品</w:t>
            </w:r>
            <w:r w:rsidRPr="003D649A">
              <w:rPr>
                <w:rFonts w:eastAsia="PMingLiU" w:cs="Arial"/>
                <w:b/>
                <w:bCs/>
                <w:szCs w:val="20"/>
                <w:lang w:val="en-US" w:eastAsia="zh-CN"/>
              </w:rPr>
              <w:lastRenderedPageBreak/>
              <w:t>报废</w:t>
            </w:r>
          </w:p>
        </w:tc>
        <w:tc>
          <w:tcPr>
            <w:tcW w:w="136" w:type="pct"/>
            <w:tcBorders>
              <w:top w:val="nil"/>
              <w:left w:val="nil"/>
              <w:bottom w:val="single" w:sz="4" w:space="0" w:color="auto"/>
              <w:right w:val="single" w:sz="4" w:space="0" w:color="auto"/>
            </w:tcBorders>
            <w:shd w:val="clear" w:color="000000" w:fill="FFFFFF"/>
            <w:vAlign w:val="center"/>
            <w:hideMark/>
          </w:tcPr>
          <w:p w14:paraId="2299F94A" w14:textId="77777777" w:rsidR="003D649A" w:rsidRPr="003D649A" w:rsidRDefault="003D649A" w:rsidP="003D649A">
            <w:pPr>
              <w:spacing w:before="0"/>
              <w:jc w:val="center"/>
              <w:rPr>
                <w:rFonts w:ascii="宋体" w:eastAsia="宋体" w:hAnsi="宋体" w:cs="宋体"/>
                <w:b/>
                <w:bCs/>
                <w:szCs w:val="20"/>
                <w:lang w:val="en-US" w:eastAsia="zh-CN"/>
              </w:rPr>
            </w:pPr>
            <w:r w:rsidRPr="003D649A">
              <w:rPr>
                <w:rFonts w:ascii="宋体" w:eastAsia="宋体" w:hAnsi="宋体" w:cs="宋体" w:hint="eastAsia"/>
                <w:b/>
                <w:bCs/>
                <w:szCs w:val="20"/>
                <w:lang w:val="en-US" w:eastAsia="zh-CN"/>
              </w:rPr>
              <w:lastRenderedPageBreak/>
              <w:t xml:space="preserve">范围三 </w:t>
            </w:r>
            <w:r w:rsidRPr="003D649A">
              <w:rPr>
                <w:rFonts w:ascii="宋体" w:eastAsia="宋体" w:hAnsi="宋体" w:cs="宋体" w:hint="eastAsia"/>
                <w:b/>
                <w:bCs/>
                <w:szCs w:val="20"/>
                <w:lang w:val="en-US" w:eastAsia="zh-CN"/>
              </w:rPr>
              <w:lastRenderedPageBreak/>
              <w:t>类别12</w:t>
            </w:r>
          </w:p>
        </w:tc>
        <w:tc>
          <w:tcPr>
            <w:tcW w:w="401" w:type="pct"/>
            <w:tcBorders>
              <w:top w:val="nil"/>
              <w:left w:val="nil"/>
              <w:bottom w:val="single" w:sz="4" w:space="0" w:color="auto"/>
              <w:right w:val="single" w:sz="4" w:space="0" w:color="auto"/>
            </w:tcBorders>
            <w:shd w:val="clear" w:color="000000" w:fill="FFFFFF"/>
            <w:noWrap/>
            <w:vAlign w:val="center"/>
            <w:hideMark/>
          </w:tcPr>
          <w:p w14:paraId="07FD51CB" w14:textId="77777777" w:rsidR="003D649A" w:rsidRPr="003D649A" w:rsidRDefault="003D649A" w:rsidP="003D649A">
            <w:pPr>
              <w:spacing w:before="0"/>
              <w:jc w:val="right"/>
              <w:rPr>
                <w:rFonts w:eastAsia="PMingLiU" w:cs="Arial" w:hint="eastAsia"/>
                <w:b/>
                <w:bCs/>
                <w:szCs w:val="20"/>
                <w:lang w:val="en-US" w:eastAsia="zh-CN"/>
              </w:rPr>
            </w:pPr>
            <w:r w:rsidRPr="003D649A">
              <w:rPr>
                <w:rFonts w:eastAsia="PMingLiU" w:cs="Arial"/>
                <w:b/>
                <w:bCs/>
                <w:szCs w:val="20"/>
                <w:lang w:val="en-US" w:eastAsia="zh-CN"/>
              </w:rPr>
              <w:lastRenderedPageBreak/>
              <w:t>598,329.80</w:t>
            </w:r>
          </w:p>
        </w:tc>
        <w:tc>
          <w:tcPr>
            <w:tcW w:w="361" w:type="pct"/>
            <w:tcBorders>
              <w:top w:val="nil"/>
              <w:left w:val="nil"/>
              <w:bottom w:val="single" w:sz="4" w:space="0" w:color="auto"/>
              <w:right w:val="single" w:sz="4" w:space="0" w:color="auto"/>
            </w:tcBorders>
            <w:shd w:val="clear" w:color="000000" w:fill="FFFFFF"/>
            <w:noWrap/>
            <w:vAlign w:val="center"/>
            <w:hideMark/>
          </w:tcPr>
          <w:p w14:paraId="1C379E48" w14:textId="77777777" w:rsidR="003D649A" w:rsidRPr="003D649A" w:rsidRDefault="003D649A" w:rsidP="003D649A">
            <w:pPr>
              <w:spacing w:before="0"/>
              <w:rPr>
                <w:rFonts w:eastAsia="PMingLiU" w:cs="Arial"/>
                <w:b/>
                <w:bCs/>
                <w:szCs w:val="20"/>
                <w:lang w:val="en-US" w:eastAsia="zh-CN"/>
              </w:rPr>
            </w:pPr>
            <w:r w:rsidRPr="003D649A">
              <w:rPr>
                <w:rFonts w:eastAsia="PMingLiU" w:cs="Arial"/>
                <w:b/>
                <w:bCs/>
                <w:szCs w:val="20"/>
                <w:lang w:val="en-US" w:eastAsia="zh-CN"/>
              </w:rPr>
              <w:t>t</w:t>
            </w:r>
          </w:p>
        </w:tc>
        <w:tc>
          <w:tcPr>
            <w:tcW w:w="548" w:type="pct"/>
            <w:tcBorders>
              <w:top w:val="nil"/>
              <w:left w:val="nil"/>
              <w:bottom w:val="single" w:sz="4" w:space="0" w:color="auto"/>
              <w:right w:val="single" w:sz="4" w:space="0" w:color="auto"/>
            </w:tcBorders>
            <w:shd w:val="clear" w:color="000000" w:fill="C0C0C0"/>
            <w:noWrap/>
            <w:vAlign w:val="center"/>
            <w:hideMark/>
          </w:tcPr>
          <w:p w14:paraId="1CBFF937"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3,747.35</w:t>
            </w:r>
          </w:p>
        </w:tc>
        <w:tc>
          <w:tcPr>
            <w:tcW w:w="339" w:type="pct"/>
            <w:tcBorders>
              <w:top w:val="nil"/>
              <w:left w:val="nil"/>
              <w:bottom w:val="single" w:sz="4" w:space="0" w:color="auto"/>
              <w:right w:val="single" w:sz="4" w:space="0" w:color="auto"/>
            </w:tcBorders>
            <w:shd w:val="clear" w:color="000000" w:fill="C0C0C0"/>
            <w:noWrap/>
            <w:vAlign w:val="center"/>
            <w:hideMark/>
          </w:tcPr>
          <w:p w14:paraId="0BC86A48"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85" w:type="pct"/>
            <w:tcBorders>
              <w:top w:val="nil"/>
              <w:left w:val="nil"/>
              <w:bottom w:val="single" w:sz="4" w:space="0" w:color="auto"/>
              <w:right w:val="single" w:sz="4" w:space="0" w:color="auto"/>
            </w:tcBorders>
            <w:shd w:val="clear" w:color="000000" w:fill="C0C0C0"/>
            <w:noWrap/>
            <w:vAlign w:val="center"/>
            <w:hideMark/>
          </w:tcPr>
          <w:p w14:paraId="22A20195"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70" w:type="pct"/>
            <w:tcBorders>
              <w:top w:val="nil"/>
              <w:left w:val="nil"/>
              <w:bottom w:val="single" w:sz="4" w:space="0" w:color="auto"/>
              <w:right w:val="single" w:sz="4" w:space="0" w:color="auto"/>
            </w:tcBorders>
            <w:shd w:val="clear" w:color="000000" w:fill="C0C0C0"/>
            <w:noWrap/>
            <w:vAlign w:val="center"/>
            <w:hideMark/>
          </w:tcPr>
          <w:p w14:paraId="3C237829"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220" w:type="pct"/>
            <w:tcBorders>
              <w:top w:val="nil"/>
              <w:left w:val="nil"/>
              <w:bottom w:val="single" w:sz="4" w:space="0" w:color="auto"/>
              <w:right w:val="single" w:sz="4" w:space="0" w:color="auto"/>
            </w:tcBorders>
            <w:shd w:val="clear" w:color="000000" w:fill="C0C0C0"/>
            <w:noWrap/>
            <w:vAlign w:val="center"/>
            <w:hideMark/>
          </w:tcPr>
          <w:p w14:paraId="37C59E3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339" w:type="pct"/>
            <w:tcBorders>
              <w:top w:val="nil"/>
              <w:left w:val="nil"/>
              <w:bottom w:val="single" w:sz="4" w:space="0" w:color="auto"/>
              <w:right w:val="single" w:sz="4" w:space="0" w:color="auto"/>
            </w:tcBorders>
            <w:shd w:val="clear" w:color="000000" w:fill="C0C0C0"/>
            <w:noWrap/>
            <w:vAlign w:val="center"/>
            <w:hideMark/>
          </w:tcPr>
          <w:p w14:paraId="3353EF0A"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177" w:type="pct"/>
            <w:tcBorders>
              <w:top w:val="nil"/>
              <w:left w:val="nil"/>
              <w:bottom w:val="single" w:sz="4" w:space="0" w:color="auto"/>
              <w:right w:val="single" w:sz="4" w:space="0" w:color="auto"/>
            </w:tcBorders>
            <w:shd w:val="clear" w:color="000000" w:fill="C0C0C0"/>
            <w:noWrap/>
            <w:vAlign w:val="center"/>
            <w:hideMark/>
          </w:tcPr>
          <w:p w14:paraId="36060F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0.00</w:t>
            </w:r>
          </w:p>
        </w:tc>
        <w:tc>
          <w:tcPr>
            <w:tcW w:w="548" w:type="pct"/>
            <w:tcBorders>
              <w:top w:val="nil"/>
              <w:left w:val="nil"/>
              <w:bottom w:val="single" w:sz="4" w:space="0" w:color="auto"/>
              <w:right w:val="single" w:sz="4" w:space="0" w:color="auto"/>
            </w:tcBorders>
            <w:shd w:val="clear" w:color="000000" w:fill="C0C0C0"/>
            <w:noWrap/>
            <w:vAlign w:val="center"/>
            <w:hideMark/>
          </w:tcPr>
          <w:p w14:paraId="218F618D" w14:textId="77777777" w:rsidR="003D649A" w:rsidRPr="003D649A" w:rsidRDefault="003D649A" w:rsidP="003D649A">
            <w:pPr>
              <w:spacing w:before="0"/>
              <w:jc w:val="center"/>
              <w:rPr>
                <w:rFonts w:eastAsia="PMingLiU" w:cs="Arial"/>
                <w:b/>
                <w:bCs/>
                <w:szCs w:val="20"/>
                <w:lang w:val="en-US" w:eastAsia="zh-CN"/>
              </w:rPr>
            </w:pPr>
            <w:r w:rsidRPr="003D649A">
              <w:rPr>
                <w:rFonts w:eastAsia="PMingLiU" w:cs="Arial"/>
                <w:b/>
                <w:bCs/>
                <w:szCs w:val="20"/>
                <w:lang w:val="en-US" w:eastAsia="zh-CN"/>
              </w:rPr>
              <w:t>3,747.35</w:t>
            </w:r>
          </w:p>
        </w:tc>
      </w:tr>
      <w:tr w:rsidR="003D649A" w:rsidRPr="003D649A" w14:paraId="757A4EAF" w14:textId="77777777" w:rsidTr="003D649A">
        <w:trPr>
          <w:trHeight w:val="360"/>
        </w:trPr>
        <w:tc>
          <w:tcPr>
            <w:tcW w:w="139" w:type="pct"/>
            <w:tcBorders>
              <w:top w:val="nil"/>
              <w:left w:val="nil"/>
              <w:bottom w:val="nil"/>
              <w:right w:val="nil"/>
            </w:tcBorders>
            <w:shd w:val="clear" w:color="000000" w:fill="FFFFFF"/>
            <w:noWrap/>
            <w:vAlign w:val="center"/>
            <w:hideMark/>
          </w:tcPr>
          <w:p w14:paraId="11B4B3B3"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780" w:type="pct"/>
            <w:tcBorders>
              <w:top w:val="nil"/>
              <w:left w:val="nil"/>
              <w:bottom w:val="nil"/>
              <w:right w:val="nil"/>
            </w:tcBorders>
            <w:shd w:val="clear" w:color="000000" w:fill="FFFFFF"/>
            <w:noWrap/>
            <w:vAlign w:val="center"/>
            <w:hideMark/>
          </w:tcPr>
          <w:p w14:paraId="5C5E900D"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355" w:type="pct"/>
            <w:tcBorders>
              <w:top w:val="nil"/>
              <w:left w:val="nil"/>
              <w:bottom w:val="nil"/>
              <w:right w:val="nil"/>
            </w:tcBorders>
            <w:shd w:val="clear" w:color="000000" w:fill="FFFFFF"/>
            <w:noWrap/>
            <w:vAlign w:val="center"/>
            <w:hideMark/>
          </w:tcPr>
          <w:p w14:paraId="32C91B24"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136" w:type="pct"/>
            <w:tcBorders>
              <w:top w:val="nil"/>
              <w:left w:val="nil"/>
              <w:bottom w:val="nil"/>
              <w:right w:val="nil"/>
            </w:tcBorders>
            <w:shd w:val="clear" w:color="000000" w:fill="FFFFFF"/>
            <w:vAlign w:val="center"/>
            <w:hideMark/>
          </w:tcPr>
          <w:p w14:paraId="6822F470"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401" w:type="pct"/>
            <w:tcBorders>
              <w:top w:val="nil"/>
              <w:left w:val="nil"/>
              <w:bottom w:val="nil"/>
              <w:right w:val="nil"/>
            </w:tcBorders>
            <w:shd w:val="clear" w:color="000000" w:fill="FFFFFF"/>
            <w:noWrap/>
            <w:vAlign w:val="center"/>
            <w:hideMark/>
          </w:tcPr>
          <w:p w14:paraId="20086E04"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361" w:type="pct"/>
            <w:tcBorders>
              <w:top w:val="nil"/>
              <w:left w:val="nil"/>
              <w:bottom w:val="nil"/>
              <w:right w:val="nil"/>
            </w:tcBorders>
            <w:shd w:val="clear" w:color="000000" w:fill="FFFFFF"/>
            <w:noWrap/>
            <w:vAlign w:val="center"/>
            <w:hideMark/>
          </w:tcPr>
          <w:p w14:paraId="7E71568E" w14:textId="77777777" w:rsidR="003D649A" w:rsidRPr="003D649A" w:rsidRDefault="003D649A" w:rsidP="003D649A">
            <w:pPr>
              <w:spacing w:before="0"/>
              <w:rPr>
                <w:rFonts w:eastAsia="PMingLiU" w:cs="Arial"/>
                <w:szCs w:val="20"/>
                <w:lang w:val="en-US" w:eastAsia="zh-CN"/>
              </w:rPr>
            </w:pPr>
            <w:r w:rsidRPr="003D649A">
              <w:rPr>
                <w:rFonts w:eastAsia="PMingLiU" w:cs="Arial"/>
                <w:szCs w:val="20"/>
                <w:lang w:val="en-US" w:eastAsia="zh-CN"/>
              </w:rPr>
              <w:t xml:space="preserve">　</w:t>
            </w:r>
          </w:p>
        </w:tc>
        <w:tc>
          <w:tcPr>
            <w:tcW w:w="548" w:type="pct"/>
            <w:tcBorders>
              <w:top w:val="single" w:sz="8" w:space="0" w:color="auto"/>
              <w:left w:val="single" w:sz="8" w:space="0" w:color="auto"/>
              <w:bottom w:val="single" w:sz="8" w:space="0" w:color="auto"/>
              <w:right w:val="nil"/>
            </w:tcBorders>
            <w:shd w:val="clear" w:color="000000" w:fill="F79646"/>
            <w:noWrap/>
            <w:vAlign w:val="center"/>
            <w:hideMark/>
          </w:tcPr>
          <w:p w14:paraId="5D12943F"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15,580,383.66</w:t>
            </w:r>
          </w:p>
        </w:tc>
        <w:tc>
          <w:tcPr>
            <w:tcW w:w="339" w:type="pct"/>
            <w:tcBorders>
              <w:top w:val="single" w:sz="8" w:space="0" w:color="auto"/>
              <w:left w:val="single" w:sz="8" w:space="0" w:color="auto"/>
              <w:bottom w:val="single" w:sz="8" w:space="0" w:color="auto"/>
              <w:right w:val="nil"/>
            </w:tcBorders>
            <w:shd w:val="clear" w:color="000000" w:fill="F79646"/>
            <w:noWrap/>
            <w:vAlign w:val="center"/>
            <w:hideMark/>
          </w:tcPr>
          <w:p w14:paraId="2CCE2F19"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2,572.09</w:t>
            </w:r>
          </w:p>
        </w:tc>
        <w:tc>
          <w:tcPr>
            <w:tcW w:w="385" w:type="pct"/>
            <w:tcBorders>
              <w:top w:val="single" w:sz="8" w:space="0" w:color="auto"/>
              <w:left w:val="single" w:sz="8" w:space="0" w:color="auto"/>
              <w:bottom w:val="single" w:sz="8" w:space="0" w:color="auto"/>
              <w:right w:val="nil"/>
            </w:tcBorders>
            <w:shd w:val="clear" w:color="000000" w:fill="F79646"/>
            <w:noWrap/>
            <w:vAlign w:val="center"/>
            <w:hideMark/>
          </w:tcPr>
          <w:p w14:paraId="7CF18F5F"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30,424.97</w:t>
            </w:r>
          </w:p>
        </w:tc>
        <w:tc>
          <w:tcPr>
            <w:tcW w:w="270" w:type="pct"/>
            <w:tcBorders>
              <w:top w:val="single" w:sz="8" w:space="0" w:color="auto"/>
              <w:left w:val="single" w:sz="8" w:space="0" w:color="auto"/>
              <w:bottom w:val="single" w:sz="8" w:space="0" w:color="auto"/>
              <w:right w:val="nil"/>
            </w:tcBorders>
            <w:shd w:val="clear" w:color="000000" w:fill="F79646"/>
            <w:noWrap/>
            <w:vAlign w:val="center"/>
            <w:hideMark/>
          </w:tcPr>
          <w:p w14:paraId="5A161FAE"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717.03</w:t>
            </w:r>
          </w:p>
        </w:tc>
        <w:tc>
          <w:tcPr>
            <w:tcW w:w="220" w:type="pct"/>
            <w:tcBorders>
              <w:top w:val="single" w:sz="8" w:space="0" w:color="auto"/>
              <w:left w:val="single" w:sz="8" w:space="0" w:color="auto"/>
              <w:bottom w:val="single" w:sz="8" w:space="0" w:color="auto"/>
              <w:right w:val="nil"/>
            </w:tcBorders>
            <w:shd w:val="clear" w:color="000000" w:fill="F79646"/>
            <w:noWrap/>
            <w:vAlign w:val="center"/>
            <w:hideMark/>
          </w:tcPr>
          <w:p w14:paraId="1DCA2CE8"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0.00</w:t>
            </w:r>
          </w:p>
        </w:tc>
        <w:tc>
          <w:tcPr>
            <w:tcW w:w="339" w:type="pct"/>
            <w:tcBorders>
              <w:top w:val="single" w:sz="8" w:space="0" w:color="auto"/>
              <w:left w:val="single" w:sz="8" w:space="0" w:color="auto"/>
              <w:bottom w:val="single" w:sz="8" w:space="0" w:color="auto"/>
              <w:right w:val="nil"/>
            </w:tcBorders>
            <w:shd w:val="clear" w:color="000000" w:fill="F79646"/>
            <w:noWrap/>
            <w:vAlign w:val="center"/>
            <w:hideMark/>
          </w:tcPr>
          <w:p w14:paraId="702979D3"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2,459.16</w:t>
            </w:r>
          </w:p>
        </w:tc>
        <w:tc>
          <w:tcPr>
            <w:tcW w:w="177" w:type="pct"/>
            <w:tcBorders>
              <w:top w:val="single" w:sz="8" w:space="0" w:color="auto"/>
              <w:left w:val="single" w:sz="8" w:space="0" w:color="auto"/>
              <w:bottom w:val="single" w:sz="8" w:space="0" w:color="auto"/>
              <w:right w:val="nil"/>
            </w:tcBorders>
            <w:shd w:val="clear" w:color="000000" w:fill="F79646"/>
            <w:noWrap/>
            <w:vAlign w:val="center"/>
            <w:hideMark/>
          </w:tcPr>
          <w:p w14:paraId="023380AD"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0.00</w:t>
            </w:r>
          </w:p>
        </w:tc>
        <w:tc>
          <w:tcPr>
            <w:tcW w:w="548" w:type="pct"/>
            <w:tcBorders>
              <w:top w:val="single" w:sz="8" w:space="0" w:color="auto"/>
              <w:left w:val="single" w:sz="8" w:space="0" w:color="auto"/>
              <w:bottom w:val="single" w:sz="8" w:space="0" w:color="auto"/>
              <w:right w:val="single" w:sz="8" w:space="0" w:color="auto"/>
            </w:tcBorders>
            <w:shd w:val="clear" w:color="000000" w:fill="F79646"/>
            <w:noWrap/>
            <w:vAlign w:val="center"/>
            <w:hideMark/>
          </w:tcPr>
          <w:p w14:paraId="0CDC2B6B" w14:textId="77777777" w:rsidR="003D649A" w:rsidRPr="003D649A" w:rsidRDefault="003D649A" w:rsidP="003D649A">
            <w:pPr>
              <w:spacing w:before="0"/>
              <w:jc w:val="center"/>
              <w:rPr>
                <w:rFonts w:eastAsia="PMingLiU" w:cs="Arial"/>
                <w:szCs w:val="20"/>
                <w:lang w:val="en-US" w:eastAsia="zh-CN"/>
              </w:rPr>
            </w:pPr>
            <w:r w:rsidRPr="003D649A">
              <w:rPr>
                <w:rFonts w:eastAsia="PMingLiU" w:cs="Arial"/>
                <w:szCs w:val="20"/>
                <w:lang w:val="en-US" w:eastAsia="zh-CN"/>
              </w:rPr>
              <w:t>15,616,556.91</w:t>
            </w:r>
          </w:p>
        </w:tc>
      </w:tr>
    </w:tbl>
    <w:p w14:paraId="27D23DAD" w14:textId="77777777" w:rsidR="0076773F" w:rsidRDefault="0076773F">
      <w:pPr>
        <w:spacing w:before="0" w:line="360" w:lineRule="auto"/>
        <w:rPr>
          <w:rFonts w:eastAsia="宋体" w:cs="Arial"/>
          <w:iCs/>
          <w:sz w:val="24"/>
          <w:lang w:eastAsia="zh-CN"/>
        </w:rPr>
      </w:pPr>
    </w:p>
    <w:p w14:paraId="2AE5745E" w14:textId="77777777" w:rsidR="0076773F" w:rsidRDefault="00000000">
      <w:pPr>
        <w:pStyle w:val="Style2"/>
        <w:numPr>
          <w:ilvl w:val="2"/>
          <w:numId w:val="13"/>
        </w:numPr>
        <w:spacing w:line="360" w:lineRule="auto"/>
        <w:rPr>
          <w:iCs/>
        </w:rPr>
      </w:pPr>
      <w:bookmarkStart w:id="197" w:name="_Toc204099788"/>
      <w:r>
        <w:rPr>
          <w:rFonts w:hint="eastAsia"/>
          <w:iCs/>
        </w:rPr>
        <w:t>排放因子汇总表</w:t>
      </w:r>
      <w:bookmarkEnd w:id="197"/>
    </w:p>
    <w:p w14:paraId="13D981A3"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固定燃烧、移动燃烧排放因子表</w:t>
      </w:r>
    </w:p>
    <w:tbl>
      <w:tblPr>
        <w:tblW w:w="8630" w:type="dxa"/>
        <w:tblLook w:val="04A0" w:firstRow="1" w:lastRow="0" w:firstColumn="1" w:lastColumn="0" w:noHBand="0" w:noVBand="1"/>
      </w:tblPr>
      <w:tblGrid>
        <w:gridCol w:w="336"/>
        <w:gridCol w:w="585"/>
        <w:gridCol w:w="406"/>
        <w:gridCol w:w="418"/>
        <w:gridCol w:w="901"/>
        <w:gridCol w:w="824"/>
        <w:gridCol w:w="746"/>
        <w:gridCol w:w="578"/>
        <w:gridCol w:w="775"/>
        <w:gridCol w:w="775"/>
        <w:gridCol w:w="906"/>
        <w:gridCol w:w="906"/>
        <w:gridCol w:w="906"/>
      </w:tblGrid>
      <w:tr w:rsidR="0076773F" w14:paraId="39489314" w14:textId="77777777">
        <w:trPr>
          <w:trHeight w:val="315"/>
        </w:trPr>
        <w:tc>
          <w:tcPr>
            <w:tcW w:w="178"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1B5EA64"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编号</w:t>
            </w:r>
          </w:p>
        </w:tc>
        <w:tc>
          <w:tcPr>
            <w:tcW w:w="839"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AEDE5A7"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GHG</w:t>
            </w:r>
            <w:r>
              <w:rPr>
                <w:rFonts w:ascii="宋体" w:eastAsia="宋体" w:hAnsi="宋体" w:cs="Arial" w:hint="eastAsia"/>
                <w:b/>
                <w:bCs/>
                <w:color w:val="FFFFFF"/>
                <w:szCs w:val="20"/>
                <w:lang w:val="en-US" w:eastAsia="zh-CN"/>
              </w:rPr>
              <w:t>排放类别</w:t>
            </w:r>
          </w:p>
        </w:tc>
        <w:tc>
          <w:tcPr>
            <w:tcW w:w="538"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3902404"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排放源</w:t>
            </w:r>
          </w:p>
        </w:tc>
        <w:tc>
          <w:tcPr>
            <w:tcW w:w="557"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6BC279F4"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设施</w:t>
            </w:r>
          </w:p>
        </w:tc>
        <w:tc>
          <w:tcPr>
            <w:tcW w:w="1374"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1ECD70F1"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低位发热量</w:t>
            </w:r>
          </w:p>
        </w:tc>
        <w:tc>
          <w:tcPr>
            <w:tcW w:w="299"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A728539"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单位</w:t>
            </w:r>
          </w:p>
        </w:tc>
        <w:tc>
          <w:tcPr>
            <w:tcW w:w="1113" w:type="dxa"/>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66DB3F9"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氧化率</w:t>
            </w:r>
          </w:p>
        </w:tc>
        <w:tc>
          <w:tcPr>
            <w:tcW w:w="1201" w:type="dxa"/>
            <w:gridSpan w:val="3"/>
            <w:tcBorders>
              <w:top w:val="single" w:sz="4" w:space="0" w:color="auto"/>
              <w:left w:val="nil"/>
              <w:bottom w:val="single" w:sz="4" w:space="0" w:color="auto"/>
              <w:right w:val="single" w:sz="4" w:space="0" w:color="auto"/>
            </w:tcBorders>
            <w:shd w:val="clear" w:color="000000" w:fill="FF6600"/>
            <w:noWrap/>
            <w:vAlign w:val="center"/>
          </w:tcPr>
          <w:p w14:paraId="599E303F"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基于热值排放系数，t GHG/GJ</w:t>
            </w:r>
          </w:p>
        </w:tc>
        <w:tc>
          <w:tcPr>
            <w:tcW w:w="2531" w:type="dxa"/>
            <w:gridSpan w:val="3"/>
            <w:tcBorders>
              <w:top w:val="single" w:sz="4" w:space="0" w:color="auto"/>
              <w:left w:val="nil"/>
              <w:bottom w:val="single" w:sz="4" w:space="0" w:color="auto"/>
              <w:right w:val="single" w:sz="4" w:space="0" w:color="auto"/>
            </w:tcBorders>
            <w:shd w:val="clear" w:color="000000" w:fill="FF6600"/>
            <w:noWrap/>
            <w:vAlign w:val="center"/>
          </w:tcPr>
          <w:p w14:paraId="24ADC418"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排放因子，t GHG/10000m³</w:t>
            </w:r>
          </w:p>
        </w:tc>
      </w:tr>
      <w:tr w:rsidR="0076773F" w14:paraId="71ED2F2B" w14:textId="77777777">
        <w:trPr>
          <w:trHeight w:val="315"/>
        </w:trPr>
        <w:tc>
          <w:tcPr>
            <w:tcW w:w="178" w:type="dxa"/>
            <w:vMerge/>
            <w:tcBorders>
              <w:top w:val="single" w:sz="4" w:space="0" w:color="auto"/>
              <w:left w:val="single" w:sz="4" w:space="0" w:color="auto"/>
              <w:bottom w:val="single" w:sz="4" w:space="0" w:color="auto"/>
              <w:right w:val="single" w:sz="4" w:space="0" w:color="auto"/>
            </w:tcBorders>
            <w:vAlign w:val="center"/>
          </w:tcPr>
          <w:p w14:paraId="303F2F3F" w14:textId="77777777" w:rsidR="0076773F" w:rsidRDefault="0076773F">
            <w:pPr>
              <w:spacing w:before="0"/>
              <w:rPr>
                <w:rFonts w:eastAsia="PMingLiU" w:cs="Arial"/>
                <w:b/>
                <w:bCs/>
                <w:color w:val="FFFFFF"/>
                <w:szCs w:val="20"/>
                <w:lang w:val="en-US" w:eastAsia="zh-CN"/>
              </w:rPr>
            </w:pPr>
          </w:p>
        </w:tc>
        <w:tc>
          <w:tcPr>
            <w:tcW w:w="839" w:type="dxa"/>
            <w:vMerge/>
            <w:tcBorders>
              <w:top w:val="single" w:sz="4" w:space="0" w:color="auto"/>
              <w:left w:val="single" w:sz="4" w:space="0" w:color="auto"/>
              <w:bottom w:val="single" w:sz="4" w:space="0" w:color="auto"/>
              <w:right w:val="single" w:sz="4" w:space="0" w:color="auto"/>
            </w:tcBorders>
            <w:vAlign w:val="center"/>
          </w:tcPr>
          <w:p w14:paraId="03045A95" w14:textId="77777777" w:rsidR="0076773F" w:rsidRDefault="0076773F">
            <w:pPr>
              <w:spacing w:before="0"/>
              <w:rPr>
                <w:rFonts w:eastAsia="PMingLiU" w:cs="Arial"/>
                <w:b/>
                <w:bCs/>
                <w:color w:val="FFFFFF"/>
                <w:szCs w:val="20"/>
                <w:lang w:val="en-US" w:eastAsia="zh-CN"/>
              </w:rPr>
            </w:pPr>
          </w:p>
        </w:tc>
        <w:tc>
          <w:tcPr>
            <w:tcW w:w="538" w:type="dxa"/>
            <w:vMerge/>
            <w:tcBorders>
              <w:top w:val="single" w:sz="4" w:space="0" w:color="auto"/>
              <w:left w:val="single" w:sz="4" w:space="0" w:color="auto"/>
              <w:bottom w:val="single" w:sz="4" w:space="0" w:color="auto"/>
              <w:right w:val="single" w:sz="4" w:space="0" w:color="auto"/>
            </w:tcBorders>
            <w:vAlign w:val="center"/>
          </w:tcPr>
          <w:p w14:paraId="5913BFAC" w14:textId="77777777" w:rsidR="0076773F" w:rsidRDefault="0076773F">
            <w:pPr>
              <w:spacing w:before="0"/>
              <w:rPr>
                <w:rFonts w:eastAsia="PMingLiU" w:cs="Arial"/>
                <w:b/>
                <w:bCs/>
                <w:color w:val="FFFFFF"/>
                <w:szCs w:val="20"/>
                <w:lang w:val="en-US" w:eastAsia="zh-CN"/>
              </w:rPr>
            </w:pPr>
          </w:p>
        </w:tc>
        <w:tc>
          <w:tcPr>
            <w:tcW w:w="557" w:type="dxa"/>
            <w:vMerge/>
            <w:tcBorders>
              <w:top w:val="single" w:sz="4" w:space="0" w:color="auto"/>
              <w:left w:val="single" w:sz="4" w:space="0" w:color="auto"/>
              <w:bottom w:val="single" w:sz="4" w:space="0" w:color="auto"/>
              <w:right w:val="single" w:sz="4" w:space="0" w:color="auto"/>
            </w:tcBorders>
            <w:vAlign w:val="center"/>
          </w:tcPr>
          <w:p w14:paraId="65AD1681" w14:textId="77777777" w:rsidR="0076773F" w:rsidRDefault="0076773F">
            <w:pPr>
              <w:spacing w:before="0"/>
              <w:rPr>
                <w:rFonts w:eastAsia="PMingLiU" w:cs="Arial"/>
                <w:b/>
                <w:bCs/>
                <w:color w:val="FFFFFF"/>
                <w:szCs w:val="20"/>
                <w:lang w:val="en-US" w:eastAsia="zh-CN"/>
              </w:rPr>
            </w:pPr>
          </w:p>
        </w:tc>
        <w:tc>
          <w:tcPr>
            <w:tcW w:w="1374" w:type="dxa"/>
            <w:vMerge/>
            <w:tcBorders>
              <w:top w:val="single" w:sz="4" w:space="0" w:color="auto"/>
              <w:left w:val="single" w:sz="4" w:space="0" w:color="auto"/>
              <w:bottom w:val="single" w:sz="4" w:space="0" w:color="auto"/>
              <w:right w:val="single" w:sz="4" w:space="0" w:color="auto"/>
            </w:tcBorders>
            <w:vAlign w:val="center"/>
          </w:tcPr>
          <w:p w14:paraId="3C454EB8" w14:textId="77777777" w:rsidR="0076773F" w:rsidRDefault="0076773F">
            <w:pPr>
              <w:spacing w:before="0"/>
              <w:rPr>
                <w:rFonts w:ascii="宋体" w:eastAsia="宋体" w:hAnsi="宋体" w:cs="宋体" w:hint="eastAsia"/>
                <w:b/>
                <w:bCs/>
                <w:color w:val="FFFFFF"/>
                <w:szCs w:val="20"/>
                <w:lang w:val="en-US" w:eastAsia="zh-CN"/>
              </w:rPr>
            </w:pPr>
          </w:p>
        </w:tc>
        <w:tc>
          <w:tcPr>
            <w:tcW w:w="299" w:type="dxa"/>
            <w:vMerge/>
            <w:tcBorders>
              <w:top w:val="single" w:sz="4" w:space="0" w:color="auto"/>
              <w:left w:val="single" w:sz="4" w:space="0" w:color="auto"/>
              <w:bottom w:val="single" w:sz="4" w:space="0" w:color="auto"/>
              <w:right w:val="single" w:sz="4" w:space="0" w:color="auto"/>
            </w:tcBorders>
            <w:vAlign w:val="center"/>
          </w:tcPr>
          <w:p w14:paraId="49E9CC59" w14:textId="77777777" w:rsidR="0076773F" w:rsidRDefault="0076773F">
            <w:pPr>
              <w:spacing w:before="0"/>
              <w:rPr>
                <w:rFonts w:eastAsia="PMingLiU" w:cs="Arial"/>
                <w:b/>
                <w:bCs/>
                <w:color w:val="FFFFFF"/>
                <w:szCs w:val="20"/>
                <w:lang w:val="en-US" w:eastAsia="zh-CN"/>
              </w:rPr>
            </w:pPr>
          </w:p>
        </w:tc>
        <w:tc>
          <w:tcPr>
            <w:tcW w:w="1113" w:type="dxa"/>
            <w:vMerge/>
            <w:tcBorders>
              <w:top w:val="single" w:sz="4" w:space="0" w:color="auto"/>
              <w:left w:val="single" w:sz="4" w:space="0" w:color="auto"/>
              <w:bottom w:val="single" w:sz="4" w:space="0" w:color="auto"/>
              <w:right w:val="single" w:sz="4" w:space="0" w:color="auto"/>
            </w:tcBorders>
            <w:vAlign w:val="center"/>
          </w:tcPr>
          <w:p w14:paraId="29515491" w14:textId="77777777" w:rsidR="0076773F" w:rsidRDefault="0076773F">
            <w:pPr>
              <w:spacing w:before="0"/>
              <w:rPr>
                <w:rFonts w:ascii="宋体" w:eastAsia="宋体" w:hAnsi="宋体" w:cs="宋体" w:hint="eastAsia"/>
                <w:b/>
                <w:bCs/>
                <w:color w:val="FFFFFF"/>
                <w:szCs w:val="20"/>
                <w:lang w:val="en-US" w:eastAsia="zh-CN"/>
              </w:rPr>
            </w:pPr>
          </w:p>
        </w:tc>
        <w:tc>
          <w:tcPr>
            <w:tcW w:w="1201" w:type="dxa"/>
            <w:gridSpan w:val="3"/>
            <w:tcBorders>
              <w:top w:val="single" w:sz="4" w:space="0" w:color="auto"/>
              <w:left w:val="nil"/>
              <w:bottom w:val="single" w:sz="4" w:space="0" w:color="auto"/>
              <w:right w:val="single" w:sz="4" w:space="0" w:color="auto"/>
            </w:tcBorders>
            <w:shd w:val="clear" w:color="000000" w:fill="FF6600"/>
            <w:noWrap/>
            <w:vAlign w:val="center"/>
          </w:tcPr>
          <w:p w14:paraId="3025F72C"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IPCC-2006缺省值</w:t>
            </w:r>
          </w:p>
        </w:tc>
        <w:tc>
          <w:tcPr>
            <w:tcW w:w="2531" w:type="dxa"/>
            <w:gridSpan w:val="3"/>
            <w:tcBorders>
              <w:top w:val="single" w:sz="4" w:space="0" w:color="auto"/>
              <w:left w:val="nil"/>
              <w:bottom w:val="single" w:sz="4" w:space="0" w:color="auto"/>
              <w:right w:val="single" w:sz="4" w:space="0" w:color="auto"/>
            </w:tcBorders>
            <w:shd w:val="clear" w:color="000000" w:fill="FF6600"/>
            <w:noWrap/>
            <w:vAlign w:val="center"/>
          </w:tcPr>
          <w:p w14:paraId="3B882B2D" w14:textId="77777777" w:rsidR="0076773F" w:rsidRDefault="00000000">
            <w:pPr>
              <w:spacing w:before="0"/>
              <w:jc w:val="center"/>
              <w:rPr>
                <w:rFonts w:ascii="宋体" w:eastAsia="宋体" w:hAnsi="宋体" w:cs="宋体" w:hint="eastAsia"/>
                <w:b/>
                <w:bCs/>
                <w:color w:val="FFFFFF"/>
                <w:szCs w:val="20"/>
                <w:lang w:val="en-US" w:eastAsia="zh-CN"/>
              </w:rPr>
            </w:pPr>
            <w:r>
              <w:rPr>
                <w:rFonts w:ascii="宋体" w:eastAsia="宋体" w:hAnsi="宋体" w:cs="宋体" w:hint="eastAsia"/>
                <w:b/>
                <w:bCs/>
                <w:color w:val="FFFFFF"/>
                <w:szCs w:val="20"/>
                <w:lang w:val="en-US" w:eastAsia="zh-CN"/>
              </w:rPr>
              <w:t>计算值</w:t>
            </w:r>
          </w:p>
        </w:tc>
      </w:tr>
      <w:tr w:rsidR="0076773F" w14:paraId="6AD3245A" w14:textId="77777777">
        <w:trPr>
          <w:trHeight w:val="315"/>
        </w:trPr>
        <w:tc>
          <w:tcPr>
            <w:tcW w:w="178" w:type="dxa"/>
            <w:vMerge/>
            <w:tcBorders>
              <w:top w:val="single" w:sz="4" w:space="0" w:color="auto"/>
              <w:left w:val="single" w:sz="4" w:space="0" w:color="auto"/>
              <w:bottom w:val="single" w:sz="4" w:space="0" w:color="auto"/>
              <w:right w:val="single" w:sz="4" w:space="0" w:color="auto"/>
            </w:tcBorders>
            <w:vAlign w:val="center"/>
          </w:tcPr>
          <w:p w14:paraId="33376BF3" w14:textId="77777777" w:rsidR="0076773F" w:rsidRDefault="0076773F">
            <w:pPr>
              <w:spacing w:before="0"/>
              <w:rPr>
                <w:rFonts w:eastAsia="PMingLiU" w:cs="Arial"/>
                <w:b/>
                <w:bCs/>
                <w:color w:val="FFFFFF"/>
                <w:szCs w:val="20"/>
                <w:lang w:val="en-US" w:eastAsia="zh-CN"/>
              </w:rPr>
            </w:pPr>
          </w:p>
        </w:tc>
        <w:tc>
          <w:tcPr>
            <w:tcW w:w="839" w:type="dxa"/>
            <w:vMerge/>
            <w:tcBorders>
              <w:top w:val="single" w:sz="4" w:space="0" w:color="auto"/>
              <w:left w:val="single" w:sz="4" w:space="0" w:color="auto"/>
              <w:bottom w:val="single" w:sz="4" w:space="0" w:color="auto"/>
              <w:right w:val="single" w:sz="4" w:space="0" w:color="auto"/>
            </w:tcBorders>
            <w:vAlign w:val="center"/>
          </w:tcPr>
          <w:p w14:paraId="70350F55" w14:textId="77777777" w:rsidR="0076773F" w:rsidRDefault="0076773F">
            <w:pPr>
              <w:spacing w:before="0"/>
              <w:rPr>
                <w:rFonts w:eastAsia="PMingLiU" w:cs="Arial"/>
                <w:b/>
                <w:bCs/>
                <w:color w:val="FFFFFF"/>
                <w:szCs w:val="20"/>
                <w:lang w:val="en-US" w:eastAsia="zh-CN"/>
              </w:rPr>
            </w:pPr>
          </w:p>
        </w:tc>
        <w:tc>
          <w:tcPr>
            <w:tcW w:w="538" w:type="dxa"/>
            <w:vMerge/>
            <w:tcBorders>
              <w:top w:val="single" w:sz="4" w:space="0" w:color="auto"/>
              <w:left w:val="single" w:sz="4" w:space="0" w:color="auto"/>
              <w:bottom w:val="single" w:sz="4" w:space="0" w:color="auto"/>
              <w:right w:val="single" w:sz="4" w:space="0" w:color="auto"/>
            </w:tcBorders>
            <w:vAlign w:val="center"/>
          </w:tcPr>
          <w:p w14:paraId="3E9A29B6" w14:textId="77777777" w:rsidR="0076773F" w:rsidRDefault="0076773F">
            <w:pPr>
              <w:spacing w:before="0"/>
              <w:rPr>
                <w:rFonts w:eastAsia="PMingLiU" w:cs="Arial"/>
                <w:b/>
                <w:bCs/>
                <w:color w:val="FFFFFF"/>
                <w:szCs w:val="20"/>
                <w:lang w:val="en-US" w:eastAsia="zh-CN"/>
              </w:rPr>
            </w:pPr>
          </w:p>
        </w:tc>
        <w:tc>
          <w:tcPr>
            <w:tcW w:w="557" w:type="dxa"/>
            <w:vMerge/>
            <w:tcBorders>
              <w:top w:val="single" w:sz="4" w:space="0" w:color="auto"/>
              <w:left w:val="single" w:sz="4" w:space="0" w:color="auto"/>
              <w:bottom w:val="single" w:sz="4" w:space="0" w:color="auto"/>
              <w:right w:val="single" w:sz="4" w:space="0" w:color="auto"/>
            </w:tcBorders>
            <w:vAlign w:val="center"/>
          </w:tcPr>
          <w:p w14:paraId="3B3F1272" w14:textId="77777777" w:rsidR="0076773F" w:rsidRDefault="0076773F">
            <w:pPr>
              <w:spacing w:before="0"/>
              <w:rPr>
                <w:rFonts w:eastAsia="PMingLiU" w:cs="Arial"/>
                <w:b/>
                <w:bCs/>
                <w:color w:val="FFFFFF"/>
                <w:szCs w:val="20"/>
                <w:lang w:val="en-US" w:eastAsia="zh-CN"/>
              </w:rPr>
            </w:pPr>
          </w:p>
        </w:tc>
        <w:tc>
          <w:tcPr>
            <w:tcW w:w="1374" w:type="dxa"/>
            <w:tcBorders>
              <w:top w:val="nil"/>
              <w:left w:val="nil"/>
              <w:bottom w:val="single" w:sz="4" w:space="0" w:color="auto"/>
              <w:right w:val="single" w:sz="4" w:space="0" w:color="auto"/>
            </w:tcBorders>
            <w:shd w:val="clear" w:color="000000" w:fill="FF6600"/>
            <w:noWrap/>
            <w:vAlign w:val="center"/>
          </w:tcPr>
          <w:p w14:paraId="7DB36565"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企业温室气体排放核算与报告指南</w:t>
            </w:r>
            <w:r>
              <w:rPr>
                <w:rFonts w:eastAsia="PMingLiU" w:cs="Arial"/>
                <w:b/>
                <w:bCs/>
                <w:color w:val="FFFFFF"/>
                <w:szCs w:val="20"/>
                <w:lang w:val="en-US" w:eastAsia="zh-CN"/>
              </w:rPr>
              <w:t xml:space="preserve"> </w:t>
            </w:r>
            <w:r>
              <w:rPr>
                <w:rFonts w:ascii="宋体" w:eastAsia="宋体" w:hAnsi="宋体" w:cs="Arial" w:hint="eastAsia"/>
                <w:b/>
                <w:bCs/>
                <w:color w:val="FFFFFF"/>
                <w:szCs w:val="20"/>
                <w:lang w:val="en-US" w:eastAsia="zh-CN"/>
              </w:rPr>
              <w:t>钢铁行业</w:t>
            </w:r>
          </w:p>
        </w:tc>
        <w:tc>
          <w:tcPr>
            <w:tcW w:w="299" w:type="dxa"/>
            <w:vMerge/>
            <w:tcBorders>
              <w:top w:val="single" w:sz="4" w:space="0" w:color="auto"/>
              <w:left w:val="single" w:sz="4" w:space="0" w:color="auto"/>
              <w:bottom w:val="single" w:sz="4" w:space="0" w:color="auto"/>
              <w:right w:val="single" w:sz="4" w:space="0" w:color="auto"/>
            </w:tcBorders>
            <w:vAlign w:val="center"/>
          </w:tcPr>
          <w:p w14:paraId="6645C68E" w14:textId="77777777" w:rsidR="0076773F" w:rsidRDefault="0076773F">
            <w:pPr>
              <w:spacing w:before="0"/>
              <w:rPr>
                <w:rFonts w:eastAsia="PMingLiU" w:cs="Arial"/>
                <w:b/>
                <w:bCs/>
                <w:color w:val="FFFFFF"/>
                <w:szCs w:val="20"/>
                <w:lang w:val="en-US" w:eastAsia="zh-CN"/>
              </w:rPr>
            </w:pPr>
          </w:p>
        </w:tc>
        <w:tc>
          <w:tcPr>
            <w:tcW w:w="1113" w:type="dxa"/>
            <w:tcBorders>
              <w:top w:val="nil"/>
              <w:left w:val="nil"/>
              <w:bottom w:val="single" w:sz="4" w:space="0" w:color="auto"/>
              <w:right w:val="single" w:sz="4" w:space="0" w:color="auto"/>
            </w:tcBorders>
            <w:shd w:val="clear" w:color="000000" w:fill="FF6600"/>
            <w:noWrap/>
            <w:vAlign w:val="center"/>
          </w:tcPr>
          <w:p w14:paraId="1DDF20F6" w14:textId="77777777" w:rsidR="0076773F" w:rsidRDefault="00000000">
            <w:pPr>
              <w:spacing w:before="0"/>
              <w:jc w:val="center"/>
              <w:rPr>
                <w:rFonts w:eastAsia="PMingLiU" w:cs="Arial"/>
                <w:b/>
                <w:bCs/>
                <w:color w:val="FFFFFF"/>
                <w:szCs w:val="20"/>
                <w:lang w:val="en-US" w:eastAsia="zh-CN"/>
              </w:rPr>
            </w:pPr>
            <w:r>
              <w:rPr>
                <w:rFonts w:ascii="宋体" w:eastAsia="宋体" w:hAnsi="宋体" w:cs="Arial" w:hint="eastAsia"/>
                <w:b/>
                <w:bCs/>
                <w:color w:val="FFFFFF"/>
                <w:szCs w:val="20"/>
                <w:lang w:val="en-US" w:eastAsia="zh-CN"/>
              </w:rPr>
              <w:t>企业温室气体排放核算与报告指南</w:t>
            </w:r>
            <w:r>
              <w:rPr>
                <w:rFonts w:eastAsia="PMingLiU" w:cs="Arial"/>
                <w:b/>
                <w:bCs/>
                <w:color w:val="FFFFFF"/>
                <w:szCs w:val="20"/>
                <w:lang w:val="en-US" w:eastAsia="zh-CN"/>
              </w:rPr>
              <w:t xml:space="preserve"> </w:t>
            </w:r>
            <w:r>
              <w:rPr>
                <w:rFonts w:ascii="宋体" w:eastAsia="宋体" w:hAnsi="宋体" w:cs="Arial" w:hint="eastAsia"/>
                <w:b/>
                <w:bCs/>
                <w:color w:val="FFFFFF"/>
                <w:szCs w:val="20"/>
                <w:lang w:val="en-US" w:eastAsia="zh-CN"/>
              </w:rPr>
              <w:t>钢铁行业</w:t>
            </w:r>
          </w:p>
        </w:tc>
        <w:tc>
          <w:tcPr>
            <w:tcW w:w="297" w:type="dxa"/>
            <w:tcBorders>
              <w:top w:val="nil"/>
              <w:left w:val="nil"/>
              <w:bottom w:val="single" w:sz="4" w:space="0" w:color="auto"/>
              <w:right w:val="single" w:sz="4" w:space="0" w:color="auto"/>
            </w:tcBorders>
            <w:shd w:val="clear" w:color="000000" w:fill="FF6600"/>
            <w:noWrap/>
            <w:vAlign w:val="center"/>
          </w:tcPr>
          <w:p w14:paraId="14003C03"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452" w:type="dxa"/>
            <w:tcBorders>
              <w:top w:val="nil"/>
              <w:left w:val="nil"/>
              <w:bottom w:val="single" w:sz="4" w:space="0" w:color="auto"/>
              <w:right w:val="single" w:sz="4" w:space="0" w:color="auto"/>
            </w:tcBorders>
            <w:shd w:val="clear" w:color="000000" w:fill="FF6600"/>
            <w:noWrap/>
            <w:vAlign w:val="center"/>
          </w:tcPr>
          <w:p w14:paraId="680AECD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452" w:type="dxa"/>
            <w:tcBorders>
              <w:top w:val="nil"/>
              <w:left w:val="nil"/>
              <w:bottom w:val="single" w:sz="4" w:space="0" w:color="auto"/>
              <w:right w:val="single" w:sz="4" w:space="0" w:color="auto"/>
            </w:tcBorders>
            <w:shd w:val="clear" w:color="000000" w:fill="FF6600"/>
            <w:noWrap/>
            <w:vAlign w:val="center"/>
          </w:tcPr>
          <w:p w14:paraId="062E002E"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c>
          <w:tcPr>
            <w:tcW w:w="799" w:type="dxa"/>
            <w:tcBorders>
              <w:top w:val="nil"/>
              <w:left w:val="nil"/>
              <w:bottom w:val="single" w:sz="4" w:space="0" w:color="auto"/>
              <w:right w:val="single" w:sz="4" w:space="0" w:color="auto"/>
            </w:tcBorders>
            <w:shd w:val="clear" w:color="000000" w:fill="FF6600"/>
            <w:noWrap/>
            <w:vAlign w:val="center"/>
          </w:tcPr>
          <w:p w14:paraId="2DC99E08"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CO</w:t>
            </w:r>
            <w:r>
              <w:rPr>
                <w:rFonts w:eastAsia="PMingLiU" w:cs="Arial"/>
                <w:b/>
                <w:bCs/>
                <w:color w:val="FFFFFF"/>
                <w:szCs w:val="20"/>
                <w:vertAlign w:val="subscript"/>
                <w:lang w:val="en-US" w:eastAsia="zh-CN"/>
              </w:rPr>
              <w:t>2</w:t>
            </w:r>
          </w:p>
        </w:tc>
        <w:tc>
          <w:tcPr>
            <w:tcW w:w="933" w:type="dxa"/>
            <w:tcBorders>
              <w:top w:val="nil"/>
              <w:left w:val="nil"/>
              <w:bottom w:val="single" w:sz="4" w:space="0" w:color="auto"/>
              <w:right w:val="single" w:sz="4" w:space="0" w:color="auto"/>
            </w:tcBorders>
            <w:shd w:val="clear" w:color="000000" w:fill="FF6600"/>
            <w:noWrap/>
            <w:vAlign w:val="center"/>
          </w:tcPr>
          <w:p w14:paraId="2AC07106"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CH</w:t>
            </w:r>
            <w:r>
              <w:rPr>
                <w:rFonts w:eastAsia="PMingLiU" w:cs="Arial"/>
                <w:b/>
                <w:bCs/>
                <w:color w:val="FFFFFF"/>
                <w:szCs w:val="20"/>
                <w:vertAlign w:val="subscript"/>
                <w:lang w:val="en-US" w:eastAsia="zh-CN"/>
              </w:rPr>
              <w:t>4</w:t>
            </w:r>
          </w:p>
        </w:tc>
        <w:tc>
          <w:tcPr>
            <w:tcW w:w="799" w:type="dxa"/>
            <w:tcBorders>
              <w:top w:val="nil"/>
              <w:left w:val="nil"/>
              <w:bottom w:val="single" w:sz="4" w:space="0" w:color="auto"/>
              <w:right w:val="single" w:sz="4" w:space="0" w:color="auto"/>
            </w:tcBorders>
            <w:shd w:val="clear" w:color="000000" w:fill="FF6600"/>
            <w:noWrap/>
            <w:vAlign w:val="center"/>
          </w:tcPr>
          <w:p w14:paraId="33BCBE09" w14:textId="77777777" w:rsidR="0076773F" w:rsidRDefault="00000000">
            <w:pPr>
              <w:spacing w:before="0"/>
              <w:jc w:val="center"/>
              <w:rPr>
                <w:rFonts w:eastAsia="PMingLiU" w:cs="Arial"/>
                <w:b/>
                <w:bCs/>
                <w:color w:val="FFFFFF"/>
                <w:szCs w:val="20"/>
                <w:lang w:val="en-US" w:eastAsia="zh-CN"/>
              </w:rPr>
            </w:pPr>
            <w:r>
              <w:rPr>
                <w:rFonts w:eastAsia="PMingLiU" w:cs="Arial"/>
                <w:b/>
                <w:bCs/>
                <w:color w:val="FFFFFF"/>
                <w:szCs w:val="20"/>
                <w:lang w:val="en-US" w:eastAsia="zh-CN"/>
              </w:rPr>
              <w:t>N</w:t>
            </w:r>
            <w:r>
              <w:rPr>
                <w:rFonts w:eastAsia="PMingLiU" w:cs="Arial"/>
                <w:b/>
                <w:bCs/>
                <w:color w:val="FFFFFF"/>
                <w:szCs w:val="20"/>
                <w:vertAlign w:val="subscript"/>
                <w:lang w:val="en-US" w:eastAsia="zh-CN"/>
              </w:rPr>
              <w:t>2</w:t>
            </w:r>
            <w:r>
              <w:rPr>
                <w:rFonts w:eastAsia="PMingLiU" w:cs="Arial"/>
                <w:b/>
                <w:bCs/>
                <w:color w:val="FFFFFF"/>
                <w:szCs w:val="20"/>
                <w:lang w:val="en-US" w:eastAsia="zh-CN"/>
              </w:rPr>
              <w:t>O</w:t>
            </w:r>
          </w:p>
        </w:tc>
      </w:tr>
      <w:tr w:rsidR="0076773F" w14:paraId="25344B4E"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41267C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839" w:type="dxa"/>
            <w:tcBorders>
              <w:top w:val="nil"/>
              <w:left w:val="nil"/>
              <w:bottom w:val="single" w:sz="4" w:space="0" w:color="auto"/>
              <w:right w:val="single" w:sz="4" w:space="0" w:color="auto"/>
            </w:tcBorders>
            <w:shd w:val="clear" w:color="000000" w:fill="FFFFFF"/>
            <w:vAlign w:val="center"/>
          </w:tcPr>
          <w:p w14:paraId="7C897C37"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416F50D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天然气燃烧</w:t>
            </w:r>
          </w:p>
        </w:tc>
        <w:tc>
          <w:tcPr>
            <w:tcW w:w="557" w:type="dxa"/>
            <w:tcBorders>
              <w:top w:val="nil"/>
              <w:left w:val="nil"/>
              <w:bottom w:val="single" w:sz="4" w:space="0" w:color="auto"/>
              <w:right w:val="single" w:sz="4" w:space="0" w:color="auto"/>
            </w:tcBorders>
            <w:shd w:val="clear" w:color="000000" w:fill="FFFFFF"/>
            <w:noWrap/>
            <w:vAlign w:val="center"/>
          </w:tcPr>
          <w:p w14:paraId="667D933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热处理炉</w:t>
            </w:r>
          </w:p>
        </w:tc>
        <w:tc>
          <w:tcPr>
            <w:tcW w:w="1374" w:type="dxa"/>
            <w:tcBorders>
              <w:top w:val="nil"/>
              <w:left w:val="nil"/>
              <w:bottom w:val="single" w:sz="4" w:space="0" w:color="auto"/>
              <w:right w:val="single" w:sz="4" w:space="0" w:color="auto"/>
            </w:tcBorders>
            <w:shd w:val="clear" w:color="000000" w:fill="FFFFFF"/>
            <w:noWrap/>
            <w:vAlign w:val="center"/>
          </w:tcPr>
          <w:p w14:paraId="7A864F0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389.31</w:t>
            </w:r>
          </w:p>
        </w:tc>
        <w:tc>
          <w:tcPr>
            <w:tcW w:w="299" w:type="dxa"/>
            <w:tcBorders>
              <w:top w:val="nil"/>
              <w:left w:val="nil"/>
              <w:bottom w:val="single" w:sz="4" w:space="0" w:color="auto"/>
              <w:right w:val="single" w:sz="4" w:space="0" w:color="auto"/>
            </w:tcBorders>
            <w:shd w:val="clear" w:color="000000" w:fill="FFFFFF"/>
            <w:vAlign w:val="center"/>
          </w:tcPr>
          <w:p w14:paraId="0D9348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GJ/10</w:t>
            </w:r>
            <w:r>
              <w:rPr>
                <w:rFonts w:eastAsia="PMingLiU" w:cs="Arial"/>
                <w:color w:val="000000"/>
                <w:szCs w:val="20"/>
                <w:vertAlign w:val="superscript"/>
                <w:lang w:val="en-US" w:eastAsia="zh-CN"/>
              </w:rPr>
              <w:t>4</w:t>
            </w:r>
            <w:r>
              <w:rPr>
                <w:rFonts w:eastAsia="PMingLiU" w:cs="Arial"/>
                <w:color w:val="000000"/>
                <w:szCs w:val="20"/>
                <w:lang w:val="en-US" w:eastAsia="zh-CN"/>
              </w:rPr>
              <w:t>Nm3</w:t>
            </w:r>
          </w:p>
        </w:tc>
        <w:tc>
          <w:tcPr>
            <w:tcW w:w="1113" w:type="dxa"/>
            <w:tcBorders>
              <w:top w:val="nil"/>
              <w:left w:val="nil"/>
              <w:bottom w:val="single" w:sz="4" w:space="0" w:color="auto"/>
              <w:right w:val="single" w:sz="4" w:space="0" w:color="auto"/>
            </w:tcBorders>
            <w:shd w:val="clear" w:color="000000" w:fill="FFFFFF"/>
            <w:noWrap/>
            <w:vAlign w:val="center"/>
          </w:tcPr>
          <w:p w14:paraId="6653A7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3260491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0.0561</w:t>
            </w:r>
          </w:p>
        </w:tc>
        <w:tc>
          <w:tcPr>
            <w:tcW w:w="452" w:type="dxa"/>
            <w:tcBorders>
              <w:top w:val="nil"/>
              <w:left w:val="nil"/>
              <w:bottom w:val="single" w:sz="4" w:space="0" w:color="auto"/>
              <w:right w:val="single" w:sz="4" w:space="0" w:color="auto"/>
            </w:tcBorders>
            <w:shd w:val="clear" w:color="000000" w:fill="FFFFFF"/>
            <w:noWrap/>
            <w:vAlign w:val="center"/>
          </w:tcPr>
          <w:p w14:paraId="32DFAE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4A35329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0.0000001</w:t>
            </w:r>
          </w:p>
        </w:tc>
        <w:tc>
          <w:tcPr>
            <w:tcW w:w="799" w:type="dxa"/>
            <w:tcBorders>
              <w:top w:val="nil"/>
              <w:left w:val="nil"/>
              <w:bottom w:val="single" w:sz="4" w:space="0" w:color="auto"/>
              <w:right w:val="single" w:sz="4" w:space="0" w:color="auto"/>
            </w:tcBorders>
            <w:shd w:val="clear" w:color="000000" w:fill="FFFFFF"/>
            <w:noWrap/>
            <w:vAlign w:val="center"/>
          </w:tcPr>
          <w:p w14:paraId="75E3CF5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21.62188809</w:t>
            </w:r>
          </w:p>
        </w:tc>
        <w:tc>
          <w:tcPr>
            <w:tcW w:w="933" w:type="dxa"/>
            <w:tcBorders>
              <w:top w:val="nil"/>
              <w:left w:val="nil"/>
              <w:bottom w:val="single" w:sz="4" w:space="0" w:color="auto"/>
              <w:right w:val="single" w:sz="4" w:space="0" w:color="auto"/>
            </w:tcBorders>
            <w:shd w:val="clear" w:color="000000" w:fill="FFFFFF"/>
            <w:noWrap/>
            <w:vAlign w:val="center"/>
          </w:tcPr>
          <w:p w14:paraId="3F96CED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3.8541690E-04</w:t>
            </w:r>
          </w:p>
        </w:tc>
        <w:tc>
          <w:tcPr>
            <w:tcW w:w="799" w:type="dxa"/>
            <w:tcBorders>
              <w:top w:val="nil"/>
              <w:left w:val="nil"/>
              <w:bottom w:val="single" w:sz="4" w:space="0" w:color="auto"/>
              <w:right w:val="single" w:sz="4" w:space="0" w:color="auto"/>
            </w:tcBorders>
            <w:shd w:val="clear" w:color="000000" w:fill="FFFFFF"/>
            <w:noWrap/>
            <w:vAlign w:val="center"/>
          </w:tcPr>
          <w:p w14:paraId="178A06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3.85417E-05</w:t>
            </w:r>
          </w:p>
        </w:tc>
      </w:tr>
      <w:tr w:rsidR="0076773F" w14:paraId="7B0579B3"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6239BED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839" w:type="dxa"/>
            <w:tcBorders>
              <w:top w:val="nil"/>
              <w:left w:val="nil"/>
              <w:bottom w:val="single" w:sz="4" w:space="0" w:color="auto"/>
              <w:right w:val="single" w:sz="4" w:space="0" w:color="auto"/>
            </w:tcBorders>
            <w:shd w:val="clear" w:color="000000" w:fill="FFFFFF"/>
            <w:vAlign w:val="center"/>
          </w:tcPr>
          <w:p w14:paraId="5C5AE6DD"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2657A54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液化石油气燃烧</w:t>
            </w:r>
          </w:p>
        </w:tc>
        <w:tc>
          <w:tcPr>
            <w:tcW w:w="557" w:type="dxa"/>
            <w:tcBorders>
              <w:top w:val="nil"/>
              <w:left w:val="nil"/>
              <w:bottom w:val="single" w:sz="4" w:space="0" w:color="auto"/>
              <w:right w:val="single" w:sz="4" w:space="0" w:color="auto"/>
            </w:tcBorders>
            <w:shd w:val="clear" w:color="000000" w:fill="FFFFFF"/>
            <w:vAlign w:val="center"/>
          </w:tcPr>
          <w:p w14:paraId="0B6D158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冶钢宾馆</w:t>
            </w:r>
          </w:p>
        </w:tc>
        <w:tc>
          <w:tcPr>
            <w:tcW w:w="1374" w:type="dxa"/>
            <w:tcBorders>
              <w:top w:val="nil"/>
              <w:left w:val="nil"/>
              <w:bottom w:val="single" w:sz="4" w:space="0" w:color="auto"/>
              <w:right w:val="single" w:sz="4" w:space="0" w:color="auto"/>
            </w:tcBorders>
            <w:shd w:val="clear" w:color="000000" w:fill="FFFFFF"/>
            <w:noWrap/>
            <w:vAlign w:val="center"/>
          </w:tcPr>
          <w:p w14:paraId="72DE8E8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50.179</w:t>
            </w:r>
          </w:p>
        </w:tc>
        <w:tc>
          <w:tcPr>
            <w:tcW w:w="299" w:type="dxa"/>
            <w:tcBorders>
              <w:top w:val="nil"/>
              <w:left w:val="nil"/>
              <w:bottom w:val="single" w:sz="4" w:space="0" w:color="auto"/>
              <w:right w:val="single" w:sz="4" w:space="0" w:color="auto"/>
            </w:tcBorders>
            <w:shd w:val="clear" w:color="000000" w:fill="FFFFFF"/>
            <w:vAlign w:val="center"/>
          </w:tcPr>
          <w:p w14:paraId="5F0E2E9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3E1DA85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98%</w:t>
            </w:r>
          </w:p>
        </w:tc>
        <w:tc>
          <w:tcPr>
            <w:tcW w:w="297" w:type="dxa"/>
            <w:tcBorders>
              <w:top w:val="nil"/>
              <w:left w:val="nil"/>
              <w:bottom w:val="single" w:sz="4" w:space="0" w:color="auto"/>
              <w:right w:val="single" w:sz="4" w:space="0" w:color="auto"/>
            </w:tcBorders>
            <w:shd w:val="clear" w:color="000000" w:fill="FFFFFF"/>
            <w:noWrap/>
            <w:vAlign w:val="center"/>
          </w:tcPr>
          <w:p w14:paraId="12CF59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0.0631</w:t>
            </w:r>
          </w:p>
        </w:tc>
        <w:tc>
          <w:tcPr>
            <w:tcW w:w="452" w:type="dxa"/>
            <w:tcBorders>
              <w:top w:val="nil"/>
              <w:left w:val="nil"/>
              <w:bottom w:val="single" w:sz="4" w:space="0" w:color="auto"/>
              <w:right w:val="single" w:sz="4" w:space="0" w:color="auto"/>
            </w:tcBorders>
            <w:shd w:val="clear" w:color="000000" w:fill="FFFFFF"/>
            <w:noWrap/>
            <w:vAlign w:val="center"/>
          </w:tcPr>
          <w:p w14:paraId="37B161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2AFB0E0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0.0000001</w:t>
            </w:r>
          </w:p>
        </w:tc>
        <w:tc>
          <w:tcPr>
            <w:tcW w:w="799" w:type="dxa"/>
            <w:tcBorders>
              <w:top w:val="nil"/>
              <w:left w:val="nil"/>
              <w:bottom w:val="single" w:sz="4" w:space="0" w:color="auto"/>
              <w:right w:val="single" w:sz="4" w:space="0" w:color="auto"/>
            </w:tcBorders>
            <w:shd w:val="clear" w:color="000000" w:fill="FFFFFF"/>
            <w:noWrap/>
            <w:vAlign w:val="center"/>
          </w:tcPr>
          <w:p w14:paraId="7C568A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3.102969002</w:t>
            </w:r>
          </w:p>
        </w:tc>
        <w:tc>
          <w:tcPr>
            <w:tcW w:w="933" w:type="dxa"/>
            <w:tcBorders>
              <w:top w:val="nil"/>
              <w:left w:val="nil"/>
              <w:bottom w:val="single" w:sz="4" w:space="0" w:color="auto"/>
              <w:right w:val="single" w:sz="4" w:space="0" w:color="auto"/>
            </w:tcBorders>
            <w:shd w:val="clear" w:color="000000" w:fill="FFFFFF"/>
            <w:noWrap/>
            <w:vAlign w:val="center"/>
          </w:tcPr>
          <w:p w14:paraId="1F0A181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4.9175420E-05</w:t>
            </w:r>
          </w:p>
        </w:tc>
        <w:tc>
          <w:tcPr>
            <w:tcW w:w="799" w:type="dxa"/>
            <w:tcBorders>
              <w:top w:val="nil"/>
              <w:left w:val="nil"/>
              <w:bottom w:val="single" w:sz="4" w:space="0" w:color="auto"/>
              <w:right w:val="single" w:sz="4" w:space="0" w:color="auto"/>
            </w:tcBorders>
            <w:shd w:val="clear" w:color="000000" w:fill="FFFFFF"/>
            <w:noWrap/>
            <w:vAlign w:val="center"/>
          </w:tcPr>
          <w:p w14:paraId="614A50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4.91754E-06</w:t>
            </w:r>
          </w:p>
        </w:tc>
      </w:tr>
      <w:tr w:rsidR="0076773F" w14:paraId="7EA89378"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1C1AB01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839" w:type="dxa"/>
            <w:tcBorders>
              <w:top w:val="nil"/>
              <w:left w:val="nil"/>
              <w:bottom w:val="single" w:sz="4" w:space="0" w:color="auto"/>
              <w:right w:val="single" w:sz="4" w:space="0" w:color="auto"/>
            </w:tcBorders>
            <w:shd w:val="clear" w:color="000000" w:fill="FFFFFF"/>
            <w:vAlign w:val="center"/>
          </w:tcPr>
          <w:p w14:paraId="46E2BAD3"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0326014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烟煤燃烧</w:t>
            </w:r>
          </w:p>
        </w:tc>
        <w:tc>
          <w:tcPr>
            <w:tcW w:w="557" w:type="dxa"/>
            <w:tcBorders>
              <w:top w:val="nil"/>
              <w:left w:val="nil"/>
              <w:bottom w:val="single" w:sz="4" w:space="0" w:color="auto"/>
              <w:right w:val="single" w:sz="4" w:space="0" w:color="auto"/>
            </w:tcBorders>
            <w:shd w:val="clear" w:color="000000" w:fill="FFFFFF"/>
            <w:noWrap/>
            <w:vAlign w:val="center"/>
          </w:tcPr>
          <w:p w14:paraId="640BC55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高炉</w:t>
            </w:r>
          </w:p>
        </w:tc>
        <w:tc>
          <w:tcPr>
            <w:tcW w:w="1374" w:type="dxa"/>
            <w:tcBorders>
              <w:top w:val="nil"/>
              <w:left w:val="nil"/>
              <w:bottom w:val="single" w:sz="4" w:space="0" w:color="auto"/>
              <w:right w:val="single" w:sz="4" w:space="0" w:color="auto"/>
            </w:tcBorders>
            <w:shd w:val="clear" w:color="000000" w:fill="FFFFFF"/>
            <w:noWrap/>
            <w:vAlign w:val="center"/>
          </w:tcPr>
          <w:p w14:paraId="329EEF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23.736</w:t>
            </w:r>
          </w:p>
        </w:tc>
        <w:tc>
          <w:tcPr>
            <w:tcW w:w="299" w:type="dxa"/>
            <w:tcBorders>
              <w:top w:val="nil"/>
              <w:left w:val="nil"/>
              <w:bottom w:val="single" w:sz="4" w:space="0" w:color="auto"/>
              <w:right w:val="single" w:sz="4" w:space="0" w:color="auto"/>
            </w:tcBorders>
            <w:shd w:val="clear" w:color="000000" w:fill="FFFFFF"/>
            <w:vAlign w:val="center"/>
          </w:tcPr>
          <w:p w14:paraId="164D6E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33868F7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4C3B0A9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0.0983</w:t>
            </w:r>
          </w:p>
        </w:tc>
        <w:tc>
          <w:tcPr>
            <w:tcW w:w="452" w:type="dxa"/>
            <w:tcBorders>
              <w:top w:val="nil"/>
              <w:left w:val="nil"/>
              <w:bottom w:val="single" w:sz="4" w:space="0" w:color="auto"/>
              <w:right w:val="single" w:sz="4" w:space="0" w:color="auto"/>
            </w:tcBorders>
            <w:shd w:val="clear" w:color="000000" w:fill="FFFFFF"/>
            <w:noWrap/>
            <w:vAlign w:val="center"/>
          </w:tcPr>
          <w:p w14:paraId="101249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28A61C7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0.0000015</w:t>
            </w:r>
          </w:p>
        </w:tc>
        <w:tc>
          <w:tcPr>
            <w:tcW w:w="799" w:type="dxa"/>
            <w:tcBorders>
              <w:top w:val="nil"/>
              <w:left w:val="nil"/>
              <w:bottom w:val="single" w:sz="4" w:space="0" w:color="auto"/>
              <w:right w:val="single" w:sz="4" w:space="0" w:color="auto"/>
            </w:tcBorders>
            <w:shd w:val="clear" w:color="000000" w:fill="FFFFFF"/>
            <w:noWrap/>
            <w:vAlign w:val="center"/>
          </w:tcPr>
          <w:p w14:paraId="079F80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2.309916312</w:t>
            </w:r>
          </w:p>
        </w:tc>
        <w:tc>
          <w:tcPr>
            <w:tcW w:w="933" w:type="dxa"/>
            <w:tcBorders>
              <w:top w:val="nil"/>
              <w:left w:val="nil"/>
              <w:bottom w:val="single" w:sz="4" w:space="0" w:color="auto"/>
              <w:right w:val="single" w:sz="4" w:space="0" w:color="auto"/>
            </w:tcBorders>
            <w:shd w:val="clear" w:color="000000" w:fill="FFFFFF"/>
            <w:noWrap/>
            <w:vAlign w:val="center"/>
          </w:tcPr>
          <w:p w14:paraId="0D1D75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2.3498640E-05</w:t>
            </w:r>
          </w:p>
        </w:tc>
        <w:tc>
          <w:tcPr>
            <w:tcW w:w="799" w:type="dxa"/>
            <w:tcBorders>
              <w:top w:val="nil"/>
              <w:left w:val="nil"/>
              <w:bottom w:val="single" w:sz="4" w:space="0" w:color="auto"/>
              <w:right w:val="single" w:sz="4" w:space="0" w:color="auto"/>
            </w:tcBorders>
            <w:shd w:val="clear" w:color="000000" w:fill="FFFFFF"/>
            <w:noWrap/>
            <w:vAlign w:val="center"/>
          </w:tcPr>
          <w:p w14:paraId="3E23CE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3.5248E-05</w:t>
            </w:r>
          </w:p>
        </w:tc>
      </w:tr>
      <w:tr w:rsidR="0076773F" w14:paraId="595349F8"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242E52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839" w:type="dxa"/>
            <w:tcBorders>
              <w:top w:val="nil"/>
              <w:left w:val="nil"/>
              <w:bottom w:val="single" w:sz="4" w:space="0" w:color="auto"/>
              <w:right w:val="single" w:sz="4" w:space="0" w:color="auto"/>
            </w:tcBorders>
            <w:shd w:val="clear" w:color="000000" w:fill="FFFFFF"/>
            <w:vAlign w:val="center"/>
          </w:tcPr>
          <w:p w14:paraId="202419CB"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23FE428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无烟煤燃烧</w:t>
            </w:r>
          </w:p>
        </w:tc>
        <w:tc>
          <w:tcPr>
            <w:tcW w:w="557" w:type="dxa"/>
            <w:tcBorders>
              <w:top w:val="nil"/>
              <w:left w:val="nil"/>
              <w:bottom w:val="single" w:sz="4" w:space="0" w:color="auto"/>
              <w:right w:val="single" w:sz="4" w:space="0" w:color="auto"/>
            </w:tcBorders>
            <w:shd w:val="clear" w:color="000000" w:fill="FFFFFF"/>
            <w:noWrap/>
            <w:vAlign w:val="center"/>
          </w:tcPr>
          <w:p w14:paraId="6C4B47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高炉</w:t>
            </w:r>
          </w:p>
        </w:tc>
        <w:tc>
          <w:tcPr>
            <w:tcW w:w="1374" w:type="dxa"/>
            <w:tcBorders>
              <w:top w:val="nil"/>
              <w:left w:val="nil"/>
              <w:bottom w:val="single" w:sz="4" w:space="0" w:color="auto"/>
              <w:right w:val="single" w:sz="4" w:space="0" w:color="auto"/>
            </w:tcBorders>
            <w:shd w:val="clear" w:color="000000" w:fill="FFFFFF"/>
            <w:noWrap/>
            <w:vAlign w:val="center"/>
          </w:tcPr>
          <w:p w14:paraId="1F09A3B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25.024</w:t>
            </w:r>
          </w:p>
        </w:tc>
        <w:tc>
          <w:tcPr>
            <w:tcW w:w="299" w:type="dxa"/>
            <w:tcBorders>
              <w:top w:val="nil"/>
              <w:left w:val="nil"/>
              <w:bottom w:val="single" w:sz="4" w:space="0" w:color="auto"/>
              <w:right w:val="single" w:sz="4" w:space="0" w:color="auto"/>
            </w:tcBorders>
            <w:shd w:val="clear" w:color="000000" w:fill="FFFFFF"/>
            <w:vAlign w:val="center"/>
          </w:tcPr>
          <w:p w14:paraId="4FDB9F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37808F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5A1614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0.0983</w:t>
            </w:r>
          </w:p>
        </w:tc>
        <w:tc>
          <w:tcPr>
            <w:tcW w:w="452" w:type="dxa"/>
            <w:tcBorders>
              <w:top w:val="nil"/>
              <w:left w:val="nil"/>
              <w:bottom w:val="single" w:sz="4" w:space="0" w:color="auto"/>
              <w:right w:val="single" w:sz="4" w:space="0" w:color="auto"/>
            </w:tcBorders>
            <w:shd w:val="clear" w:color="000000" w:fill="FFFFFF"/>
            <w:noWrap/>
            <w:vAlign w:val="center"/>
          </w:tcPr>
          <w:p w14:paraId="1C2CCF5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7E1A11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0.0000015</w:t>
            </w:r>
          </w:p>
        </w:tc>
        <w:tc>
          <w:tcPr>
            <w:tcW w:w="799" w:type="dxa"/>
            <w:tcBorders>
              <w:top w:val="nil"/>
              <w:left w:val="nil"/>
              <w:bottom w:val="single" w:sz="4" w:space="0" w:color="auto"/>
              <w:right w:val="single" w:sz="4" w:space="0" w:color="auto"/>
            </w:tcBorders>
            <w:shd w:val="clear" w:color="000000" w:fill="FFFFFF"/>
            <w:noWrap/>
            <w:vAlign w:val="center"/>
          </w:tcPr>
          <w:p w14:paraId="491A27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2.435260608</w:t>
            </w:r>
          </w:p>
        </w:tc>
        <w:tc>
          <w:tcPr>
            <w:tcW w:w="933" w:type="dxa"/>
            <w:tcBorders>
              <w:top w:val="nil"/>
              <w:left w:val="nil"/>
              <w:bottom w:val="single" w:sz="4" w:space="0" w:color="auto"/>
              <w:right w:val="single" w:sz="4" w:space="0" w:color="auto"/>
            </w:tcBorders>
            <w:shd w:val="clear" w:color="000000" w:fill="FFFFFF"/>
            <w:noWrap/>
            <w:vAlign w:val="center"/>
          </w:tcPr>
          <w:p w14:paraId="0B703B7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2.4773760E-05</w:t>
            </w:r>
          </w:p>
        </w:tc>
        <w:tc>
          <w:tcPr>
            <w:tcW w:w="799" w:type="dxa"/>
            <w:tcBorders>
              <w:top w:val="nil"/>
              <w:left w:val="nil"/>
              <w:bottom w:val="single" w:sz="4" w:space="0" w:color="auto"/>
              <w:right w:val="single" w:sz="4" w:space="0" w:color="auto"/>
            </w:tcBorders>
            <w:shd w:val="clear" w:color="000000" w:fill="FFFFFF"/>
            <w:noWrap/>
            <w:vAlign w:val="center"/>
          </w:tcPr>
          <w:p w14:paraId="6BA5F9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3.71606E-05</w:t>
            </w:r>
          </w:p>
        </w:tc>
      </w:tr>
      <w:tr w:rsidR="0076773F" w14:paraId="1FC8EB82"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6B4986F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w:t>
            </w:r>
          </w:p>
        </w:tc>
        <w:tc>
          <w:tcPr>
            <w:tcW w:w="839" w:type="dxa"/>
            <w:tcBorders>
              <w:top w:val="nil"/>
              <w:left w:val="nil"/>
              <w:bottom w:val="single" w:sz="4" w:space="0" w:color="auto"/>
              <w:right w:val="single" w:sz="4" w:space="0" w:color="auto"/>
            </w:tcBorders>
            <w:shd w:val="clear" w:color="000000" w:fill="FFFFFF"/>
            <w:vAlign w:val="center"/>
          </w:tcPr>
          <w:p w14:paraId="7ECC4DDB"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7ED3C25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洗精煤燃烧</w:t>
            </w:r>
          </w:p>
        </w:tc>
        <w:tc>
          <w:tcPr>
            <w:tcW w:w="557" w:type="dxa"/>
            <w:tcBorders>
              <w:top w:val="nil"/>
              <w:left w:val="nil"/>
              <w:bottom w:val="single" w:sz="4" w:space="0" w:color="auto"/>
              <w:right w:val="single" w:sz="4" w:space="0" w:color="auto"/>
            </w:tcBorders>
            <w:shd w:val="clear" w:color="000000" w:fill="FFFFFF"/>
            <w:noWrap/>
            <w:vAlign w:val="center"/>
          </w:tcPr>
          <w:p w14:paraId="1CD47B1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焦炉</w:t>
            </w:r>
          </w:p>
        </w:tc>
        <w:tc>
          <w:tcPr>
            <w:tcW w:w="1374" w:type="dxa"/>
            <w:tcBorders>
              <w:top w:val="nil"/>
              <w:left w:val="nil"/>
              <w:bottom w:val="single" w:sz="4" w:space="0" w:color="auto"/>
              <w:right w:val="single" w:sz="4" w:space="0" w:color="auto"/>
            </w:tcBorders>
            <w:shd w:val="clear" w:color="000000" w:fill="FFFFFF"/>
            <w:noWrap/>
            <w:vAlign w:val="center"/>
          </w:tcPr>
          <w:p w14:paraId="1E8243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26.344</w:t>
            </w:r>
          </w:p>
        </w:tc>
        <w:tc>
          <w:tcPr>
            <w:tcW w:w="299" w:type="dxa"/>
            <w:tcBorders>
              <w:top w:val="nil"/>
              <w:left w:val="nil"/>
              <w:bottom w:val="single" w:sz="4" w:space="0" w:color="auto"/>
              <w:right w:val="single" w:sz="4" w:space="0" w:color="auto"/>
            </w:tcBorders>
            <w:shd w:val="clear" w:color="000000" w:fill="FFFFFF"/>
            <w:vAlign w:val="center"/>
          </w:tcPr>
          <w:p w14:paraId="0657BC7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6EE5CD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010FC19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0.0946</w:t>
            </w:r>
          </w:p>
        </w:tc>
        <w:tc>
          <w:tcPr>
            <w:tcW w:w="452" w:type="dxa"/>
            <w:tcBorders>
              <w:top w:val="nil"/>
              <w:left w:val="nil"/>
              <w:bottom w:val="single" w:sz="4" w:space="0" w:color="auto"/>
              <w:right w:val="single" w:sz="4" w:space="0" w:color="auto"/>
            </w:tcBorders>
            <w:shd w:val="clear" w:color="000000" w:fill="FFFFFF"/>
            <w:noWrap/>
            <w:vAlign w:val="center"/>
          </w:tcPr>
          <w:p w14:paraId="54824E4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260158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0.0000015</w:t>
            </w:r>
          </w:p>
        </w:tc>
        <w:tc>
          <w:tcPr>
            <w:tcW w:w="799" w:type="dxa"/>
            <w:tcBorders>
              <w:top w:val="nil"/>
              <w:left w:val="nil"/>
              <w:bottom w:val="single" w:sz="4" w:space="0" w:color="auto"/>
              <w:right w:val="single" w:sz="4" w:space="0" w:color="auto"/>
            </w:tcBorders>
            <w:shd w:val="clear" w:color="000000" w:fill="FFFFFF"/>
            <w:noWrap/>
            <w:vAlign w:val="center"/>
          </w:tcPr>
          <w:p w14:paraId="1C9CC04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2.467220976</w:t>
            </w:r>
          </w:p>
        </w:tc>
        <w:tc>
          <w:tcPr>
            <w:tcW w:w="933" w:type="dxa"/>
            <w:tcBorders>
              <w:top w:val="nil"/>
              <w:left w:val="nil"/>
              <w:bottom w:val="single" w:sz="4" w:space="0" w:color="auto"/>
              <w:right w:val="single" w:sz="4" w:space="0" w:color="auto"/>
            </w:tcBorders>
            <w:shd w:val="clear" w:color="000000" w:fill="FFFFFF"/>
            <w:noWrap/>
            <w:vAlign w:val="center"/>
          </w:tcPr>
          <w:p w14:paraId="448807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2.6080560E-05</w:t>
            </w:r>
          </w:p>
        </w:tc>
        <w:tc>
          <w:tcPr>
            <w:tcW w:w="799" w:type="dxa"/>
            <w:tcBorders>
              <w:top w:val="nil"/>
              <w:left w:val="nil"/>
              <w:bottom w:val="single" w:sz="4" w:space="0" w:color="auto"/>
              <w:right w:val="single" w:sz="4" w:space="0" w:color="auto"/>
            </w:tcBorders>
            <w:shd w:val="clear" w:color="000000" w:fill="FFFFFF"/>
            <w:noWrap/>
            <w:vAlign w:val="center"/>
          </w:tcPr>
          <w:p w14:paraId="319798A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3.91208E-05</w:t>
            </w:r>
          </w:p>
        </w:tc>
      </w:tr>
      <w:tr w:rsidR="0076773F" w14:paraId="61A3243A"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79FF98B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6</w:t>
            </w:r>
          </w:p>
        </w:tc>
        <w:tc>
          <w:tcPr>
            <w:tcW w:w="839" w:type="dxa"/>
            <w:tcBorders>
              <w:top w:val="nil"/>
              <w:left w:val="nil"/>
              <w:bottom w:val="single" w:sz="4" w:space="0" w:color="auto"/>
              <w:right w:val="single" w:sz="4" w:space="0" w:color="auto"/>
            </w:tcBorders>
            <w:shd w:val="clear" w:color="000000" w:fill="FFFFFF"/>
            <w:vAlign w:val="center"/>
          </w:tcPr>
          <w:p w14:paraId="5D92910D"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5AD3813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焦炭/焦屑/焦丁燃烧</w:t>
            </w:r>
          </w:p>
        </w:tc>
        <w:tc>
          <w:tcPr>
            <w:tcW w:w="557" w:type="dxa"/>
            <w:tcBorders>
              <w:top w:val="nil"/>
              <w:left w:val="nil"/>
              <w:bottom w:val="single" w:sz="4" w:space="0" w:color="auto"/>
              <w:right w:val="single" w:sz="4" w:space="0" w:color="auto"/>
            </w:tcBorders>
            <w:shd w:val="clear" w:color="000000" w:fill="FFFFFF"/>
            <w:noWrap/>
            <w:vAlign w:val="center"/>
          </w:tcPr>
          <w:p w14:paraId="7F108DC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焦炉</w:t>
            </w:r>
          </w:p>
        </w:tc>
        <w:tc>
          <w:tcPr>
            <w:tcW w:w="1374" w:type="dxa"/>
            <w:tcBorders>
              <w:top w:val="nil"/>
              <w:left w:val="nil"/>
              <w:bottom w:val="single" w:sz="4" w:space="0" w:color="auto"/>
              <w:right w:val="single" w:sz="4" w:space="0" w:color="auto"/>
            </w:tcBorders>
            <w:shd w:val="clear" w:color="000000" w:fill="FFFFFF"/>
            <w:noWrap/>
            <w:vAlign w:val="center"/>
          </w:tcPr>
          <w:p w14:paraId="391C7F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28.435</w:t>
            </w:r>
          </w:p>
        </w:tc>
        <w:tc>
          <w:tcPr>
            <w:tcW w:w="299" w:type="dxa"/>
            <w:tcBorders>
              <w:top w:val="nil"/>
              <w:left w:val="nil"/>
              <w:bottom w:val="single" w:sz="4" w:space="0" w:color="auto"/>
              <w:right w:val="single" w:sz="4" w:space="0" w:color="auto"/>
            </w:tcBorders>
            <w:shd w:val="clear" w:color="000000" w:fill="FFFFFF"/>
            <w:vAlign w:val="center"/>
          </w:tcPr>
          <w:p w14:paraId="155F10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7AFC2C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374E51A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0.107</w:t>
            </w:r>
          </w:p>
        </w:tc>
        <w:tc>
          <w:tcPr>
            <w:tcW w:w="452" w:type="dxa"/>
            <w:tcBorders>
              <w:top w:val="nil"/>
              <w:left w:val="nil"/>
              <w:bottom w:val="single" w:sz="4" w:space="0" w:color="auto"/>
              <w:right w:val="single" w:sz="4" w:space="0" w:color="auto"/>
            </w:tcBorders>
            <w:shd w:val="clear" w:color="000000" w:fill="FFFFFF"/>
            <w:noWrap/>
            <w:vAlign w:val="center"/>
          </w:tcPr>
          <w:p w14:paraId="529FC75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56AF339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0.0000015</w:t>
            </w:r>
          </w:p>
        </w:tc>
        <w:tc>
          <w:tcPr>
            <w:tcW w:w="799" w:type="dxa"/>
            <w:tcBorders>
              <w:top w:val="nil"/>
              <w:left w:val="nil"/>
              <w:bottom w:val="single" w:sz="4" w:space="0" w:color="auto"/>
              <w:right w:val="single" w:sz="4" w:space="0" w:color="auto"/>
            </w:tcBorders>
            <w:shd w:val="clear" w:color="000000" w:fill="FFFFFF"/>
            <w:noWrap/>
            <w:vAlign w:val="center"/>
          </w:tcPr>
          <w:p w14:paraId="1A5BF42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3.01211955</w:t>
            </w:r>
          </w:p>
        </w:tc>
        <w:tc>
          <w:tcPr>
            <w:tcW w:w="933" w:type="dxa"/>
            <w:tcBorders>
              <w:top w:val="nil"/>
              <w:left w:val="nil"/>
              <w:bottom w:val="single" w:sz="4" w:space="0" w:color="auto"/>
              <w:right w:val="single" w:sz="4" w:space="0" w:color="auto"/>
            </w:tcBorders>
            <w:shd w:val="clear" w:color="000000" w:fill="FFFFFF"/>
            <w:noWrap/>
            <w:vAlign w:val="center"/>
          </w:tcPr>
          <w:p w14:paraId="54B2B8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2.8150650E-05</w:t>
            </w:r>
          </w:p>
        </w:tc>
        <w:tc>
          <w:tcPr>
            <w:tcW w:w="799" w:type="dxa"/>
            <w:tcBorders>
              <w:top w:val="nil"/>
              <w:left w:val="nil"/>
              <w:bottom w:val="single" w:sz="4" w:space="0" w:color="auto"/>
              <w:right w:val="single" w:sz="4" w:space="0" w:color="auto"/>
            </w:tcBorders>
            <w:shd w:val="clear" w:color="000000" w:fill="FFFFFF"/>
            <w:noWrap/>
            <w:vAlign w:val="center"/>
          </w:tcPr>
          <w:p w14:paraId="6769D1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4.2226E-05</w:t>
            </w:r>
          </w:p>
        </w:tc>
      </w:tr>
      <w:tr w:rsidR="0076773F" w14:paraId="4454D161" w14:textId="77777777">
        <w:trPr>
          <w:trHeight w:val="413"/>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4AB1B51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w:t>
            </w:r>
          </w:p>
        </w:tc>
        <w:tc>
          <w:tcPr>
            <w:tcW w:w="839" w:type="dxa"/>
            <w:tcBorders>
              <w:top w:val="nil"/>
              <w:left w:val="nil"/>
              <w:bottom w:val="single" w:sz="4" w:space="0" w:color="auto"/>
              <w:right w:val="single" w:sz="4" w:space="0" w:color="auto"/>
            </w:tcBorders>
            <w:shd w:val="clear" w:color="000000" w:fill="FFFFFF"/>
            <w:noWrap/>
            <w:vAlign w:val="center"/>
          </w:tcPr>
          <w:p w14:paraId="1E7CFC0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固定燃烧</w:t>
            </w:r>
          </w:p>
        </w:tc>
        <w:tc>
          <w:tcPr>
            <w:tcW w:w="538" w:type="dxa"/>
            <w:tcBorders>
              <w:top w:val="nil"/>
              <w:left w:val="nil"/>
              <w:bottom w:val="single" w:sz="4" w:space="0" w:color="auto"/>
              <w:right w:val="single" w:sz="4" w:space="0" w:color="auto"/>
            </w:tcBorders>
            <w:shd w:val="clear" w:color="000000" w:fill="FFFFFF"/>
            <w:noWrap/>
            <w:vAlign w:val="center"/>
          </w:tcPr>
          <w:p w14:paraId="3BDDC67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焦炉煤气燃烧</w:t>
            </w:r>
          </w:p>
        </w:tc>
        <w:tc>
          <w:tcPr>
            <w:tcW w:w="557" w:type="dxa"/>
            <w:tcBorders>
              <w:top w:val="nil"/>
              <w:left w:val="nil"/>
              <w:bottom w:val="single" w:sz="4" w:space="0" w:color="auto"/>
              <w:right w:val="single" w:sz="4" w:space="0" w:color="auto"/>
            </w:tcBorders>
            <w:shd w:val="clear" w:color="000000" w:fill="FFFFFF"/>
            <w:noWrap/>
            <w:vAlign w:val="center"/>
          </w:tcPr>
          <w:p w14:paraId="46131A2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w:t>
            </w:r>
          </w:p>
        </w:tc>
        <w:tc>
          <w:tcPr>
            <w:tcW w:w="1374" w:type="dxa"/>
            <w:tcBorders>
              <w:top w:val="nil"/>
              <w:left w:val="nil"/>
              <w:bottom w:val="single" w:sz="4" w:space="0" w:color="auto"/>
              <w:right w:val="single" w:sz="4" w:space="0" w:color="auto"/>
            </w:tcBorders>
            <w:shd w:val="clear" w:color="000000" w:fill="FFFFFF"/>
            <w:noWrap/>
            <w:vAlign w:val="center"/>
          </w:tcPr>
          <w:p w14:paraId="65DFCF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173.854</w:t>
            </w:r>
          </w:p>
        </w:tc>
        <w:tc>
          <w:tcPr>
            <w:tcW w:w="299" w:type="dxa"/>
            <w:tcBorders>
              <w:top w:val="nil"/>
              <w:left w:val="nil"/>
              <w:bottom w:val="single" w:sz="4" w:space="0" w:color="auto"/>
              <w:right w:val="single" w:sz="4" w:space="0" w:color="auto"/>
            </w:tcBorders>
            <w:shd w:val="clear" w:color="000000" w:fill="FFFFFF"/>
            <w:vAlign w:val="center"/>
          </w:tcPr>
          <w:p w14:paraId="561A8B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GJ/10</w:t>
            </w:r>
            <w:r>
              <w:rPr>
                <w:rFonts w:eastAsia="PMingLiU" w:cs="Arial"/>
                <w:color w:val="000000"/>
                <w:szCs w:val="20"/>
                <w:vertAlign w:val="superscript"/>
                <w:lang w:val="en-US" w:eastAsia="zh-CN"/>
              </w:rPr>
              <w:t>4</w:t>
            </w:r>
            <w:r>
              <w:rPr>
                <w:rFonts w:eastAsia="PMingLiU" w:cs="Arial"/>
                <w:color w:val="000000"/>
                <w:szCs w:val="20"/>
                <w:lang w:val="en-US" w:eastAsia="zh-CN"/>
              </w:rPr>
              <w:t>Nm3</w:t>
            </w:r>
          </w:p>
        </w:tc>
        <w:tc>
          <w:tcPr>
            <w:tcW w:w="1113" w:type="dxa"/>
            <w:tcBorders>
              <w:top w:val="nil"/>
              <w:left w:val="nil"/>
              <w:bottom w:val="single" w:sz="4" w:space="0" w:color="auto"/>
              <w:right w:val="single" w:sz="4" w:space="0" w:color="auto"/>
            </w:tcBorders>
            <w:shd w:val="clear" w:color="000000" w:fill="FFFFFF"/>
            <w:noWrap/>
            <w:vAlign w:val="center"/>
          </w:tcPr>
          <w:p w14:paraId="53540AB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99%</w:t>
            </w:r>
          </w:p>
        </w:tc>
        <w:tc>
          <w:tcPr>
            <w:tcW w:w="297" w:type="dxa"/>
            <w:tcBorders>
              <w:top w:val="nil"/>
              <w:left w:val="nil"/>
              <w:bottom w:val="single" w:sz="4" w:space="0" w:color="auto"/>
              <w:right w:val="single" w:sz="4" w:space="0" w:color="auto"/>
            </w:tcBorders>
            <w:shd w:val="clear" w:color="000000" w:fill="FFFFFF"/>
            <w:noWrap/>
            <w:vAlign w:val="center"/>
          </w:tcPr>
          <w:p w14:paraId="5A2C0EC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0.0444</w:t>
            </w:r>
          </w:p>
        </w:tc>
        <w:tc>
          <w:tcPr>
            <w:tcW w:w="452" w:type="dxa"/>
            <w:tcBorders>
              <w:top w:val="nil"/>
              <w:left w:val="nil"/>
              <w:bottom w:val="single" w:sz="4" w:space="0" w:color="auto"/>
              <w:right w:val="single" w:sz="4" w:space="0" w:color="auto"/>
            </w:tcBorders>
            <w:shd w:val="clear" w:color="000000" w:fill="FFFFFF"/>
            <w:noWrap/>
            <w:vAlign w:val="center"/>
          </w:tcPr>
          <w:p w14:paraId="673F011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0.000001</w:t>
            </w:r>
          </w:p>
        </w:tc>
        <w:tc>
          <w:tcPr>
            <w:tcW w:w="452" w:type="dxa"/>
            <w:tcBorders>
              <w:top w:val="nil"/>
              <w:left w:val="nil"/>
              <w:bottom w:val="single" w:sz="4" w:space="0" w:color="auto"/>
              <w:right w:val="single" w:sz="4" w:space="0" w:color="auto"/>
            </w:tcBorders>
            <w:shd w:val="clear" w:color="000000" w:fill="FFFFFF"/>
            <w:noWrap/>
            <w:vAlign w:val="center"/>
          </w:tcPr>
          <w:p w14:paraId="771AB12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0.0000001</w:t>
            </w:r>
          </w:p>
        </w:tc>
        <w:tc>
          <w:tcPr>
            <w:tcW w:w="799" w:type="dxa"/>
            <w:tcBorders>
              <w:top w:val="nil"/>
              <w:left w:val="nil"/>
              <w:bottom w:val="single" w:sz="4" w:space="0" w:color="auto"/>
              <w:right w:val="single" w:sz="4" w:space="0" w:color="auto"/>
            </w:tcBorders>
            <w:shd w:val="clear" w:color="000000" w:fill="FFFFFF"/>
            <w:noWrap/>
            <w:vAlign w:val="center"/>
          </w:tcPr>
          <w:p w14:paraId="560B8D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7.641926424</w:t>
            </w:r>
          </w:p>
        </w:tc>
        <w:tc>
          <w:tcPr>
            <w:tcW w:w="933" w:type="dxa"/>
            <w:tcBorders>
              <w:top w:val="nil"/>
              <w:left w:val="nil"/>
              <w:bottom w:val="single" w:sz="4" w:space="0" w:color="auto"/>
              <w:right w:val="single" w:sz="4" w:space="0" w:color="auto"/>
            </w:tcBorders>
            <w:shd w:val="clear" w:color="000000" w:fill="FFFFFF"/>
            <w:noWrap/>
            <w:vAlign w:val="center"/>
          </w:tcPr>
          <w:p w14:paraId="14358C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1.7211546E-04</w:t>
            </w:r>
          </w:p>
        </w:tc>
        <w:tc>
          <w:tcPr>
            <w:tcW w:w="799" w:type="dxa"/>
            <w:tcBorders>
              <w:top w:val="nil"/>
              <w:left w:val="nil"/>
              <w:bottom w:val="single" w:sz="4" w:space="0" w:color="auto"/>
              <w:right w:val="single" w:sz="4" w:space="0" w:color="auto"/>
            </w:tcBorders>
            <w:shd w:val="clear" w:color="000000" w:fill="FFFFFF"/>
            <w:noWrap/>
            <w:vAlign w:val="center"/>
          </w:tcPr>
          <w:p w14:paraId="654933C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1.72115E-05</w:t>
            </w:r>
          </w:p>
        </w:tc>
      </w:tr>
      <w:tr w:rsidR="0076773F" w14:paraId="0880B841" w14:textId="77777777">
        <w:trPr>
          <w:trHeight w:val="255"/>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04F15F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w:t>
            </w:r>
          </w:p>
        </w:tc>
        <w:tc>
          <w:tcPr>
            <w:tcW w:w="839" w:type="dxa"/>
            <w:tcBorders>
              <w:top w:val="nil"/>
              <w:left w:val="nil"/>
              <w:bottom w:val="single" w:sz="4" w:space="0" w:color="auto"/>
              <w:right w:val="single" w:sz="4" w:space="0" w:color="auto"/>
            </w:tcBorders>
            <w:shd w:val="clear" w:color="000000" w:fill="FFFFFF"/>
            <w:vAlign w:val="center"/>
          </w:tcPr>
          <w:p w14:paraId="3AF865A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移动燃烧</w:t>
            </w:r>
          </w:p>
        </w:tc>
        <w:tc>
          <w:tcPr>
            <w:tcW w:w="538" w:type="dxa"/>
            <w:tcBorders>
              <w:top w:val="nil"/>
              <w:left w:val="nil"/>
              <w:bottom w:val="single" w:sz="4" w:space="0" w:color="auto"/>
              <w:right w:val="single" w:sz="4" w:space="0" w:color="auto"/>
            </w:tcBorders>
            <w:shd w:val="clear" w:color="000000" w:fill="FFFFFF"/>
            <w:noWrap/>
            <w:vAlign w:val="center"/>
          </w:tcPr>
          <w:p w14:paraId="6660778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柴油燃烧</w:t>
            </w:r>
          </w:p>
        </w:tc>
        <w:tc>
          <w:tcPr>
            <w:tcW w:w="557" w:type="dxa"/>
            <w:tcBorders>
              <w:top w:val="nil"/>
              <w:left w:val="nil"/>
              <w:bottom w:val="single" w:sz="4" w:space="0" w:color="auto"/>
              <w:right w:val="single" w:sz="4" w:space="0" w:color="auto"/>
            </w:tcBorders>
            <w:shd w:val="clear" w:color="000000" w:fill="FFFFFF"/>
            <w:noWrap/>
            <w:vAlign w:val="center"/>
          </w:tcPr>
          <w:p w14:paraId="1DD586C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火车/货车</w:t>
            </w:r>
          </w:p>
        </w:tc>
        <w:tc>
          <w:tcPr>
            <w:tcW w:w="1374" w:type="dxa"/>
            <w:tcBorders>
              <w:top w:val="nil"/>
              <w:left w:val="nil"/>
              <w:bottom w:val="single" w:sz="4" w:space="0" w:color="auto"/>
              <w:right w:val="single" w:sz="4" w:space="0" w:color="auto"/>
            </w:tcBorders>
            <w:shd w:val="clear" w:color="000000" w:fill="FFFFFF"/>
            <w:noWrap/>
            <w:vAlign w:val="center"/>
          </w:tcPr>
          <w:p w14:paraId="23A03D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42.652</w:t>
            </w:r>
          </w:p>
        </w:tc>
        <w:tc>
          <w:tcPr>
            <w:tcW w:w="299" w:type="dxa"/>
            <w:tcBorders>
              <w:top w:val="nil"/>
              <w:left w:val="nil"/>
              <w:bottom w:val="single" w:sz="4" w:space="0" w:color="auto"/>
              <w:right w:val="single" w:sz="4" w:space="0" w:color="auto"/>
            </w:tcBorders>
            <w:shd w:val="clear" w:color="000000" w:fill="FFFFFF"/>
            <w:vAlign w:val="center"/>
          </w:tcPr>
          <w:p w14:paraId="5572ECC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34F27AC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98%</w:t>
            </w:r>
          </w:p>
        </w:tc>
        <w:tc>
          <w:tcPr>
            <w:tcW w:w="297" w:type="dxa"/>
            <w:tcBorders>
              <w:top w:val="nil"/>
              <w:left w:val="nil"/>
              <w:bottom w:val="single" w:sz="4" w:space="0" w:color="auto"/>
              <w:right w:val="single" w:sz="4" w:space="0" w:color="auto"/>
            </w:tcBorders>
            <w:shd w:val="clear" w:color="000000" w:fill="FFFFFF"/>
            <w:noWrap/>
            <w:vAlign w:val="center"/>
          </w:tcPr>
          <w:p w14:paraId="555D71D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0.0741</w:t>
            </w:r>
          </w:p>
        </w:tc>
        <w:tc>
          <w:tcPr>
            <w:tcW w:w="452" w:type="dxa"/>
            <w:tcBorders>
              <w:top w:val="nil"/>
              <w:left w:val="nil"/>
              <w:bottom w:val="single" w:sz="4" w:space="0" w:color="auto"/>
              <w:right w:val="single" w:sz="4" w:space="0" w:color="auto"/>
            </w:tcBorders>
            <w:shd w:val="clear" w:color="000000" w:fill="FFFFFF"/>
            <w:noWrap/>
            <w:vAlign w:val="center"/>
          </w:tcPr>
          <w:p w14:paraId="7CE4685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0.0000039</w:t>
            </w:r>
          </w:p>
        </w:tc>
        <w:tc>
          <w:tcPr>
            <w:tcW w:w="452" w:type="dxa"/>
            <w:tcBorders>
              <w:top w:val="nil"/>
              <w:left w:val="nil"/>
              <w:bottom w:val="single" w:sz="4" w:space="0" w:color="auto"/>
              <w:right w:val="single" w:sz="4" w:space="0" w:color="auto"/>
            </w:tcBorders>
            <w:shd w:val="clear" w:color="000000" w:fill="FFFFFF"/>
            <w:noWrap/>
            <w:vAlign w:val="center"/>
          </w:tcPr>
          <w:p w14:paraId="6183D6C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0.0000039</w:t>
            </w:r>
          </w:p>
        </w:tc>
        <w:tc>
          <w:tcPr>
            <w:tcW w:w="799" w:type="dxa"/>
            <w:tcBorders>
              <w:top w:val="nil"/>
              <w:left w:val="nil"/>
              <w:bottom w:val="single" w:sz="4" w:space="0" w:color="auto"/>
              <w:right w:val="single" w:sz="4" w:space="0" w:color="auto"/>
            </w:tcBorders>
            <w:shd w:val="clear" w:color="000000" w:fill="FFFFFF"/>
            <w:noWrap/>
            <w:vAlign w:val="center"/>
          </w:tcPr>
          <w:p w14:paraId="19D27B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3.097302936</w:t>
            </w:r>
          </w:p>
        </w:tc>
        <w:tc>
          <w:tcPr>
            <w:tcW w:w="933" w:type="dxa"/>
            <w:tcBorders>
              <w:top w:val="nil"/>
              <w:left w:val="nil"/>
              <w:bottom w:val="single" w:sz="4" w:space="0" w:color="auto"/>
              <w:right w:val="single" w:sz="4" w:space="0" w:color="auto"/>
            </w:tcBorders>
            <w:shd w:val="clear" w:color="000000" w:fill="FFFFFF"/>
            <w:noWrap/>
            <w:vAlign w:val="center"/>
          </w:tcPr>
          <w:p w14:paraId="3AD5480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0.000163016</w:t>
            </w:r>
          </w:p>
        </w:tc>
        <w:tc>
          <w:tcPr>
            <w:tcW w:w="799" w:type="dxa"/>
            <w:tcBorders>
              <w:top w:val="nil"/>
              <w:left w:val="nil"/>
              <w:bottom w:val="single" w:sz="4" w:space="0" w:color="auto"/>
              <w:right w:val="single" w:sz="4" w:space="0" w:color="auto"/>
            </w:tcBorders>
            <w:shd w:val="clear" w:color="000000" w:fill="FFFFFF"/>
            <w:noWrap/>
            <w:vAlign w:val="center"/>
          </w:tcPr>
          <w:p w14:paraId="233A23E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0.000163016</w:t>
            </w:r>
          </w:p>
        </w:tc>
      </w:tr>
      <w:tr w:rsidR="0076773F" w14:paraId="7A13ECC0" w14:textId="77777777">
        <w:trPr>
          <w:trHeight w:val="255"/>
        </w:trPr>
        <w:tc>
          <w:tcPr>
            <w:tcW w:w="178" w:type="dxa"/>
            <w:tcBorders>
              <w:top w:val="nil"/>
              <w:left w:val="single" w:sz="4" w:space="0" w:color="auto"/>
              <w:bottom w:val="single" w:sz="4" w:space="0" w:color="auto"/>
              <w:right w:val="single" w:sz="4" w:space="0" w:color="auto"/>
            </w:tcBorders>
            <w:shd w:val="clear" w:color="000000" w:fill="FFFFFF"/>
            <w:noWrap/>
            <w:vAlign w:val="center"/>
          </w:tcPr>
          <w:p w14:paraId="4D294C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w:t>
            </w:r>
          </w:p>
        </w:tc>
        <w:tc>
          <w:tcPr>
            <w:tcW w:w="839" w:type="dxa"/>
            <w:tcBorders>
              <w:top w:val="nil"/>
              <w:left w:val="nil"/>
              <w:bottom w:val="single" w:sz="4" w:space="0" w:color="auto"/>
              <w:right w:val="single" w:sz="4" w:space="0" w:color="auto"/>
            </w:tcBorders>
            <w:shd w:val="clear" w:color="000000" w:fill="FFFFFF"/>
            <w:vAlign w:val="center"/>
          </w:tcPr>
          <w:p w14:paraId="4475829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移动燃烧</w:t>
            </w:r>
          </w:p>
        </w:tc>
        <w:tc>
          <w:tcPr>
            <w:tcW w:w="538" w:type="dxa"/>
            <w:tcBorders>
              <w:top w:val="nil"/>
              <w:left w:val="nil"/>
              <w:bottom w:val="single" w:sz="4" w:space="0" w:color="auto"/>
              <w:right w:val="single" w:sz="4" w:space="0" w:color="auto"/>
            </w:tcBorders>
            <w:shd w:val="clear" w:color="000000" w:fill="FFFFFF"/>
            <w:noWrap/>
            <w:vAlign w:val="center"/>
          </w:tcPr>
          <w:p w14:paraId="6B1E997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汽油燃烧</w:t>
            </w:r>
          </w:p>
        </w:tc>
        <w:tc>
          <w:tcPr>
            <w:tcW w:w="557" w:type="dxa"/>
            <w:tcBorders>
              <w:top w:val="nil"/>
              <w:left w:val="nil"/>
              <w:bottom w:val="single" w:sz="4" w:space="0" w:color="auto"/>
              <w:right w:val="single" w:sz="4" w:space="0" w:color="auto"/>
            </w:tcBorders>
            <w:shd w:val="clear" w:color="000000" w:fill="FFFFFF"/>
            <w:noWrap/>
            <w:vAlign w:val="center"/>
          </w:tcPr>
          <w:p w14:paraId="0FF24B3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公务车</w:t>
            </w:r>
          </w:p>
        </w:tc>
        <w:tc>
          <w:tcPr>
            <w:tcW w:w="1374" w:type="dxa"/>
            <w:tcBorders>
              <w:top w:val="nil"/>
              <w:left w:val="nil"/>
              <w:bottom w:val="single" w:sz="4" w:space="0" w:color="auto"/>
              <w:right w:val="single" w:sz="4" w:space="0" w:color="auto"/>
            </w:tcBorders>
            <w:shd w:val="clear" w:color="000000" w:fill="FFFFFF"/>
            <w:noWrap/>
            <w:vAlign w:val="center"/>
          </w:tcPr>
          <w:p w14:paraId="5D3B4C1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43.07</w:t>
            </w:r>
          </w:p>
        </w:tc>
        <w:tc>
          <w:tcPr>
            <w:tcW w:w="299" w:type="dxa"/>
            <w:tcBorders>
              <w:top w:val="nil"/>
              <w:left w:val="nil"/>
              <w:bottom w:val="single" w:sz="4" w:space="0" w:color="auto"/>
              <w:right w:val="single" w:sz="4" w:space="0" w:color="auto"/>
            </w:tcBorders>
            <w:shd w:val="clear" w:color="000000" w:fill="FFFFFF"/>
            <w:vAlign w:val="center"/>
          </w:tcPr>
          <w:p w14:paraId="46E254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GJ/t</w:t>
            </w:r>
          </w:p>
        </w:tc>
        <w:tc>
          <w:tcPr>
            <w:tcW w:w="1113" w:type="dxa"/>
            <w:tcBorders>
              <w:top w:val="nil"/>
              <w:left w:val="nil"/>
              <w:bottom w:val="single" w:sz="4" w:space="0" w:color="auto"/>
              <w:right w:val="single" w:sz="4" w:space="0" w:color="auto"/>
            </w:tcBorders>
            <w:shd w:val="clear" w:color="000000" w:fill="FFFFFF"/>
            <w:noWrap/>
            <w:vAlign w:val="center"/>
          </w:tcPr>
          <w:p w14:paraId="73CB36F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98%</w:t>
            </w:r>
          </w:p>
        </w:tc>
        <w:tc>
          <w:tcPr>
            <w:tcW w:w="297" w:type="dxa"/>
            <w:tcBorders>
              <w:top w:val="nil"/>
              <w:left w:val="nil"/>
              <w:bottom w:val="single" w:sz="4" w:space="0" w:color="auto"/>
              <w:right w:val="single" w:sz="4" w:space="0" w:color="auto"/>
            </w:tcBorders>
            <w:shd w:val="clear" w:color="000000" w:fill="FFFFFF"/>
            <w:noWrap/>
            <w:vAlign w:val="center"/>
          </w:tcPr>
          <w:p w14:paraId="5609AB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0.0693</w:t>
            </w:r>
          </w:p>
        </w:tc>
        <w:tc>
          <w:tcPr>
            <w:tcW w:w="452" w:type="dxa"/>
            <w:tcBorders>
              <w:top w:val="nil"/>
              <w:left w:val="nil"/>
              <w:bottom w:val="single" w:sz="4" w:space="0" w:color="auto"/>
              <w:right w:val="single" w:sz="4" w:space="0" w:color="auto"/>
            </w:tcBorders>
            <w:shd w:val="clear" w:color="000000" w:fill="FFFFFF"/>
            <w:noWrap/>
            <w:vAlign w:val="center"/>
          </w:tcPr>
          <w:p w14:paraId="4C12B4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0.000025</w:t>
            </w:r>
          </w:p>
        </w:tc>
        <w:tc>
          <w:tcPr>
            <w:tcW w:w="452" w:type="dxa"/>
            <w:tcBorders>
              <w:top w:val="nil"/>
              <w:left w:val="nil"/>
              <w:bottom w:val="single" w:sz="4" w:space="0" w:color="auto"/>
              <w:right w:val="single" w:sz="4" w:space="0" w:color="auto"/>
            </w:tcBorders>
            <w:shd w:val="clear" w:color="000000" w:fill="FFFFFF"/>
            <w:noWrap/>
            <w:vAlign w:val="center"/>
          </w:tcPr>
          <w:p w14:paraId="04A4227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0.000008</w:t>
            </w:r>
          </w:p>
        </w:tc>
        <w:tc>
          <w:tcPr>
            <w:tcW w:w="799" w:type="dxa"/>
            <w:tcBorders>
              <w:top w:val="nil"/>
              <w:left w:val="nil"/>
              <w:bottom w:val="single" w:sz="4" w:space="0" w:color="auto"/>
              <w:right w:val="single" w:sz="4" w:space="0" w:color="auto"/>
            </w:tcBorders>
            <w:shd w:val="clear" w:color="000000" w:fill="FFFFFF"/>
            <w:noWrap/>
            <w:vAlign w:val="center"/>
          </w:tcPr>
          <w:p w14:paraId="27CBFC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2.92505598</w:t>
            </w:r>
          </w:p>
        </w:tc>
        <w:tc>
          <w:tcPr>
            <w:tcW w:w="933" w:type="dxa"/>
            <w:tcBorders>
              <w:top w:val="nil"/>
              <w:left w:val="nil"/>
              <w:bottom w:val="single" w:sz="4" w:space="0" w:color="auto"/>
              <w:right w:val="single" w:sz="4" w:space="0" w:color="auto"/>
            </w:tcBorders>
            <w:shd w:val="clear" w:color="000000" w:fill="FFFFFF"/>
            <w:noWrap/>
            <w:vAlign w:val="center"/>
          </w:tcPr>
          <w:p w14:paraId="57B164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0.001055215</w:t>
            </w:r>
          </w:p>
        </w:tc>
        <w:tc>
          <w:tcPr>
            <w:tcW w:w="799" w:type="dxa"/>
            <w:tcBorders>
              <w:top w:val="nil"/>
              <w:left w:val="nil"/>
              <w:bottom w:val="single" w:sz="4" w:space="0" w:color="auto"/>
              <w:right w:val="single" w:sz="4" w:space="0" w:color="auto"/>
            </w:tcBorders>
            <w:shd w:val="clear" w:color="000000" w:fill="FFFFFF"/>
            <w:noWrap/>
            <w:vAlign w:val="center"/>
          </w:tcPr>
          <w:p w14:paraId="4B64EE3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0.000337669</w:t>
            </w:r>
          </w:p>
        </w:tc>
      </w:tr>
    </w:tbl>
    <w:p w14:paraId="4F5B6366"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制程排放排因子表</w:t>
      </w:r>
    </w:p>
    <w:tbl>
      <w:tblPr>
        <w:tblW w:w="5000" w:type="pct"/>
        <w:tblLook w:val="04A0" w:firstRow="1" w:lastRow="0" w:firstColumn="1" w:lastColumn="0" w:noHBand="0" w:noVBand="1"/>
      </w:tblPr>
      <w:tblGrid>
        <w:gridCol w:w="639"/>
        <w:gridCol w:w="1588"/>
        <w:gridCol w:w="916"/>
        <w:gridCol w:w="916"/>
        <w:gridCol w:w="4281"/>
        <w:gridCol w:w="722"/>
      </w:tblGrid>
      <w:tr w:rsidR="0076773F" w14:paraId="6227A339" w14:textId="77777777">
        <w:trPr>
          <w:trHeight w:val="413"/>
        </w:trPr>
        <w:tc>
          <w:tcPr>
            <w:tcW w:w="22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14993D43"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1112"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5CFEBD6"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710"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49748EF"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735"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AD5CAA5"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设施</w:t>
            </w:r>
          </w:p>
        </w:tc>
        <w:tc>
          <w:tcPr>
            <w:tcW w:w="1828" w:type="pct"/>
            <w:tcBorders>
              <w:top w:val="single" w:sz="4" w:space="0" w:color="auto"/>
              <w:left w:val="nil"/>
              <w:bottom w:val="single" w:sz="4" w:space="0" w:color="auto"/>
              <w:right w:val="single" w:sz="4" w:space="0" w:color="auto"/>
            </w:tcBorders>
            <w:shd w:val="clear" w:color="000000" w:fill="FF6600"/>
            <w:noWrap/>
            <w:vAlign w:val="center"/>
          </w:tcPr>
          <w:p w14:paraId="56CC0344"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CO2排放因子</w:t>
            </w:r>
          </w:p>
        </w:tc>
        <w:tc>
          <w:tcPr>
            <w:tcW w:w="38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6BA6340C"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r>
      <w:tr w:rsidR="0076773F" w14:paraId="48DF7CEE" w14:textId="77777777">
        <w:trPr>
          <w:trHeight w:val="413"/>
        </w:trPr>
        <w:tc>
          <w:tcPr>
            <w:tcW w:w="226" w:type="pct"/>
            <w:vMerge/>
            <w:tcBorders>
              <w:top w:val="single" w:sz="4" w:space="0" w:color="auto"/>
              <w:left w:val="single" w:sz="4" w:space="0" w:color="auto"/>
              <w:bottom w:val="single" w:sz="4" w:space="0" w:color="auto"/>
              <w:right w:val="single" w:sz="4" w:space="0" w:color="auto"/>
            </w:tcBorders>
            <w:vAlign w:val="center"/>
          </w:tcPr>
          <w:p w14:paraId="25ADAD15" w14:textId="77777777" w:rsidR="0076773F" w:rsidRDefault="0076773F">
            <w:pPr>
              <w:spacing w:before="0"/>
              <w:rPr>
                <w:rFonts w:eastAsia="PMingLiU" w:cs="Arial"/>
                <w:b/>
                <w:bCs/>
                <w:color w:val="FFFFFF"/>
                <w:sz w:val="24"/>
                <w:lang w:val="en-US" w:eastAsia="zh-CN"/>
              </w:rPr>
            </w:pPr>
          </w:p>
        </w:tc>
        <w:tc>
          <w:tcPr>
            <w:tcW w:w="1112" w:type="pct"/>
            <w:vMerge/>
            <w:tcBorders>
              <w:top w:val="single" w:sz="4" w:space="0" w:color="auto"/>
              <w:left w:val="single" w:sz="4" w:space="0" w:color="auto"/>
              <w:bottom w:val="single" w:sz="4" w:space="0" w:color="auto"/>
              <w:right w:val="single" w:sz="4" w:space="0" w:color="auto"/>
            </w:tcBorders>
            <w:vAlign w:val="center"/>
          </w:tcPr>
          <w:p w14:paraId="12D5BD46" w14:textId="77777777" w:rsidR="0076773F" w:rsidRDefault="0076773F">
            <w:pPr>
              <w:spacing w:before="0"/>
              <w:rPr>
                <w:rFonts w:eastAsia="PMingLiU" w:cs="Arial"/>
                <w:b/>
                <w:bCs/>
                <w:color w:val="FFFFFF"/>
                <w:sz w:val="24"/>
                <w:lang w:val="en-US" w:eastAsia="zh-CN"/>
              </w:rPr>
            </w:pPr>
          </w:p>
        </w:tc>
        <w:tc>
          <w:tcPr>
            <w:tcW w:w="710" w:type="pct"/>
            <w:vMerge/>
            <w:tcBorders>
              <w:top w:val="single" w:sz="4" w:space="0" w:color="auto"/>
              <w:left w:val="single" w:sz="4" w:space="0" w:color="auto"/>
              <w:bottom w:val="single" w:sz="4" w:space="0" w:color="auto"/>
              <w:right w:val="single" w:sz="4" w:space="0" w:color="auto"/>
            </w:tcBorders>
            <w:vAlign w:val="center"/>
          </w:tcPr>
          <w:p w14:paraId="2CCAD436" w14:textId="77777777" w:rsidR="0076773F" w:rsidRDefault="0076773F">
            <w:pPr>
              <w:spacing w:before="0"/>
              <w:rPr>
                <w:rFonts w:eastAsia="PMingLiU" w:cs="Arial"/>
                <w:b/>
                <w:bCs/>
                <w:color w:val="FFFFFF"/>
                <w:sz w:val="24"/>
                <w:lang w:val="en-US" w:eastAsia="zh-CN"/>
              </w:rPr>
            </w:pPr>
          </w:p>
        </w:tc>
        <w:tc>
          <w:tcPr>
            <w:tcW w:w="735" w:type="pct"/>
            <w:vMerge/>
            <w:tcBorders>
              <w:top w:val="single" w:sz="4" w:space="0" w:color="auto"/>
              <w:left w:val="single" w:sz="4" w:space="0" w:color="auto"/>
              <w:bottom w:val="single" w:sz="4" w:space="0" w:color="auto"/>
              <w:right w:val="single" w:sz="4" w:space="0" w:color="auto"/>
            </w:tcBorders>
            <w:vAlign w:val="center"/>
          </w:tcPr>
          <w:p w14:paraId="7C3BF4C7" w14:textId="77777777" w:rsidR="0076773F" w:rsidRDefault="0076773F">
            <w:pPr>
              <w:spacing w:before="0"/>
              <w:rPr>
                <w:rFonts w:eastAsia="PMingLiU" w:cs="Arial"/>
                <w:b/>
                <w:bCs/>
                <w:color w:val="FFFFFF"/>
                <w:sz w:val="24"/>
                <w:lang w:val="en-US" w:eastAsia="zh-CN"/>
              </w:rPr>
            </w:pPr>
          </w:p>
        </w:tc>
        <w:tc>
          <w:tcPr>
            <w:tcW w:w="1828" w:type="pct"/>
            <w:tcBorders>
              <w:top w:val="nil"/>
              <w:left w:val="nil"/>
              <w:bottom w:val="single" w:sz="4" w:space="0" w:color="auto"/>
              <w:right w:val="single" w:sz="4" w:space="0" w:color="auto"/>
            </w:tcBorders>
            <w:shd w:val="clear" w:color="000000" w:fill="FF6600"/>
            <w:noWrap/>
            <w:vAlign w:val="center"/>
          </w:tcPr>
          <w:p w14:paraId="232A7C57"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企业温室气体排放核算与报告指南</w:t>
            </w:r>
            <w:r>
              <w:rPr>
                <w:rFonts w:eastAsia="PMingLiU" w:cs="Arial"/>
                <w:b/>
                <w:bCs/>
                <w:color w:val="FFFFFF"/>
                <w:sz w:val="24"/>
                <w:lang w:val="en-US" w:eastAsia="zh-CN"/>
              </w:rPr>
              <w:t xml:space="preserve"> </w:t>
            </w:r>
            <w:r>
              <w:rPr>
                <w:rFonts w:ascii="宋体" w:eastAsia="宋体" w:hAnsi="宋体" w:cs="Arial" w:hint="eastAsia"/>
                <w:b/>
                <w:bCs/>
                <w:color w:val="FFFFFF"/>
                <w:sz w:val="24"/>
                <w:lang w:val="en-US" w:eastAsia="zh-CN"/>
              </w:rPr>
              <w:t>钢铁行业</w:t>
            </w:r>
          </w:p>
        </w:tc>
        <w:tc>
          <w:tcPr>
            <w:tcW w:w="389" w:type="pct"/>
            <w:vMerge/>
            <w:tcBorders>
              <w:top w:val="single" w:sz="4" w:space="0" w:color="auto"/>
              <w:left w:val="single" w:sz="4" w:space="0" w:color="auto"/>
              <w:bottom w:val="single" w:sz="4" w:space="0" w:color="auto"/>
              <w:right w:val="single" w:sz="4" w:space="0" w:color="auto"/>
            </w:tcBorders>
            <w:vAlign w:val="center"/>
          </w:tcPr>
          <w:p w14:paraId="2FF0EDCC" w14:textId="77777777" w:rsidR="0076773F" w:rsidRDefault="0076773F">
            <w:pPr>
              <w:spacing w:before="0"/>
              <w:rPr>
                <w:rFonts w:eastAsia="PMingLiU" w:cs="Arial"/>
                <w:b/>
                <w:bCs/>
                <w:color w:val="FFFFFF"/>
                <w:sz w:val="24"/>
                <w:lang w:val="en-US" w:eastAsia="zh-CN"/>
              </w:rPr>
            </w:pPr>
          </w:p>
        </w:tc>
      </w:tr>
      <w:tr w:rsidR="0076773F" w14:paraId="44D285A9"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40C89DC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1112" w:type="pct"/>
            <w:tcBorders>
              <w:top w:val="nil"/>
              <w:left w:val="nil"/>
              <w:bottom w:val="single" w:sz="4" w:space="0" w:color="auto"/>
              <w:right w:val="single" w:sz="4" w:space="0" w:color="auto"/>
            </w:tcBorders>
            <w:shd w:val="clear" w:color="000000" w:fill="FFFFFF"/>
            <w:noWrap/>
            <w:vAlign w:val="center"/>
          </w:tcPr>
          <w:p w14:paraId="6B5A145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79CC26A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粗苯</w:t>
            </w:r>
          </w:p>
        </w:tc>
        <w:tc>
          <w:tcPr>
            <w:tcW w:w="735" w:type="pct"/>
            <w:tcBorders>
              <w:top w:val="nil"/>
              <w:left w:val="nil"/>
              <w:bottom w:val="single" w:sz="4" w:space="0" w:color="auto"/>
              <w:right w:val="single" w:sz="4" w:space="0" w:color="auto"/>
            </w:tcBorders>
            <w:shd w:val="clear" w:color="000000" w:fill="FFFFFF"/>
            <w:noWrap/>
            <w:vAlign w:val="center"/>
          </w:tcPr>
          <w:p w14:paraId="27F399A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w:t>
            </w:r>
          </w:p>
        </w:tc>
        <w:tc>
          <w:tcPr>
            <w:tcW w:w="1828" w:type="pct"/>
            <w:tcBorders>
              <w:top w:val="nil"/>
              <w:left w:val="nil"/>
              <w:bottom w:val="single" w:sz="4" w:space="0" w:color="auto"/>
              <w:right w:val="single" w:sz="4" w:space="0" w:color="auto"/>
            </w:tcBorders>
            <w:shd w:val="clear" w:color="000000" w:fill="FFFFFF"/>
            <w:noWrap/>
            <w:vAlign w:val="center"/>
          </w:tcPr>
          <w:p w14:paraId="475B66E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3.382</w:t>
            </w:r>
          </w:p>
        </w:tc>
        <w:tc>
          <w:tcPr>
            <w:tcW w:w="389" w:type="pct"/>
            <w:tcBorders>
              <w:top w:val="nil"/>
              <w:left w:val="nil"/>
              <w:bottom w:val="single" w:sz="4" w:space="0" w:color="auto"/>
              <w:right w:val="single" w:sz="4" w:space="0" w:color="auto"/>
            </w:tcBorders>
            <w:shd w:val="clear" w:color="000000" w:fill="FFFFFF"/>
            <w:noWrap/>
            <w:vAlign w:val="center"/>
          </w:tcPr>
          <w:p w14:paraId="18886D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19CAD2D1"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5B5E84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1112" w:type="pct"/>
            <w:tcBorders>
              <w:top w:val="nil"/>
              <w:left w:val="nil"/>
              <w:bottom w:val="single" w:sz="4" w:space="0" w:color="auto"/>
              <w:right w:val="single" w:sz="4" w:space="0" w:color="auto"/>
            </w:tcBorders>
            <w:shd w:val="clear" w:color="000000" w:fill="FFFFFF"/>
            <w:noWrap/>
            <w:vAlign w:val="center"/>
          </w:tcPr>
          <w:p w14:paraId="540C2AB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71D04AE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煤焦油</w:t>
            </w:r>
          </w:p>
        </w:tc>
        <w:tc>
          <w:tcPr>
            <w:tcW w:w="735" w:type="pct"/>
            <w:tcBorders>
              <w:top w:val="nil"/>
              <w:left w:val="nil"/>
              <w:bottom w:val="single" w:sz="4" w:space="0" w:color="auto"/>
              <w:right w:val="single" w:sz="4" w:space="0" w:color="auto"/>
            </w:tcBorders>
            <w:shd w:val="clear" w:color="000000" w:fill="FFFFFF"/>
            <w:noWrap/>
            <w:vAlign w:val="center"/>
          </w:tcPr>
          <w:p w14:paraId="5ED6939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w:t>
            </w:r>
          </w:p>
        </w:tc>
        <w:tc>
          <w:tcPr>
            <w:tcW w:w="1828" w:type="pct"/>
            <w:tcBorders>
              <w:top w:val="nil"/>
              <w:left w:val="nil"/>
              <w:bottom w:val="single" w:sz="4" w:space="0" w:color="auto"/>
              <w:right w:val="single" w:sz="4" w:space="0" w:color="auto"/>
            </w:tcBorders>
            <w:shd w:val="clear" w:color="000000" w:fill="FFFFFF"/>
            <w:noWrap/>
            <w:vAlign w:val="center"/>
          </w:tcPr>
          <w:p w14:paraId="68E955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2.699</w:t>
            </w:r>
          </w:p>
        </w:tc>
        <w:tc>
          <w:tcPr>
            <w:tcW w:w="389" w:type="pct"/>
            <w:tcBorders>
              <w:top w:val="nil"/>
              <w:left w:val="nil"/>
              <w:bottom w:val="single" w:sz="4" w:space="0" w:color="auto"/>
              <w:right w:val="single" w:sz="4" w:space="0" w:color="auto"/>
            </w:tcBorders>
            <w:shd w:val="clear" w:color="000000" w:fill="FFFFFF"/>
            <w:noWrap/>
            <w:vAlign w:val="center"/>
          </w:tcPr>
          <w:p w14:paraId="5A7D73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0DA576A1"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15066D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1112" w:type="pct"/>
            <w:tcBorders>
              <w:top w:val="nil"/>
              <w:left w:val="nil"/>
              <w:bottom w:val="single" w:sz="4" w:space="0" w:color="auto"/>
              <w:right w:val="single" w:sz="4" w:space="0" w:color="auto"/>
            </w:tcBorders>
            <w:shd w:val="clear" w:color="000000" w:fill="FFFFFF"/>
            <w:vAlign w:val="center"/>
          </w:tcPr>
          <w:p w14:paraId="329620C0"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4473265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w:t>
            </w:r>
          </w:p>
        </w:tc>
        <w:tc>
          <w:tcPr>
            <w:tcW w:w="735" w:type="pct"/>
            <w:tcBorders>
              <w:top w:val="nil"/>
              <w:left w:val="nil"/>
              <w:bottom w:val="single" w:sz="4" w:space="0" w:color="auto"/>
              <w:right w:val="single" w:sz="4" w:space="0" w:color="auto"/>
            </w:tcBorders>
            <w:shd w:val="clear" w:color="000000" w:fill="FFFFFF"/>
            <w:noWrap/>
            <w:vAlign w:val="center"/>
          </w:tcPr>
          <w:p w14:paraId="1092A11D"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石灰窑</w:t>
            </w:r>
          </w:p>
        </w:tc>
        <w:tc>
          <w:tcPr>
            <w:tcW w:w="1828" w:type="pct"/>
            <w:tcBorders>
              <w:top w:val="nil"/>
              <w:left w:val="nil"/>
              <w:bottom w:val="single" w:sz="4" w:space="0" w:color="auto"/>
              <w:right w:val="single" w:sz="4" w:space="0" w:color="auto"/>
            </w:tcBorders>
            <w:shd w:val="clear" w:color="000000" w:fill="FFFFFF"/>
            <w:noWrap/>
            <w:vAlign w:val="center"/>
          </w:tcPr>
          <w:p w14:paraId="643B904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0.440</w:t>
            </w:r>
          </w:p>
        </w:tc>
        <w:tc>
          <w:tcPr>
            <w:tcW w:w="389" w:type="pct"/>
            <w:tcBorders>
              <w:top w:val="nil"/>
              <w:left w:val="nil"/>
              <w:bottom w:val="single" w:sz="4" w:space="0" w:color="auto"/>
              <w:right w:val="single" w:sz="4" w:space="0" w:color="auto"/>
            </w:tcBorders>
            <w:shd w:val="clear" w:color="000000" w:fill="FFFFFF"/>
            <w:noWrap/>
            <w:vAlign w:val="center"/>
          </w:tcPr>
          <w:p w14:paraId="5C1ADD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5F337D41"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1FC4A45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1112" w:type="pct"/>
            <w:tcBorders>
              <w:top w:val="nil"/>
              <w:left w:val="nil"/>
              <w:bottom w:val="single" w:sz="4" w:space="0" w:color="auto"/>
              <w:right w:val="single" w:sz="4" w:space="0" w:color="auto"/>
            </w:tcBorders>
            <w:shd w:val="clear" w:color="000000" w:fill="FFFFFF"/>
            <w:vAlign w:val="center"/>
          </w:tcPr>
          <w:p w14:paraId="55E0F9F0"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32E15AB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w:t>
            </w:r>
          </w:p>
        </w:tc>
        <w:tc>
          <w:tcPr>
            <w:tcW w:w="735" w:type="pct"/>
            <w:tcBorders>
              <w:top w:val="nil"/>
              <w:left w:val="nil"/>
              <w:bottom w:val="single" w:sz="4" w:space="0" w:color="auto"/>
              <w:right w:val="single" w:sz="4" w:space="0" w:color="auto"/>
            </w:tcBorders>
            <w:shd w:val="clear" w:color="000000" w:fill="FFFFFF"/>
            <w:noWrap/>
            <w:vAlign w:val="center"/>
          </w:tcPr>
          <w:p w14:paraId="0A61A886"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高炉</w:t>
            </w:r>
          </w:p>
        </w:tc>
        <w:tc>
          <w:tcPr>
            <w:tcW w:w="1828" w:type="pct"/>
            <w:tcBorders>
              <w:top w:val="nil"/>
              <w:left w:val="nil"/>
              <w:bottom w:val="single" w:sz="4" w:space="0" w:color="auto"/>
              <w:right w:val="single" w:sz="4" w:space="0" w:color="auto"/>
            </w:tcBorders>
            <w:shd w:val="clear" w:color="000000" w:fill="FFFFFF"/>
            <w:noWrap/>
            <w:vAlign w:val="center"/>
          </w:tcPr>
          <w:p w14:paraId="5F8ADD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0.476</w:t>
            </w:r>
          </w:p>
        </w:tc>
        <w:tc>
          <w:tcPr>
            <w:tcW w:w="389" w:type="pct"/>
            <w:tcBorders>
              <w:top w:val="nil"/>
              <w:left w:val="nil"/>
              <w:bottom w:val="single" w:sz="4" w:space="0" w:color="auto"/>
              <w:right w:val="single" w:sz="4" w:space="0" w:color="auto"/>
            </w:tcBorders>
            <w:shd w:val="clear" w:color="000000" w:fill="FFFFFF"/>
            <w:noWrap/>
            <w:vAlign w:val="center"/>
          </w:tcPr>
          <w:p w14:paraId="6D5489B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12B252F5"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55590FB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w:t>
            </w:r>
          </w:p>
        </w:tc>
        <w:tc>
          <w:tcPr>
            <w:tcW w:w="1112" w:type="pct"/>
            <w:tcBorders>
              <w:top w:val="nil"/>
              <w:left w:val="nil"/>
              <w:bottom w:val="single" w:sz="4" w:space="0" w:color="auto"/>
              <w:right w:val="single" w:sz="4" w:space="0" w:color="auto"/>
            </w:tcBorders>
            <w:shd w:val="clear" w:color="000000" w:fill="FFFFFF"/>
            <w:vAlign w:val="center"/>
          </w:tcPr>
          <w:p w14:paraId="54BD996E"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08B3EDA7"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电极</w:t>
            </w:r>
          </w:p>
        </w:tc>
        <w:tc>
          <w:tcPr>
            <w:tcW w:w="735" w:type="pct"/>
            <w:tcBorders>
              <w:top w:val="nil"/>
              <w:left w:val="nil"/>
              <w:bottom w:val="single" w:sz="4" w:space="0" w:color="auto"/>
              <w:right w:val="single" w:sz="4" w:space="0" w:color="auto"/>
            </w:tcBorders>
            <w:shd w:val="clear" w:color="000000" w:fill="FFFFFF"/>
            <w:noWrap/>
            <w:vAlign w:val="center"/>
          </w:tcPr>
          <w:p w14:paraId="79B0C73A"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0DD7F8A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3.663</w:t>
            </w:r>
          </w:p>
        </w:tc>
        <w:tc>
          <w:tcPr>
            <w:tcW w:w="389" w:type="pct"/>
            <w:tcBorders>
              <w:top w:val="nil"/>
              <w:left w:val="nil"/>
              <w:bottom w:val="single" w:sz="4" w:space="0" w:color="auto"/>
              <w:right w:val="single" w:sz="4" w:space="0" w:color="auto"/>
            </w:tcBorders>
            <w:shd w:val="clear" w:color="000000" w:fill="FFFFFF"/>
            <w:noWrap/>
            <w:vAlign w:val="center"/>
          </w:tcPr>
          <w:p w14:paraId="316BE16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0B93759E"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5E2539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6</w:t>
            </w:r>
          </w:p>
        </w:tc>
        <w:tc>
          <w:tcPr>
            <w:tcW w:w="1112" w:type="pct"/>
            <w:tcBorders>
              <w:top w:val="nil"/>
              <w:left w:val="nil"/>
              <w:bottom w:val="single" w:sz="4" w:space="0" w:color="auto"/>
              <w:right w:val="single" w:sz="4" w:space="0" w:color="auto"/>
            </w:tcBorders>
            <w:shd w:val="clear" w:color="000000" w:fill="FFFFFF"/>
            <w:vAlign w:val="center"/>
          </w:tcPr>
          <w:p w14:paraId="550D5C56"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7C9C35AA"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镍铁合金</w:t>
            </w:r>
          </w:p>
        </w:tc>
        <w:tc>
          <w:tcPr>
            <w:tcW w:w="735" w:type="pct"/>
            <w:tcBorders>
              <w:top w:val="nil"/>
              <w:left w:val="nil"/>
              <w:bottom w:val="single" w:sz="4" w:space="0" w:color="auto"/>
              <w:right w:val="single" w:sz="4" w:space="0" w:color="auto"/>
            </w:tcBorders>
            <w:shd w:val="clear" w:color="000000" w:fill="FFFFFF"/>
            <w:noWrap/>
            <w:vAlign w:val="center"/>
          </w:tcPr>
          <w:p w14:paraId="0FC3C694"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64A5CD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0.037</w:t>
            </w:r>
          </w:p>
        </w:tc>
        <w:tc>
          <w:tcPr>
            <w:tcW w:w="389" w:type="pct"/>
            <w:tcBorders>
              <w:top w:val="nil"/>
              <w:left w:val="nil"/>
              <w:bottom w:val="single" w:sz="4" w:space="0" w:color="auto"/>
              <w:right w:val="single" w:sz="4" w:space="0" w:color="auto"/>
            </w:tcBorders>
            <w:shd w:val="clear" w:color="000000" w:fill="FFFFFF"/>
            <w:noWrap/>
            <w:vAlign w:val="center"/>
          </w:tcPr>
          <w:p w14:paraId="47BBD2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6C876287"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3313F22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w:t>
            </w:r>
          </w:p>
        </w:tc>
        <w:tc>
          <w:tcPr>
            <w:tcW w:w="1112" w:type="pct"/>
            <w:tcBorders>
              <w:top w:val="nil"/>
              <w:left w:val="nil"/>
              <w:bottom w:val="single" w:sz="4" w:space="0" w:color="auto"/>
              <w:right w:val="single" w:sz="4" w:space="0" w:color="auto"/>
            </w:tcBorders>
            <w:shd w:val="clear" w:color="000000" w:fill="FFFFFF"/>
            <w:vAlign w:val="center"/>
          </w:tcPr>
          <w:p w14:paraId="1F3CE3FC"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7E030805"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铬铁合金</w:t>
            </w:r>
          </w:p>
        </w:tc>
        <w:tc>
          <w:tcPr>
            <w:tcW w:w="735" w:type="pct"/>
            <w:tcBorders>
              <w:top w:val="nil"/>
              <w:left w:val="nil"/>
              <w:bottom w:val="single" w:sz="4" w:space="0" w:color="auto"/>
              <w:right w:val="single" w:sz="4" w:space="0" w:color="auto"/>
            </w:tcBorders>
            <w:shd w:val="clear" w:color="000000" w:fill="FFFFFF"/>
            <w:noWrap/>
            <w:vAlign w:val="center"/>
          </w:tcPr>
          <w:p w14:paraId="5557A0F9"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1DC765B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0.348</w:t>
            </w:r>
          </w:p>
        </w:tc>
        <w:tc>
          <w:tcPr>
            <w:tcW w:w="389" w:type="pct"/>
            <w:tcBorders>
              <w:top w:val="nil"/>
              <w:left w:val="nil"/>
              <w:bottom w:val="single" w:sz="4" w:space="0" w:color="auto"/>
              <w:right w:val="single" w:sz="4" w:space="0" w:color="auto"/>
            </w:tcBorders>
            <w:shd w:val="clear" w:color="000000" w:fill="FFFFFF"/>
            <w:noWrap/>
            <w:vAlign w:val="center"/>
          </w:tcPr>
          <w:p w14:paraId="059627F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37D997AD"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20DBB9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w:t>
            </w:r>
          </w:p>
        </w:tc>
        <w:tc>
          <w:tcPr>
            <w:tcW w:w="1112" w:type="pct"/>
            <w:tcBorders>
              <w:top w:val="nil"/>
              <w:left w:val="nil"/>
              <w:bottom w:val="single" w:sz="4" w:space="0" w:color="auto"/>
              <w:right w:val="single" w:sz="4" w:space="0" w:color="auto"/>
            </w:tcBorders>
            <w:shd w:val="clear" w:color="000000" w:fill="FFFFFF"/>
            <w:vAlign w:val="center"/>
          </w:tcPr>
          <w:p w14:paraId="286073F3"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174CF4DE"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钼铁合金</w:t>
            </w:r>
          </w:p>
        </w:tc>
        <w:tc>
          <w:tcPr>
            <w:tcW w:w="735" w:type="pct"/>
            <w:tcBorders>
              <w:top w:val="nil"/>
              <w:left w:val="nil"/>
              <w:bottom w:val="single" w:sz="4" w:space="0" w:color="auto"/>
              <w:right w:val="single" w:sz="4" w:space="0" w:color="auto"/>
            </w:tcBorders>
            <w:shd w:val="clear" w:color="000000" w:fill="FFFFFF"/>
            <w:noWrap/>
            <w:vAlign w:val="center"/>
          </w:tcPr>
          <w:p w14:paraId="7E5A95FA"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743893E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0.018</w:t>
            </w:r>
          </w:p>
        </w:tc>
        <w:tc>
          <w:tcPr>
            <w:tcW w:w="389" w:type="pct"/>
            <w:tcBorders>
              <w:top w:val="nil"/>
              <w:left w:val="nil"/>
              <w:bottom w:val="single" w:sz="4" w:space="0" w:color="auto"/>
              <w:right w:val="single" w:sz="4" w:space="0" w:color="auto"/>
            </w:tcBorders>
            <w:shd w:val="clear" w:color="000000" w:fill="FFFFFF"/>
            <w:noWrap/>
            <w:vAlign w:val="center"/>
          </w:tcPr>
          <w:p w14:paraId="398ED6F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019CDE76"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319C887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w:t>
            </w:r>
          </w:p>
        </w:tc>
        <w:tc>
          <w:tcPr>
            <w:tcW w:w="1112" w:type="pct"/>
            <w:tcBorders>
              <w:top w:val="nil"/>
              <w:left w:val="nil"/>
              <w:bottom w:val="single" w:sz="4" w:space="0" w:color="auto"/>
              <w:right w:val="single" w:sz="4" w:space="0" w:color="auto"/>
            </w:tcBorders>
            <w:shd w:val="clear" w:color="000000" w:fill="FFFFFF"/>
            <w:vAlign w:val="center"/>
          </w:tcPr>
          <w:p w14:paraId="5D2AFA31"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54CD0AE8"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硅铁合金</w:t>
            </w:r>
          </w:p>
        </w:tc>
        <w:tc>
          <w:tcPr>
            <w:tcW w:w="735" w:type="pct"/>
            <w:tcBorders>
              <w:top w:val="nil"/>
              <w:left w:val="nil"/>
              <w:bottom w:val="single" w:sz="4" w:space="0" w:color="auto"/>
              <w:right w:val="single" w:sz="4" w:space="0" w:color="auto"/>
            </w:tcBorders>
            <w:shd w:val="clear" w:color="000000" w:fill="FFFFFF"/>
            <w:noWrap/>
            <w:vAlign w:val="center"/>
          </w:tcPr>
          <w:p w14:paraId="59284FB4"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7A869C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0.007</w:t>
            </w:r>
          </w:p>
        </w:tc>
        <w:tc>
          <w:tcPr>
            <w:tcW w:w="389" w:type="pct"/>
            <w:tcBorders>
              <w:top w:val="nil"/>
              <w:left w:val="nil"/>
              <w:bottom w:val="single" w:sz="4" w:space="0" w:color="auto"/>
              <w:right w:val="single" w:sz="4" w:space="0" w:color="auto"/>
            </w:tcBorders>
            <w:shd w:val="clear" w:color="000000" w:fill="FFFFFF"/>
            <w:noWrap/>
            <w:vAlign w:val="center"/>
          </w:tcPr>
          <w:p w14:paraId="191CD1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069568F3"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7A0EFDA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10</w:t>
            </w:r>
          </w:p>
        </w:tc>
        <w:tc>
          <w:tcPr>
            <w:tcW w:w="1112" w:type="pct"/>
            <w:tcBorders>
              <w:top w:val="nil"/>
              <w:left w:val="nil"/>
              <w:bottom w:val="single" w:sz="4" w:space="0" w:color="auto"/>
              <w:right w:val="single" w:sz="4" w:space="0" w:color="auto"/>
            </w:tcBorders>
            <w:shd w:val="clear" w:color="000000" w:fill="FFFFFF"/>
            <w:vAlign w:val="center"/>
          </w:tcPr>
          <w:p w14:paraId="2C24DC23"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1D1DF738"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锰铁合金</w:t>
            </w:r>
          </w:p>
        </w:tc>
        <w:tc>
          <w:tcPr>
            <w:tcW w:w="735" w:type="pct"/>
            <w:tcBorders>
              <w:top w:val="nil"/>
              <w:left w:val="nil"/>
              <w:bottom w:val="single" w:sz="4" w:space="0" w:color="auto"/>
              <w:right w:val="single" w:sz="4" w:space="0" w:color="auto"/>
            </w:tcBorders>
            <w:shd w:val="clear" w:color="000000" w:fill="FFFFFF"/>
            <w:noWrap/>
            <w:vAlign w:val="center"/>
          </w:tcPr>
          <w:p w14:paraId="21A1E448"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5ABF55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0.275</w:t>
            </w:r>
          </w:p>
        </w:tc>
        <w:tc>
          <w:tcPr>
            <w:tcW w:w="389" w:type="pct"/>
            <w:tcBorders>
              <w:top w:val="nil"/>
              <w:left w:val="nil"/>
              <w:bottom w:val="single" w:sz="4" w:space="0" w:color="auto"/>
              <w:right w:val="single" w:sz="4" w:space="0" w:color="auto"/>
            </w:tcBorders>
            <w:shd w:val="clear" w:color="000000" w:fill="FFFFFF"/>
            <w:noWrap/>
            <w:vAlign w:val="center"/>
          </w:tcPr>
          <w:p w14:paraId="794C7E4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36A3BB6D"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2CE7EF3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11</w:t>
            </w:r>
          </w:p>
        </w:tc>
        <w:tc>
          <w:tcPr>
            <w:tcW w:w="1112" w:type="pct"/>
            <w:tcBorders>
              <w:top w:val="nil"/>
              <w:left w:val="nil"/>
              <w:bottom w:val="single" w:sz="4" w:space="0" w:color="auto"/>
              <w:right w:val="single" w:sz="4" w:space="0" w:color="auto"/>
            </w:tcBorders>
            <w:shd w:val="clear" w:color="000000" w:fill="FFFFFF"/>
            <w:vAlign w:val="center"/>
          </w:tcPr>
          <w:p w14:paraId="58D01E7D"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432E8CA2"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废钢</w:t>
            </w:r>
          </w:p>
        </w:tc>
        <w:tc>
          <w:tcPr>
            <w:tcW w:w="735" w:type="pct"/>
            <w:tcBorders>
              <w:top w:val="nil"/>
              <w:left w:val="nil"/>
              <w:bottom w:val="single" w:sz="4" w:space="0" w:color="auto"/>
              <w:right w:val="single" w:sz="4" w:space="0" w:color="auto"/>
            </w:tcBorders>
            <w:shd w:val="clear" w:color="000000" w:fill="FFFFFF"/>
            <w:noWrap/>
            <w:vAlign w:val="center"/>
          </w:tcPr>
          <w:p w14:paraId="6BD5F9EA"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炼钢</w:t>
            </w:r>
          </w:p>
        </w:tc>
        <w:tc>
          <w:tcPr>
            <w:tcW w:w="1828" w:type="pct"/>
            <w:tcBorders>
              <w:top w:val="nil"/>
              <w:left w:val="nil"/>
              <w:bottom w:val="single" w:sz="4" w:space="0" w:color="auto"/>
              <w:right w:val="single" w:sz="4" w:space="0" w:color="auto"/>
            </w:tcBorders>
            <w:shd w:val="clear" w:color="000000" w:fill="FFFFFF"/>
            <w:noWrap/>
            <w:vAlign w:val="center"/>
          </w:tcPr>
          <w:p w14:paraId="0AE188C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0.037</w:t>
            </w:r>
          </w:p>
        </w:tc>
        <w:tc>
          <w:tcPr>
            <w:tcW w:w="389" w:type="pct"/>
            <w:tcBorders>
              <w:top w:val="nil"/>
              <w:left w:val="nil"/>
              <w:bottom w:val="single" w:sz="4" w:space="0" w:color="auto"/>
              <w:right w:val="single" w:sz="4" w:space="0" w:color="auto"/>
            </w:tcBorders>
            <w:shd w:val="clear" w:color="000000" w:fill="FFFFFF"/>
            <w:noWrap/>
            <w:vAlign w:val="center"/>
          </w:tcPr>
          <w:p w14:paraId="094852F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r w:rsidR="0076773F" w14:paraId="344CFB01" w14:textId="77777777">
        <w:trPr>
          <w:trHeight w:val="413"/>
        </w:trPr>
        <w:tc>
          <w:tcPr>
            <w:tcW w:w="226" w:type="pct"/>
            <w:tcBorders>
              <w:top w:val="nil"/>
              <w:left w:val="single" w:sz="4" w:space="0" w:color="auto"/>
              <w:bottom w:val="single" w:sz="4" w:space="0" w:color="auto"/>
              <w:right w:val="single" w:sz="4" w:space="0" w:color="auto"/>
            </w:tcBorders>
            <w:shd w:val="clear" w:color="000000" w:fill="FFFFFF"/>
            <w:noWrap/>
            <w:vAlign w:val="center"/>
          </w:tcPr>
          <w:p w14:paraId="425A1B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12</w:t>
            </w:r>
          </w:p>
        </w:tc>
        <w:tc>
          <w:tcPr>
            <w:tcW w:w="1112" w:type="pct"/>
            <w:tcBorders>
              <w:top w:val="nil"/>
              <w:left w:val="nil"/>
              <w:bottom w:val="single" w:sz="4" w:space="0" w:color="auto"/>
              <w:right w:val="single" w:sz="4" w:space="0" w:color="auto"/>
            </w:tcBorders>
            <w:shd w:val="clear" w:color="000000" w:fill="FFFFFF"/>
            <w:vAlign w:val="center"/>
          </w:tcPr>
          <w:p w14:paraId="15DB8589"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制程排放</w:t>
            </w:r>
          </w:p>
        </w:tc>
        <w:tc>
          <w:tcPr>
            <w:tcW w:w="710" w:type="pct"/>
            <w:tcBorders>
              <w:top w:val="nil"/>
              <w:left w:val="nil"/>
              <w:bottom w:val="single" w:sz="4" w:space="0" w:color="auto"/>
              <w:right w:val="single" w:sz="4" w:space="0" w:color="auto"/>
            </w:tcBorders>
            <w:shd w:val="clear" w:color="000000" w:fill="FFFFFF"/>
            <w:noWrap/>
            <w:vAlign w:val="center"/>
          </w:tcPr>
          <w:p w14:paraId="219E9730"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粗钢</w:t>
            </w:r>
          </w:p>
        </w:tc>
        <w:tc>
          <w:tcPr>
            <w:tcW w:w="735" w:type="pct"/>
            <w:tcBorders>
              <w:top w:val="nil"/>
              <w:left w:val="nil"/>
              <w:bottom w:val="single" w:sz="4" w:space="0" w:color="auto"/>
              <w:right w:val="single" w:sz="4" w:space="0" w:color="auto"/>
            </w:tcBorders>
            <w:shd w:val="clear" w:color="000000" w:fill="FFFFFF"/>
            <w:noWrap/>
            <w:vAlign w:val="center"/>
          </w:tcPr>
          <w:p w14:paraId="5C1ACB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固碳产品</w:t>
            </w:r>
          </w:p>
        </w:tc>
        <w:tc>
          <w:tcPr>
            <w:tcW w:w="1828" w:type="pct"/>
            <w:tcBorders>
              <w:top w:val="nil"/>
              <w:left w:val="nil"/>
              <w:bottom w:val="single" w:sz="4" w:space="0" w:color="auto"/>
              <w:right w:val="single" w:sz="4" w:space="0" w:color="auto"/>
            </w:tcBorders>
            <w:shd w:val="clear" w:color="000000" w:fill="FFFFFF"/>
            <w:noWrap/>
            <w:vAlign w:val="center"/>
          </w:tcPr>
          <w:p w14:paraId="0B04916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0.037</w:t>
            </w:r>
          </w:p>
        </w:tc>
        <w:tc>
          <w:tcPr>
            <w:tcW w:w="389" w:type="pct"/>
            <w:tcBorders>
              <w:top w:val="nil"/>
              <w:left w:val="nil"/>
              <w:bottom w:val="single" w:sz="4" w:space="0" w:color="auto"/>
              <w:right w:val="single" w:sz="4" w:space="0" w:color="auto"/>
            </w:tcBorders>
            <w:shd w:val="clear" w:color="000000" w:fill="FFFFFF"/>
            <w:noWrap/>
            <w:vAlign w:val="center"/>
          </w:tcPr>
          <w:p w14:paraId="4949EE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r>
    </w:tbl>
    <w:p w14:paraId="590794CB" w14:textId="77777777" w:rsidR="0076773F" w:rsidRDefault="0076773F">
      <w:pPr>
        <w:pStyle w:val="afb"/>
        <w:spacing w:before="0" w:line="360" w:lineRule="auto"/>
        <w:ind w:left="567"/>
        <w:rPr>
          <w:rFonts w:eastAsia="宋体" w:cs="Arial"/>
          <w:iCs/>
          <w:sz w:val="24"/>
          <w:lang w:eastAsia="zh-CN"/>
        </w:rPr>
      </w:pPr>
    </w:p>
    <w:p w14:paraId="37A72095"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逸散排放因子表</w:t>
      </w:r>
    </w:p>
    <w:tbl>
      <w:tblPr>
        <w:tblW w:w="5000" w:type="pct"/>
        <w:tblLook w:val="04A0" w:firstRow="1" w:lastRow="0" w:firstColumn="1" w:lastColumn="0" w:noHBand="0" w:noVBand="1"/>
      </w:tblPr>
      <w:tblGrid>
        <w:gridCol w:w="400"/>
        <w:gridCol w:w="814"/>
        <w:gridCol w:w="538"/>
        <w:gridCol w:w="1055"/>
        <w:gridCol w:w="630"/>
        <w:gridCol w:w="894"/>
        <w:gridCol w:w="354"/>
        <w:gridCol w:w="365"/>
        <w:gridCol w:w="583"/>
        <w:gridCol w:w="720"/>
        <w:gridCol w:w="2709"/>
      </w:tblGrid>
      <w:tr w:rsidR="0076773F" w14:paraId="07434AF4" w14:textId="77777777">
        <w:trPr>
          <w:trHeight w:val="315"/>
        </w:trPr>
        <w:tc>
          <w:tcPr>
            <w:tcW w:w="11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6FD397A3"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580"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36D3264"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370"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2F32E8A4"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383"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4F13ABE7"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设施</w:t>
            </w:r>
          </w:p>
        </w:tc>
        <w:tc>
          <w:tcPr>
            <w:tcW w:w="1157" w:type="pct"/>
            <w:gridSpan w:val="2"/>
            <w:tcBorders>
              <w:top w:val="single" w:sz="4" w:space="0" w:color="auto"/>
              <w:left w:val="nil"/>
              <w:bottom w:val="single" w:sz="4" w:space="0" w:color="auto"/>
              <w:right w:val="single" w:sz="4" w:space="0" w:color="000000"/>
            </w:tcBorders>
            <w:shd w:val="clear" w:color="000000" w:fill="FF6600"/>
            <w:noWrap/>
            <w:vAlign w:val="center"/>
          </w:tcPr>
          <w:p w14:paraId="40B68BF8"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HFCs/PFCs</w:t>
            </w:r>
          </w:p>
        </w:tc>
        <w:tc>
          <w:tcPr>
            <w:tcW w:w="383" w:type="pct"/>
            <w:vMerge w:val="restart"/>
            <w:tcBorders>
              <w:top w:val="single" w:sz="4" w:space="0" w:color="auto"/>
              <w:left w:val="single" w:sz="4" w:space="0" w:color="auto"/>
              <w:bottom w:val="single" w:sz="4" w:space="0" w:color="000000"/>
              <w:right w:val="single" w:sz="4" w:space="0" w:color="auto"/>
            </w:tcBorders>
            <w:shd w:val="clear" w:color="000000" w:fill="FF6600"/>
            <w:noWrap/>
            <w:vAlign w:val="center"/>
          </w:tcPr>
          <w:p w14:paraId="362474C6"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MCF</w:t>
            </w:r>
          </w:p>
        </w:tc>
        <w:tc>
          <w:tcPr>
            <w:tcW w:w="206" w:type="pct"/>
            <w:vMerge w:val="restart"/>
            <w:tcBorders>
              <w:top w:val="single" w:sz="4" w:space="0" w:color="auto"/>
              <w:left w:val="single" w:sz="4" w:space="0" w:color="auto"/>
              <w:bottom w:val="single" w:sz="4" w:space="0" w:color="000000"/>
              <w:right w:val="single" w:sz="4" w:space="0" w:color="auto"/>
            </w:tcBorders>
            <w:shd w:val="clear" w:color="000000" w:fill="FF6600"/>
            <w:noWrap/>
            <w:vAlign w:val="center"/>
          </w:tcPr>
          <w:p w14:paraId="2FA094F1"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Bo</w:t>
            </w:r>
          </w:p>
        </w:tc>
        <w:tc>
          <w:tcPr>
            <w:tcW w:w="262"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3E7EA031"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354"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1AD44BF3"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118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p w14:paraId="5D725C14"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排放因子引用源</w:t>
            </w:r>
          </w:p>
        </w:tc>
      </w:tr>
      <w:tr w:rsidR="0076773F" w14:paraId="16B60A39" w14:textId="77777777">
        <w:trPr>
          <w:trHeight w:val="315"/>
        </w:trPr>
        <w:tc>
          <w:tcPr>
            <w:tcW w:w="118" w:type="pct"/>
            <w:vMerge/>
            <w:tcBorders>
              <w:top w:val="single" w:sz="4" w:space="0" w:color="auto"/>
              <w:left w:val="single" w:sz="4" w:space="0" w:color="auto"/>
              <w:bottom w:val="single" w:sz="4" w:space="0" w:color="auto"/>
              <w:right w:val="single" w:sz="4" w:space="0" w:color="auto"/>
            </w:tcBorders>
            <w:vAlign w:val="center"/>
          </w:tcPr>
          <w:p w14:paraId="3B9F2465" w14:textId="77777777" w:rsidR="0076773F" w:rsidRDefault="0076773F">
            <w:pPr>
              <w:spacing w:before="0"/>
              <w:rPr>
                <w:rFonts w:eastAsia="PMingLiU" w:cs="Arial"/>
                <w:b/>
                <w:bCs/>
                <w:color w:val="FFFFFF"/>
                <w:sz w:val="24"/>
                <w:lang w:val="en-US" w:eastAsia="zh-CN"/>
              </w:rPr>
            </w:pPr>
          </w:p>
        </w:tc>
        <w:tc>
          <w:tcPr>
            <w:tcW w:w="580" w:type="pct"/>
            <w:vMerge/>
            <w:tcBorders>
              <w:top w:val="single" w:sz="4" w:space="0" w:color="auto"/>
              <w:left w:val="single" w:sz="4" w:space="0" w:color="auto"/>
              <w:bottom w:val="single" w:sz="4" w:space="0" w:color="auto"/>
              <w:right w:val="single" w:sz="4" w:space="0" w:color="auto"/>
            </w:tcBorders>
            <w:vAlign w:val="center"/>
          </w:tcPr>
          <w:p w14:paraId="6344018B" w14:textId="77777777" w:rsidR="0076773F" w:rsidRDefault="0076773F">
            <w:pPr>
              <w:spacing w:before="0"/>
              <w:rPr>
                <w:rFonts w:eastAsia="PMingLiU" w:cs="Arial"/>
                <w:b/>
                <w:bCs/>
                <w:color w:val="FFFFFF"/>
                <w:sz w:val="24"/>
                <w:lang w:val="en-US" w:eastAsia="zh-CN"/>
              </w:rPr>
            </w:pPr>
          </w:p>
        </w:tc>
        <w:tc>
          <w:tcPr>
            <w:tcW w:w="370" w:type="pct"/>
            <w:vMerge/>
            <w:tcBorders>
              <w:top w:val="single" w:sz="4" w:space="0" w:color="auto"/>
              <w:left w:val="single" w:sz="4" w:space="0" w:color="auto"/>
              <w:bottom w:val="single" w:sz="4" w:space="0" w:color="auto"/>
              <w:right w:val="single" w:sz="4" w:space="0" w:color="auto"/>
            </w:tcBorders>
            <w:vAlign w:val="center"/>
          </w:tcPr>
          <w:p w14:paraId="42FC1CF2" w14:textId="77777777" w:rsidR="0076773F" w:rsidRDefault="0076773F">
            <w:pPr>
              <w:spacing w:before="0"/>
              <w:rPr>
                <w:rFonts w:eastAsia="PMingLiU" w:cs="Arial"/>
                <w:b/>
                <w:bCs/>
                <w:color w:val="FFFFFF"/>
                <w:sz w:val="24"/>
                <w:lang w:val="en-US" w:eastAsia="zh-CN"/>
              </w:rPr>
            </w:pPr>
          </w:p>
        </w:tc>
        <w:tc>
          <w:tcPr>
            <w:tcW w:w="383" w:type="pct"/>
            <w:vMerge/>
            <w:tcBorders>
              <w:top w:val="single" w:sz="4" w:space="0" w:color="auto"/>
              <w:left w:val="single" w:sz="4" w:space="0" w:color="auto"/>
              <w:bottom w:val="single" w:sz="4" w:space="0" w:color="auto"/>
              <w:right w:val="single" w:sz="4" w:space="0" w:color="auto"/>
            </w:tcBorders>
            <w:vAlign w:val="center"/>
          </w:tcPr>
          <w:p w14:paraId="5CEF3585" w14:textId="77777777" w:rsidR="0076773F" w:rsidRDefault="0076773F">
            <w:pPr>
              <w:spacing w:before="0"/>
              <w:rPr>
                <w:rFonts w:eastAsia="PMingLiU" w:cs="Arial"/>
                <w:b/>
                <w:bCs/>
                <w:color w:val="FFFFFF"/>
                <w:sz w:val="24"/>
                <w:lang w:val="en-US" w:eastAsia="zh-CN"/>
              </w:rPr>
            </w:pPr>
          </w:p>
        </w:tc>
        <w:tc>
          <w:tcPr>
            <w:tcW w:w="636" w:type="pct"/>
            <w:tcBorders>
              <w:top w:val="nil"/>
              <w:left w:val="nil"/>
              <w:bottom w:val="single" w:sz="4" w:space="0" w:color="auto"/>
              <w:right w:val="single" w:sz="4" w:space="0" w:color="auto"/>
            </w:tcBorders>
            <w:shd w:val="clear" w:color="000000" w:fill="FF6600"/>
            <w:noWrap/>
            <w:vAlign w:val="center"/>
          </w:tcPr>
          <w:p w14:paraId="5FE525B4"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EF</w:t>
            </w:r>
            <w:r>
              <w:rPr>
                <w:rFonts w:ascii="宋体" w:eastAsia="宋体" w:hAnsi="宋体" w:cs="Arial" w:hint="eastAsia"/>
                <w:b/>
                <w:bCs/>
                <w:color w:val="FFFFFF"/>
                <w:sz w:val="24"/>
                <w:lang w:val="en-US" w:eastAsia="zh-CN"/>
              </w:rPr>
              <w:t>估计值</w:t>
            </w:r>
          </w:p>
        </w:tc>
        <w:tc>
          <w:tcPr>
            <w:tcW w:w="520" w:type="pct"/>
            <w:tcBorders>
              <w:top w:val="nil"/>
              <w:left w:val="nil"/>
              <w:bottom w:val="single" w:sz="4" w:space="0" w:color="auto"/>
              <w:right w:val="single" w:sz="4" w:space="0" w:color="auto"/>
            </w:tcBorders>
            <w:shd w:val="clear" w:color="000000" w:fill="FF6600"/>
            <w:noWrap/>
            <w:vAlign w:val="center"/>
          </w:tcPr>
          <w:p w14:paraId="74E443ED"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383" w:type="pct"/>
            <w:vMerge/>
            <w:tcBorders>
              <w:top w:val="single" w:sz="4" w:space="0" w:color="auto"/>
              <w:left w:val="single" w:sz="4" w:space="0" w:color="auto"/>
              <w:bottom w:val="single" w:sz="4" w:space="0" w:color="000000"/>
              <w:right w:val="single" w:sz="4" w:space="0" w:color="auto"/>
            </w:tcBorders>
            <w:vAlign w:val="center"/>
          </w:tcPr>
          <w:p w14:paraId="740EDD9F" w14:textId="77777777" w:rsidR="0076773F" w:rsidRDefault="0076773F">
            <w:pPr>
              <w:spacing w:before="0"/>
              <w:rPr>
                <w:rFonts w:ascii="宋体" w:eastAsia="宋体" w:hAnsi="宋体" w:cs="宋体" w:hint="eastAsia"/>
                <w:b/>
                <w:bCs/>
                <w:color w:val="FFFFFF"/>
                <w:sz w:val="24"/>
                <w:lang w:val="en-US" w:eastAsia="zh-CN"/>
              </w:rPr>
            </w:pPr>
          </w:p>
        </w:tc>
        <w:tc>
          <w:tcPr>
            <w:tcW w:w="206" w:type="pct"/>
            <w:vMerge/>
            <w:tcBorders>
              <w:top w:val="single" w:sz="4" w:space="0" w:color="auto"/>
              <w:left w:val="single" w:sz="4" w:space="0" w:color="auto"/>
              <w:bottom w:val="single" w:sz="4" w:space="0" w:color="000000"/>
              <w:right w:val="single" w:sz="4" w:space="0" w:color="auto"/>
            </w:tcBorders>
            <w:vAlign w:val="center"/>
          </w:tcPr>
          <w:p w14:paraId="795906C8" w14:textId="77777777" w:rsidR="0076773F" w:rsidRDefault="0076773F">
            <w:pPr>
              <w:spacing w:before="0"/>
              <w:rPr>
                <w:rFonts w:eastAsia="PMingLiU" w:cs="Arial"/>
                <w:b/>
                <w:bCs/>
                <w:color w:val="FFFFFF"/>
                <w:sz w:val="24"/>
                <w:lang w:val="en-US" w:eastAsia="zh-CN"/>
              </w:rPr>
            </w:pPr>
          </w:p>
        </w:tc>
        <w:tc>
          <w:tcPr>
            <w:tcW w:w="262" w:type="pct"/>
            <w:vMerge/>
            <w:tcBorders>
              <w:top w:val="single" w:sz="4" w:space="0" w:color="auto"/>
              <w:left w:val="single" w:sz="4" w:space="0" w:color="auto"/>
              <w:bottom w:val="single" w:sz="4" w:space="0" w:color="auto"/>
              <w:right w:val="single" w:sz="4" w:space="0" w:color="auto"/>
            </w:tcBorders>
            <w:vAlign w:val="center"/>
          </w:tcPr>
          <w:p w14:paraId="676627C1" w14:textId="77777777" w:rsidR="0076773F" w:rsidRDefault="0076773F">
            <w:pPr>
              <w:spacing w:before="0"/>
              <w:rPr>
                <w:rFonts w:ascii="宋体" w:eastAsia="宋体" w:hAnsi="宋体" w:cs="宋体" w:hint="eastAsia"/>
                <w:b/>
                <w:bCs/>
                <w:color w:val="FFFFFF"/>
                <w:sz w:val="24"/>
                <w:lang w:val="en-US" w:eastAsia="zh-CN"/>
              </w:rPr>
            </w:pPr>
          </w:p>
        </w:tc>
        <w:tc>
          <w:tcPr>
            <w:tcW w:w="354" w:type="pct"/>
            <w:vMerge/>
            <w:tcBorders>
              <w:top w:val="single" w:sz="4" w:space="0" w:color="auto"/>
              <w:left w:val="single" w:sz="4" w:space="0" w:color="auto"/>
              <w:bottom w:val="single" w:sz="4" w:space="0" w:color="auto"/>
              <w:right w:val="single" w:sz="4" w:space="0" w:color="auto"/>
            </w:tcBorders>
            <w:vAlign w:val="center"/>
          </w:tcPr>
          <w:p w14:paraId="5510161E" w14:textId="77777777" w:rsidR="0076773F" w:rsidRDefault="0076773F">
            <w:pPr>
              <w:spacing w:before="0"/>
              <w:rPr>
                <w:rFonts w:eastAsia="PMingLiU" w:cs="Arial"/>
                <w:b/>
                <w:bCs/>
                <w:color w:val="FFFFFF"/>
                <w:sz w:val="24"/>
                <w:lang w:val="en-US" w:eastAsia="zh-CN"/>
              </w:rPr>
            </w:pPr>
          </w:p>
        </w:tc>
        <w:tc>
          <w:tcPr>
            <w:tcW w:w="1186" w:type="pct"/>
            <w:vMerge/>
            <w:tcBorders>
              <w:top w:val="single" w:sz="4" w:space="0" w:color="auto"/>
              <w:left w:val="single" w:sz="4" w:space="0" w:color="auto"/>
              <w:bottom w:val="single" w:sz="4" w:space="0" w:color="auto"/>
              <w:right w:val="single" w:sz="4" w:space="0" w:color="auto"/>
            </w:tcBorders>
            <w:vAlign w:val="center"/>
          </w:tcPr>
          <w:p w14:paraId="652D522A" w14:textId="77777777" w:rsidR="0076773F" w:rsidRDefault="0076773F">
            <w:pPr>
              <w:spacing w:before="0"/>
              <w:rPr>
                <w:rFonts w:eastAsia="PMingLiU" w:cs="Arial"/>
                <w:b/>
                <w:bCs/>
                <w:color w:val="FFFFFF"/>
                <w:sz w:val="24"/>
                <w:lang w:val="en-US" w:eastAsia="zh-CN"/>
              </w:rPr>
            </w:pPr>
          </w:p>
        </w:tc>
      </w:tr>
      <w:tr w:rsidR="0076773F" w14:paraId="704529D0" w14:textId="77777777">
        <w:trPr>
          <w:trHeight w:val="413"/>
        </w:trPr>
        <w:tc>
          <w:tcPr>
            <w:tcW w:w="118" w:type="pct"/>
            <w:tcBorders>
              <w:top w:val="nil"/>
              <w:left w:val="single" w:sz="4" w:space="0" w:color="auto"/>
              <w:bottom w:val="single" w:sz="4" w:space="0" w:color="auto"/>
              <w:right w:val="single" w:sz="4" w:space="0" w:color="auto"/>
            </w:tcBorders>
            <w:shd w:val="clear" w:color="000000" w:fill="FFFFFF"/>
            <w:vAlign w:val="center"/>
          </w:tcPr>
          <w:p w14:paraId="60B2F4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580" w:type="pct"/>
            <w:tcBorders>
              <w:top w:val="nil"/>
              <w:left w:val="nil"/>
              <w:bottom w:val="single" w:sz="4" w:space="0" w:color="auto"/>
              <w:right w:val="single" w:sz="4" w:space="0" w:color="auto"/>
            </w:tcBorders>
            <w:shd w:val="clear" w:color="auto" w:fill="auto"/>
            <w:noWrap/>
            <w:vAlign w:val="center"/>
          </w:tcPr>
          <w:p w14:paraId="4C6B78EC"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70" w:type="pct"/>
            <w:tcBorders>
              <w:top w:val="nil"/>
              <w:left w:val="nil"/>
              <w:bottom w:val="single" w:sz="4" w:space="0" w:color="auto"/>
              <w:right w:val="single" w:sz="4" w:space="0" w:color="auto"/>
            </w:tcBorders>
            <w:shd w:val="clear" w:color="auto" w:fill="auto"/>
            <w:noWrap/>
            <w:vAlign w:val="center"/>
          </w:tcPr>
          <w:p w14:paraId="520AD87D"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SF6</w:t>
            </w:r>
            <w:r>
              <w:rPr>
                <w:rFonts w:ascii="宋体" w:eastAsia="宋体" w:hAnsi="宋体" w:cs="Arial" w:hint="eastAsia"/>
                <w:color w:val="000000"/>
                <w:szCs w:val="20"/>
                <w:lang w:val="en-US" w:eastAsia="zh-CN"/>
              </w:rPr>
              <w:t>逸散</w:t>
            </w:r>
          </w:p>
        </w:tc>
        <w:tc>
          <w:tcPr>
            <w:tcW w:w="383" w:type="pct"/>
            <w:tcBorders>
              <w:top w:val="nil"/>
              <w:left w:val="nil"/>
              <w:bottom w:val="single" w:sz="4" w:space="0" w:color="auto"/>
              <w:right w:val="single" w:sz="4" w:space="0" w:color="auto"/>
            </w:tcBorders>
            <w:shd w:val="clear" w:color="000000" w:fill="FFFFFF"/>
            <w:noWrap/>
            <w:vAlign w:val="center"/>
          </w:tcPr>
          <w:p w14:paraId="05201CB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高压开关</w:t>
            </w:r>
          </w:p>
        </w:tc>
        <w:tc>
          <w:tcPr>
            <w:tcW w:w="636" w:type="pct"/>
            <w:tcBorders>
              <w:top w:val="nil"/>
              <w:left w:val="nil"/>
              <w:bottom w:val="single" w:sz="4" w:space="0" w:color="auto"/>
              <w:right w:val="single" w:sz="4" w:space="0" w:color="auto"/>
            </w:tcBorders>
            <w:shd w:val="clear" w:color="000000" w:fill="FFFFFF"/>
            <w:noWrap/>
            <w:vAlign w:val="center"/>
          </w:tcPr>
          <w:p w14:paraId="3BF9474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0.5%</w:t>
            </w:r>
          </w:p>
        </w:tc>
        <w:tc>
          <w:tcPr>
            <w:tcW w:w="520" w:type="pct"/>
            <w:tcBorders>
              <w:top w:val="nil"/>
              <w:left w:val="nil"/>
              <w:bottom w:val="single" w:sz="4" w:space="0" w:color="auto"/>
              <w:right w:val="single" w:sz="4" w:space="0" w:color="auto"/>
            </w:tcBorders>
            <w:shd w:val="clear" w:color="000000" w:fill="FFFFFF"/>
            <w:noWrap/>
            <w:vAlign w:val="center"/>
          </w:tcPr>
          <w:p w14:paraId="65306999" w14:textId="77777777" w:rsidR="0076773F" w:rsidRDefault="00000000">
            <w:pPr>
              <w:spacing w:before="0"/>
              <w:jc w:val="center"/>
              <w:rPr>
                <w:rFonts w:eastAsia="PMingLiU" w:cs="Arial"/>
                <w:szCs w:val="20"/>
                <w:lang w:val="en-US" w:eastAsia="zh-CN"/>
              </w:rPr>
            </w:pPr>
            <w:r>
              <w:rPr>
                <w:rFonts w:eastAsia="PMingLiU" w:cs="Arial"/>
                <w:szCs w:val="20"/>
                <w:lang w:val="en-US" w:eastAsia="zh-CN"/>
              </w:rPr>
              <w:t>kgSF6/kg</w:t>
            </w:r>
          </w:p>
        </w:tc>
        <w:tc>
          <w:tcPr>
            <w:tcW w:w="590" w:type="pct"/>
            <w:gridSpan w:val="2"/>
            <w:tcBorders>
              <w:top w:val="single" w:sz="4" w:space="0" w:color="auto"/>
              <w:left w:val="nil"/>
              <w:bottom w:val="single" w:sz="4" w:space="0" w:color="auto"/>
              <w:right w:val="single" w:sz="4" w:space="0" w:color="000000"/>
            </w:tcBorders>
            <w:shd w:val="diagStripe" w:color="000000" w:fill="FFFFFF"/>
            <w:noWrap/>
            <w:vAlign w:val="center"/>
          </w:tcPr>
          <w:p w14:paraId="0D5007A0"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262" w:type="pct"/>
            <w:tcBorders>
              <w:top w:val="nil"/>
              <w:left w:val="nil"/>
              <w:bottom w:val="single" w:sz="4" w:space="0" w:color="auto"/>
              <w:right w:val="single" w:sz="4" w:space="0" w:color="auto"/>
            </w:tcBorders>
            <w:shd w:val="diagStripe" w:color="000000" w:fill="FFFFFF"/>
            <w:noWrap/>
            <w:vAlign w:val="center"/>
          </w:tcPr>
          <w:p w14:paraId="52412DF6"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354" w:type="pct"/>
            <w:tcBorders>
              <w:top w:val="nil"/>
              <w:left w:val="nil"/>
              <w:bottom w:val="single" w:sz="4" w:space="0" w:color="auto"/>
              <w:right w:val="single" w:sz="4" w:space="0" w:color="auto"/>
            </w:tcBorders>
            <w:shd w:val="diagStripe" w:color="000000" w:fill="FFFFFF"/>
            <w:noWrap/>
            <w:vAlign w:val="center"/>
          </w:tcPr>
          <w:p w14:paraId="298D0FFC"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1186" w:type="pct"/>
            <w:tcBorders>
              <w:top w:val="nil"/>
              <w:left w:val="nil"/>
              <w:bottom w:val="single" w:sz="4" w:space="0" w:color="auto"/>
              <w:right w:val="single" w:sz="4" w:space="0" w:color="auto"/>
            </w:tcBorders>
            <w:shd w:val="clear" w:color="auto" w:fill="auto"/>
            <w:noWrap/>
            <w:vAlign w:val="center"/>
          </w:tcPr>
          <w:p w14:paraId="23AAF351" w14:textId="77777777" w:rsidR="0076773F" w:rsidRDefault="00000000">
            <w:pPr>
              <w:spacing w:before="0"/>
              <w:rPr>
                <w:rFonts w:eastAsia="PMingLiU" w:cs="Arial"/>
                <w:color w:val="000000"/>
                <w:szCs w:val="20"/>
                <w:lang w:val="en-US" w:eastAsia="zh-CN"/>
              </w:rPr>
            </w:pPr>
            <w:r>
              <w:rPr>
                <w:rFonts w:eastAsia="PMingLiU" w:cs="Arial"/>
                <w:color w:val="000000"/>
                <w:szCs w:val="20"/>
                <w:lang w:val="en-US" w:eastAsia="zh-CN"/>
              </w:rPr>
              <w:t xml:space="preserve">GB/T8905-2008 </w:t>
            </w:r>
            <w:r>
              <w:rPr>
                <w:rFonts w:ascii="宋体" w:eastAsia="宋体" w:hAnsi="宋体" w:cs="Arial" w:hint="eastAsia"/>
                <w:color w:val="000000"/>
                <w:szCs w:val="20"/>
                <w:lang w:val="en-US" w:eastAsia="zh-CN"/>
              </w:rPr>
              <w:t>六氟化硫电气设备中气体管理和检测导则</w:t>
            </w:r>
            <w:r>
              <w:rPr>
                <w:rFonts w:eastAsia="PMingLiU" w:cs="Arial"/>
                <w:color w:val="000000"/>
                <w:szCs w:val="20"/>
                <w:lang w:val="en-US" w:eastAsia="zh-CN"/>
              </w:rPr>
              <w:t>9.3</w:t>
            </w:r>
          </w:p>
        </w:tc>
      </w:tr>
      <w:tr w:rsidR="0076773F" w14:paraId="3FB56E79" w14:textId="77777777">
        <w:trPr>
          <w:trHeight w:val="413"/>
        </w:trPr>
        <w:tc>
          <w:tcPr>
            <w:tcW w:w="415" w:type="dxa"/>
            <w:tcBorders>
              <w:top w:val="nil"/>
              <w:left w:val="single" w:sz="4" w:space="0" w:color="auto"/>
              <w:bottom w:val="single" w:sz="4" w:space="0" w:color="auto"/>
              <w:right w:val="single" w:sz="4" w:space="0" w:color="auto"/>
            </w:tcBorders>
            <w:shd w:val="clear" w:color="000000" w:fill="FFFFFF"/>
            <w:vAlign w:val="center"/>
          </w:tcPr>
          <w:p w14:paraId="28620407" w14:textId="77777777" w:rsidR="0076773F" w:rsidRDefault="00000000">
            <w:pPr>
              <w:jc w:val="center"/>
              <w:textAlignment w:val="center"/>
              <w:rPr>
                <w:rFonts w:eastAsia="PMingLiU" w:cs="Arial"/>
                <w:color w:val="000000"/>
                <w:szCs w:val="20"/>
                <w:lang w:val="en-US" w:eastAsia="zh-CN"/>
              </w:rPr>
            </w:pPr>
            <w:ins w:id="198" w:author="Jezin" w:date="2025-07-22T11:01:00Z">
              <w:r>
                <w:rPr>
                  <w:rFonts w:eastAsia="PMingLiU" w:cs="Arial"/>
                  <w:color w:val="000000"/>
                  <w:szCs w:val="20"/>
                  <w:lang w:val="en-US" w:eastAsia="zh-CN" w:bidi="ar"/>
                </w:rPr>
                <w:t>2</w:t>
              </w:r>
            </w:ins>
            <w:del w:id="199" w:author="Jezin" w:date="2025-07-22T11:01:00Z">
              <w:r>
                <w:rPr>
                  <w:rFonts w:eastAsia="PMingLiU" w:cs="Arial"/>
                  <w:color w:val="000000"/>
                  <w:szCs w:val="20"/>
                  <w:lang w:val="en-US" w:eastAsia="zh-CN"/>
                </w:rPr>
                <w:delText>2</w:delText>
              </w:r>
            </w:del>
          </w:p>
        </w:tc>
        <w:tc>
          <w:tcPr>
            <w:tcW w:w="866" w:type="dxa"/>
            <w:tcBorders>
              <w:top w:val="nil"/>
              <w:left w:val="nil"/>
              <w:bottom w:val="single" w:sz="4" w:space="0" w:color="auto"/>
              <w:right w:val="single" w:sz="4" w:space="0" w:color="auto"/>
            </w:tcBorders>
            <w:shd w:val="clear" w:color="auto" w:fill="auto"/>
            <w:noWrap/>
            <w:vAlign w:val="center"/>
          </w:tcPr>
          <w:p w14:paraId="534156EF" w14:textId="486ABA2C" w:rsidR="0076773F" w:rsidRDefault="00022010">
            <w:pPr>
              <w:textAlignment w:val="center"/>
              <w:rPr>
                <w:rFonts w:eastAsia="PMingLiU" w:cs="Arial"/>
                <w:szCs w:val="20"/>
                <w:lang w:val="en-US" w:eastAsia="zh-CN"/>
              </w:rPr>
            </w:pPr>
            <w:r>
              <w:rPr>
                <w:rFonts w:ascii="宋体" w:eastAsia="宋体" w:hAnsi="宋体" w:cs="Arial" w:hint="eastAsia"/>
                <w:szCs w:val="20"/>
                <w:lang w:val="en-US" w:eastAsia="zh-CN"/>
              </w:rPr>
              <w:t>逸散排放</w:t>
            </w:r>
          </w:p>
        </w:tc>
        <w:tc>
          <w:tcPr>
            <w:tcW w:w="571" w:type="dxa"/>
            <w:tcBorders>
              <w:top w:val="nil"/>
              <w:left w:val="nil"/>
              <w:bottom w:val="single" w:sz="4" w:space="0" w:color="auto"/>
              <w:right w:val="single" w:sz="4" w:space="0" w:color="auto"/>
            </w:tcBorders>
            <w:shd w:val="clear" w:color="auto" w:fill="auto"/>
            <w:noWrap/>
            <w:vAlign w:val="center"/>
          </w:tcPr>
          <w:p w14:paraId="0CB0F93A" w14:textId="77777777" w:rsidR="0076773F" w:rsidRDefault="00000000">
            <w:pPr>
              <w:textAlignment w:val="center"/>
              <w:rPr>
                <w:rFonts w:eastAsia="PMingLiU" w:cs="Arial"/>
                <w:color w:val="000000"/>
                <w:szCs w:val="20"/>
                <w:lang w:val="en-US" w:eastAsia="zh-CN"/>
              </w:rPr>
            </w:pPr>
            <w:ins w:id="200" w:author="Jezin" w:date="2025-07-22T11:01:00Z">
              <w:r>
                <w:rPr>
                  <w:rStyle w:val="font41"/>
                  <w:rFonts w:eastAsia="PMingLiU"/>
                  <w:lang w:val="en-US" w:eastAsia="zh-CN" w:bidi="ar"/>
                </w:rPr>
                <w:t>CO2</w:t>
              </w:r>
              <w:r>
                <w:rPr>
                  <w:rStyle w:val="font51"/>
                  <w:rFonts w:hint="default"/>
                  <w:lang w:val="en-US" w:eastAsia="zh-CN" w:bidi="ar"/>
                </w:rPr>
                <w:t>逸散</w:t>
              </w:r>
            </w:ins>
            <w:del w:id="201" w:author="Jezin" w:date="2025-07-22T11:01:00Z">
              <w:r>
                <w:rPr>
                  <w:rFonts w:eastAsia="PMingLiU" w:cs="Arial"/>
                  <w:color w:val="000000"/>
                  <w:szCs w:val="20"/>
                  <w:lang w:val="en-US" w:eastAsia="zh-CN"/>
                </w:rPr>
                <w:delText>CO2</w:delText>
              </w:r>
              <w:r>
                <w:rPr>
                  <w:rFonts w:ascii="宋体" w:eastAsia="宋体" w:hAnsi="宋体" w:cs="Arial" w:hint="eastAsia"/>
                  <w:color w:val="000000"/>
                  <w:szCs w:val="20"/>
                  <w:lang w:val="en-US" w:eastAsia="zh-CN"/>
                </w:rPr>
                <w:delText>逸散</w:delText>
              </w:r>
            </w:del>
          </w:p>
        </w:tc>
        <w:tc>
          <w:tcPr>
            <w:tcW w:w="1129" w:type="dxa"/>
            <w:tcBorders>
              <w:top w:val="nil"/>
              <w:left w:val="nil"/>
              <w:bottom w:val="single" w:sz="4" w:space="0" w:color="auto"/>
              <w:right w:val="single" w:sz="4" w:space="0" w:color="auto"/>
            </w:tcBorders>
            <w:shd w:val="clear" w:color="000000" w:fill="FFFFFF"/>
            <w:noWrap/>
            <w:vAlign w:val="center"/>
          </w:tcPr>
          <w:p w14:paraId="7C55D6D8" w14:textId="77777777" w:rsidR="0076773F" w:rsidRDefault="00000000">
            <w:pPr>
              <w:textAlignment w:val="center"/>
              <w:rPr>
                <w:rFonts w:eastAsia="PMingLiU" w:cs="Arial"/>
                <w:color w:val="000000"/>
                <w:szCs w:val="20"/>
                <w:lang w:val="en-US" w:eastAsia="zh-CN"/>
              </w:rPr>
            </w:pPr>
            <w:ins w:id="202" w:author="Jezin" w:date="2025-07-22T11:01:00Z">
              <w:r>
                <w:rPr>
                  <w:rStyle w:val="font61"/>
                  <w:rFonts w:hint="default"/>
                  <w:lang w:val="en-US" w:eastAsia="zh-CN" w:bidi="ar"/>
                </w:rPr>
                <w:t>二氧化碳灭火器</w:t>
              </w:r>
            </w:ins>
            <w:del w:id="203" w:author="Jezin" w:date="2025-07-22T11:01:00Z">
              <w:r>
                <w:rPr>
                  <w:rFonts w:ascii="宋体" w:eastAsia="宋体" w:hAnsi="宋体" w:cs="Arial" w:hint="eastAsia"/>
                  <w:color w:val="000000"/>
                  <w:szCs w:val="20"/>
                  <w:lang w:val="en-US" w:eastAsia="zh-CN"/>
                </w:rPr>
                <w:delText>二氧化碳灭火器</w:delText>
              </w:r>
            </w:del>
          </w:p>
        </w:tc>
        <w:tc>
          <w:tcPr>
            <w:tcW w:w="667" w:type="dxa"/>
            <w:tcBorders>
              <w:top w:val="nil"/>
              <w:left w:val="nil"/>
              <w:bottom w:val="single" w:sz="4" w:space="0" w:color="auto"/>
              <w:right w:val="single" w:sz="4" w:space="0" w:color="auto"/>
            </w:tcBorders>
            <w:shd w:val="clear" w:color="000000" w:fill="FFFFFF"/>
            <w:noWrap/>
            <w:vAlign w:val="center"/>
          </w:tcPr>
          <w:p w14:paraId="04202631" w14:textId="77777777" w:rsidR="0076773F" w:rsidRDefault="00000000">
            <w:pPr>
              <w:jc w:val="center"/>
              <w:textAlignment w:val="center"/>
              <w:rPr>
                <w:rFonts w:eastAsia="PMingLiU" w:cs="Arial"/>
                <w:color w:val="000000"/>
                <w:szCs w:val="20"/>
                <w:lang w:val="en-US" w:eastAsia="zh-CN"/>
              </w:rPr>
            </w:pPr>
            <w:ins w:id="204" w:author="Jezin" w:date="2025-07-22T11:01:00Z">
              <w:r>
                <w:rPr>
                  <w:rFonts w:eastAsia="PMingLiU" w:cs="Arial"/>
                  <w:color w:val="000000"/>
                  <w:szCs w:val="20"/>
                  <w:lang w:val="en-US" w:eastAsia="zh-CN" w:bidi="ar"/>
                </w:rPr>
                <w:t>100%</w:t>
              </w:r>
            </w:ins>
            <w:del w:id="205" w:author="Jezin" w:date="2025-07-22T11:01:00Z">
              <w:r>
                <w:rPr>
                  <w:rFonts w:eastAsia="PMingLiU" w:cs="Arial"/>
                  <w:color w:val="000000"/>
                  <w:szCs w:val="20"/>
                  <w:lang w:val="en-US" w:eastAsia="zh-CN"/>
                </w:rPr>
                <w:delText>100%</w:delText>
              </w:r>
            </w:del>
          </w:p>
        </w:tc>
        <w:tc>
          <w:tcPr>
            <w:tcW w:w="585" w:type="dxa"/>
            <w:tcBorders>
              <w:top w:val="nil"/>
              <w:left w:val="nil"/>
              <w:bottom w:val="single" w:sz="4" w:space="0" w:color="auto"/>
              <w:right w:val="single" w:sz="4" w:space="0" w:color="auto"/>
            </w:tcBorders>
            <w:shd w:val="clear" w:color="auto" w:fill="auto"/>
            <w:noWrap/>
            <w:vAlign w:val="center"/>
          </w:tcPr>
          <w:p w14:paraId="6065D3E1" w14:textId="77777777" w:rsidR="0076773F" w:rsidRDefault="00000000">
            <w:pPr>
              <w:jc w:val="center"/>
              <w:textAlignment w:val="center"/>
              <w:rPr>
                <w:rFonts w:eastAsia="PMingLiU" w:cs="Arial"/>
                <w:color w:val="000000"/>
                <w:szCs w:val="20"/>
                <w:lang w:val="en-US" w:eastAsia="zh-CN"/>
              </w:rPr>
            </w:pPr>
            <w:ins w:id="206" w:author="Jezin" w:date="2025-07-22T11:01:00Z">
              <w:r>
                <w:rPr>
                  <w:rFonts w:eastAsia="PMingLiU" w:cs="Arial"/>
                  <w:color w:val="000000"/>
                  <w:szCs w:val="20"/>
                  <w:lang w:val="en-US" w:eastAsia="zh-CN" w:bidi="ar"/>
                </w:rPr>
                <w:t>kgCO2/kg</w:t>
              </w:r>
            </w:ins>
            <w:del w:id="207" w:author="Jezin" w:date="2025-07-22T11:01:00Z">
              <w:r>
                <w:rPr>
                  <w:rFonts w:eastAsia="PMingLiU" w:cs="Arial"/>
                  <w:color w:val="000000"/>
                  <w:szCs w:val="20"/>
                  <w:lang w:val="en-US" w:eastAsia="zh-CN"/>
                </w:rPr>
                <w:delText>kgCO2/kg</w:delText>
              </w:r>
            </w:del>
          </w:p>
        </w:tc>
        <w:tc>
          <w:tcPr>
            <w:tcW w:w="745" w:type="dxa"/>
            <w:gridSpan w:val="2"/>
            <w:tcBorders>
              <w:top w:val="single" w:sz="4" w:space="0" w:color="auto"/>
              <w:left w:val="nil"/>
              <w:bottom w:val="single" w:sz="4" w:space="0" w:color="auto"/>
              <w:right w:val="single" w:sz="4" w:space="0" w:color="000000"/>
            </w:tcBorders>
            <w:shd w:val="diagStripe" w:color="000000" w:fill="FFFFFF"/>
            <w:noWrap/>
            <w:vAlign w:val="center"/>
          </w:tcPr>
          <w:p w14:paraId="3D7E53C7" w14:textId="77777777" w:rsidR="0076773F" w:rsidRDefault="00000000">
            <w:pPr>
              <w:jc w:val="center"/>
              <w:rPr>
                <w:rFonts w:eastAsia="PMingLiU" w:cs="Arial"/>
                <w:szCs w:val="20"/>
                <w:lang w:val="en-US" w:eastAsia="zh-CN"/>
              </w:rPr>
            </w:pPr>
            <w:del w:id="208" w:author="Jezin" w:date="2025-07-22T11:01:00Z">
              <w:r>
                <w:rPr>
                  <w:rFonts w:eastAsia="PMingLiU" w:cs="Arial"/>
                  <w:szCs w:val="20"/>
                  <w:lang w:val="en-US" w:eastAsia="zh-CN"/>
                </w:rPr>
                <w:delText xml:space="preserve">　</w:delText>
              </w:r>
            </w:del>
          </w:p>
        </w:tc>
        <w:tc>
          <w:tcPr>
            <w:tcW w:w="616" w:type="dxa"/>
            <w:tcBorders>
              <w:top w:val="nil"/>
              <w:left w:val="nil"/>
              <w:bottom w:val="single" w:sz="4" w:space="0" w:color="auto"/>
              <w:right w:val="single" w:sz="4" w:space="0" w:color="auto"/>
            </w:tcBorders>
            <w:shd w:val="diagStripe" w:color="000000" w:fill="FFFFFF"/>
            <w:noWrap/>
            <w:vAlign w:val="center"/>
          </w:tcPr>
          <w:p w14:paraId="3260C87E" w14:textId="77777777" w:rsidR="0076773F" w:rsidRDefault="00000000">
            <w:pPr>
              <w:jc w:val="center"/>
              <w:rPr>
                <w:rFonts w:eastAsia="PMingLiU" w:cs="Arial"/>
                <w:szCs w:val="20"/>
                <w:lang w:val="en-US" w:eastAsia="zh-CN"/>
              </w:rPr>
            </w:pPr>
            <w:del w:id="209" w:author="Jezin" w:date="2025-07-22T11:01:00Z">
              <w:r>
                <w:rPr>
                  <w:rFonts w:eastAsia="PMingLiU" w:cs="Arial"/>
                  <w:szCs w:val="20"/>
                  <w:lang w:val="en-US" w:eastAsia="zh-CN"/>
                </w:rPr>
                <w:delText xml:space="preserve">　</w:delText>
              </w:r>
            </w:del>
          </w:p>
        </w:tc>
        <w:tc>
          <w:tcPr>
            <w:tcW w:w="765" w:type="dxa"/>
            <w:tcBorders>
              <w:top w:val="nil"/>
              <w:left w:val="nil"/>
              <w:bottom w:val="single" w:sz="4" w:space="0" w:color="auto"/>
              <w:right w:val="single" w:sz="4" w:space="0" w:color="auto"/>
            </w:tcBorders>
            <w:shd w:val="diagStripe" w:color="000000" w:fill="FFFFFF"/>
            <w:noWrap/>
            <w:vAlign w:val="center"/>
          </w:tcPr>
          <w:p w14:paraId="45F86363" w14:textId="77777777" w:rsidR="0076773F" w:rsidRDefault="00000000">
            <w:pPr>
              <w:jc w:val="center"/>
              <w:rPr>
                <w:rFonts w:eastAsia="PMingLiU" w:cs="Arial"/>
                <w:szCs w:val="20"/>
                <w:lang w:val="en-US" w:eastAsia="zh-CN"/>
              </w:rPr>
            </w:pPr>
            <w:del w:id="210" w:author="Jezin" w:date="2025-07-22T11:01:00Z">
              <w:r>
                <w:rPr>
                  <w:rFonts w:eastAsia="PMingLiU" w:cs="Arial"/>
                  <w:szCs w:val="20"/>
                  <w:lang w:val="en-US" w:eastAsia="zh-CN"/>
                </w:rPr>
                <w:delText xml:space="preserve">　</w:delText>
              </w:r>
            </w:del>
          </w:p>
        </w:tc>
        <w:tc>
          <w:tcPr>
            <w:tcW w:w="2929" w:type="dxa"/>
            <w:tcBorders>
              <w:top w:val="nil"/>
              <w:left w:val="nil"/>
              <w:bottom w:val="single" w:sz="4" w:space="0" w:color="auto"/>
              <w:right w:val="single" w:sz="4" w:space="0" w:color="auto"/>
            </w:tcBorders>
            <w:shd w:val="clear" w:color="auto" w:fill="auto"/>
            <w:noWrap/>
            <w:vAlign w:val="center"/>
          </w:tcPr>
          <w:p w14:paraId="6509B018" w14:textId="77777777" w:rsidR="0076773F" w:rsidRDefault="00000000">
            <w:pPr>
              <w:textAlignment w:val="center"/>
              <w:rPr>
                <w:rFonts w:eastAsia="PMingLiU" w:cs="Arial"/>
                <w:color w:val="000000"/>
                <w:szCs w:val="20"/>
                <w:lang w:val="en-US" w:eastAsia="zh-CN"/>
              </w:rPr>
            </w:pPr>
            <w:ins w:id="211" w:author="Jezin" w:date="2025-07-22T11:01:00Z">
              <w:r>
                <w:rPr>
                  <w:rFonts w:ascii="宋体" w:eastAsia="宋体" w:hAnsi="宋体" w:cs="宋体" w:hint="eastAsia"/>
                  <w:color w:val="000000"/>
                  <w:szCs w:val="20"/>
                  <w:lang w:val="en-US" w:eastAsia="zh-CN" w:bidi="ar"/>
                </w:rPr>
                <w:t>质量平衡</w:t>
              </w:r>
            </w:ins>
            <w:del w:id="212" w:author="Jezin" w:date="2025-07-22T11:01:00Z">
              <w:r>
                <w:rPr>
                  <w:rFonts w:eastAsia="PMingLiU" w:cs="Arial"/>
                  <w:color w:val="000000"/>
                  <w:szCs w:val="20"/>
                  <w:lang w:val="en-US" w:eastAsia="zh-CN"/>
                </w:rPr>
                <w:delText>2006</w:delText>
              </w:r>
              <w:r>
                <w:rPr>
                  <w:rFonts w:ascii="宋体" w:eastAsia="宋体" w:hAnsi="宋体" w:cs="Arial" w:hint="eastAsia"/>
                  <w:color w:val="000000"/>
                  <w:szCs w:val="20"/>
                  <w:lang w:val="en-US" w:eastAsia="zh-CN"/>
                </w:rPr>
                <w:delText>年</w:delText>
              </w:r>
              <w:r>
                <w:rPr>
                  <w:rFonts w:eastAsia="PMingLiU" w:cs="Arial"/>
                  <w:color w:val="000000"/>
                  <w:szCs w:val="20"/>
                  <w:lang w:val="en-US" w:eastAsia="zh-CN"/>
                </w:rPr>
                <w:delText>IPCC</w:delText>
              </w:r>
              <w:r>
                <w:rPr>
                  <w:rFonts w:ascii="宋体" w:eastAsia="宋体" w:hAnsi="宋体" w:cs="Arial" w:hint="eastAsia"/>
                  <w:color w:val="000000"/>
                  <w:szCs w:val="20"/>
                  <w:lang w:val="en-US" w:eastAsia="zh-CN"/>
                </w:rPr>
                <w:delText>国家温室气体清单指南</w:delText>
              </w:r>
              <w:r>
                <w:rPr>
                  <w:rFonts w:eastAsia="PMingLiU" w:cs="Arial"/>
                  <w:color w:val="000000"/>
                  <w:szCs w:val="20"/>
                  <w:lang w:val="en-US" w:eastAsia="zh-CN"/>
                </w:rPr>
                <w:delText>V3_7_Ch7 7.6.2.2</w:delText>
              </w:r>
            </w:del>
          </w:p>
        </w:tc>
      </w:tr>
      <w:tr w:rsidR="0076773F" w14:paraId="6DDF19B2" w14:textId="77777777">
        <w:trPr>
          <w:trHeight w:val="413"/>
          <w:ins w:id="213" w:author="Jezin" w:date="2025-07-22T11:01:00Z"/>
        </w:trPr>
        <w:tc>
          <w:tcPr>
            <w:tcW w:w="415" w:type="dxa"/>
            <w:tcBorders>
              <w:top w:val="nil"/>
              <w:left w:val="single" w:sz="4" w:space="0" w:color="auto"/>
              <w:bottom w:val="single" w:sz="4" w:space="0" w:color="auto"/>
              <w:right w:val="single" w:sz="4" w:space="0" w:color="auto"/>
            </w:tcBorders>
            <w:shd w:val="clear" w:color="000000" w:fill="FFFFFF"/>
            <w:vAlign w:val="center"/>
          </w:tcPr>
          <w:p w14:paraId="211990D6" w14:textId="77777777" w:rsidR="0076773F" w:rsidRDefault="00000000">
            <w:pPr>
              <w:jc w:val="center"/>
              <w:textAlignment w:val="center"/>
              <w:rPr>
                <w:ins w:id="214" w:author="Jezin" w:date="2025-07-22T11:01:00Z"/>
                <w:rFonts w:eastAsia="PMingLiU" w:cs="Arial"/>
                <w:color w:val="000000"/>
                <w:szCs w:val="20"/>
                <w:lang w:val="en-US" w:eastAsia="zh-CN"/>
              </w:rPr>
            </w:pPr>
            <w:ins w:id="215" w:author="Jezin" w:date="2025-07-22T11:01:00Z">
              <w:r>
                <w:rPr>
                  <w:rFonts w:eastAsia="PMingLiU" w:cs="Arial"/>
                  <w:color w:val="000000"/>
                  <w:szCs w:val="20"/>
                  <w:lang w:val="en-US" w:eastAsia="zh-CN" w:bidi="ar"/>
                </w:rPr>
                <w:t>3</w:t>
              </w:r>
            </w:ins>
          </w:p>
        </w:tc>
        <w:tc>
          <w:tcPr>
            <w:tcW w:w="866" w:type="dxa"/>
            <w:tcBorders>
              <w:top w:val="nil"/>
              <w:left w:val="nil"/>
              <w:bottom w:val="single" w:sz="4" w:space="0" w:color="auto"/>
              <w:right w:val="single" w:sz="4" w:space="0" w:color="auto"/>
            </w:tcBorders>
            <w:shd w:val="clear" w:color="auto" w:fill="auto"/>
            <w:noWrap/>
            <w:vAlign w:val="center"/>
          </w:tcPr>
          <w:p w14:paraId="61951E55" w14:textId="7856067B" w:rsidR="0076773F" w:rsidRDefault="00022010">
            <w:pPr>
              <w:textAlignment w:val="center"/>
              <w:rPr>
                <w:ins w:id="216" w:author="Jezin" w:date="2025-07-22T11:01:00Z"/>
                <w:rFonts w:ascii="宋体" w:eastAsia="宋体" w:hAnsi="宋体" w:cs="Arial" w:hint="eastAsia"/>
                <w:szCs w:val="20"/>
                <w:lang w:val="en-US" w:eastAsia="zh-CN"/>
              </w:rPr>
            </w:pPr>
            <w:r>
              <w:rPr>
                <w:rFonts w:ascii="宋体" w:eastAsia="宋体" w:hAnsi="宋体" w:cs="Arial" w:hint="eastAsia"/>
                <w:szCs w:val="20"/>
                <w:lang w:val="en-US" w:eastAsia="zh-CN"/>
              </w:rPr>
              <w:t>逸散排放</w:t>
            </w:r>
          </w:p>
        </w:tc>
        <w:tc>
          <w:tcPr>
            <w:tcW w:w="571" w:type="dxa"/>
            <w:tcBorders>
              <w:top w:val="nil"/>
              <w:left w:val="nil"/>
              <w:bottom w:val="single" w:sz="4" w:space="0" w:color="auto"/>
              <w:right w:val="single" w:sz="4" w:space="0" w:color="auto"/>
            </w:tcBorders>
            <w:shd w:val="clear" w:color="auto" w:fill="auto"/>
            <w:noWrap/>
            <w:vAlign w:val="center"/>
          </w:tcPr>
          <w:p w14:paraId="6C4E8743" w14:textId="77777777" w:rsidR="0076773F" w:rsidRDefault="00000000">
            <w:pPr>
              <w:textAlignment w:val="center"/>
              <w:rPr>
                <w:ins w:id="217" w:author="Jezin" w:date="2025-07-22T11:01:00Z"/>
                <w:rFonts w:eastAsia="PMingLiU" w:cs="Arial"/>
                <w:color w:val="000000"/>
                <w:szCs w:val="20"/>
                <w:lang w:val="en-US" w:eastAsia="zh-CN"/>
              </w:rPr>
            </w:pPr>
            <w:ins w:id="218" w:author="Jezin" w:date="2025-07-22T11:01:00Z">
              <w:r>
                <w:rPr>
                  <w:rStyle w:val="font51"/>
                  <w:rFonts w:hint="default"/>
                  <w:lang w:val="en-US" w:eastAsia="zh-CN" w:bidi="ar"/>
                </w:rPr>
                <w:t>制冷剂逸散（</w:t>
              </w:r>
              <w:r>
                <w:rPr>
                  <w:rStyle w:val="font41"/>
                  <w:rFonts w:eastAsia="宋体"/>
                  <w:lang w:val="en-US" w:eastAsia="zh-CN" w:bidi="ar"/>
                </w:rPr>
                <w:t>R32</w:t>
              </w:r>
              <w:r>
                <w:rPr>
                  <w:rStyle w:val="font51"/>
                  <w:rFonts w:hint="default"/>
                  <w:lang w:val="en-US" w:eastAsia="zh-CN" w:bidi="ar"/>
                </w:rPr>
                <w:t>）</w:t>
              </w:r>
            </w:ins>
          </w:p>
        </w:tc>
        <w:tc>
          <w:tcPr>
            <w:tcW w:w="1129" w:type="dxa"/>
            <w:tcBorders>
              <w:top w:val="nil"/>
              <w:left w:val="nil"/>
              <w:bottom w:val="single" w:sz="4" w:space="0" w:color="auto"/>
              <w:right w:val="single" w:sz="4" w:space="0" w:color="auto"/>
            </w:tcBorders>
            <w:shd w:val="clear" w:color="000000" w:fill="FFFFFF"/>
            <w:noWrap/>
            <w:vAlign w:val="center"/>
          </w:tcPr>
          <w:p w14:paraId="63C84EB8" w14:textId="77777777" w:rsidR="0076773F" w:rsidRDefault="00000000">
            <w:pPr>
              <w:textAlignment w:val="center"/>
              <w:rPr>
                <w:ins w:id="219" w:author="Jezin" w:date="2025-07-22T11:01:00Z"/>
                <w:rFonts w:ascii="宋体" w:eastAsia="宋体" w:hAnsi="宋体" w:cs="Arial" w:hint="eastAsia"/>
                <w:color w:val="000000"/>
                <w:szCs w:val="20"/>
                <w:lang w:val="en-US" w:eastAsia="zh-CN"/>
              </w:rPr>
            </w:pPr>
            <w:ins w:id="220" w:author="Jezin" w:date="2025-07-22T11:01:00Z">
              <w:r>
                <w:rPr>
                  <w:rStyle w:val="font31"/>
                  <w:rFonts w:hint="default"/>
                  <w:lang w:val="en-US" w:eastAsia="zh-CN" w:bidi="ar"/>
                </w:rPr>
                <w:t>分体式空调</w:t>
              </w:r>
            </w:ins>
          </w:p>
        </w:tc>
        <w:tc>
          <w:tcPr>
            <w:tcW w:w="667" w:type="dxa"/>
            <w:tcBorders>
              <w:top w:val="nil"/>
              <w:left w:val="nil"/>
              <w:bottom w:val="single" w:sz="4" w:space="0" w:color="auto"/>
              <w:right w:val="single" w:sz="4" w:space="0" w:color="auto"/>
            </w:tcBorders>
            <w:shd w:val="clear" w:color="000000" w:fill="FFFFFF"/>
            <w:noWrap/>
            <w:vAlign w:val="center"/>
          </w:tcPr>
          <w:p w14:paraId="03D1422F" w14:textId="77777777" w:rsidR="0076773F" w:rsidRDefault="00000000">
            <w:pPr>
              <w:jc w:val="center"/>
              <w:textAlignment w:val="center"/>
              <w:rPr>
                <w:ins w:id="221" w:author="Jezin" w:date="2025-07-22T11:01:00Z"/>
                <w:rFonts w:eastAsia="PMingLiU" w:cs="Arial"/>
                <w:color w:val="000000"/>
                <w:szCs w:val="20"/>
                <w:lang w:val="en-US" w:eastAsia="zh-CN"/>
              </w:rPr>
            </w:pPr>
            <w:ins w:id="222" w:author="Jezin" w:date="2025-07-22T11:01:00Z">
              <w:r>
                <w:rPr>
                  <w:rFonts w:eastAsia="PMingLiU" w:cs="Arial"/>
                  <w:color w:val="000000"/>
                  <w:szCs w:val="20"/>
                  <w:lang w:val="en-US" w:eastAsia="zh-CN" w:bidi="ar"/>
                </w:rPr>
                <w:t>100%</w:t>
              </w:r>
            </w:ins>
          </w:p>
        </w:tc>
        <w:tc>
          <w:tcPr>
            <w:tcW w:w="585" w:type="dxa"/>
            <w:tcBorders>
              <w:top w:val="nil"/>
              <w:left w:val="nil"/>
              <w:bottom w:val="single" w:sz="4" w:space="0" w:color="auto"/>
              <w:right w:val="single" w:sz="4" w:space="0" w:color="auto"/>
            </w:tcBorders>
            <w:shd w:val="clear" w:color="auto" w:fill="auto"/>
            <w:noWrap/>
            <w:vAlign w:val="center"/>
          </w:tcPr>
          <w:p w14:paraId="20F3CEB4" w14:textId="77777777" w:rsidR="0076773F" w:rsidRDefault="00000000">
            <w:pPr>
              <w:jc w:val="center"/>
              <w:textAlignment w:val="center"/>
              <w:rPr>
                <w:ins w:id="223" w:author="Jezin" w:date="2025-07-22T11:01:00Z"/>
                <w:rFonts w:eastAsia="PMingLiU" w:cs="Arial"/>
                <w:color w:val="000000"/>
                <w:szCs w:val="20"/>
                <w:lang w:val="en-US" w:eastAsia="zh-CN"/>
              </w:rPr>
            </w:pPr>
            <w:ins w:id="224" w:author="Jezin" w:date="2025-07-22T11:01:00Z">
              <w:r>
                <w:rPr>
                  <w:rFonts w:eastAsia="PMingLiU" w:cs="Arial"/>
                  <w:color w:val="000000"/>
                  <w:szCs w:val="20"/>
                  <w:lang w:val="en-US" w:eastAsia="zh-CN" w:bidi="ar"/>
                </w:rPr>
                <w:t>kgGHG/kg</w:t>
              </w:r>
            </w:ins>
          </w:p>
        </w:tc>
        <w:tc>
          <w:tcPr>
            <w:tcW w:w="745" w:type="dxa"/>
            <w:gridSpan w:val="2"/>
            <w:tcBorders>
              <w:top w:val="single" w:sz="4" w:space="0" w:color="auto"/>
              <w:left w:val="nil"/>
              <w:bottom w:val="single" w:sz="4" w:space="0" w:color="auto"/>
              <w:right w:val="single" w:sz="4" w:space="0" w:color="000000"/>
            </w:tcBorders>
            <w:shd w:val="diagStripe" w:color="000000" w:fill="FFFFFF"/>
            <w:noWrap/>
            <w:vAlign w:val="center"/>
          </w:tcPr>
          <w:p w14:paraId="04E8B147" w14:textId="77777777" w:rsidR="0076773F" w:rsidRDefault="0076773F">
            <w:pPr>
              <w:jc w:val="center"/>
              <w:rPr>
                <w:ins w:id="225" w:author="Jezin" w:date="2025-07-22T11:01:00Z"/>
                <w:rFonts w:eastAsia="PMingLiU" w:cs="Arial"/>
                <w:szCs w:val="20"/>
                <w:lang w:val="en-US" w:eastAsia="zh-CN"/>
              </w:rPr>
            </w:pPr>
          </w:p>
        </w:tc>
        <w:tc>
          <w:tcPr>
            <w:tcW w:w="616" w:type="dxa"/>
            <w:tcBorders>
              <w:top w:val="nil"/>
              <w:left w:val="nil"/>
              <w:bottom w:val="single" w:sz="4" w:space="0" w:color="auto"/>
              <w:right w:val="single" w:sz="4" w:space="0" w:color="auto"/>
            </w:tcBorders>
            <w:shd w:val="diagStripe" w:color="000000" w:fill="FFFFFF"/>
            <w:noWrap/>
            <w:vAlign w:val="center"/>
          </w:tcPr>
          <w:p w14:paraId="70C47DC0" w14:textId="77777777" w:rsidR="0076773F" w:rsidRDefault="0076773F">
            <w:pPr>
              <w:jc w:val="center"/>
              <w:rPr>
                <w:ins w:id="226" w:author="Jezin" w:date="2025-07-22T11:01:00Z"/>
                <w:rFonts w:eastAsia="PMingLiU" w:cs="Arial"/>
                <w:szCs w:val="20"/>
                <w:lang w:val="en-US" w:eastAsia="zh-CN"/>
              </w:rPr>
            </w:pPr>
          </w:p>
        </w:tc>
        <w:tc>
          <w:tcPr>
            <w:tcW w:w="765" w:type="dxa"/>
            <w:tcBorders>
              <w:top w:val="nil"/>
              <w:left w:val="nil"/>
              <w:bottom w:val="single" w:sz="4" w:space="0" w:color="auto"/>
              <w:right w:val="single" w:sz="4" w:space="0" w:color="auto"/>
            </w:tcBorders>
            <w:shd w:val="diagStripe" w:color="000000" w:fill="FFFFFF"/>
            <w:noWrap/>
            <w:vAlign w:val="center"/>
          </w:tcPr>
          <w:p w14:paraId="72DAD807" w14:textId="77777777" w:rsidR="0076773F" w:rsidRDefault="0076773F">
            <w:pPr>
              <w:jc w:val="center"/>
              <w:rPr>
                <w:ins w:id="227" w:author="Jezin" w:date="2025-07-22T11:01:00Z"/>
                <w:rFonts w:eastAsia="PMingLiU" w:cs="Arial"/>
                <w:szCs w:val="20"/>
                <w:lang w:val="en-US" w:eastAsia="zh-CN"/>
              </w:rPr>
            </w:pPr>
          </w:p>
        </w:tc>
        <w:tc>
          <w:tcPr>
            <w:tcW w:w="2929" w:type="dxa"/>
            <w:tcBorders>
              <w:top w:val="nil"/>
              <w:left w:val="nil"/>
              <w:bottom w:val="single" w:sz="4" w:space="0" w:color="auto"/>
              <w:right w:val="single" w:sz="4" w:space="0" w:color="auto"/>
            </w:tcBorders>
            <w:shd w:val="clear" w:color="auto" w:fill="auto"/>
            <w:noWrap/>
            <w:vAlign w:val="center"/>
          </w:tcPr>
          <w:p w14:paraId="7A3BC57D" w14:textId="77777777" w:rsidR="0076773F" w:rsidRDefault="00000000">
            <w:pPr>
              <w:textAlignment w:val="center"/>
              <w:rPr>
                <w:ins w:id="228" w:author="Jezin" w:date="2025-07-22T11:01:00Z"/>
                <w:rFonts w:eastAsia="PMingLiU" w:cs="Arial"/>
                <w:color w:val="000000"/>
                <w:szCs w:val="20"/>
                <w:lang w:val="en-US" w:eastAsia="zh-CN"/>
              </w:rPr>
            </w:pPr>
            <w:ins w:id="229" w:author="Jezin" w:date="2025-07-22T11:01:00Z">
              <w:r>
                <w:rPr>
                  <w:rFonts w:ascii="宋体" w:eastAsia="宋体" w:hAnsi="宋体" w:cs="宋体" w:hint="eastAsia"/>
                  <w:color w:val="000000"/>
                  <w:szCs w:val="20"/>
                  <w:lang w:val="en-US" w:eastAsia="zh-CN" w:bidi="ar"/>
                </w:rPr>
                <w:t>质量平衡</w:t>
              </w:r>
            </w:ins>
          </w:p>
        </w:tc>
      </w:tr>
      <w:tr w:rsidR="0076773F" w14:paraId="034FA9E7" w14:textId="77777777">
        <w:trPr>
          <w:trHeight w:val="413"/>
        </w:trPr>
        <w:tc>
          <w:tcPr>
            <w:tcW w:w="118" w:type="pct"/>
            <w:tcBorders>
              <w:top w:val="nil"/>
              <w:left w:val="single" w:sz="4" w:space="0" w:color="auto"/>
              <w:bottom w:val="single" w:sz="4" w:space="0" w:color="auto"/>
              <w:right w:val="single" w:sz="4" w:space="0" w:color="auto"/>
            </w:tcBorders>
            <w:shd w:val="clear" w:color="000000" w:fill="FFFFFF"/>
            <w:vAlign w:val="center"/>
          </w:tcPr>
          <w:p w14:paraId="2E5BE50F" w14:textId="77777777" w:rsidR="0076773F" w:rsidRDefault="00000000">
            <w:pPr>
              <w:spacing w:before="0"/>
              <w:jc w:val="center"/>
              <w:rPr>
                <w:rFonts w:eastAsia="PMingLiU" w:cs="Arial"/>
                <w:color w:val="000000"/>
                <w:szCs w:val="20"/>
                <w:lang w:val="en-US" w:eastAsia="zh-CN"/>
              </w:rPr>
            </w:pPr>
            <w:ins w:id="230" w:author="Jezin" w:date="2025-07-22T11:01:00Z">
              <w:r>
                <w:rPr>
                  <w:rFonts w:eastAsia="PMingLiU" w:cs="Arial" w:hint="eastAsia"/>
                  <w:color w:val="000000"/>
                  <w:szCs w:val="20"/>
                  <w:lang w:val="en-US" w:eastAsia="zh-CN"/>
                </w:rPr>
                <w:t>4</w:t>
              </w:r>
            </w:ins>
            <w:del w:id="231" w:author="Jezin" w:date="2025-07-22T11:01:00Z">
              <w:r>
                <w:rPr>
                  <w:rFonts w:eastAsia="PMingLiU" w:cs="Arial"/>
                  <w:color w:val="000000"/>
                  <w:szCs w:val="20"/>
                  <w:lang w:val="en-US" w:eastAsia="zh-CN"/>
                </w:rPr>
                <w:delText>3</w:delText>
              </w:r>
            </w:del>
          </w:p>
        </w:tc>
        <w:tc>
          <w:tcPr>
            <w:tcW w:w="580" w:type="pct"/>
            <w:tcBorders>
              <w:top w:val="nil"/>
              <w:left w:val="nil"/>
              <w:bottom w:val="single" w:sz="4" w:space="0" w:color="auto"/>
              <w:right w:val="single" w:sz="4" w:space="0" w:color="auto"/>
            </w:tcBorders>
            <w:shd w:val="clear" w:color="auto" w:fill="auto"/>
            <w:noWrap/>
            <w:vAlign w:val="center"/>
          </w:tcPr>
          <w:p w14:paraId="166F46C5"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70" w:type="pct"/>
            <w:tcBorders>
              <w:top w:val="nil"/>
              <w:left w:val="nil"/>
              <w:bottom w:val="single" w:sz="4" w:space="0" w:color="auto"/>
              <w:right w:val="single" w:sz="4" w:space="0" w:color="auto"/>
            </w:tcBorders>
            <w:shd w:val="clear" w:color="auto" w:fill="auto"/>
            <w:noWrap/>
            <w:vAlign w:val="center"/>
          </w:tcPr>
          <w:p w14:paraId="45FAB0A2" w14:textId="77777777" w:rsidR="0076773F"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383" w:type="pct"/>
            <w:tcBorders>
              <w:top w:val="nil"/>
              <w:left w:val="nil"/>
              <w:bottom w:val="single" w:sz="4" w:space="0" w:color="auto"/>
              <w:right w:val="single" w:sz="4" w:space="0" w:color="auto"/>
            </w:tcBorders>
            <w:shd w:val="clear" w:color="000000" w:fill="FFFFFF"/>
            <w:noWrap/>
            <w:vAlign w:val="center"/>
          </w:tcPr>
          <w:p w14:paraId="3D57121D"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化粪池</w:t>
            </w:r>
          </w:p>
        </w:tc>
        <w:tc>
          <w:tcPr>
            <w:tcW w:w="636" w:type="pct"/>
            <w:tcBorders>
              <w:top w:val="nil"/>
              <w:left w:val="nil"/>
              <w:bottom w:val="single" w:sz="4" w:space="0" w:color="auto"/>
              <w:right w:val="single" w:sz="4" w:space="0" w:color="auto"/>
            </w:tcBorders>
            <w:shd w:val="diagStripe" w:color="000000" w:fill="FFFFFF"/>
            <w:noWrap/>
            <w:vAlign w:val="center"/>
          </w:tcPr>
          <w:p w14:paraId="505EC584" w14:textId="77777777" w:rsidR="0076773F" w:rsidRDefault="00000000">
            <w:pPr>
              <w:spacing w:before="0"/>
              <w:rPr>
                <w:rFonts w:eastAsia="PMingLiU" w:cs="Arial"/>
                <w:szCs w:val="20"/>
                <w:lang w:val="en-US" w:eastAsia="zh-CN"/>
              </w:rPr>
            </w:pPr>
            <w:r>
              <w:rPr>
                <w:rFonts w:eastAsia="PMingLiU" w:cs="Arial"/>
                <w:szCs w:val="20"/>
                <w:lang w:val="en-US" w:eastAsia="zh-CN"/>
              </w:rPr>
              <w:t xml:space="preserve">　</w:t>
            </w:r>
          </w:p>
        </w:tc>
        <w:tc>
          <w:tcPr>
            <w:tcW w:w="520" w:type="pct"/>
            <w:tcBorders>
              <w:top w:val="nil"/>
              <w:left w:val="nil"/>
              <w:bottom w:val="single" w:sz="4" w:space="0" w:color="auto"/>
              <w:right w:val="single" w:sz="4" w:space="0" w:color="auto"/>
            </w:tcBorders>
            <w:shd w:val="diagStripe" w:color="000000" w:fill="auto"/>
            <w:noWrap/>
            <w:vAlign w:val="center"/>
          </w:tcPr>
          <w:p w14:paraId="5ECC30C4"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383" w:type="pct"/>
            <w:tcBorders>
              <w:top w:val="nil"/>
              <w:left w:val="nil"/>
              <w:bottom w:val="single" w:sz="4" w:space="0" w:color="auto"/>
              <w:right w:val="single" w:sz="4" w:space="0" w:color="auto"/>
            </w:tcBorders>
            <w:shd w:val="clear" w:color="000000" w:fill="FFFFFF"/>
            <w:noWrap/>
            <w:vAlign w:val="center"/>
          </w:tcPr>
          <w:p w14:paraId="5A77CA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w:t>
            </w:r>
          </w:p>
        </w:tc>
        <w:tc>
          <w:tcPr>
            <w:tcW w:w="206" w:type="pct"/>
            <w:tcBorders>
              <w:top w:val="nil"/>
              <w:left w:val="nil"/>
              <w:bottom w:val="single" w:sz="4" w:space="0" w:color="auto"/>
              <w:right w:val="single" w:sz="4" w:space="0" w:color="auto"/>
            </w:tcBorders>
            <w:shd w:val="clear" w:color="000000" w:fill="FFFFFF"/>
            <w:noWrap/>
            <w:vAlign w:val="center"/>
          </w:tcPr>
          <w:p w14:paraId="40B022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0.6</w:t>
            </w:r>
          </w:p>
        </w:tc>
        <w:tc>
          <w:tcPr>
            <w:tcW w:w="262" w:type="pct"/>
            <w:tcBorders>
              <w:top w:val="nil"/>
              <w:left w:val="nil"/>
              <w:bottom w:val="single" w:sz="4" w:space="0" w:color="auto"/>
              <w:right w:val="single" w:sz="4" w:space="0" w:color="auto"/>
            </w:tcBorders>
            <w:shd w:val="clear" w:color="000000" w:fill="FFFFFF"/>
            <w:noWrap/>
            <w:vAlign w:val="center"/>
          </w:tcPr>
          <w:p w14:paraId="401D5C1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0.18</w:t>
            </w:r>
          </w:p>
        </w:tc>
        <w:tc>
          <w:tcPr>
            <w:tcW w:w="354" w:type="pct"/>
            <w:tcBorders>
              <w:top w:val="nil"/>
              <w:left w:val="nil"/>
              <w:bottom w:val="single" w:sz="4" w:space="0" w:color="auto"/>
              <w:right w:val="single" w:sz="4" w:space="0" w:color="auto"/>
            </w:tcBorders>
            <w:shd w:val="clear" w:color="auto" w:fill="auto"/>
            <w:noWrap/>
            <w:vAlign w:val="center"/>
          </w:tcPr>
          <w:p w14:paraId="4162BC7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kgCH4/kgBOD</w:t>
            </w:r>
          </w:p>
        </w:tc>
        <w:tc>
          <w:tcPr>
            <w:tcW w:w="1186" w:type="pct"/>
            <w:tcBorders>
              <w:top w:val="nil"/>
              <w:left w:val="nil"/>
              <w:bottom w:val="single" w:sz="4" w:space="0" w:color="auto"/>
              <w:right w:val="single" w:sz="4" w:space="0" w:color="auto"/>
            </w:tcBorders>
            <w:shd w:val="clear" w:color="000000" w:fill="FFFFFF"/>
            <w:noWrap/>
            <w:vAlign w:val="center"/>
          </w:tcPr>
          <w:p w14:paraId="03E50078" w14:textId="77777777" w:rsidR="0076773F" w:rsidRDefault="00000000">
            <w:pPr>
              <w:spacing w:before="0"/>
              <w:rPr>
                <w:rFonts w:eastAsia="PMingLiU" w:cs="Arial"/>
                <w:szCs w:val="20"/>
                <w:lang w:val="en-US" w:eastAsia="zh-CN"/>
              </w:rPr>
            </w:pPr>
            <w:r>
              <w:rPr>
                <w:rFonts w:eastAsia="PMingLiU" w:cs="Arial"/>
                <w:szCs w:val="20"/>
                <w:lang w:val="en-US" w:eastAsia="zh-CN"/>
              </w:rPr>
              <w:t>2006</w:t>
            </w:r>
            <w:r>
              <w:rPr>
                <w:rFonts w:ascii="宋体" w:eastAsia="宋体" w:hAnsi="宋体" w:cs="Arial" w:hint="eastAsia"/>
                <w:szCs w:val="20"/>
                <w:lang w:val="en-US" w:eastAsia="zh-CN"/>
              </w:rPr>
              <w:t>年</w:t>
            </w:r>
            <w:r>
              <w:rPr>
                <w:rFonts w:eastAsia="PMingLiU" w:cs="Arial"/>
                <w:szCs w:val="20"/>
                <w:lang w:val="en-US" w:eastAsia="zh-CN"/>
              </w:rPr>
              <w:t>IPCC</w:t>
            </w:r>
            <w:r>
              <w:rPr>
                <w:rFonts w:ascii="宋体" w:eastAsia="宋体" w:hAnsi="宋体" w:cs="Arial" w:hint="eastAsia"/>
                <w:szCs w:val="20"/>
                <w:lang w:val="en-US" w:eastAsia="zh-CN"/>
              </w:rPr>
              <w:t>国家温室气体清单指南</w:t>
            </w:r>
            <w:r>
              <w:rPr>
                <w:rFonts w:eastAsia="PMingLiU" w:cs="Arial"/>
                <w:szCs w:val="20"/>
                <w:lang w:val="en-US" w:eastAsia="zh-CN"/>
              </w:rPr>
              <w:t>V5_6_Ch6 Table6.2/6.3;</w:t>
            </w:r>
            <w:r>
              <w:rPr>
                <w:rFonts w:ascii="宋体" w:eastAsia="宋体" w:hAnsi="宋体" w:cs="Arial" w:hint="eastAsia"/>
                <w:szCs w:val="20"/>
                <w:lang w:val="en-US" w:eastAsia="zh-CN"/>
              </w:rPr>
              <w:t>公式</w:t>
            </w:r>
            <w:r>
              <w:rPr>
                <w:rFonts w:eastAsia="PMingLiU" w:cs="Arial"/>
                <w:szCs w:val="20"/>
                <w:lang w:val="en-US" w:eastAsia="zh-CN"/>
              </w:rPr>
              <w:t>6.1/6.2</w:t>
            </w:r>
          </w:p>
        </w:tc>
      </w:tr>
      <w:tr w:rsidR="0076773F" w14:paraId="51A9A6C8" w14:textId="77777777">
        <w:trPr>
          <w:trHeight w:val="413"/>
        </w:trPr>
        <w:tc>
          <w:tcPr>
            <w:tcW w:w="118" w:type="pct"/>
            <w:tcBorders>
              <w:top w:val="nil"/>
              <w:left w:val="single" w:sz="4" w:space="0" w:color="auto"/>
              <w:bottom w:val="single" w:sz="4" w:space="0" w:color="auto"/>
              <w:right w:val="single" w:sz="4" w:space="0" w:color="auto"/>
            </w:tcBorders>
            <w:shd w:val="clear" w:color="000000" w:fill="FFFFFF"/>
            <w:vAlign w:val="center"/>
          </w:tcPr>
          <w:p w14:paraId="2235C023" w14:textId="77777777" w:rsidR="0076773F" w:rsidRDefault="00000000">
            <w:pPr>
              <w:spacing w:before="0"/>
              <w:jc w:val="center"/>
              <w:rPr>
                <w:rFonts w:eastAsia="PMingLiU" w:cs="Arial"/>
                <w:color w:val="000000"/>
                <w:szCs w:val="20"/>
                <w:lang w:val="en-US" w:eastAsia="zh-CN"/>
              </w:rPr>
            </w:pPr>
            <w:ins w:id="232" w:author="Jezin" w:date="2025-07-22T11:01:00Z">
              <w:r>
                <w:rPr>
                  <w:rFonts w:eastAsia="PMingLiU" w:cs="Arial" w:hint="eastAsia"/>
                  <w:color w:val="000000"/>
                  <w:szCs w:val="20"/>
                  <w:lang w:val="en-US" w:eastAsia="zh-CN"/>
                </w:rPr>
                <w:t>5</w:t>
              </w:r>
            </w:ins>
            <w:del w:id="233" w:author="Jezin" w:date="2025-07-22T11:01:00Z">
              <w:r>
                <w:rPr>
                  <w:rFonts w:eastAsia="PMingLiU" w:cs="Arial"/>
                  <w:color w:val="000000"/>
                  <w:szCs w:val="20"/>
                  <w:lang w:val="en-US" w:eastAsia="zh-CN"/>
                </w:rPr>
                <w:delText>4</w:delText>
              </w:r>
            </w:del>
          </w:p>
        </w:tc>
        <w:tc>
          <w:tcPr>
            <w:tcW w:w="580" w:type="pct"/>
            <w:tcBorders>
              <w:top w:val="nil"/>
              <w:left w:val="nil"/>
              <w:bottom w:val="single" w:sz="4" w:space="0" w:color="auto"/>
              <w:right w:val="single" w:sz="4" w:space="0" w:color="auto"/>
            </w:tcBorders>
            <w:shd w:val="clear" w:color="auto" w:fill="auto"/>
            <w:noWrap/>
            <w:vAlign w:val="center"/>
          </w:tcPr>
          <w:p w14:paraId="0318C18F"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70" w:type="pct"/>
            <w:tcBorders>
              <w:top w:val="nil"/>
              <w:left w:val="nil"/>
              <w:bottom w:val="single" w:sz="4" w:space="0" w:color="auto"/>
              <w:right w:val="single" w:sz="4" w:space="0" w:color="auto"/>
            </w:tcBorders>
            <w:shd w:val="clear" w:color="auto" w:fill="auto"/>
            <w:noWrap/>
            <w:vAlign w:val="center"/>
          </w:tcPr>
          <w:p w14:paraId="67C62FF6" w14:textId="77777777" w:rsidR="0076773F"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383" w:type="pct"/>
            <w:tcBorders>
              <w:top w:val="nil"/>
              <w:left w:val="nil"/>
              <w:bottom w:val="single" w:sz="4" w:space="0" w:color="auto"/>
              <w:right w:val="single" w:sz="4" w:space="0" w:color="auto"/>
            </w:tcBorders>
            <w:shd w:val="clear" w:color="000000" w:fill="FFFFFF"/>
            <w:noWrap/>
            <w:vAlign w:val="center"/>
          </w:tcPr>
          <w:p w14:paraId="392AE63C"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厌氧池</w:t>
            </w:r>
          </w:p>
        </w:tc>
        <w:tc>
          <w:tcPr>
            <w:tcW w:w="636" w:type="pct"/>
            <w:tcBorders>
              <w:top w:val="nil"/>
              <w:left w:val="nil"/>
              <w:bottom w:val="single" w:sz="4" w:space="0" w:color="auto"/>
              <w:right w:val="single" w:sz="4" w:space="0" w:color="auto"/>
            </w:tcBorders>
            <w:shd w:val="diagStripe" w:color="000000" w:fill="FFFFFF"/>
            <w:noWrap/>
            <w:vAlign w:val="center"/>
          </w:tcPr>
          <w:p w14:paraId="3DCF4B90" w14:textId="77777777" w:rsidR="0076773F" w:rsidRDefault="00000000">
            <w:pPr>
              <w:spacing w:before="0"/>
              <w:rPr>
                <w:rFonts w:eastAsia="PMingLiU" w:cs="Arial"/>
                <w:szCs w:val="20"/>
                <w:lang w:val="en-US" w:eastAsia="zh-CN"/>
              </w:rPr>
            </w:pPr>
            <w:r>
              <w:rPr>
                <w:rFonts w:eastAsia="PMingLiU" w:cs="Arial"/>
                <w:szCs w:val="20"/>
                <w:lang w:val="en-US" w:eastAsia="zh-CN"/>
              </w:rPr>
              <w:t xml:space="preserve">　</w:t>
            </w:r>
          </w:p>
        </w:tc>
        <w:tc>
          <w:tcPr>
            <w:tcW w:w="520" w:type="pct"/>
            <w:tcBorders>
              <w:top w:val="nil"/>
              <w:left w:val="nil"/>
              <w:bottom w:val="single" w:sz="4" w:space="0" w:color="auto"/>
              <w:right w:val="single" w:sz="4" w:space="0" w:color="auto"/>
            </w:tcBorders>
            <w:shd w:val="diagStripe" w:color="000000" w:fill="auto"/>
            <w:noWrap/>
            <w:vAlign w:val="center"/>
          </w:tcPr>
          <w:p w14:paraId="54929CE4"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383" w:type="pct"/>
            <w:tcBorders>
              <w:top w:val="nil"/>
              <w:left w:val="nil"/>
              <w:bottom w:val="single" w:sz="4" w:space="0" w:color="auto"/>
              <w:right w:val="single" w:sz="4" w:space="0" w:color="auto"/>
            </w:tcBorders>
            <w:shd w:val="clear" w:color="000000" w:fill="FFFFFF"/>
            <w:noWrap/>
            <w:vAlign w:val="center"/>
          </w:tcPr>
          <w:p w14:paraId="1799BE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w:t>
            </w:r>
          </w:p>
        </w:tc>
        <w:tc>
          <w:tcPr>
            <w:tcW w:w="206" w:type="pct"/>
            <w:tcBorders>
              <w:top w:val="nil"/>
              <w:left w:val="nil"/>
              <w:bottom w:val="single" w:sz="4" w:space="0" w:color="auto"/>
              <w:right w:val="single" w:sz="4" w:space="0" w:color="auto"/>
            </w:tcBorders>
            <w:shd w:val="clear" w:color="000000" w:fill="FFFFFF"/>
            <w:noWrap/>
            <w:vAlign w:val="center"/>
          </w:tcPr>
          <w:p w14:paraId="003D893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0.25</w:t>
            </w:r>
          </w:p>
        </w:tc>
        <w:tc>
          <w:tcPr>
            <w:tcW w:w="262" w:type="pct"/>
            <w:tcBorders>
              <w:top w:val="nil"/>
              <w:left w:val="nil"/>
              <w:bottom w:val="single" w:sz="4" w:space="0" w:color="auto"/>
              <w:right w:val="single" w:sz="4" w:space="0" w:color="auto"/>
            </w:tcBorders>
            <w:shd w:val="clear" w:color="000000" w:fill="FFFFFF"/>
            <w:noWrap/>
            <w:vAlign w:val="center"/>
          </w:tcPr>
          <w:p w14:paraId="53C6195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0.075</w:t>
            </w:r>
          </w:p>
        </w:tc>
        <w:tc>
          <w:tcPr>
            <w:tcW w:w="354" w:type="pct"/>
            <w:tcBorders>
              <w:top w:val="nil"/>
              <w:left w:val="nil"/>
              <w:bottom w:val="single" w:sz="4" w:space="0" w:color="auto"/>
              <w:right w:val="single" w:sz="4" w:space="0" w:color="auto"/>
            </w:tcBorders>
            <w:shd w:val="clear" w:color="auto" w:fill="auto"/>
            <w:noWrap/>
            <w:vAlign w:val="center"/>
          </w:tcPr>
          <w:p w14:paraId="71C7CD77" w14:textId="77777777" w:rsidR="0076773F" w:rsidRDefault="00000000">
            <w:pPr>
              <w:spacing w:before="0"/>
              <w:jc w:val="center"/>
              <w:rPr>
                <w:rFonts w:eastAsia="PMingLiU" w:cs="Arial"/>
                <w:szCs w:val="20"/>
                <w:lang w:val="en-US" w:eastAsia="zh-CN"/>
              </w:rPr>
            </w:pPr>
            <w:r>
              <w:rPr>
                <w:rFonts w:eastAsia="PMingLiU" w:cs="Arial"/>
                <w:szCs w:val="20"/>
                <w:lang w:val="en-US" w:eastAsia="zh-CN"/>
              </w:rPr>
              <w:t>kgCH4/kgCOD</w:t>
            </w:r>
          </w:p>
        </w:tc>
        <w:tc>
          <w:tcPr>
            <w:tcW w:w="1186" w:type="pct"/>
            <w:tcBorders>
              <w:top w:val="nil"/>
              <w:left w:val="nil"/>
              <w:bottom w:val="single" w:sz="4" w:space="0" w:color="auto"/>
              <w:right w:val="single" w:sz="4" w:space="0" w:color="auto"/>
            </w:tcBorders>
            <w:shd w:val="clear" w:color="000000" w:fill="FFFFFF"/>
            <w:noWrap/>
            <w:vAlign w:val="center"/>
          </w:tcPr>
          <w:p w14:paraId="19223DCD" w14:textId="77777777" w:rsidR="0076773F" w:rsidRDefault="00000000">
            <w:pPr>
              <w:spacing w:before="0"/>
              <w:rPr>
                <w:rFonts w:eastAsia="PMingLiU" w:cs="Arial"/>
                <w:szCs w:val="20"/>
                <w:lang w:val="en-US" w:eastAsia="zh-CN"/>
              </w:rPr>
            </w:pPr>
            <w:r>
              <w:rPr>
                <w:rFonts w:eastAsia="PMingLiU" w:cs="Arial"/>
                <w:szCs w:val="20"/>
                <w:lang w:val="en-US" w:eastAsia="zh-CN"/>
              </w:rPr>
              <w:t>2006</w:t>
            </w:r>
            <w:r>
              <w:rPr>
                <w:rFonts w:ascii="宋体" w:eastAsia="宋体" w:hAnsi="宋体" w:cs="Arial" w:hint="eastAsia"/>
                <w:szCs w:val="20"/>
                <w:lang w:val="en-US" w:eastAsia="zh-CN"/>
              </w:rPr>
              <w:t>年</w:t>
            </w:r>
            <w:r>
              <w:rPr>
                <w:rFonts w:eastAsia="PMingLiU" w:cs="Arial"/>
                <w:szCs w:val="20"/>
                <w:lang w:val="en-US" w:eastAsia="zh-CN"/>
              </w:rPr>
              <w:t>IPCC</w:t>
            </w:r>
            <w:r>
              <w:rPr>
                <w:rFonts w:ascii="宋体" w:eastAsia="宋体" w:hAnsi="宋体" w:cs="Arial" w:hint="eastAsia"/>
                <w:szCs w:val="20"/>
                <w:lang w:val="en-US" w:eastAsia="zh-CN"/>
              </w:rPr>
              <w:t>国家温室气体清单指南</w:t>
            </w:r>
            <w:r>
              <w:rPr>
                <w:rFonts w:eastAsia="PMingLiU" w:cs="Arial"/>
                <w:szCs w:val="20"/>
                <w:lang w:val="en-US" w:eastAsia="zh-CN"/>
              </w:rPr>
              <w:t>V5_6_Ch6 Table6.2/6.3;</w:t>
            </w:r>
            <w:r>
              <w:rPr>
                <w:rFonts w:ascii="宋体" w:eastAsia="宋体" w:hAnsi="宋体" w:cs="Arial" w:hint="eastAsia"/>
                <w:szCs w:val="20"/>
                <w:lang w:val="en-US" w:eastAsia="zh-CN"/>
              </w:rPr>
              <w:t>公式</w:t>
            </w:r>
            <w:r>
              <w:rPr>
                <w:rFonts w:eastAsia="PMingLiU" w:cs="Arial"/>
                <w:szCs w:val="20"/>
                <w:lang w:val="en-US" w:eastAsia="zh-CN"/>
              </w:rPr>
              <w:t>6.1/6.2</w:t>
            </w:r>
          </w:p>
        </w:tc>
      </w:tr>
      <w:tr w:rsidR="0076773F" w14:paraId="1B0C32C8" w14:textId="77777777">
        <w:trPr>
          <w:trHeight w:val="300"/>
        </w:trPr>
        <w:tc>
          <w:tcPr>
            <w:tcW w:w="118" w:type="pct"/>
            <w:tcBorders>
              <w:top w:val="nil"/>
              <w:left w:val="single" w:sz="4" w:space="0" w:color="auto"/>
              <w:bottom w:val="single" w:sz="4" w:space="0" w:color="auto"/>
              <w:right w:val="single" w:sz="4" w:space="0" w:color="auto"/>
            </w:tcBorders>
            <w:shd w:val="clear" w:color="000000" w:fill="FFFFFF"/>
            <w:vAlign w:val="center"/>
          </w:tcPr>
          <w:p w14:paraId="7470212B" w14:textId="77777777" w:rsidR="0076773F" w:rsidRDefault="00000000">
            <w:pPr>
              <w:spacing w:before="0"/>
              <w:jc w:val="center"/>
              <w:rPr>
                <w:rFonts w:eastAsia="PMingLiU" w:cs="Arial"/>
                <w:color w:val="000000"/>
                <w:szCs w:val="20"/>
                <w:lang w:val="en-US" w:eastAsia="zh-CN"/>
              </w:rPr>
            </w:pPr>
            <w:ins w:id="234" w:author="Jezin" w:date="2025-07-22T11:01:00Z">
              <w:r>
                <w:rPr>
                  <w:rFonts w:eastAsia="PMingLiU" w:cs="Arial" w:hint="eastAsia"/>
                  <w:color w:val="000000"/>
                  <w:szCs w:val="20"/>
                  <w:lang w:val="en-US" w:eastAsia="zh-CN"/>
                </w:rPr>
                <w:t>6</w:t>
              </w:r>
            </w:ins>
            <w:del w:id="235" w:author="Jezin" w:date="2025-07-22T11:01:00Z">
              <w:r>
                <w:rPr>
                  <w:rFonts w:eastAsia="PMingLiU" w:cs="Arial"/>
                  <w:color w:val="000000"/>
                  <w:szCs w:val="20"/>
                  <w:lang w:val="en-US" w:eastAsia="zh-CN"/>
                </w:rPr>
                <w:delText>5</w:delText>
              </w:r>
            </w:del>
          </w:p>
        </w:tc>
        <w:tc>
          <w:tcPr>
            <w:tcW w:w="580" w:type="pct"/>
            <w:tcBorders>
              <w:top w:val="nil"/>
              <w:left w:val="nil"/>
              <w:bottom w:val="single" w:sz="4" w:space="0" w:color="auto"/>
              <w:right w:val="single" w:sz="4" w:space="0" w:color="auto"/>
            </w:tcBorders>
            <w:shd w:val="clear" w:color="auto" w:fill="auto"/>
            <w:noWrap/>
            <w:vAlign w:val="center"/>
          </w:tcPr>
          <w:p w14:paraId="0CB558A6"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逸散排放</w:t>
            </w:r>
          </w:p>
        </w:tc>
        <w:tc>
          <w:tcPr>
            <w:tcW w:w="370" w:type="pct"/>
            <w:tcBorders>
              <w:top w:val="nil"/>
              <w:left w:val="nil"/>
              <w:bottom w:val="single" w:sz="4" w:space="0" w:color="auto"/>
              <w:right w:val="single" w:sz="4" w:space="0" w:color="auto"/>
            </w:tcBorders>
            <w:shd w:val="clear" w:color="auto" w:fill="auto"/>
            <w:noWrap/>
            <w:vAlign w:val="center"/>
          </w:tcPr>
          <w:p w14:paraId="24168CAE" w14:textId="77777777" w:rsidR="0076773F" w:rsidRDefault="00000000">
            <w:pPr>
              <w:spacing w:before="0"/>
              <w:rPr>
                <w:rFonts w:eastAsia="PMingLiU" w:cs="Arial"/>
                <w:szCs w:val="20"/>
                <w:lang w:val="en-US" w:eastAsia="zh-CN"/>
              </w:rPr>
            </w:pPr>
            <w:r>
              <w:rPr>
                <w:rFonts w:eastAsia="PMingLiU" w:cs="Arial"/>
                <w:szCs w:val="20"/>
                <w:lang w:val="en-US" w:eastAsia="zh-CN"/>
              </w:rPr>
              <w:t>CH4</w:t>
            </w:r>
            <w:r>
              <w:rPr>
                <w:rFonts w:ascii="宋体" w:eastAsia="宋体" w:hAnsi="宋体" w:cs="Arial" w:hint="eastAsia"/>
                <w:szCs w:val="20"/>
                <w:lang w:val="en-US" w:eastAsia="zh-CN"/>
              </w:rPr>
              <w:t>逸散</w:t>
            </w:r>
          </w:p>
        </w:tc>
        <w:tc>
          <w:tcPr>
            <w:tcW w:w="383" w:type="pct"/>
            <w:tcBorders>
              <w:top w:val="nil"/>
              <w:left w:val="nil"/>
              <w:bottom w:val="single" w:sz="4" w:space="0" w:color="auto"/>
              <w:right w:val="single" w:sz="4" w:space="0" w:color="auto"/>
            </w:tcBorders>
            <w:shd w:val="clear" w:color="000000" w:fill="FFFFFF"/>
            <w:noWrap/>
            <w:vAlign w:val="center"/>
          </w:tcPr>
          <w:p w14:paraId="101FC7C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厌氧池、厕所、下水道等</w:t>
            </w:r>
          </w:p>
        </w:tc>
        <w:tc>
          <w:tcPr>
            <w:tcW w:w="636" w:type="pct"/>
            <w:tcBorders>
              <w:top w:val="nil"/>
              <w:left w:val="nil"/>
              <w:bottom w:val="single" w:sz="4" w:space="0" w:color="auto"/>
              <w:right w:val="single" w:sz="4" w:space="0" w:color="auto"/>
            </w:tcBorders>
            <w:shd w:val="diagStripe" w:color="000000" w:fill="FFFFFF"/>
            <w:noWrap/>
            <w:vAlign w:val="center"/>
          </w:tcPr>
          <w:p w14:paraId="2E3FEB98" w14:textId="77777777" w:rsidR="0076773F" w:rsidRDefault="00000000">
            <w:pPr>
              <w:spacing w:before="0"/>
              <w:rPr>
                <w:rFonts w:eastAsia="PMingLiU" w:cs="Arial"/>
                <w:szCs w:val="20"/>
                <w:lang w:val="en-US" w:eastAsia="zh-CN"/>
              </w:rPr>
            </w:pPr>
            <w:r>
              <w:rPr>
                <w:rFonts w:eastAsia="PMingLiU" w:cs="Arial"/>
                <w:szCs w:val="20"/>
                <w:lang w:val="en-US" w:eastAsia="zh-CN"/>
              </w:rPr>
              <w:t xml:space="preserve">　</w:t>
            </w:r>
          </w:p>
        </w:tc>
        <w:tc>
          <w:tcPr>
            <w:tcW w:w="520" w:type="pct"/>
            <w:tcBorders>
              <w:top w:val="nil"/>
              <w:left w:val="nil"/>
              <w:bottom w:val="single" w:sz="4" w:space="0" w:color="auto"/>
              <w:right w:val="single" w:sz="4" w:space="0" w:color="auto"/>
            </w:tcBorders>
            <w:shd w:val="diagStripe" w:color="000000" w:fill="auto"/>
            <w:noWrap/>
            <w:vAlign w:val="center"/>
          </w:tcPr>
          <w:p w14:paraId="653DF8F0"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590" w:type="pct"/>
            <w:gridSpan w:val="2"/>
            <w:tcBorders>
              <w:top w:val="single" w:sz="4" w:space="0" w:color="auto"/>
              <w:left w:val="nil"/>
              <w:bottom w:val="single" w:sz="4" w:space="0" w:color="auto"/>
              <w:right w:val="single" w:sz="4" w:space="0" w:color="000000"/>
            </w:tcBorders>
            <w:shd w:val="diagStripe" w:color="000000" w:fill="FFFFFF"/>
            <w:noWrap/>
            <w:vAlign w:val="center"/>
          </w:tcPr>
          <w:p w14:paraId="1583FD69" w14:textId="77777777" w:rsidR="0076773F" w:rsidRDefault="00000000">
            <w:pPr>
              <w:spacing w:before="0"/>
              <w:jc w:val="center"/>
              <w:rPr>
                <w:rFonts w:eastAsia="PMingLiU" w:cs="Arial"/>
                <w:szCs w:val="20"/>
                <w:lang w:val="en-US" w:eastAsia="zh-CN"/>
              </w:rPr>
            </w:pPr>
            <w:r>
              <w:rPr>
                <w:rFonts w:eastAsia="PMingLiU" w:cs="Arial"/>
                <w:szCs w:val="20"/>
                <w:lang w:val="en-US" w:eastAsia="zh-CN"/>
              </w:rPr>
              <w:t xml:space="preserve">　</w:t>
            </w:r>
          </w:p>
        </w:tc>
        <w:tc>
          <w:tcPr>
            <w:tcW w:w="262" w:type="pct"/>
            <w:tcBorders>
              <w:top w:val="nil"/>
              <w:left w:val="nil"/>
              <w:bottom w:val="single" w:sz="4" w:space="0" w:color="auto"/>
              <w:right w:val="single" w:sz="4" w:space="0" w:color="auto"/>
            </w:tcBorders>
            <w:shd w:val="clear" w:color="000000" w:fill="FFFFFF"/>
            <w:noWrap/>
            <w:vAlign w:val="center"/>
          </w:tcPr>
          <w:p w14:paraId="039D600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40</w:t>
            </w:r>
          </w:p>
        </w:tc>
        <w:tc>
          <w:tcPr>
            <w:tcW w:w="354" w:type="pct"/>
            <w:tcBorders>
              <w:top w:val="nil"/>
              <w:left w:val="nil"/>
              <w:bottom w:val="single" w:sz="4" w:space="0" w:color="auto"/>
              <w:right w:val="single" w:sz="4" w:space="0" w:color="auto"/>
            </w:tcBorders>
            <w:shd w:val="clear" w:color="auto" w:fill="auto"/>
            <w:noWrap/>
            <w:vAlign w:val="center"/>
          </w:tcPr>
          <w:p w14:paraId="477A30A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gBOD/</w:t>
            </w:r>
            <w:r>
              <w:rPr>
                <w:rFonts w:ascii="宋体" w:eastAsia="宋体" w:hAnsi="宋体" w:cs="Arial" w:hint="eastAsia"/>
                <w:color w:val="000000"/>
                <w:szCs w:val="20"/>
                <w:lang w:val="en-US" w:eastAsia="zh-CN"/>
              </w:rPr>
              <w:t>人</w:t>
            </w:r>
            <w:r>
              <w:rPr>
                <w:rFonts w:eastAsia="PMingLiU" w:cs="Arial"/>
                <w:color w:val="000000"/>
                <w:szCs w:val="20"/>
                <w:lang w:val="en-US" w:eastAsia="zh-CN"/>
              </w:rPr>
              <w:t>·</w:t>
            </w:r>
            <w:r>
              <w:rPr>
                <w:rFonts w:ascii="宋体" w:eastAsia="宋体" w:hAnsi="宋体" w:cs="Arial" w:hint="eastAsia"/>
                <w:color w:val="000000"/>
                <w:szCs w:val="20"/>
                <w:lang w:val="en-US" w:eastAsia="zh-CN"/>
              </w:rPr>
              <w:t>天</w:t>
            </w:r>
          </w:p>
        </w:tc>
        <w:tc>
          <w:tcPr>
            <w:tcW w:w="1186" w:type="pct"/>
            <w:tcBorders>
              <w:top w:val="nil"/>
              <w:left w:val="nil"/>
              <w:bottom w:val="single" w:sz="4" w:space="0" w:color="auto"/>
              <w:right w:val="single" w:sz="4" w:space="0" w:color="auto"/>
            </w:tcBorders>
            <w:shd w:val="clear" w:color="000000" w:fill="FFFFFF"/>
            <w:noWrap/>
            <w:vAlign w:val="center"/>
          </w:tcPr>
          <w:p w14:paraId="35A877E4" w14:textId="77777777" w:rsidR="0076773F" w:rsidRDefault="00000000">
            <w:pPr>
              <w:spacing w:before="0"/>
              <w:rPr>
                <w:rFonts w:eastAsia="PMingLiU" w:cs="Arial"/>
                <w:szCs w:val="20"/>
                <w:lang w:val="en-US" w:eastAsia="zh-CN"/>
              </w:rPr>
            </w:pPr>
            <w:r>
              <w:rPr>
                <w:rFonts w:eastAsia="PMingLiU" w:cs="Arial"/>
                <w:szCs w:val="20"/>
                <w:lang w:val="en-US" w:eastAsia="zh-CN"/>
              </w:rPr>
              <w:t>2006</w:t>
            </w:r>
            <w:r>
              <w:rPr>
                <w:rFonts w:ascii="宋体" w:eastAsia="宋体" w:hAnsi="宋体" w:cs="Arial" w:hint="eastAsia"/>
                <w:szCs w:val="20"/>
                <w:lang w:val="en-US" w:eastAsia="zh-CN"/>
              </w:rPr>
              <w:t>年</w:t>
            </w:r>
            <w:r>
              <w:rPr>
                <w:rFonts w:eastAsia="PMingLiU" w:cs="Arial"/>
                <w:szCs w:val="20"/>
                <w:lang w:val="en-US" w:eastAsia="zh-CN"/>
              </w:rPr>
              <w:t>IPCC</w:t>
            </w:r>
            <w:r>
              <w:rPr>
                <w:rFonts w:ascii="宋体" w:eastAsia="宋体" w:hAnsi="宋体" w:cs="Arial" w:hint="eastAsia"/>
                <w:szCs w:val="20"/>
                <w:lang w:val="en-US" w:eastAsia="zh-CN"/>
              </w:rPr>
              <w:t>国家温室气体清单指南</w:t>
            </w:r>
            <w:r>
              <w:rPr>
                <w:rFonts w:eastAsia="PMingLiU" w:cs="Arial"/>
                <w:szCs w:val="20"/>
                <w:lang w:val="en-US" w:eastAsia="zh-CN"/>
              </w:rPr>
              <w:t>V5_6_Ch6 Table 6.4;</w:t>
            </w:r>
            <w:r>
              <w:rPr>
                <w:rFonts w:ascii="宋体" w:eastAsia="宋体" w:hAnsi="宋体" w:cs="Arial" w:hint="eastAsia"/>
                <w:szCs w:val="20"/>
                <w:lang w:val="en-US" w:eastAsia="zh-CN"/>
              </w:rPr>
              <w:t>公式</w:t>
            </w:r>
            <w:r>
              <w:rPr>
                <w:rFonts w:eastAsia="PMingLiU" w:cs="Arial"/>
                <w:szCs w:val="20"/>
                <w:lang w:val="en-US" w:eastAsia="zh-CN"/>
              </w:rPr>
              <w:t>6.3</w:t>
            </w:r>
          </w:p>
        </w:tc>
      </w:tr>
    </w:tbl>
    <w:p w14:paraId="6C8BFFB2" w14:textId="77777777" w:rsidR="0076773F" w:rsidRDefault="0076773F">
      <w:pPr>
        <w:pStyle w:val="afb"/>
        <w:spacing w:before="0" w:line="360" w:lineRule="auto"/>
        <w:ind w:left="567"/>
        <w:rPr>
          <w:rFonts w:eastAsia="宋体" w:cs="Arial"/>
          <w:iCs/>
          <w:sz w:val="24"/>
          <w:lang w:eastAsia="zh-CN"/>
        </w:rPr>
      </w:pPr>
    </w:p>
    <w:p w14:paraId="21543ACA"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外购能源间接排放因子表</w:t>
      </w:r>
    </w:p>
    <w:tbl>
      <w:tblPr>
        <w:tblW w:w="8630" w:type="dxa"/>
        <w:tblLook w:val="04A0" w:firstRow="1" w:lastRow="0" w:firstColumn="1" w:lastColumn="0" w:noHBand="0" w:noVBand="1"/>
      </w:tblPr>
      <w:tblGrid>
        <w:gridCol w:w="413"/>
        <w:gridCol w:w="663"/>
        <w:gridCol w:w="413"/>
        <w:gridCol w:w="413"/>
        <w:gridCol w:w="716"/>
        <w:gridCol w:w="1024"/>
        <w:gridCol w:w="5420"/>
      </w:tblGrid>
      <w:tr w:rsidR="0076773F" w14:paraId="1B1480EB" w14:textId="77777777">
        <w:trPr>
          <w:trHeight w:val="510"/>
        </w:trPr>
        <w:tc>
          <w:tcPr>
            <w:tcW w:w="357" w:type="dxa"/>
            <w:tcBorders>
              <w:top w:val="single" w:sz="4" w:space="0" w:color="auto"/>
              <w:left w:val="single" w:sz="4" w:space="0" w:color="auto"/>
              <w:bottom w:val="single" w:sz="4" w:space="0" w:color="auto"/>
              <w:right w:val="single" w:sz="4" w:space="0" w:color="auto"/>
            </w:tcBorders>
            <w:shd w:val="clear" w:color="000000" w:fill="FF6600"/>
            <w:noWrap/>
            <w:vAlign w:val="center"/>
          </w:tcPr>
          <w:p w14:paraId="0B551432"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278" w:type="dxa"/>
            <w:tcBorders>
              <w:top w:val="single" w:sz="4" w:space="0" w:color="auto"/>
              <w:left w:val="nil"/>
              <w:bottom w:val="single" w:sz="4" w:space="0" w:color="auto"/>
              <w:right w:val="single" w:sz="4" w:space="0" w:color="auto"/>
            </w:tcBorders>
            <w:shd w:val="clear" w:color="000000" w:fill="FF6600"/>
            <w:vAlign w:val="center"/>
          </w:tcPr>
          <w:p w14:paraId="59F47E41"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206" w:type="dxa"/>
            <w:tcBorders>
              <w:top w:val="single" w:sz="4" w:space="0" w:color="auto"/>
              <w:left w:val="nil"/>
              <w:bottom w:val="single" w:sz="4" w:space="0" w:color="auto"/>
              <w:right w:val="single" w:sz="4" w:space="0" w:color="auto"/>
            </w:tcBorders>
            <w:shd w:val="clear" w:color="000000" w:fill="FF6600"/>
            <w:vAlign w:val="center"/>
          </w:tcPr>
          <w:p w14:paraId="139C7761"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401" w:type="dxa"/>
            <w:tcBorders>
              <w:top w:val="single" w:sz="4" w:space="0" w:color="auto"/>
              <w:left w:val="nil"/>
              <w:bottom w:val="single" w:sz="4" w:space="0" w:color="auto"/>
              <w:right w:val="single" w:sz="4" w:space="0" w:color="auto"/>
            </w:tcBorders>
            <w:shd w:val="clear" w:color="000000" w:fill="FF6600"/>
            <w:vAlign w:val="center"/>
          </w:tcPr>
          <w:p w14:paraId="749C9010"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设施</w:t>
            </w:r>
          </w:p>
        </w:tc>
        <w:tc>
          <w:tcPr>
            <w:tcW w:w="309" w:type="dxa"/>
            <w:tcBorders>
              <w:top w:val="single" w:sz="4" w:space="0" w:color="auto"/>
              <w:left w:val="nil"/>
              <w:bottom w:val="single" w:sz="4" w:space="0" w:color="auto"/>
              <w:right w:val="single" w:sz="4" w:space="0" w:color="auto"/>
            </w:tcBorders>
            <w:shd w:val="clear" w:color="000000" w:fill="FF6600"/>
            <w:vAlign w:val="center"/>
          </w:tcPr>
          <w:p w14:paraId="354FAF1F"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EF</w:t>
            </w:r>
          </w:p>
        </w:tc>
        <w:tc>
          <w:tcPr>
            <w:tcW w:w="494" w:type="dxa"/>
            <w:tcBorders>
              <w:top w:val="single" w:sz="4" w:space="0" w:color="auto"/>
              <w:left w:val="nil"/>
              <w:bottom w:val="single" w:sz="4" w:space="0" w:color="auto"/>
              <w:right w:val="single" w:sz="4" w:space="0" w:color="auto"/>
            </w:tcBorders>
            <w:shd w:val="clear" w:color="000000" w:fill="FF6600"/>
            <w:vAlign w:val="center"/>
          </w:tcPr>
          <w:p w14:paraId="4CFE151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6585" w:type="dxa"/>
            <w:tcBorders>
              <w:top w:val="single" w:sz="4" w:space="0" w:color="auto"/>
              <w:left w:val="nil"/>
              <w:bottom w:val="single" w:sz="4" w:space="0" w:color="auto"/>
              <w:right w:val="single" w:sz="4" w:space="0" w:color="auto"/>
            </w:tcBorders>
            <w:shd w:val="clear" w:color="000000" w:fill="FF6600"/>
            <w:vAlign w:val="center"/>
          </w:tcPr>
          <w:p w14:paraId="4A7C3BF2"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排放因子引用源</w:t>
            </w:r>
          </w:p>
        </w:tc>
      </w:tr>
      <w:tr w:rsidR="0076773F" w14:paraId="521A01FC" w14:textId="77777777">
        <w:trPr>
          <w:trHeight w:val="409"/>
        </w:trPr>
        <w:tc>
          <w:tcPr>
            <w:tcW w:w="357" w:type="dxa"/>
            <w:tcBorders>
              <w:top w:val="nil"/>
              <w:left w:val="single" w:sz="4" w:space="0" w:color="auto"/>
              <w:bottom w:val="single" w:sz="4" w:space="0" w:color="auto"/>
              <w:right w:val="single" w:sz="4" w:space="0" w:color="auto"/>
            </w:tcBorders>
            <w:shd w:val="clear" w:color="000000" w:fill="FFFFFF"/>
            <w:vAlign w:val="center"/>
          </w:tcPr>
          <w:p w14:paraId="7CA26E37" w14:textId="77777777" w:rsidR="0076773F" w:rsidRDefault="00000000">
            <w:pPr>
              <w:spacing w:before="0"/>
              <w:jc w:val="center"/>
              <w:rPr>
                <w:rFonts w:eastAsia="PMingLiU" w:cs="Arial"/>
                <w:szCs w:val="20"/>
                <w:lang w:val="en-US" w:eastAsia="zh-CN"/>
              </w:rPr>
            </w:pPr>
            <w:r>
              <w:rPr>
                <w:rFonts w:eastAsia="PMingLiU" w:cs="Arial"/>
                <w:szCs w:val="20"/>
                <w:lang w:val="en-US" w:eastAsia="zh-CN"/>
              </w:rPr>
              <w:lastRenderedPageBreak/>
              <w:t>1</w:t>
            </w:r>
          </w:p>
        </w:tc>
        <w:tc>
          <w:tcPr>
            <w:tcW w:w="278" w:type="dxa"/>
            <w:tcBorders>
              <w:top w:val="nil"/>
              <w:left w:val="nil"/>
              <w:bottom w:val="single" w:sz="4" w:space="0" w:color="auto"/>
              <w:right w:val="single" w:sz="4" w:space="0" w:color="auto"/>
            </w:tcBorders>
            <w:shd w:val="clear" w:color="000000" w:fill="FFFFFF"/>
            <w:vAlign w:val="center"/>
          </w:tcPr>
          <w:p w14:paraId="7E6B32AE"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外购能源间接排放</w:t>
            </w:r>
          </w:p>
        </w:tc>
        <w:tc>
          <w:tcPr>
            <w:tcW w:w="206" w:type="dxa"/>
            <w:tcBorders>
              <w:top w:val="nil"/>
              <w:left w:val="nil"/>
              <w:bottom w:val="single" w:sz="4" w:space="0" w:color="auto"/>
              <w:right w:val="single" w:sz="4" w:space="0" w:color="auto"/>
            </w:tcBorders>
            <w:shd w:val="clear" w:color="000000" w:fill="FFFFFF"/>
            <w:noWrap/>
            <w:vAlign w:val="center"/>
          </w:tcPr>
          <w:p w14:paraId="7184436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电力</w:t>
            </w:r>
          </w:p>
        </w:tc>
        <w:tc>
          <w:tcPr>
            <w:tcW w:w="401" w:type="dxa"/>
            <w:tcBorders>
              <w:top w:val="nil"/>
              <w:left w:val="nil"/>
              <w:bottom w:val="single" w:sz="4" w:space="0" w:color="auto"/>
              <w:right w:val="single" w:sz="4" w:space="0" w:color="auto"/>
            </w:tcBorders>
            <w:shd w:val="clear" w:color="000000" w:fill="FFFFFF"/>
            <w:noWrap/>
            <w:vAlign w:val="center"/>
          </w:tcPr>
          <w:p w14:paraId="7A1AD2E8"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309" w:type="dxa"/>
            <w:tcBorders>
              <w:top w:val="nil"/>
              <w:left w:val="nil"/>
              <w:bottom w:val="single" w:sz="4" w:space="0" w:color="auto"/>
              <w:right w:val="single" w:sz="4" w:space="0" w:color="auto"/>
            </w:tcBorders>
            <w:shd w:val="clear" w:color="000000" w:fill="FFFFFF"/>
            <w:noWrap/>
            <w:vAlign w:val="center"/>
          </w:tcPr>
          <w:p w14:paraId="7219FE4C" w14:textId="77777777" w:rsidR="0076773F" w:rsidRDefault="00000000">
            <w:pPr>
              <w:spacing w:before="0"/>
              <w:jc w:val="center"/>
              <w:rPr>
                <w:rFonts w:eastAsia="PMingLiU" w:cs="Arial"/>
                <w:szCs w:val="20"/>
                <w:lang w:val="en-US" w:eastAsia="zh-CN"/>
              </w:rPr>
            </w:pPr>
            <w:r>
              <w:rPr>
                <w:rFonts w:eastAsia="PMingLiU" w:cs="Arial"/>
                <w:szCs w:val="20"/>
                <w:lang w:val="en-US" w:eastAsia="zh-CN"/>
              </w:rPr>
              <w:t>0.5366</w:t>
            </w:r>
          </w:p>
        </w:tc>
        <w:tc>
          <w:tcPr>
            <w:tcW w:w="494" w:type="dxa"/>
            <w:tcBorders>
              <w:top w:val="nil"/>
              <w:left w:val="nil"/>
              <w:bottom w:val="single" w:sz="4" w:space="0" w:color="auto"/>
              <w:right w:val="single" w:sz="4" w:space="0" w:color="auto"/>
            </w:tcBorders>
            <w:shd w:val="clear" w:color="000000" w:fill="FFFFFF"/>
            <w:noWrap/>
            <w:vAlign w:val="center"/>
          </w:tcPr>
          <w:p w14:paraId="6A3D98BA"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tCO2/MWh</w:t>
            </w:r>
          </w:p>
        </w:tc>
        <w:tc>
          <w:tcPr>
            <w:tcW w:w="6585" w:type="dxa"/>
            <w:tcBorders>
              <w:top w:val="single" w:sz="4" w:space="0" w:color="auto"/>
              <w:left w:val="nil"/>
              <w:bottom w:val="single" w:sz="4" w:space="0" w:color="auto"/>
              <w:right w:val="single" w:sz="4" w:space="0" w:color="000000"/>
            </w:tcBorders>
            <w:shd w:val="clear" w:color="000000" w:fill="FFFFFF"/>
            <w:noWrap/>
            <w:vAlign w:val="center"/>
          </w:tcPr>
          <w:p w14:paraId="5818FFCB"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生态环境部、国家能源局发布</w:t>
            </w:r>
            <w:r>
              <w:rPr>
                <w:rFonts w:eastAsia="PMingLiU" w:cs="Arial"/>
                <w:color w:val="000000"/>
                <w:szCs w:val="20"/>
                <w:lang w:val="en-US" w:eastAsia="zh-CN"/>
              </w:rPr>
              <w:t>2022</w:t>
            </w:r>
            <w:r>
              <w:rPr>
                <w:rFonts w:ascii="宋体" w:eastAsia="宋体" w:hAnsi="宋体" w:cs="Arial" w:hint="eastAsia"/>
                <w:color w:val="000000"/>
                <w:szCs w:val="20"/>
                <w:lang w:val="en-US" w:eastAsia="zh-CN"/>
              </w:rPr>
              <w:t>年电力二氧化碳排放因子的公告（</w:t>
            </w:r>
            <w:r>
              <w:rPr>
                <w:rFonts w:eastAsia="PMingLiU" w:cs="Arial"/>
                <w:color w:val="000000"/>
                <w:szCs w:val="20"/>
                <w:lang w:val="en-US" w:eastAsia="zh-CN"/>
              </w:rPr>
              <w:t>2022</w:t>
            </w:r>
            <w:r>
              <w:rPr>
                <w:rFonts w:ascii="宋体" w:eastAsia="宋体" w:hAnsi="宋体" w:cs="Arial" w:hint="eastAsia"/>
                <w:color w:val="000000"/>
                <w:szCs w:val="20"/>
                <w:lang w:val="en-US" w:eastAsia="zh-CN"/>
              </w:rPr>
              <w:t>年全国电力排放因子）</w:t>
            </w:r>
          </w:p>
        </w:tc>
      </w:tr>
      <w:tr w:rsidR="0076773F" w14:paraId="35BEE83A" w14:textId="77777777">
        <w:trPr>
          <w:trHeight w:val="409"/>
        </w:trPr>
        <w:tc>
          <w:tcPr>
            <w:tcW w:w="357" w:type="dxa"/>
            <w:tcBorders>
              <w:top w:val="nil"/>
              <w:left w:val="single" w:sz="4" w:space="0" w:color="auto"/>
              <w:bottom w:val="single" w:sz="4" w:space="0" w:color="auto"/>
              <w:right w:val="single" w:sz="4" w:space="0" w:color="auto"/>
            </w:tcBorders>
            <w:shd w:val="clear" w:color="000000" w:fill="FFFFFF"/>
            <w:vAlign w:val="center"/>
          </w:tcPr>
          <w:p w14:paraId="4ACB0852" w14:textId="77777777" w:rsidR="0076773F" w:rsidRDefault="00000000">
            <w:pPr>
              <w:spacing w:before="0"/>
              <w:jc w:val="center"/>
              <w:rPr>
                <w:rFonts w:eastAsia="PMingLiU" w:cs="Arial"/>
                <w:szCs w:val="20"/>
                <w:lang w:val="en-US" w:eastAsia="zh-CN"/>
              </w:rPr>
            </w:pPr>
            <w:r>
              <w:rPr>
                <w:rFonts w:eastAsia="PMingLiU" w:cs="Arial"/>
                <w:szCs w:val="20"/>
                <w:lang w:val="en-US" w:eastAsia="zh-CN"/>
              </w:rPr>
              <w:t>2</w:t>
            </w:r>
          </w:p>
        </w:tc>
        <w:tc>
          <w:tcPr>
            <w:tcW w:w="278" w:type="dxa"/>
            <w:tcBorders>
              <w:top w:val="nil"/>
              <w:left w:val="nil"/>
              <w:bottom w:val="single" w:sz="4" w:space="0" w:color="auto"/>
              <w:right w:val="single" w:sz="4" w:space="0" w:color="auto"/>
            </w:tcBorders>
            <w:shd w:val="clear" w:color="000000" w:fill="FFFFFF"/>
            <w:vAlign w:val="center"/>
          </w:tcPr>
          <w:p w14:paraId="6A0B2194"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外购能源间接排放</w:t>
            </w:r>
          </w:p>
        </w:tc>
        <w:tc>
          <w:tcPr>
            <w:tcW w:w="206" w:type="dxa"/>
            <w:tcBorders>
              <w:top w:val="nil"/>
              <w:left w:val="nil"/>
              <w:bottom w:val="single" w:sz="4" w:space="0" w:color="auto"/>
              <w:right w:val="single" w:sz="4" w:space="0" w:color="auto"/>
            </w:tcBorders>
            <w:shd w:val="clear" w:color="000000" w:fill="FFFFFF"/>
            <w:noWrap/>
            <w:vAlign w:val="center"/>
          </w:tcPr>
          <w:p w14:paraId="48142B44"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电力</w:t>
            </w:r>
          </w:p>
        </w:tc>
        <w:tc>
          <w:tcPr>
            <w:tcW w:w="401" w:type="dxa"/>
            <w:tcBorders>
              <w:top w:val="nil"/>
              <w:left w:val="nil"/>
              <w:bottom w:val="single" w:sz="4" w:space="0" w:color="auto"/>
              <w:right w:val="single" w:sz="4" w:space="0" w:color="auto"/>
            </w:tcBorders>
            <w:shd w:val="clear" w:color="000000" w:fill="FFFFFF"/>
            <w:noWrap/>
            <w:vAlign w:val="center"/>
          </w:tcPr>
          <w:p w14:paraId="48CCBD40" w14:textId="77777777" w:rsidR="0076773F" w:rsidRDefault="00000000">
            <w:pPr>
              <w:spacing w:before="0"/>
              <w:rPr>
                <w:rFonts w:eastAsia="PMingLiU" w:cs="Arial"/>
                <w:szCs w:val="20"/>
                <w:lang w:val="en-US" w:eastAsia="zh-CN"/>
              </w:rPr>
            </w:pPr>
            <w:r>
              <w:rPr>
                <w:rFonts w:ascii="宋体" w:eastAsia="宋体" w:hAnsi="宋体" w:cs="Arial" w:hint="eastAsia"/>
                <w:szCs w:val="20"/>
                <w:lang w:val="en-US" w:eastAsia="zh-CN"/>
              </w:rPr>
              <w:t>用电设备</w:t>
            </w:r>
          </w:p>
        </w:tc>
        <w:tc>
          <w:tcPr>
            <w:tcW w:w="309" w:type="dxa"/>
            <w:tcBorders>
              <w:top w:val="nil"/>
              <w:left w:val="nil"/>
              <w:bottom w:val="single" w:sz="4" w:space="0" w:color="auto"/>
              <w:right w:val="single" w:sz="4" w:space="0" w:color="auto"/>
            </w:tcBorders>
            <w:shd w:val="clear" w:color="000000" w:fill="FFFFFF"/>
            <w:noWrap/>
            <w:vAlign w:val="center"/>
          </w:tcPr>
          <w:p w14:paraId="71850927" w14:textId="77777777" w:rsidR="0076773F" w:rsidRDefault="00000000">
            <w:pPr>
              <w:spacing w:before="0"/>
              <w:jc w:val="center"/>
              <w:rPr>
                <w:rFonts w:eastAsia="PMingLiU" w:cs="Arial"/>
                <w:szCs w:val="20"/>
                <w:lang w:val="en-US" w:eastAsia="zh-CN"/>
              </w:rPr>
            </w:pPr>
            <w:r>
              <w:rPr>
                <w:rFonts w:eastAsia="PMingLiU" w:cs="Arial"/>
                <w:szCs w:val="20"/>
                <w:lang w:val="en-US" w:eastAsia="zh-CN"/>
              </w:rPr>
              <w:t>0.5856</w:t>
            </w:r>
          </w:p>
        </w:tc>
        <w:tc>
          <w:tcPr>
            <w:tcW w:w="494" w:type="dxa"/>
            <w:tcBorders>
              <w:top w:val="nil"/>
              <w:left w:val="nil"/>
              <w:bottom w:val="single" w:sz="4" w:space="0" w:color="auto"/>
              <w:right w:val="single" w:sz="4" w:space="0" w:color="auto"/>
            </w:tcBorders>
            <w:shd w:val="clear" w:color="000000" w:fill="FFFFFF"/>
            <w:noWrap/>
            <w:vAlign w:val="center"/>
          </w:tcPr>
          <w:p w14:paraId="17BD1342"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tCO2/MWh</w:t>
            </w:r>
          </w:p>
        </w:tc>
        <w:tc>
          <w:tcPr>
            <w:tcW w:w="6585" w:type="dxa"/>
            <w:tcBorders>
              <w:top w:val="single" w:sz="4" w:space="0" w:color="auto"/>
              <w:left w:val="nil"/>
              <w:bottom w:val="single" w:sz="4" w:space="0" w:color="auto"/>
              <w:right w:val="single" w:sz="4" w:space="0" w:color="000000"/>
            </w:tcBorders>
            <w:shd w:val="clear" w:color="000000" w:fill="FFFFFF"/>
            <w:noWrap/>
            <w:vAlign w:val="center"/>
          </w:tcPr>
          <w:p w14:paraId="4B9888A4" w14:textId="77777777" w:rsidR="0076773F" w:rsidRDefault="00000000">
            <w:pPr>
              <w:spacing w:before="0"/>
              <w:rPr>
                <w:rFonts w:eastAsia="PMingLiU" w:cs="Arial"/>
                <w:color w:val="000000"/>
                <w:szCs w:val="20"/>
                <w:lang w:val="en-US" w:eastAsia="zh-CN"/>
              </w:rPr>
            </w:pPr>
            <w:r>
              <w:rPr>
                <w:rFonts w:ascii="宋体" w:eastAsia="宋体" w:hAnsi="宋体" w:cs="Arial" w:hint="eastAsia"/>
                <w:color w:val="000000"/>
                <w:szCs w:val="20"/>
                <w:lang w:val="en-US" w:eastAsia="zh-CN"/>
              </w:rPr>
              <w:t>生态环境部、国家能源局发布</w:t>
            </w:r>
            <w:r>
              <w:rPr>
                <w:rFonts w:eastAsia="PMingLiU" w:cs="Arial"/>
                <w:color w:val="000000"/>
                <w:szCs w:val="20"/>
                <w:lang w:val="en-US" w:eastAsia="zh-CN"/>
              </w:rPr>
              <w:t>2022</w:t>
            </w:r>
            <w:r>
              <w:rPr>
                <w:rFonts w:ascii="宋体" w:eastAsia="宋体" w:hAnsi="宋体" w:cs="Arial" w:hint="eastAsia"/>
                <w:color w:val="000000"/>
                <w:szCs w:val="20"/>
                <w:lang w:val="en-US" w:eastAsia="zh-CN"/>
              </w:rPr>
              <w:t>年电力二氧化碳排放因子的公告（</w:t>
            </w:r>
            <w:r>
              <w:rPr>
                <w:rFonts w:eastAsia="PMingLiU" w:cs="Arial"/>
                <w:color w:val="000000"/>
                <w:szCs w:val="20"/>
                <w:lang w:val="en-US" w:eastAsia="zh-CN"/>
              </w:rPr>
              <w:t>2022</w:t>
            </w:r>
            <w:r>
              <w:rPr>
                <w:rFonts w:ascii="宋体" w:eastAsia="宋体" w:hAnsi="宋体" w:cs="Arial" w:hint="eastAsia"/>
                <w:color w:val="000000"/>
                <w:szCs w:val="20"/>
                <w:lang w:val="en-US" w:eastAsia="zh-CN"/>
              </w:rPr>
              <w:t>年全国电力平均二氧化碳排放因子（不包括市场化交易的非化石能源电量））</w:t>
            </w:r>
          </w:p>
        </w:tc>
      </w:tr>
    </w:tbl>
    <w:p w14:paraId="37D6CC0A" w14:textId="77777777" w:rsidR="0076773F" w:rsidRDefault="0076773F">
      <w:pPr>
        <w:pStyle w:val="afb"/>
        <w:spacing w:before="0" w:line="360" w:lineRule="auto"/>
        <w:ind w:left="567"/>
        <w:rPr>
          <w:rFonts w:eastAsia="宋体" w:cs="Arial"/>
          <w:iCs/>
          <w:sz w:val="24"/>
          <w:lang w:eastAsia="zh-CN"/>
        </w:rPr>
      </w:pPr>
    </w:p>
    <w:p w14:paraId="3A855E76"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外购商品和服务的上游排放因子表</w:t>
      </w:r>
    </w:p>
    <w:tbl>
      <w:tblPr>
        <w:tblW w:w="0" w:type="auto"/>
        <w:tblLook w:val="04A0" w:firstRow="1" w:lastRow="0" w:firstColumn="1" w:lastColumn="0" w:noHBand="0" w:noVBand="1"/>
      </w:tblPr>
      <w:tblGrid>
        <w:gridCol w:w="415"/>
        <w:gridCol w:w="864"/>
        <w:gridCol w:w="1125"/>
        <w:gridCol w:w="1166"/>
        <w:gridCol w:w="666"/>
        <w:gridCol w:w="614"/>
        <w:gridCol w:w="1498"/>
        <w:gridCol w:w="2719"/>
      </w:tblGrid>
      <w:tr w:rsidR="0076773F" w14:paraId="0AB601EB" w14:textId="77777777">
        <w:trPr>
          <w:trHeight w:val="315"/>
        </w:trPr>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E373A3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7C188FB"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26B0CAB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675DBDE6"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Activity name</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124AFE38"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0" w:type="auto"/>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62075FC4"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0" w:type="auto"/>
            <w:tcBorders>
              <w:top w:val="single" w:sz="4" w:space="0" w:color="auto"/>
              <w:left w:val="nil"/>
              <w:bottom w:val="single" w:sz="4" w:space="0" w:color="auto"/>
              <w:right w:val="nil"/>
            </w:tcBorders>
            <w:shd w:val="clear" w:color="auto" w:fill="FF6600" w:themeFill="accent3"/>
            <w:noWrap/>
            <w:vAlign w:val="center"/>
          </w:tcPr>
          <w:p w14:paraId="4FF1CF9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1DCA7253" w14:textId="77777777">
        <w:trPr>
          <w:trHeight w:val="315"/>
        </w:trPr>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37445FA"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1EAD44BD"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832D3FC"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50FB55C5" w14:textId="77777777" w:rsidR="0076773F" w:rsidRDefault="0076773F">
            <w:pPr>
              <w:spacing w:before="0"/>
              <w:rPr>
                <w:rFonts w:ascii="宋体" w:eastAsia="宋体" w:hAnsi="宋体" w:cs="宋体" w:hint="eastAsia"/>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55163DB5" w14:textId="77777777" w:rsidR="0076773F" w:rsidRDefault="0076773F">
            <w:pPr>
              <w:spacing w:before="0"/>
              <w:rPr>
                <w:rFonts w:ascii="宋体" w:eastAsia="宋体" w:hAnsi="宋体" w:cs="宋体" w:hint="eastAsia"/>
                <w:b/>
                <w:bCs/>
                <w:color w:val="FFFFFF"/>
                <w:sz w:val="24"/>
                <w:lang w:val="en-US" w:eastAsia="zh-CN"/>
              </w:rPr>
            </w:pPr>
          </w:p>
        </w:tc>
        <w:tc>
          <w:tcPr>
            <w:tcW w:w="0" w:type="auto"/>
            <w:tcBorders>
              <w:top w:val="nil"/>
              <w:left w:val="nil"/>
              <w:bottom w:val="single" w:sz="4" w:space="0" w:color="auto"/>
              <w:right w:val="single" w:sz="4" w:space="0" w:color="auto"/>
            </w:tcBorders>
            <w:shd w:val="clear" w:color="auto" w:fill="FF6600" w:themeFill="accent3"/>
            <w:noWrap/>
            <w:vAlign w:val="center"/>
          </w:tcPr>
          <w:p w14:paraId="514A2C1C"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0" w:type="auto"/>
            <w:tcBorders>
              <w:top w:val="nil"/>
              <w:left w:val="nil"/>
              <w:bottom w:val="single" w:sz="4" w:space="0" w:color="auto"/>
              <w:right w:val="single" w:sz="4" w:space="0" w:color="auto"/>
            </w:tcBorders>
            <w:shd w:val="clear" w:color="auto" w:fill="FF6600" w:themeFill="accent3"/>
            <w:noWrap/>
            <w:vAlign w:val="center"/>
          </w:tcPr>
          <w:p w14:paraId="258B027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0" w:type="auto"/>
            <w:tcBorders>
              <w:top w:val="nil"/>
              <w:left w:val="nil"/>
              <w:bottom w:val="single" w:sz="4" w:space="0" w:color="auto"/>
              <w:right w:val="single" w:sz="4" w:space="0" w:color="auto"/>
            </w:tcBorders>
            <w:shd w:val="clear" w:color="auto" w:fill="FF6600" w:themeFill="accent3"/>
            <w:noWrap/>
            <w:vAlign w:val="center"/>
          </w:tcPr>
          <w:p w14:paraId="60EA7655"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6D6B7239"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A908CA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0" w:type="auto"/>
            <w:tcBorders>
              <w:top w:val="nil"/>
              <w:left w:val="nil"/>
              <w:bottom w:val="single" w:sz="4" w:space="0" w:color="auto"/>
              <w:right w:val="single" w:sz="4" w:space="0" w:color="auto"/>
            </w:tcBorders>
            <w:shd w:val="clear" w:color="000000" w:fill="FFFFFF"/>
            <w:vAlign w:val="center"/>
          </w:tcPr>
          <w:p w14:paraId="1670CCD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006F3CC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铁矿石生产</w:t>
            </w:r>
          </w:p>
        </w:tc>
        <w:tc>
          <w:tcPr>
            <w:tcW w:w="0" w:type="auto"/>
            <w:tcBorders>
              <w:top w:val="nil"/>
              <w:left w:val="nil"/>
              <w:bottom w:val="single" w:sz="4" w:space="0" w:color="auto"/>
              <w:right w:val="single" w:sz="4" w:space="0" w:color="auto"/>
            </w:tcBorders>
            <w:shd w:val="clear" w:color="000000" w:fill="FFFFFF"/>
            <w:vAlign w:val="center"/>
          </w:tcPr>
          <w:p w14:paraId="467B94F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marker for Iron ore,crude ore,63% Fe</w:t>
            </w:r>
          </w:p>
        </w:tc>
        <w:tc>
          <w:tcPr>
            <w:tcW w:w="0" w:type="auto"/>
            <w:tcBorders>
              <w:top w:val="nil"/>
              <w:left w:val="nil"/>
              <w:bottom w:val="single" w:sz="4" w:space="0" w:color="auto"/>
              <w:right w:val="single" w:sz="4" w:space="0" w:color="auto"/>
            </w:tcBorders>
            <w:shd w:val="clear" w:color="000000" w:fill="FFFFFF"/>
            <w:vAlign w:val="center"/>
          </w:tcPr>
          <w:p w14:paraId="0E0F303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77BA44E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0.09885</w:t>
            </w:r>
          </w:p>
        </w:tc>
        <w:tc>
          <w:tcPr>
            <w:tcW w:w="0" w:type="auto"/>
            <w:tcBorders>
              <w:top w:val="nil"/>
              <w:left w:val="nil"/>
              <w:bottom w:val="single" w:sz="4" w:space="0" w:color="auto"/>
              <w:right w:val="single" w:sz="4" w:space="0" w:color="auto"/>
            </w:tcBorders>
            <w:shd w:val="clear" w:color="000000" w:fill="FFFFFF"/>
            <w:noWrap/>
            <w:vAlign w:val="center"/>
          </w:tcPr>
          <w:p w14:paraId="3FF38E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7DB03E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4A2C15E"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E09EA6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0" w:type="auto"/>
            <w:tcBorders>
              <w:top w:val="nil"/>
              <w:left w:val="nil"/>
              <w:bottom w:val="single" w:sz="4" w:space="0" w:color="auto"/>
              <w:right w:val="single" w:sz="4" w:space="0" w:color="auto"/>
            </w:tcBorders>
            <w:shd w:val="clear" w:color="000000" w:fill="FFFFFF"/>
            <w:vAlign w:val="center"/>
          </w:tcPr>
          <w:p w14:paraId="6D72F27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6DCDD3F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生石灰生产</w:t>
            </w:r>
          </w:p>
        </w:tc>
        <w:tc>
          <w:tcPr>
            <w:tcW w:w="0" w:type="auto"/>
            <w:tcBorders>
              <w:top w:val="nil"/>
              <w:left w:val="nil"/>
              <w:bottom w:val="single" w:sz="4" w:space="0" w:color="auto"/>
              <w:right w:val="single" w:sz="4" w:space="0" w:color="auto"/>
            </w:tcBorders>
            <w:shd w:val="clear" w:color="000000" w:fill="FFFFFF"/>
            <w:vAlign w:val="center"/>
          </w:tcPr>
          <w:p w14:paraId="0C4A99C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quicklime, in pieces, loose</w:t>
            </w:r>
          </w:p>
        </w:tc>
        <w:tc>
          <w:tcPr>
            <w:tcW w:w="0" w:type="auto"/>
            <w:tcBorders>
              <w:top w:val="nil"/>
              <w:left w:val="nil"/>
              <w:bottom w:val="single" w:sz="4" w:space="0" w:color="auto"/>
              <w:right w:val="single" w:sz="4" w:space="0" w:color="auto"/>
            </w:tcBorders>
            <w:shd w:val="clear" w:color="000000" w:fill="FFFFFF"/>
            <w:vAlign w:val="center"/>
          </w:tcPr>
          <w:p w14:paraId="24FB484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5710C0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1.18967</w:t>
            </w:r>
          </w:p>
        </w:tc>
        <w:tc>
          <w:tcPr>
            <w:tcW w:w="0" w:type="auto"/>
            <w:tcBorders>
              <w:top w:val="nil"/>
              <w:left w:val="nil"/>
              <w:bottom w:val="single" w:sz="4" w:space="0" w:color="auto"/>
              <w:right w:val="single" w:sz="4" w:space="0" w:color="auto"/>
            </w:tcBorders>
            <w:shd w:val="clear" w:color="000000" w:fill="FFFFFF"/>
            <w:noWrap/>
            <w:vAlign w:val="center"/>
          </w:tcPr>
          <w:p w14:paraId="38C27A9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17E559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3BD35DAC"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2E118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0" w:type="auto"/>
            <w:tcBorders>
              <w:top w:val="nil"/>
              <w:left w:val="nil"/>
              <w:bottom w:val="single" w:sz="4" w:space="0" w:color="auto"/>
              <w:right w:val="single" w:sz="4" w:space="0" w:color="auto"/>
            </w:tcBorders>
            <w:shd w:val="clear" w:color="000000" w:fill="FFFFFF"/>
            <w:vAlign w:val="center"/>
          </w:tcPr>
          <w:p w14:paraId="1085230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5E9D4D2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石灰石生产</w:t>
            </w:r>
          </w:p>
        </w:tc>
        <w:tc>
          <w:tcPr>
            <w:tcW w:w="0" w:type="auto"/>
            <w:tcBorders>
              <w:top w:val="nil"/>
              <w:left w:val="nil"/>
              <w:bottom w:val="single" w:sz="4" w:space="0" w:color="auto"/>
              <w:right w:val="single" w:sz="4" w:space="0" w:color="auto"/>
            </w:tcBorders>
            <w:shd w:val="clear" w:color="000000" w:fill="FFFFFF"/>
            <w:vAlign w:val="center"/>
          </w:tcPr>
          <w:p w14:paraId="53A50BC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limestone, crushed, for mill</w:t>
            </w:r>
          </w:p>
        </w:tc>
        <w:tc>
          <w:tcPr>
            <w:tcW w:w="0" w:type="auto"/>
            <w:tcBorders>
              <w:top w:val="nil"/>
              <w:left w:val="nil"/>
              <w:bottom w:val="single" w:sz="4" w:space="0" w:color="auto"/>
              <w:right w:val="single" w:sz="4" w:space="0" w:color="auto"/>
            </w:tcBorders>
            <w:shd w:val="clear" w:color="000000" w:fill="FFFFFF"/>
            <w:vAlign w:val="center"/>
          </w:tcPr>
          <w:p w14:paraId="7DC1F03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142951C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0.00303</w:t>
            </w:r>
          </w:p>
        </w:tc>
        <w:tc>
          <w:tcPr>
            <w:tcW w:w="0" w:type="auto"/>
            <w:tcBorders>
              <w:top w:val="nil"/>
              <w:left w:val="nil"/>
              <w:bottom w:val="single" w:sz="4" w:space="0" w:color="auto"/>
              <w:right w:val="single" w:sz="4" w:space="0" w:color="auto"/>
            </w:tcBorders>
            <w:shd w:val="clear" w:color="000000" w:fill="FFFFFF"/>
            <w:noWrap/>
            <w:vAlign w:val="center"/>
          </w:tcPr>
          <w:p w14:paraId="103363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1E86FE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321CA54E"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6BD53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0" w:type="auto"/>
            <w:tcBorders>
              <w:top w:val="nil"/>
              <w:left w:val="nil"/>
              <w:bottom w:val="single" w:sz="4" w:space="0" w:color="auto"/>
              <w:right w:val="single" w:sz="4" w:space="0" w:color="auto"/>
            </w:tcBorders>
            <w:shd w:val="clear" w:color="000000" w:fill="FFFFFF"/>
            <w:vAlign w:val="center"/>
          </w:tcPr>
          <w:p w14:paraId="182E6CF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4817804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白云石生产</w:t>
            </w:r>
          </w:p>
        </w:tc>
        <w:tc>
          <w:tcPr>
            <w:tcW w:w="0" w:type="auto"/>
            <w:tcBorders>
              <w:top w:val="nil"/>
              <w:left w:val="nil"/>
              <w:bottom w:val="single" w:sz="4" w:space="0" w:color="auto"/>
              <w:right w:val="single" w:sz="4" w:space="0" w:color="auto"/>
            </w:tcBorders>
            <w:shd w:val="clear" w:color="000000" w:fill="FFFFFF"/>
            <w:vAlign w:val="center"/>
          </w:tcPr>
          <w:p w14:paraId="48A1B66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marker for dolomite</w:t>
            </w:r>
          </w:p>
        </w:tc>
        <w:tc>
          <w:tcPr>
            <w:tcW w:w="0" w:type="auto"/>
            <w:tcBorders>
              <w:top w:val="nil"/>
              <w:left w:val="nil"/>
              <w:bottom w:val="single" w:sz="4" w:space="0" w:color="auto"/>
              <w:right w:val="single" w:sz="4" w:space="0" w:color="auto"/>
            </w:tcBorders>
            <w:shd w:val="clear" w:color="000000" w:fill="FFFFFF"/>
            <w:vAlign w:val="center"/>
          </w:tcPr>
          <w:p w14:paraId="7EDF829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5FA2517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0.13033</w:t>
            </w:r>
          </w:p>
        </w:tc>
        <w:tc>
          <w:tcPr>
            <w:tcW w:w="0" w:type="auto"/>
            <w:tcBorders>
              <w:top w:val="nil"/>
              <w:left w:val="nil"/>
              <w:bottom w:val="single" w:sz="4" w:space="0" w:color="auto"/>
              <w:right w:val="single" w:sz="4" w:space="0" w:color="auto"/>
            </w:tcBorders>
            <w:shd w:val="clear" w:color="000000" w:fill="FFFFFF"/>
            <w:noWrap/>
            <w:vAlign w:val="center"/>
          </w:tcPr>
          <w:p w14:paraId="711B53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406D09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C7DF129"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FFE79E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w:t>
            </w:r>
          </w:p>
        </w:tc>
        <w:tc>
          <w:tcPr>
            <w:tcW w:w="0" w:type="auto"/>
            <w:tcBorders>
              <w:top w:val="nil"/>
              <w:left w:val="nil"/>
              <w:bottom w:val="single" w:sz="4" w:space="0" w:color="auto"/>
              <w:right w:val="single" w:sz="4" w:space="0" w:color="auto"/>
            </w:tcBorders>
            <w:shd w:val="clear" w:color="000000" w:fill="FFFFFF"/>
            <w:vAlign w:val="center"/>
          </w:tcPr>
          <w:p w14:paraId="3097613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3A79741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球团生产</w:t>
            </w:r>
          </w:p>
        </w:tc>
        <w:tc>
          <w:tcPr>
            <w:tcW w:w="0" w:type="auto"/>
            <w:tcBorders>
              <w:top w:val="nil"/>
              <w:left w:val="nil"/>
              <w:bottom w:val="single" w:sz="4" w:space="0" w:color="auto"/>
              <w:right w:val="single" w:sz="4" w:space="0" w:color="auto"/>
            </w:tcBorders>
            <w:shd w:val="clear" w:color="000000" w:fill="FFFFFF"/>
            <w:vAlign w:val="center"/>
          </w:tcPr>
          <w:p w14:paraId="606678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iron pellet</w:t>
            </w:r>
          </w:p>
        </w:tc>
        <w:tc>
          <w:tcPr>
            <w:tcW w:w="0" w:type="auto"/>
            <w:tcBorders>
              <w:top w:val="nil"/>
              <w:left w:val="nil"/>
              <w:bottom w:val="single" w:sz="4" w:space="0" w:color="auto"/>
              <w:right w:val="single" w:sz="4" w:space="0" w:color="auto"/>
            </w:tcBorders>
            <w:shd w:val="clear" w:color="000000" w:fill="FFFFFF"/>
            <w:vAlign w:val="center"/>
          </w:tcPr>
          <w:p w14:paraId="5617AC2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653498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0.10446</w:t>
            </w:r>
          </w:p>
        </w:tc>
        <w:tc>
          <w:tcPr>
            <w:tcW w:w="0" w:type="auto"/>
            <w:tcBorders>
              <w:top w:val="nil"/>
              <w:left w:val="nil"/>
              <w:bottom w:val="single" w:sz="4" w:space="0" w:color="auto"/>
              <w:right w:val="single" w:sz="4" w:space="0" w:color="auto"/>
            </w:tcBorders>
            <w:shd w:val="clear" w:color="000000" w:fill="FFFFFF"/>
            <w:noWrap/>
            <w:vAlign w:val="center"/>
          </w:tcPr>
          <w:p w14:paraId="2DC1DD0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0148AF6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D9A42C6"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66999D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6</w:t>
            </w:r>
          </w:p>
        </w:tc>
        <w:tc>
          <w:tcPr>
            <w:tcW w:w="0" w:type="auto"/>
            <w:tcBorders>
              <w:top w:val="nil"/>
              <w:left w:val="nil"/>
              <w:bottom w:val="single" w:sz="4" w:space="0" w:color="auto"/>
              <w:right w:val="single" w:sz="4" w:space="0" w:color="auto"/>
            </w:tcBorders>
            <w:shd w:val="clear" w:color="000000" w:fill="FFFFFF"/>
            <w:vAlign w:val="center"/>
          </w:tcPr>
          <w:p w14:paraId="2E3EA9A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34FF4D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废钢生产</w:t>
            </w:r>
          </w:p>
        </w:tc>
        <w:tc>
          <w:tcPr>
            <w:tcW w:w="0" w:type="auto"/>
            <w:tcBorders>
              <w:top w:val="nil"/>
              <w:left w:val="nil"/>
              <w:bottom w:val="single" w:sz="4" w:space="0" w:color="auto"/>
              <w:right w:val="single" w:sz="4" w:space="0" w:color="auto"/>
            </w:tcBorders>
            <w:shd w:val="clear" w:color="000000" w:fill="FFFFFF"/>
            <w:vAlign w:val="center"/>
          </w:tcPr>
          <w:p w14:paraId="4153AFC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waste reinforcement steel</w:t>
            </w:r>
          </w:p>
        </w:tc>
        <w:tc>
          <w:tcPr>
            <w:tcW w:w="0" w:type="auto"/>
            <w:tcBorders>
              <w:top w:val="nil"/>
              <w:left w:val="nil"/>
              <w:bottom w:val="single" w:sz="4" w:space="0" w:color="auto"/>
              <w:right w:val="single" w:sz="4" w:space="0" w:color="auto"/>
            </w:tcBorders>
            <w:shd w:val="clear" w:color="000000" w:fill="FFFFFF"/>
            <w:vAlign w:val="center"/>
          </w:tcPr>
          <w:p w14:paraId="428C300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171B4D3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0.07418</w:t>
            </w:r>
          </w:p>
        </w:tc>
        <w:tc>
          <w:tcPr>
            <w:tcW w:w="0" w:type="auto"/>
            <w:tcBorders>
              <w:top w:val="nil"/>
              <w:left w:val="nil"/>
              <w:bottom w:val="single" w:sz="4" w:space="0" w:color="auto"/>
              <w:right w:val="single" w:sz="4" w:space="0" w:color="auto"/>
            </w:tcBorders>
            <w:shd w:val="clear" w:color="000000" w:fill="FFFFFF"/>
            <w:noWrap/>
            <w:vAlign w:val="center"/>
          </w:tcPr>
          <w:p w14:paraId="0D6F0F0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78A143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7098C510"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2009FD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w:t>
            </w:r>
          </w:p>
        </w:tc>
        <w:tc>
          <w:tcPr>
            <w:tcW w:w="0" w:type="auto"/>
            <w:tcBorders>
              <w:top w:val="nil"/>
              <w:left w:val="nil"/>
              <w:bottom w:val="single" w:sz="4" w:space="0" w:color="auto"/>
              <w:right w:val="single" w:sz="4" w:space="0" w:color="auto"/>
            </w:tcBorders>
            <w:shd w:val="clear" w:color="000000" w:fill="FFFFFF"/>
            <w:vAlign w:val="center"/>
          </w:tcPr>
          <w:p w14:paraId="6D00C2E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w:t>
            </w:r>
            <w:r>
              <w:rPr>
                <w:rFonts w:ascii="宋体" w:eastAsia="宋体" w:hAnsi="宋体" w:cs="宋体" w:hint="eastAsia"/>
                <w:color w:val="000000"/>
                <w:szCs w:val="20"/>
                <w:lang w:val="en-US" w:eastAsia="zh-CN"/>
              </w:rPr>
              <w:lastRenderedPageBreak/>
              <w:t>务的上游排放</w:t>
            </w:r>
          </w:p>
        </w:tc>
        <w:tc>
          <w:tcPr>
            <w:tcW w:w="0" w:type="auto"/>
            <w:tcBorders>
              <w:top w:val="nil"/>
              <w:left w:val="nil"/>
              <w:bottom w:val="single" w:sz="4" w:space="0" w:color="auto"/>
              <w:right w:val="single" w:sz="4" w:space="0" w:color="auto"/>
            </w:tcBorders>
            <w:shd w:val="clear" w:color="000000" w:fill="FFFFFF"/>
            <w:noWrap/>
            <w:vAlign w:val="center"/>
          </w:tcPr>
          <w:p w14:paraId="514158C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电极生产</w:t>
            </w:r>
          </w:p>
        </w:tc>
        <w:tc>
          <w:tcPr>
            <w:tcW w:w="0" w:type="auto"/>
            <w:tcBorders>
              <w:top w:val="nil"/>
              <w:left w:val="nil"/>
              <w:bottom w:val="single" w:sz="4" w:space="0" w:color="auto"/>
              <w:right w:val="single" w:sz="4" w:space="0" w:color="auto"/>
            </w:tcBorders>
            <w:shd w:val="clear" w:color="000000" w:fill="FFFFFF"/>
            <w:vAlign w:val="center"/>
          </w:tcPr>
          <w:p w14:paraId="52F6D03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electrode</w:t>
            </w:r>
            <w:r>
              <w:rPr>
                <w:rFonts w:ascii="宋体" w:eastAsia="宋体" w:hAnsi="宋体" w:cs="宋体" w:hint="eastAsia"/>
                <w:color w:val="000000"/>
                <w:szCs w:val="20"/>
                <w:lang w:val="en-US" w:eastAsia="zh-CN"/>
              </w:rPr>
              <w:lastRenderedPageBreak/>
              <w:t>, negative, LiC6</w:t>
            </w:r>
          </w:p>
        </w:tc>
        <w:tc>
          <w:tcPr>
            <w:tcW w:w="0" w:type="auto"/>
            <w:tcBorders>
              <w:top w:val="nil"/>
              <w:left w:val="nil"/>
              <w:bottom w:val="single" w:sz="4" w:space="0" w:color="auto"/>
              <w:right w:val="single" w:sz="4" w:space="0" w:color="auto"/>
            </w:tcBorders>
            <w:shd w:val="clear" w:color="000000" w:fill="FFFFFF"/>
            <w:vAlign w:val="center"/>
          </w:tcPr>
          <w:p w14:paraId="619F6BC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 xml:space="preserve">Global </w:t>
            </w:r>
            <w:r>
              <w:rPr>
                <w:rFonts w:ascii="宋体" w:eastAsia="宋体" w:hAnsi="宋体" w:cs="宋体" w:hint="eastAsia"/>
                <w:color w:val="000000"/>
                <w:szCs w:val="20"/>
                <w:lang w:val="en-US" w:eastAsia="zh-CN"/>
              </w:rPr>
              <w:lastRenderedPageBreak/>
              <w:t>(GLO)</w:t>
            </w:r>
          </w:p>
        </w:tc>
        <w:tc>
          <w:tcPr>
            <w:tcW w:w="0" w:type="auto"/>
            <w:tcBorders>
              <w:top w:val="nil"/>
              <w:left w:val="nil"/>
              <w:bottom w:val="single" w:sz="4" w:space="0" w:color="auto"/>
              <w:right w:val="single" w:sz="4" w:space="0" w:color="auto"/>
            </w:tcBorders>
            <w:shd w:val="clear" w:color="000000" w:fill="FFFFFF"/>
            <w:noWrap/>
            <w:vAlign w:val="center"/>
          </w:tcPr>
          <w:p w14:paraId="3BF5C2C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8.43705</w:t>
            </w:r>
          </w:p>
        </w:tc>
        <w:tc>
          <w:tcPr>
            <w:tcW w:w="0" w:type="auto"/>
            <w:tcBorders>
              <w:top w:val="nil"/>
              <w:left w:val="nil"/>
              <w:bottom w:val="single" w:sz="4" w:space="0" w:color="auto"/>
              <w:right w:val="single" w:sz="4" w:space="0" w:color="auto"/>
            </w:tcBorders>
            <w:shd w:val="clear" w:color="000000" w:fill="FFFFFF"/>
            <w:noWrap/>
            <w:vAlign w:val="center"/>
          </w:tcPr>
          <w:p w14:paraId="5E3E02D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0BFFD4F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7F60CC1"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2FCCFAC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w:t>
            </w:r>
          </w:p>
        </w:tc>
        <w:tc>
          <w:tcPr>
            <w:tcW w:w="0" w:type="auto"/>
            <w:tcBorders>
              <w:top w:val="nil"/>
              <w:left w:val="nil"/>
              <w:bottom w:val="single" w:sz="4" w:space="0" w:color="auto"/>
              <w:right w:val="single" w:sz="4" w:space="0" w:color="auto"/>
            </w:tcBorders>
            <w:shd w:val="clear" w:color="000000" w:fill="FFFFFF"/>
            <w:vAlign w:val="center"/>
          </w:tcPr>
          <w:p w14:paraId="65BCDFB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19E0016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锰铁生产</w:t>
            </w:r>
          </w:p>
        </w:tc>
        <w:tc>
          <w:tcPr>
            <w:tcW w:w="0" w:type="auto"/>
            <w:tcBorders>
              <w:top w:val="nil"/>
              <w:left w:val="nil"/>
              <w:bottom w:val="single" w:sz="4" w:space="0" w:color="auto"/>
              <w:right w:val="single" w:sz="4" w:space="0" w:color="auto"/>
            </w:tcBorders>
            <w:shd w:val="clear" w:color="000000" w:fill="FFFFFF"/>
            <w:vAlign w:val="center"/>
          </w:tcPr>
          <w:p w14:paraId="41A342B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ferromanganese,high-coal,74.5% Mn</w:t>
            </w:r>
          </w:p>
        </w:tc>
        <w:tc>
          <w:tcPr>
            <w:tcW w:w="0" w:type="auto"/>
            <w:tcBorders>
              <w:top w:val="nil"/>
              <w:left w:val="nil"/>
              <w:bottom w:val="single" w:sz="4" w:space="0" w:color="auto"/>
              <w:right w:val="single" w:sz="4" w:space="0" w:color="auto"/>
            </w:tcBorders>
            <w:shd w:val="clear" w:color="000000" w:fill="FFFFFF"/>
            <w:vAlign w:val="center"/>
          </w:tcPr>
          <w:p w14:paraId="2F42F59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36D57C6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2.97720</w:t>
            </w:r>
          </w:p>
        </w:tc>
        <w:tc>
          <w:tcPr>
            <w:tcW w:w="0" w:type="auto"/>
            <w:tcBorders>
              <w:top w:val="nil"/>
              <w:left w:val="nil"/>
              <w:bottom w:val="single" w:sz="4" w:space="0" w:color="auto"/>
              <w:right w:val="single" w:sz="4" w:space="0" w:color="auto"/>
            </w:tcBorders>
            <w:shd w:val="clear" w:color="000000" w:fill="FFFFFF"/>
            <w:noWrap/>
            <w:vAlign w:val="center"/>
          </w:tcPr>
          <w:p w14:paraId="3712324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501F330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65168376"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554273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w:t>
            </w:r>
          </w:p>
        </w:tc>
        <w:tc>
          <w:tcPr>
            <w:tcW w:w="0" w:type="auto"/>
            <w:tcBorders>
              <w:top w:val="nil"/>
              <w:left w:val="nil"/>
              <w:bottom w:val="single" w:sz="4" w:space="0" w:color="auto"/>
              <w:right w:val="single" w:sz="4" w:space="0" w:color="auto"/>
            </w:tcBorders>
            <w:shd w:val="clear" w:color="000000" w:fill="FFFFFF"/>
            <w:vAlign w:val="center"/>
          </w:tcPr>
          <w:p w14:paraId="5870964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72414DC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镍铁生产</w:t>
            </w:r>
          </w:p>
        </w:tc>
        <w:tc>
          <w:tcPr>
            <w:tcW w:w="0" w:type="auto"/>
            <w:tcBorders>
              <w:top w:val="nil"/>
              <w:left w:val="nil"/>
              <w:bottom w:val="single" w:sz="4" w:space="0" w:color="auto"/>
              <w:right w:val="single" w:sz="4" w:space="0" w:color="auto"/>
            </w:tcBorders>
            <w:shd w:val="clear" w:color="000000" w:fill="FFFFFF"/>
            <w:vAlign w:val="center"/>
          </w:tcPr>
          <w:p w14:paraId="4E52738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ferronickel</w:t>
            </w:r>
          </w:p>
        </w:tc>
        <w:tc>
          <w:tcPr>
            <w:tcW w:w="0" w:type="auto"/>
            <w:tcBorders>
              <w:top w:val="nil"/>
              <w:left w:val="nil"/>
              <w:bottom w:val="single" w:sz="4" w:space="0" w:color="auto"/>
              <w:right w:val="single" w:sz="4" w:space="0" w:color="auto"/>
            </w:tcBorders>
            <w:shd w:val="clear" w:color="000000" w:fill="FFFFFF"/>
            <w:vAlign w:val="center"/>
          </w:tcPr>
          <w:p w14:paraId="4C2816E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39029F1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8.75470</w:t>
            </w:r>
          </w:p>
        </w:tc>
        <w:tc>
          <w:tcPr>
            <w:tcW w:w="0" w:type="auto"/>
            <w:tcBorders>
              <w:top w:val="nil"/>
              <w:left w:val="nil"/>
              <w:bottom w:val="single" w:sz="4" w:space="0" w:color="auto"/>
              <w:right w:val="single" w:sz="4" w:space="0" w:color="auto"/>
            </w:tcBorders>
            <w:shd w:val="clear" w:color="000000" w:fill="FFFFFF"/>
            <w:noWrap/>
            <w:vAlign w:val="center"/>
          </w:tcPr>
          <w:p w14:paraId="349DF7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2B332B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E227B28"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2BBE37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10</w:t>
            </w:r>
          </w:p>
        </w:tc>
        <w:tc>
          <w:tcPr>
            <w:tcW w:w="0" w:type="auto"/>
            <w:tcBorders>
              <w:top w:val="nil"/>
              <w:left w:val="nil"/>
              <w:bottom w:val="single" w:sz="4" w:space="0" w:color="auto"/>
              <w:right w:val="single" w:sz="4" w:space="0" w:color="auto"/>
            </w:tcBorders>
            <w:shd w:val="clear" w:color="000000" w:fill="FFFFFF"/>
            <w:vAlign w:val="center"/>
          </w:tcPr>
          <w:p w14:paraId="3B73AAA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5F66ADA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铬铁生产</w:t>
            </w:r>
          </w:p>
        </w:tc>
        <w:tc>
          <w:tcPr>
            <w:tcW w:w="0" w:type="auto"/>
            <w:tcBorders>
              <w:top w:val="nil"/>
              <w:left w:val="nil"/>
              <w:bottom w:val="single" w:sz="4" w:space="0" w:color="auto"/>
              <w:right w:val="single" w:sz="4" w:space="0" w:color="auto"/>
            </w:tcBorders>
            <w:shd w:val="clear" w:color="000000" w:fill="FFFFFF"/>
            <w:vAlign w:val="center"/>
          </w:tcPr>
          <w:p w14:paraId="012173A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ferrochromium,high-carbom.55% Cr</w:t>
            </w:r>
          </w:p>
        </w:tc>
        <w:tc>
          <w:tcPr>
            <w:tcW w:w="0" w:type="auto"/>
            <w:tcBorders>
              <w:top w:val="nil"/>
              <w:left w:val="nil"/>
              <w:bottom w:val="single" w:sz="4" w:space="0" w:color="auto"/>
              <w:right w:val="single" w:sz="4" w:space="0" w:color="auto"/>
            </w:tcBorders>
            <w:shd w:val="clear" w:color="000000" w:fill="FFFFFF"/>
            <w:vAlign w:val="center"/>
          </w:tcPr>
          <w:p w14:paraId="7B5DC0A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56B4A65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5.09210</w:t>
            </w:r>
          </w:p>
        </w:tc>
        <w:tc>
          <w:tcPr>
            <w:tcW w:w="0" w:type="auto"/>
            <w:tcBorders>
              <w:top w:val="nil"/>
              <w:left w:val="nil"/>
              <w:bottom w:val="single" w:sz="4" w:space="0" w:color="auto"/>
              <w:right w:val="single" w:sz="4" w:space="0" w:color="auto"/>
            </w:tcBorders>
            <w:shd w:val="clear" w:color="000000" w:fill="FFFFFF"/>
            <w:noWrap/>
            <w:vAlign w:val="center"/>
          </w:tcPr>
          <w:p w14:paraId="6B5EAE6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2A565C5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74EBCFB"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BDB94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11</w:t>
            </w:r>
          </w:p>
        </w:tc>
        <w:tc>
          <w:tcPr>
            <w:tcW w:w="0" w:type="auto"/>
            <w:tcBorders>
              <w:top w:val="nil"/>
              <w:left w:val="nil"/>
              <w:bottom w:val="single" w:sz="4" w:space="0" w:color="auto"/>
              <w:right w:val="single" w:sz="4" w:space="0" w:color="auto"/>
            </w:tcBorders>
            <w:shd w:val="clear" w:color="000000" w:fill="FFFFFF"/>
            <w:vAlign w:val="center"/>
          </w:tcPr>
          <w:p w14:paraId="51E7A20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3E4003E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萤石生产</w:t>
            </w:r>
          </w:p>
        </w:tc>
        <w:tc>
          <w:tcPr>
            <w:tcW w:w="0" w:type="auto"/>
            <w:tcBorders>
              <w:top w:val="nil"/>
              <w:left w:val="nil"/>
              <w:bottom w:val="single" w:sz="4" w:space="0" w:color="auto"/>
              <w:right w:val="single" w:sz="4" w:space="0" w:color="auto"/>
            </w:tcBorders>
            <w:shd w:val="clear" w:color="000000" w:fill="FFFFFF"/>
            <w:vAlign w:val="center"/>
          </w:tcPr>
          <w:p w14:paraId="38E22CC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fluorspar, 97% purity</w:t>
            </w:r>
          </w:p>
        </w:tc>
        <w:tc>
          <w:tcPr>
            <w:tcW w:w="0" w:type="auto"/>
            <w:tcBorders>
              <w:top w:val="nil"/>
              <w:left w:val="nil"/>
              <w:bottom w:val="single" w:sz="4" w:space="0" w:color="auto"/>
              <w:right w:val="single" w:sz="4" w:space="0" w:color="auto"/>
            </w:tcBorders>
            <w:shd w:val="clear" w:color="000000" w:fill="FFFFFF"/>
            <w:vAlign w:val="center"/>
          </w:tcPr>
          <w:p w14:paraId="57DBA34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2014D43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0.21158</w:t>
            </w:r>
          </w:p>
        </w:tc>
        <w:tc>
          <w:tcPr>
            <w:tcW w:w="0" w:type="auto"/>
            <w:tcBorders>
              <w:top w:val="nil"/>
              <w:left w:val="nil"/>
              <w:bottom w:val="single" w:sz="4" w:space="0" w:color="auto"/>
              <w:right w:val="single" w:sz="4" w:space="0" w:color="auto"/>
            </w:tcBorders>
            <w:shd w:val="clear" w:color="000000" w:fill="FFFFFF"/>
            <w:noWrap/>
            <w:vAlign w:val="center"/>
          </w:tcPr>
          <w:p w14:paraId="5A1DCC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442E826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3CAFD483"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2B4CF2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12</w:t>
            </w:r>
          </w:p>
        </w:tc>
        <w:tc>
          <w:tcPr>
            <w:tcW w:w="0" w:type="auto"/>
            <w:tcBorders>
              <w:top w:val="nil"/>
              <w:left w:val="nil"/>
              <w:bottom w:val="single" w:sz="4" w:space="0" w:color="auto"/>
              <w:right w:val="single" w:sz="4" w:space="0" w:color="auto"/>
            </w:tcBorders>
            <w:shd w:val="clear" w:color="000000" w:fill="FFFFFF"/>
            <w:vAlign w:val="center"/>
          </w:tcPr>
          <w:p w14:paraId="5D7C39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01C61CE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硅铁生产</w:t>
            </w:r>
          </w:p>
        </w:tc>
        <w:tc>
          <w:tcPr>
            <w:tcW w:w="0" w:type="auto"/>
            <w:tcBorders>
              <w:top w:val="nil"/>
              <w:left w:val="nil"/>
              <w:bottom w:val="single" w:sz="4" w:space="0" w:color="auto"/>
              <w:right w:val="single" w:sz="4" w:space="0" w:color="auto"/>
            </w:tcBorders>
            <w:shd w:val="clear" w:color="000000" w:fill="FFFFFF"/>
            <w:vAlign w:val="center"/>
          </w:tcPr>
          <w:p w14:paraId="284E7B9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ferrosilicon production</w:t>
            </w:r>
          </w:p>
        </w:tc>
        <w:tc>
          <w:tcPr>
            <w:tcW w:w="0" w:type="auto"/>
            <w:tcBorders>
              <w:top w:val="nil"/>
              <w:left w:val="nil"/>
              <w:bottom w:val="single" w:sz="4" w:space="0" w:color="auto"/>
              <w:right w:val="single" w:sz="4" w:space="0" w:color="auto"/>
            </w:tcBorders>
            <w:shd w:val="clear" w:color="000000" w:fill="FFFFFF"/>
            <w:vAlign w:val="center"/>
          </w:tcPr>
          <w:p w14:paraId="65E73A6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0" w:type="auto"/>
            <w:tcBorders>
              <w:top w:val="nil"/>
              <w:left w:val="nil"/>
              <w:bottom w:val="single" w:sz="4" w:space="0" w:color="auto"/>
              <w:right w:val="single" w:sz="4" w:space="0" w:color="auto"/>
            </w:tcBorders>
            <w:shd w:val="clear" w:color="000000" w:fill="FFFFFF"/>
            <w:noWrap/>
            <w:vAlign w:val="center"/>
          </w:tcPr>
          <w:p w14:paraId="72B7576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10.14500</w:t>
            </w:r>
          </w:p>
        </w:tc>
        <w:tc>
          <w:tcPr>
            <w:tcW w:w="0" w:type="auto"/>
            <w:tcBorders>
              <w:top w:val="nil"/>
              <w:left w:val="nil"/>
              <w:bottom w:val="single" w:sz="4" w:space="0" w:color="auto"/>
              <w:right w:val="single" w:sz="4" w:space="0" w:color="auto"/>
            </w:tcBorders>
            <w:shd w:val="clear" w:color="000000" w:fill="FFFFFF"/>
            <w:noWrap/>
            <w:vAlign w:val="center"/>
          </w:tcPr>
          <w:p w14:paraId="7EA1052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024F710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690D3301"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0787D8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13</w:t>
            </w:r>
          </w:p>
        </w:tc>
        <w:tc>
          <w:tcPr>
            <w:tcW w:w="0" w:type="auto"/>
            <w:tcBorders>
              <w:top w:val="nil"/>
              <w:left w:val="nil"/>
              <w:bottom w:val="single" w:sz="4" w:space="0" w:color="auto"/>
              <w:right w:val="single" w:sz="4" w:space="0" w:color="auto"/>
            </w:tcBorders>
            <w:shd w:val="clear" w:color="000000" w:fill="FFFFFF"/>
            <w:vAlign w:val="center"/>
          </w:tcPr>
          <w:p w14:paraId="6975AAD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6228F14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钼铁生产</w:t>
            </w:r>
          </w:p>
        </w:tc>
        <w:tc>
          <w:tcPr>
            <w:tcW w:w="0" w:type="auto"/>
            <w:tcBorders>
              <w:top w:val="nil"/>
              <w:left w:val="nil"/>
              <w:bottom w:val="single" w:sz="4" w:space="0" w:color="auto"/>
              <w:right w:val="single" w:sz="4" w:space="0" w:color="auto"/>
            </w:tcBorders>
            <w:shd w:val="clear" w:color="000000" w:fill="FFFFFF"/>
            <w:vAlign w:val="center"/>
          </w:tcPr>
          <w:p w14:paraId="57BCD01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 xml:space="preserve">Ferro-Molybdenum </w:t>
            </w:r>
          </w:p>
        </w:tc>
        <w:tc>
          <w:tcPr>
            <w:tcW w:w="0" w:type="auto"/>
            <w:tcBorders>
              <w:top w:val="nil"/>
              <w:left w:val="nil"/>
              <w:bottom w:val="single" w:sz="4" w:space="0" w:color="auto"/>
              <w:right w:val="single" w:sz="4" w:space="0" w:color="auto"/>
            </w:tcBorders>
            <w:shd w:val="diagStripe" w:color="000000" w:fill="FFFFFF"/>
            <w:noWrap/>
            <w:vAlign w:val="center"/>
          </w:tcPr>
          <w:p w14:paraId="0188BF8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0" w:type="auto"/>
            <w:tcBorders>
              <w:top w:val="nil"/>
              <w:left w:val="nil"/>
              <w:bottom w:val="single" w:sz="4" w:space="0" w:color="auto"/>
              <w:right w:val="single" w:sz="4" w:space="0" w:color="auto"/>
            </w:tcBorders>
            <w:shd w:val="clear" w:color="000000" w:fill="FFFFFF"/>
            <w:noWrap/>
            <w:vAlign w:val="center"/>
          </w:tcPr>
          <w:p w14:paraId="7628737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8.50000</w:t>
            </w:r>
          </w:p>
        </w:tc>
        <w:tc>
          <w:tcPr>
            <w:tcW w:w="0" w:type="auto"/>
            <w:tcBorders>
              <w:top w:val="nil"/>
              <w:left w:val="nil"/>
              <w:bottom w:val="single" w:sz="4" w:space="0" w:color="auto"/>
              <w:right w:val="single" w:sz="4" w:space="0" w:color="auto"/>
            </w:tcBorders>
            <w:shd w:val="clear" w:color="000000" w:fill="FFFFFF"/>
            <w:noWrap/>
            <w:vAlign w:val="center"/>
          </w:tcPr>
          <w:p w14:paraId="08E2526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6D802B6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CO2 data collection user guide, version 11, WSA</w:t>
            </w:r>
          </w:p>
        </w:tc>
      </w:tr>
      <w:tr w:rsidR="0076773F" w14:paraId="443BAAC1"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A6A96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14</w:t>
            </w:r>
          </w:p>
        </w:tc>
        <w:tc>
          <w:tcPr>
            <w:tcW w:w="0" w:type="auto"/>
            <w:tcBorders>
              <w:top w:val="nil"/>
              <w:left w:val="nil"/>
              <w:bottom w:val="single" w:sz="4" w:space="0" w:color="auto"/>
              <w:right w:val="single" w:sz="4" w:space="0" w:color="auto"/>
            </w:tcBorders>
            <w:shd w:val="clear" w:color="000000" w:fill="FFFFFF"/>
            <w:vAlign w:val="center"/>
          </w:tcPr>
          <w:p w14:paraId="261C0D2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1D327A6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铝铁生产</w:t>
            </w:r>
          </w:p>
        </w:tc>
        <w:tc>
          <w:tcPr>
            <w:tcW w:w="0" w:type="auto"/>
            <w:tcBorders>
              <w:top w:val="nil"/>
              <w:left w:val="nil"/>
              <w:bottom w:val="single" w:sz="4" w:space="0" w:color="auto"/>
              <w:right w:val="single" w:sz="4" w:space="0" w:color="auto"/>
            </w:tcBorders>
            <w:shd w:val="clear" w:color="000000" w:fill="FFFFFF"/>
            <w:vAlign w:val="center"/>
          </w:tcPr>
          <w:p w14:paraId="348E68F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aluminium,cast alloy</w:t>
            </w:r>
          </w:p>
        </w:tc>
        <w:tc>
          <w:tcPr>
            <w:tcW w:w="0" w:type="auto"/>
            <w:tcBorders>
              <w:top w:val="nil"/>
              <w:left w:val="nil"/>
              <w:bottom w:val="single" w:sz="4" w:space="0" w:color="auto"/>
              <w:right w:val="single" w:sz="4" w:space="0" w:color="auto"/>
            </w:tcBorders>
            <w:shd w:val="clear" w:color="000000" w:fill="FFFFFF"/>
            <w:vAlign w:val="center"/>
          </w:tcPr>
          <w:p w14:paraId="565E3B6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warming potential (GWP100)</w:t>
            </w:r>
          </w:p>
        </w:tc>
        <w:tc>
          <w:tcPr>
            <w:tcW w:w="0" w:type="auto"/>
            <w:tcBorders>
              <w:top w:val="nil"/>
              <w:left w:val="nil"/>
              <w:bottom w:val="single" w:sz="4" w:space="0" w:color="auto"/>
              <w:right w:val="single" w:sz="4" w:space="0" w:color="auto"/>
            </w:tcBorders>
            <w:shd w:val="clear" w:color="000000" w:fill="FFFFFF"/>
            <w:noWrap/>
            <w:vAlign w:val="center"/>
          </w:tcPr>
          <w:p w14:paraId="781AA10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5.73201</w:t>
            </w:r>
          </w:p>
        </w:tc>
        <w:tc>
          <w:tcPr>
            <w:tcW w:w="0" w:type="auto"/>
            <w:tcBorders>
              <w:top w:val="nil"/>
              <w:left w:val="nil"/>
              <w:bottom w:val="single" w:sz="4" w:space="0" w:color="auto"/>
              <w:right w:val="single" w:sz="4" w:space="0" w:color="auto"/>
            </w:tcBorders>
            <w:shd w:val="clear" w:color="000000" w:fill="FFFFFF"/>
            <w:noWrap/>
            <w:vAlign w:val="center"/>
          </w:tcPr>
          <w:p w14:paraId="30A19B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42E41D0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664BC487"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01293F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15</w:t>
            </w:r>
          </w:p>
        </w:tc>
        <w:tc>
          <w:tcPr>
            <w:tcW w:w="0" w:type="auto"/>
            <w:tcBorders>
              <w:top w:val="nil"/>
              <w:left w:val="nil"/>
              <w:bottom w:val="single" w:sz="4" w:space="0" w:color="auto"/>
              <w:right w:val="single" w:sz="4" w:space="0" w:color="auto"/>
            </w:tcBorders>
            <w:shd w:val="clear" w:color="000000" w:fill="FFFFFF"/>
            <w:vAlign w:val="center"/>
          </w:tcPr>
          <w:p w14:paraId="23C2589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71CE9DF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铝生产</w:t>
            </w:r>
          </w:p>
        </w:tc>
        <w:tc>
          <w:tcPr>
            <w:tcW w:w="0" w:type="auto"/>
            <w:tcBorders>
              <w:top w:val="nil"/>
              <w:left w:val="nil"/>
              <w:bottom w:val="single" w:sz="4" w:space="0" w:color="auto"/>
              <w:right w:val="single" w:sz="4" w:space="0" w:color="auto"/>
            </w:tcBorders>
            <w:shd w:val="clear" w:color="000000" w:fill="FFFFFF"/>
            <w:vAlign w:val="center"/>
          </w:tcPr>
          <w:p w14:paraId="1E8EA3D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aluminium,primary,ingot</w:t>
            </w:r>
          </w:p>
        </w:tc>
        <w:tc>
          <w:tcPr>
            <w:tcW w:w="0" w:type="auto"/>
            <w:tcBorders>
              <w:top w:val="nil"/>
              <w:left w:val="nil"/>
              <w:bottom w:val="single" w:sz="4" w:space="0" w:color="auto"/>
              <w:right w:val="single" w:sz="4" w:space="0" w:color="auto"/>
            </w:tcBorders>
            <w:shd w:val="clear" w:color="000000" w:fill="FFFFFF"/>
            <w:vAlign w:val="center"/>
          </w:tcPr>
          <w:p w14:paraId="612F13F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661CD2E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22.29056</w:t>
            </w:r>
          </w:p>
        </w:tc>
        <w:tc>
          <w:tcPr>
            <w:tcW w:w="0" w:type="auto"/>
            <w:tcBorders>
              <w:top w:val="nil"/>
              <w:left w:val="nil"/>
              <w:bottom w:val="single" w:sz="4" w:space="0" w:color="auto"/>
              <w:right w:val="single" w:sz="4" w:space="0" w:color="auto"/>
            </w:tcBorders>
            <w:shd w:val="clear" w:color="000000" w:fill="FFFFFF"/>
            <w:noWrap/>
            <w:vAlign w:val="center"/>
          </w:tcPr>
          <w:p w14:paraId="7AD4A7C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4B35B4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6FEC66CE"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3BF62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16</w:t>
            </w:r>
          </w:p>
        </w:tc>
        <w:tc>
          <w:tcPr>
            <w:tcW w:w="0" w:type="auto"/>
            <w:tcBorders>
              <w:top w:val="nil"/>
              <w:left w:val="nil"/>
              <w:bottom w:val="single" w:sz="4" w:space="0" w:color="auto"/>
              <w:right w:val="single" w:sz="4" w:space="0" w:color="auto"/>
            </w:tcBorders>
            <w:shd w:val="clear" w:color="000000" w:fill="FFFFFF"/>
            <w:vAlign w:val="center"/>
          </w:tcPr>
          <w:p w14:paraId="60414AE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43E3286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增碳剂生产</w:t>
            </w:r>
          </w:p>
        </w:tc>
        <w:tc>
          <w:tcPr>
            <w:tcW w:w="0" w:type="auto"/>
            <w:tcBorders>
              <w:top w:val="nil"/>
              <w:left w:val="nil"/>
              <w:bottom w:val="single" w:sz="4" w:space="0" w:color="auto"/>
              <w:right w:val="single" w:sz="4" w:space="0" w:color="auto"/>
            </w:tcBorders>
            <w:shd w:val="clear" w:color="000000" w:fill="FFFFFF"/>
            <w:vAlign w:val="center"/>
          </w:tcPr>
          <w:p w14:paraId="7C90EE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recarburizer</w:t>
            </w:r>
          </w:p>
        </w:tc>
        <w:tc>
          <w:tcPr>
            <w:tcW w:w="0" w:type="auto"/>
            <w:tcBorders>
              <w:top w:val="nil"/>
              <w:left w:val="nil"/>
              <w:bottom w:val="single" w:sz="4" w:space="0" w:color="auto"/>
              <w:right w:val="single" w:sz="4" w:space="0" w:color="auto"/>
            </w:tcBorders>
            <w:shd w:val="clear" w:color="000000" w:fill="FFFFFF"/>
            <w:vAlign w:val="center"/>
          </w:tcPr>
          <w:p w14:paraId="5F15AA3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0" w:type="auto"/>
            <w:tcBorders>
              <w:top w:val="nil"/>
              <w:left w:val="nil"/>
              <w:bottom w:val="single" w:sz="4" w:space="0" w:color="auto"/>
              <w:right w:val="single" w:sz="4" w:space="0" w:color="auto"/>
            </w:tcBorders>
            <w:shd w:val="clear" w:color="000000" w:fill="FFFFFF"/>
            <w:noWrap/>
            <w:vAlign w:val="center"/>
          </w:tcPr>
          <w:p w14:paraId="5D3116E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1.66453</w:t>
            </w:r>
          </w:p>
        </w:tc>
        <w:tc>
          <w:tcPr>
            <w:tcW w:w="0" w:type="auto"/>
            <w:tcBorders>
              <w:top w:val="nil"/>
              <w:left w:val="nil"/>
              <w:bottom w:val="single" w:sz="4" w:space="0" w:color="auto"/>
              <w:right w:val="single" w:sz="4" w:space="0" w:color="auto"/>
            </w:tcBorders>
            <w:shd w:val="clear" w:color="000000" w:fill="FFFFFF"/>
            <w:noWrap/>
            <w:vAlign w:val="center"/>
          </w:tcPr>
          <w:p w14:paraId="3F48FBA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6DEB1E0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3.11-cut off</w:t>
            </w:r>
          </w:p>
        </w:tc>
      </w:tr>
      <w:tr w:rsidR="0076773F" w14:paraId="45BAB316"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B30F2B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17</w:t>
            </w:r>
          </w:p>
        </w:tc>
        <w:tc>
          <w:tcPr>
            <w:tcW w:w="0" w:type="auto"/>
            <w:tcBorders>
              <w:top w:val="nil"/>
              <w:left w:val="nil"/>
              <w:bottom w:val="single" w:sz="4" w:space="0" w:color="auto"/>
              <w:right w:val="single" w:sz="4" w:space="0" w:color="auto"/>
            </w:tcBorders>
            <w:shd w:val="clear" w:color="000000" w:fill="FFFFFF"/>
            <w:vAlign w:val="center"/>
          </w:tcPr>
          <w:p w14:paraId="7FDCE08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579F5B4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铁鳞生产</w:t>
            </w:r>
          </w:p>
        </w:tc>
        <w:tc>
          <w:tcPr>
            <w:tcW w:w="0" w:type="auto"/>
            <w:tcBorders>
              <w:top w:val="nil"/>
              <w:left w:val="nil"/>
              <w:bottom w:val="single" w:sz="4" w:space="0" w:color="auto"/>
              <w:right w:val="single" w:sz="4" w:space="0" w:color="auto"/>
            </w:tcBorders>
            <w:shd w:val="clear" w:color="000000" w:fill="FFFFFF"/>
            <w:vAlign w:val="center"/>
          </w:tcPr>
          <w:p w14:paraId="177DE64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iron scrap, unsorted</w:t>
            </w:r>
          </w:p>
        </w:tc>
        <w:tc>
          <w:tcPr>
            <w:tcW w:w="0" w:type="auto"/>
            <w:tcBorders>
              <w:top w:val="nil"/>
              <w:left w:val="nil"/>
              <w:bottom w:val="single" w:sz="4" w:space="0" w:color="auto"/>
              <w:right w:val="single" w:sz="4" w:space="0" w:color="auto"/>
            </w:tcBorders>
            <w:shd w:val="clear" w:color="000000" w:fill="FFFFFF"/>
            <w:vAlign w:val="center"/>
          </w:tcPr>
          <w:p w14:paraId="53F6D9D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401047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0.00352</w:t>
            </w:r>
          </w:p>
        </w:tc>
        <w:tc>
          <w:tcPr>
            <w:tcW w:w="0" w:type="auto"/>
            <w:tcBorders>
              <w:top w:val="nil"/>
              <w:left w:val="nil"/>
              <w:bottom w:val="single" w:sz="4" w:space="0" w:color="auto"/>
              <w:right w:val="single" w:sz="4" w:space="0" w:color="auto"/>
            </w:tcBorders>
            <w:shd w:val="clear" w:color="000000" w:fill="FFFFFF"/>
            <w:noWrap/>
            <w:vAlign w:val="center"/>
          </w:tcPr>
          <w:p w14:paraId="4B8C3D4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5E177A4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DFE8FCB"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26751CC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18</w:t>
            </w:r>
          </w:p>
        </w:tc>
        <w:tc>
          <w:tcPr>
            <w:tcW w:w="0" w:type="auto"/>
            <w:tcBorders>
              <w:top w:val="nil"/>
              <w:left w:val="nil"/>
              <w:bottom w:val="single" w:sz="4" w:space="0" w:color="auto"/>
              <w:right w:val="single" w:sz="4" w:space="0" w:color="auto"/>
            </w:tcBorders>
            <w:shd w:val="clear" w:color="000000" w:fill="FFFFFF"/>
            <w:vAlign w:val="center"/>
          </w:tcPr>
          <w:p w14:paraId="75DE94B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76FC7C8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氨水生产</w:t>
            </w:r>
          </w:p>
        </w:tc>
        <w:tc>
          <w:tcPr>
            <w:tcW w:w="0" w:type="auto"/>
            <w:tcBorders>
              <w:top w:val="nil"/>
              <w:left w:val="nil"/>
              <w:bottom w:val="single" w:sz="4" w:space="0" w:color="auto"/>
              <w:right w:val="single" w:sz="4" w:space="0" w:color="auto"/>
            </w:tcBorders>
            <w:shd w:val="clear" w:color="000000" w:fill="FFFFFF"/>
            <w:vAlign w:val="center"/>
          </w:tcPr>
          <w:p w14:paraId="4F41787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ammonia, anhydrous, liquid</w:t>
            </w:r>
          </w:p>
        </w:tc>
        <w:tc>
          <w:tcPr>
            <w:tcW w:w="0" w:type="auto"/>
            <w:tcBorders>
              <w:top w:val="nil"/>
              <w:left w:val="nil"/>
              <w:bottom w:val="single" w:sz="4" w:space="0" w:color="auto"/>
              <w:right w:val="single" w:sz="4" w:space="0" w:color="auto"/>
            </w:tcBorders>
            <w:shd w:val="clear" w:color="000000" w:fill="FFFFFF"/>
            <w:vAlign w:val="center"/>
          </w:tcPr>
          <w:p w14:paraId="1DB6729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0" w:type="auto"/>
            <w:tcBorders>
              <w:top w:val="nil"/>
              <w:left w:val="nil"/>
              <w:bottom w:val="single" w:sz="4" w:space="0" w:color="auto"/>
              <w:right w:val="single" w:sz="4" w:space="0" w:color="auto"/>
            </w:tcBorders>
            <w:shd w:val="clear" w:color="000000" w:fill="FFFFFF"/>
            <w:noWrap/>
            <w:vAlign w:val="center"/>
          </w:tcPr>
          <w:p w14:paraId="7B563D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5.43684</w:t>
            </w:r>
          </w:p>
        </w:tc>
        <w:tc>
          <w:tcPr>
            <w:tcW w:w="0" w:type="auto"/>
            <w:tcBorders>
              <w:top w:val="nil"/>
              <w:left w:val="nil"/>
              <w:bottom w:val="single" w:sz="4" w:space="0" w:color="auto"/>
              <w:right w:val="single" w:sz="4" w:space="0" w:color="auto"/>
            </w:tcBorders>
            <w:shd w:val="clear" w:color="000000" w:fill="FFFFFF"/>
            <w:noWrap/>
            <w:vAlign w:val="center"/>
          </w:tcPr>
          <w:p w14:paraId="3694921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7CB52F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7739CA36"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9DF2FE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19</w:t>
            </w:r>
          </w:p>
        </w:tc>
        <w:tc>
          <w:tcPr>
            <w:tcW w:w="0" w:type="auto"/>
            <w:tcBorders>
              <w:top w:val="nil"/>
              <w:left w:val="nil"/>
              <w:bottom w:val="single" w:sz="4" w:space="0" w:color="auto"/>
              <w:right w:val="single" w:sz="4" w:space="0" w:color="auto"/>
            </w:tcBorders>
            <w:shd w:val="clear" w:color="000000" w:fill="FFFFFF"/>
            <w:vAlign w:val="center"/>
          </w:tcPr>
          <w:p w14:paraId="423D332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40E0BD5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碳化硅生产</w:t>
            </w:r>
          </w:p>
        </w:tc>
        <w:tc>
          <w:tcPr>
            <w:tcW w:w="0" w:type="auto"/>
            <w:tcBorders>
              <w:top w:val="nil"/>
              <w:left w:val="nil"/>
              <w:bottom w:val="single" w:sz="4" w:space="0" w:color="auto"/>
              <w:right w:val="single" w:sz="4" w:space="0" w:color="auto"/>
            </w:tcBorders>
            <w:shd w:val="clear" w:color="000000" w:fill="FFFFFF"/>
            <w:vAlign w:val="center"/>
          </w:tcPr>
          <w:p w14:paraId="08CC2F0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silicon carbide</w:t>
            </w:r>
          </w:p>
        </w:tc>
        <w:tc>
          <w:tcPr>
            <w:tcW w:w="0" w:type="auto"/>
            <w:tcBorders>
              <w:top w:val="nil"/>
              <w:left w:val="nil"/>
              <w:bottom w:val="single" w:sz="4" w:space="0" w:color="auto"/>
              <w:right w:val="single" w:sz="4" w:space="0" w:color="auto"/>
            </w:tcBorders>
            <w:shd w:val="clear" w:color="000000" w:fill="FFFFFF"/>
            <w:vAlign w:val="center"/>
          </w:tcPr>
          <w:p w14:paraId="1C34445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1C2F2E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7.27907</w:t>
            </w:r>
          </w:p>
        </w:tc>
        <w:tc>
          <w:tcPr>
            <w:tcW w:w="0" w:type="auto"/>
            <w:tcBorders>
              <w:top w:val="nil"/>
              <w:left w:val="nil"/>
              <w:bottom w:val="single" w:sz="4" w:space="0" w:color="auto"/>
              <w:right w:val="single" w:sz="4" w:space="0" w:color="auto"/>
            </w:tcBorders>
            <w:shd w:val="clear" w:color="000000" w:fill="FFFFFF"/>
            <w:noWrap/>
            <w:vAlign w:val="center"/>
          </w:tcPr>
          <w:p w14:paraId="59205C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499BC0A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84F8C78"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F0F5EC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20</w:t>
            </w:r>
          </w:p>
        </w:tc>
        <w:tc>
          <w:tcPr>
            <w:tcW w:w="0" w:type="auto"/>
            <w:tcBorders>
              <w:top w:val="nil"/>
              <w:left w:val="nil"/>
              <w:bottom w:val="single" w:sz="4" w:space="0" w:color="auto"/>
              <w:right w:val="single" w:sz="4" w:space="0" w:color="auto"/>
            </w:tcBorders>
            <w:shd w:val="clear" w:color="000000" w:fill="FFFFFF"/>
            <w:vAlign w:val="center"/>
          </w:tcPr>
          <w:p w14:paraId="0BB38DC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0253AA0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镁生产</w:t>
            </w:r>
          </w:p>
        </w:tc>
        <w:tc>
          <w:tcPr>
            <w:tcW w:w="0" w:type="auto"/>
            <w:tcBorders>
              <w:top w:val="nil"/>
              <w:left w:val="nil"/>
              <w:bottom w:val="single" w:sz="4" w:space="0" w:color="auto"/>
              <w:right w:val="single" w:sz="4" w:space="0" w:color="auto"/>
            </w:tcBorders>
            <w:shd w:val="clear" w:color="000000" w:fill="FFFFFF"/>
            <w:vAlign w:val="center"/>
          </w:tcPr>
          <w:p w14:paraId="5EAF472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magnesium</w:t>
            </w:r>
          </w:p>
        </w:tc>
        <w:tc>
          <w:tcPr>
            <w:tcW w:w="0" w:type="auto"/>
            <w:tcBorders>
              <w:top w:val="nil"/>
              <w:left w:val="nil"/>
              <w:bottom w:val="single" w:sz="4" w:space="0" w:color="auto"/>
              <w:right w:val="single" w:sz="4" w:space="0" w:color="auto"/>
            </w:tcBorders>
            <w:shd w:val="clear" w:color="000000" w:fill="FFFFFF"/>
            <w:vAlign w:val="center"/>
          </w:tcPr>
          <w:p w14:paraId="0549973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0" w:type="auto"/>
            <w:tcBorders>
              <w:top w:val="nil"/>
              <w:left w:val="nil"/>
              <w:bottom w:val="single" w:sz="4" w:space="0" w:color="auto"/>
              <w:right w:val="single" w:sz="4" w:space="0" w:color="auto"/>
            </w:tcBorders>
            <w:shd w:val="clear" w:color="000000" w:fill="FFFFFF"/>
            <w:noWrap/>
            <w:vAlign w:val="center"/>
          </w:tcPr>
          <w:p w14:paraId="733BB12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26.34519</w:t>
            </w:r>
          </w:p>
        </w:tc>
        <w:tc>
          <w:tcPr>
            <w:tcW w:w="0" w:type="auto"/>
            <w:tcBorders>
              <w:top w:val="nil"/>
              <w:left w:val="nil"/>
              <w:bottom w:val="single" w:sz="4" w:space="0" w:color="auto"/>
              <w:right w:val="single" w:sz="4" w:space="0" w:color="auto"/>
            </w:tcBorders>
            <w:shd w:val="clear" w:color="000000" w:fill="FFFFFF"/>
            <w:noWrap/>
            <w:vAlign w:val="center"/>
          </w:tcPr>
          <w:p w14:paraId="54076B7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3BB2E0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623FB4F3"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ECCBB2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21</w:t>
            </w:r>
          </w:p>
        </w:tc>
        <w:tc>
          <w:tcPr>
            <w:tcW w:w="0" w:type="auto"/>
            <w:tcBorders>
              <w:top w:val="nil"/>
              <w:left w:val="nil"/>
              <w:bottom w:val="single" w:sz="4" w:space="0" w:color="auto"/>
              <w:right w:val="single" w:sz="4" w:space="0" w:color="auto"/>
            </w:tcBorders>
            <w:shd w:val="clear" w:color="000000" w:fill="FFFFFF"/>
            <w:vAlign w:val="center"/>
          </w:tcPr>
          <w:p w14:paraId="0F35703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101D95D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所有其他纸制品加工制造</w:t>
            </w:r>
          </w:p>
        </w:tc>
        <w:tc>
          <w:tcPr>
            <w:tcW w:w="0" w:type="auto"/>
            <w:tcBorders>
              <w:top w:val="nil"/>
              <w:left w:val="nil"/>
              <w:bottom w:val="single" w:sz="4" w:space="0" w:color="auto"/>
              <w:right w:val="single" w:sz="4" w:space="0" w:color="auto"/>
            </w:tcBorders>
            <w:shd w:val="clear" w:color="000000" w:fill="FFFFFF"/>
            <w:vAlign w:val="center"/>
          </w:tcPr>
          <w:p w14:paraId="5A09252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All Other Converted Paper Product Manufacturing</w:t>
            </w:r>
          </w:p>
        </w:tc>
        <w:tc>
          <w:tcPr>
            <w:tcW w:w="0" w:type="auto"/>
            <w:tcBorders>
              <w:top w:val="nil"/>
              <w:left w:val="nil"/>
              <w:bottom w:val="single" w:sz="4" w:space="0" w:color="auto"/>
              <w:right w:val="single" w:sz="4" w:space="0" w:color="auto"/>
            </w:tcBorders>
            <w:shd w:val="diagStripe" w:color="000000" w:fill="FFFFFF"/>
            <w:noWrap/>
            <w:vAlign w:val="center"/>
          </w:tcPr>
          <w:p w14:paraId="2BE231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0" w:type="auto"/>
            <w:tcBorders>
              <w:top w:val="nil"/>
              <w:left w:val="nil"/>
              <w:bottom w:val="single" w:sz="4" w:space="0" w:color="auto"/>
              <w:right w:val="single" w:sz="4" w:space="0" w:color="auto"/>
            </w:tcBorders>
            <w:shd w:val="clear" w:color="000000" w:fill="FFFFFF"/>
            <w:noWrap/>
            <w:vAlign w:val="center"/>
          </w:tcPr>
          <w:p w14:paraId="1F89B69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0.00034</w:t>
            </w:r>
          </w:p>
        </w:tc>
        <w:tc>
          <w:tcPr>
            <w:tcW w:w="0" w:type="auto"/>
            <w:tcBorders>
              <w:top w:val="nil"/>
              <w:left w:val="nil"/>
              <w:bottom w:val="single" w:sz="4" w:space="0" w:color="auto"/>
              <w:right w:val="single" w:sz="4" w:space="0" w:color="auto"/>
            </w:tcBorders>
            <w:shd w:val="clear" w:color="000000" w:fill="FFFFFF"/>
            <w:noWrap/>
            <w:vAlign w:val="center"/>
          </w:tcPr>
          <w:p w14:paraId="012F20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0" w:type="auto"/>
            <w:tcBorders>
              <w:top w:val="nil"/>
              <w:left w:val="nil"/>
              <w:bottom w:val="single" w:sz="4" w:space="0" w:color="auto"/>
              <w:right w:val="single" w:sz="4" w:space="0" w:color="auto"/>
            </w:tcBorders>
            <w:shd w:val="clear" w:color="000000" w:fill="FFFFFF"/>
            <w:noWrap/>
            <w:vAlign w:val="center"/>
          </w:tcPr>
          <w:p w14:paraId="07F1CC8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61C33C34"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10DC12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22</w:t>
            </w:r>
          </w:p>
        </w:tc>
        <w:tc>
          <w:tcPr>
            <w:tcW w:w="0" w:type="auto"/>
            <w:tcBorders>
              <w:top w:val="nil"/>
              <w:left w:val="nil"/>
              <w:bottom w:val="single" w:sz="4" w:space="0" w:color="auto"/>
              <w:right w:val="single" w:sz="4" w:space="0" w:color="auto"/>
            </w:tcBorders>
            <w:shd w:val="clear" w:color="000000" w:fill="FFFFFF"/>
            <w:vAlign w:val="center"/>
          </w:tcPr>
          <w:p w14:paraId="47B8DD4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1A0D9EE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办公用品(纸张除外)制造</w:t>
            </w:r>
          </w:p>
        </w:tc>
        <w:tc>
          <w:tcPr>
            <w:tcW w:w="0" w:type="auto"/>
            <w:tcBorders>
              <w:top w:val="nil"/>
              <w:left w:val="nil"/>
              <w:bottom w:val="single" w:sz="4" w:space="0" w:color="auto"/>
              <w:right w:val="single" w:sz="4" w:space="0" w:color="auto"/>
            </w:tcBorders>
            <w:shd w:val="clear" w:color="000000" w:fill="FFFFFF"/>
            <w:vAlign w:val="center"/>
          </w:tcPr>
          <w:p w14:paraId="17968B1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Office Supplies (except Paper) Manufacturing</w:t>
            </w:r>
          </w:p>
        </w:tc>
        <w:tc>
          <w:tcPr>
            <w:tcW w:w="0" w:type="auto"/>
            <w:tcBorders>
              <w:top w:val="nil"/>
              <w:left w:val="nil"/>
              <w:bottom w:val="single" w:sz="4" w:space="0" w:color="auto"/>
              <w:right w:val="single" w:sz="4" w:space="0" w:color="auto"/>
            </w:tcBorders>
            <w:shd w:val="diagStripe" w:color="000000" w:fill="FFFFFF"/>
            <w:noWrap/>
            <w:vAlign w:val="center"/>
          </w:tcPr>
          <w:p w14:paraId="0561E20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0" w:type="auto"/>
            <w:tcBorders>
              <w:top w:val="nil"/>
              <w:left w:val="nil"/>
              <w:bottom w:val="single" w:sz="4" w:space="0" w:color="auto"/>
              <w:right w:val="single" w:sz="4" w:space="0" w:color="auto"/>
            </w:tcBorders>
            <w:shd w:val="clear" w:color="000000" w:fill="FFFFFF"/>
            <w:noWrap/>
            <w:vAlign w:val="center"/>
          </w:tcPr>
          <w:p w14:paraId="1728A1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0.00027</w:t>
            </w:r>
          </w:p>
        </w:tc>
        <w:tc>
          <w:tcPr>
            <w:tcW w:w="0" w:type="auto"/>
            <w:tcBorders>
              <w:top w:val="nil"/>
              <w:left w:val="nil"/>
              <w:bottom w:val="single" w:sz="4" w:space="0" w:color="auto"/>
              <w:right w:val="single" w:sz="4" w:space="0" w:color="auto"/>
            </w:tcBorders>
            <w:shd w:val="clear" w:color="000000" w:fill="FFFFFF"/>
            <w:noWrap/>
            <w:vAlign w:val="center"/>
          </w:tcPr>
          <w:p w14:paraId="0CC0C5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0" w:type="auto"/>
            <w:tcBorders>
              <w:top w:val="nil"/>
              <w:left w:val="nil"/>
              <w:bottom w:val="single" w:sz="4" w:space="0" w:color="auto"/>
              <w:right w:val="single" w:sz="4" w:space="0" w:color="auto"/>
            </w:tcBorders>
            <w:shd w:val="clear" w:color="000000" w:fill="FFFFFF"/>
            <w:noWrap/>
            <w:vAlign w:val="center"/>
          </w:tcPr>
          <w:p w14:paraId="5A614C9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0C78D6AA" w14:textId="77777777">
        <w:trPr>
          <w:trHeight w:val="30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19E975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23</w:t>
            </w:r>
          </w:p>
        </w:tc>
        <w:tc>
          <w:tcPr>
            <w:tcW w:w="0" w:type="auto"/>
            <w:tcBorders>
              <w:top w:val="nil"/>
              <w:left w:val="nil"/>
              <w:bottom w:val="single" w:sz="4" w:space="0" w:color="auto"/>
              <w:right w:val="single" w:sz="4" w:space="0" w:color="auto"/>
            </w:tcBorders>
            <w:shd w:val="clear" w:color="000000" w:fill="FFFFFF"/>
            <w:vAlign w:val="center"/>
          </w:tcPr>
          <w:p w14:paraId="2C4B9F7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外购商品和服务的上游排放</w:t>
            </w:r>
          </w:p>
        </w:tc>
        <w:tc>
          <w:tcPr>
            <w:tcW w:w="0" w:type="auto"/>
            <w:tcBorders>
              <w:top w:val="nil"/>
              <w:left w:val="nil"/>
              <w:bottom w:val="single" w:sz="4" w:space="0" w:color="auto"/>
              <w:right w:val="single" w:sz="4" w:space="0" w:color="auto"/>
            </w:tcBorders>
            <w:shd w:val="clear" w:color="000000" w:fill="FFFFFF"/>
            <w:noWrap/>
            <w:vAlign w:val="center"/>
          </w:tcPr>
          <w:p w14:paraId="6C312DC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源水</w:t>
            </w:r>
          </w:p>
        </w:tc>
        <w:tc>
          <w:tcPr>
            <w:tcW w:w="0" w:type="auto"/>
            <w:tcBorders>
              <w:top w:val="nil"/>
              <w:left w:val="nil"/>
              <w:bottom w:val="single" w:sz="4" w:space="0" w:color="auto"/>
              <w:right w:val="single" w:sz="4" w:space="0" w:color="auto"/>
            </w:tcBorders>
            <w:shd w:val="clear" w:color="000000" w:fill="FFFFFF"/>
            <w:vAlign w:val="center"/>
          </w:tcPr>
          <w:p w14:paraId="35B7440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tap water</w:t>
            </w:r>
          </w:p>
        </w:tc>
        <w:tc>
          <w:tcPr>
            <w:tcW w:w="0" w:type="auto"/>
            <w:tcBorders>
              <w:top w:val="nil"/>
              <w:left w:val="nil"/>
              <w:bottom w:val="single" w:sz="4" w:space="0" w:color="auto"/>
              <w:right w:val="single" w:sz="4" w:space="0" w:color="auto"/>
            </w:tcBorders>
            <w:shd w:val="clear" w:color="000000" w:fill="FFFFFF"/>
            <w:vAlign w:val="center"/>
          </w:tcPr>
          <w:p w14:paraId="52B994B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0" w:type="auto"/>
            <w:tcBorders>
              <w:top w:val="nil"/>
              <w:left w:val="nil"/>
              <w:bottom w:val="single" w:sz="4" w:space="0" w:color="auto"/>
              <w:right w:val="single" w:sz="4" w:space="0" w:color="auto"/>
            </w:tcBorders>
            <w:shd w:val="clear" w:color="000000" w:fill="FFFFFF"/>
            <w:noWrap/>
            <w:vAlign w:val="center"/>
          </w:tcPr>
          <w:p w14:paraId="3489FD1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0.00128</w:t>
            </w:r>
          </w:p>
        </w:tc>
        <w:tc>
          <w:tcPr>
            <w:tcW w:w="0" w:type="auto"/>
            <w:tcBorders>
              <w:top w:val="nil"/>
              <w:left w:val="nil"/>
              <w:bottom w:val="single" w:sz="4" w:space="0" w:color="auto"/>
              <w:right w:val="single" w:sz="4" w:space="0" w:color="auto"/>
            </w:tcBorders>
            <w:shd w:val="clear" w:color="000000" w:fill="FFFFFF"/>
            <w:noWrap/>
            <w:vAlign w:val="center"/>
          </w:tcPr>
          <w:p w14:paraId="2CBFAE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0" w:type="auto"/>
            <w:tcBorders>
              <w:top w:val="nil"/>
              <w:left w:val="nil"/>
              <w:bottom w:val="single" w:sz="4" w:space="0" w:color="auto"/>
              <w:right w:val="single" w:sz="4" w:space="0" w:color="auto"/>
            </w:tcBorders>
            <w:shd w:val="clear" w:color="000000" w:fill="FFFFFF"/>
            <w:noWrap/>
            <w:vAlign w:val="center"/>
          </w:tcPr>
          <w:p w14:paraId="5088001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bl>
    <w:p w14:paraId="25D2CA60" w14:textId="77777777" w:rsidR="0076773F" w:rsidRDefault="0076773F">
      <w:pPr>
        <w:pStyle w:val="afb"/>
        <w:spacing w:before="0" w:line="360" w:lineRule="auto"/>
        <w:ind w:left="567"/>
        <w:rPr>
          <w:rFonts w:eastAsia="宋体" w:cs="Arial"/>
          <w:iCs/>
          <w:sz w:val="24"/>
          <w:lang w:eastAsia="zh-CN"/>
        </w:rPr>
      </w:pPr>
    </w:p>
    <w:p w14:paraId="5966C39F" w14:textId="77777777" w:rsidR="0076773F" w:rsidRDefault="00000000">
      <w:pPr>
        <w:pStyle w:val="afb"/>
        <w:numPr>
          <w:ilvl w:val="0"/>
          <w:numId w:val="14"/>
        </w:numPr>
        <w:spacing w:before="0" w:line="360" w:lineRule="auto"/>
        <w:rPr>
          <w:rFonts w:eastAsia="宋体" w:cs="Arial"/>
          <w:iCs/>
          <w:sz w:val="24"/>
          <w:lang w:eastAsia="zh-CN"/>
        </w:rPr>
      </w:pPr>
      <w:r>
        <w:rPr>
          <w:rFonts w:eastAsia="宋体" w:cs="Arial" w:hint="eastAsia"/>
          <w:iCs/>
          <w:sz w:val="24"/>
          <w:lang w:eastAsia="zh-CN"/>
        </w:rPr>
        <w:t>资本货物排放因子表</w:t>
      </w:r>
    </w:p>
    <w:tbl>
      <w:tblPr>
        <w:tblW w:w="0" w:type="auto"/>
        <w:tblLayout w:type="fixed"/>
        <w:tblLook w:val="04A0" w:firstRow="1" w:lastRow="0" w:firstColumn="1" w:lastColumn="0" w:noHBand="0" w:noVBand="1"/>
      </w:tblPr>
      <w:tblGrid>
        <w:gridCol w:w="515"/>
        <w:gridCol w:w="756"/>
        <w:gridCol w:w="894"/>
        <w:gridCol w:w="1799"/>
        <w:gridCol w:w="993"/>
        <w:gridCol w:w="1701"/>
        <w:gridCol w:w="2409"/>
      </w:tblGrid>
      <w:tr w:rsidR="0076773F" w14:paraId="12A274F9" w14:textId="77777777">
        <w:trPr>
          <w:trHeight w:val="315"/>
        </w:trPr>
        <w:tc>
          <w:tcPr>
            <w:tcW w:w="515" w:type="dxa"/>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5D83A9E"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756" w:type="dxa"/>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634DAF44"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894" w:type="dxa"/>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3649A4D0"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1799" w:type="dxa"/>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424482A0"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Activity name</w:t>
            </w:r>
          </w:p>
        </w:tc>
        <w:tc>
          <w:tcPr>
            <w:tcW w:w="2694" w:type="dxa"/>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5953FD67"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2409" w:type="dxa"/>
            <w:tcBorders>
              <w:top w:val="single" w:sz="4" w:space="0" w:color="auto"/>
              <w:left w:val="nil"/>
              <w:bottom w:val="single" w:sz="4" w:space="0" w:color="auto"/>
              <w:right w:val="nil"/>
            </w:tcBorders>
            <w:shd w:val="clear" w:color="auto" w:fill="FF6600" w:themeFill="accent3"/>
            <w:noWrap/>
            <w:vAlign w:val="center"/>
          </w:tcPr>
          <w:p w14:paraId="062D4AFD"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6517CA01" w14:textId="77777777">
        <w:trPr>
          <w:trHeight w:val="315"/>
        </w:trPr>
        <w:tc>
          <w:tcPr>
            <w:tcW w:w="515" w:type="dxa"/>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D6E3C9C" w14:textId="77777777" w:rsidR="0076773F" w:rsidRDefault="0076773F">
            <w:pPr>
              <w:spacing w:before="0"/>
              <w:rPr>
                <w:rFonts w:eastAsia="PMingLiU" w:cs="Arial"/>
                <w:b/>
                <w:bCs/>
                <w:color w:val="FFFFFF"/>
                <w:sz w:val="24"/>
                <w:lang w:val="en-US" w:eastAsia="zh-CN"/>
              </w:rPr>
            </w:pPr>
          </w:p>
        </w:tc>
        <w:tc>
          <w:tcPr>
            <w:tcW w:w="756" w:type="dxa"/>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91829CE" w14:textId="77777777" w:rsidR="0076773F" w:rsidRDefault="0076773F">
            <w:pPr>
              <w:spacing w:before="0"/>
              <w:rPr>
                <w:rFonts w:eastAsia="PMingLiU" w:cs="Arial"/>
                <w:b/>
                <w:bCs/>
                <w:color w:val="FFFFFF"/>
                <w:sz w:val="24"/>
                <w:lang w:val="en-US" w:eastAsia="zh-CN"/>
              </w:rPr>
            </w:pPr>
          </w:p>
        </w:tc>
        <w:tc>
          <w:tcPr>
            <w:tcW w:w="894" w:type="dxa"/>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F08847F" w14:textId="77777777" w:rsidR="0076773F" w:rsidRDefault="0076773F">
            <w:pPr>
              <w:spacing w:before="0"/>
              <w:rPr>
                <w:rFonts w:eastAsia="PMingLiU" w:cs="Arial"/>
                <w:b/>
                <w:bCs/>
                <w:color w:val="FFFFFF"/>
                <w:sz w:val="24"/>
                <w:lang w:val="en-US" w:eastAsia="zh-CN"/>
              </w:rPr>
            </w:pPr>
          </w:p>
        </w:tc>
        <w:tc>
          <w:tcPr>
            <w:tcW w:w="1799" w:type="dxa"/>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4CFF2FA" w14:textId="77777777" w:rsidR="0076773F" w:rsidRDefault="0076773F">
            <w:pPr>
              <w:spacing w:before="0"/>
              <w:rPr>
                <w:rFonts w:ascii="宋体" w:eastAsia="宋体" w:hAnsi="宋体" w:cs="宋体" w:hint="eastAsia"/>
                <w:b/>
                <w:bCs/>
                <w:color w:val="FFFFFF"/>
                <w:sz w:val="24"/>
                <w:lang w:val="en-US" w:eastAsia="zh-CN"/>
              </w:rPr>
            </w:pPr>
          </w:p>
        </w:tc>
        <w:tc>
          <w:tcPr>
            <w:tcW w:w="993" w:type="dxa"/>
            <w:tcBorders>
              <w:top w:val="nil"/>
              <w:left w:val="nil"/>
              <w:bottom w:val="single" w:sz="4" w:space="0" w:color="auto"/>
              <w:right w:val="single" w:sz="4" w:space="0" w:color="auto"/>
            </w:tcBorders>
            <w:shd w:val="clear" w:color="auto" w:fill="FF6600" w:themeFill="accent3"/>
            <w:noWrap/>
            <w:vAlign w:val="center"/>
          </w:tcPr>
          <w:p w14:paraId="38A91798"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1701" w:type="dxa"/>
            <w:tcBorders>
              <w:top w:val="nil"/>
              <w:left w:val="nil"/>
              <w:bottom w:val="single" w:sz="4" w:space="0" w:color="auto"/>
              <w:right w:val="single" w:sz="4" w:space="0" w:color="auto"/>
            </w:tcBorders>
            <w:shd w:val="clear" w:color="auto" w:fill="FF6600" w:themeFill="accent3"/>
            <w:noWrap/>
            <w:vAlign w:val="center"/>
          </w:tcPr>
          <w:p w14:paraId="49FAF397"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2409" w:type="dxa"/>
            <w:tcBorders>
              <w:top w:val="nil"/>
              <w:left w:val="nil"/>
              <w:bottom w:val="single" w:sz="4" w:space="0" w:color="auto"/>
              <w:right w:val="single" w:sz="4" w:space="0" w:color="auto"/>
            </w:tcBorders>
            <w:shd w:val="clear" w:color="auto" w:fill="FF6600" w:themeFill="accent3"/>
            <w:noWrap/>
            <w:vAlign w:val="center"/>
          </w:tcPr>
          <w:p w14:paraId="3B5FCBBC"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0614A060"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5CAD78F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756" w:type="dxa"/>
            <w:tcBorders>
              <w:top w:val="nil"/>
              <w:left w:val="nil"/>
              <w:bottom w:val="single" w:sz="4" w:space="0" w:color="auto"/>
              <w:right w:val="single" w:sz="4" w:space="0" w:color="auto"/>
            </w:tcBorders>
            <w:shd w:val="clear" w:color="000000" w:fill="FFFFFF"/>
            <w:vAlign w:val="center"/>
          </w:tcPr>
          <w:p w14:paraId="06070F4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auto" w:fill="auto"/>
            <w:noWrap/>
            <w:vAlign w:val="center"/>
          </w:tcPr>
          <w:p w14:paraId="57E0CA7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采购产品空调和暖空气加热设备和商业和工业制冷设备制造</w:t>
            </w:r>
          </w:p>
        </w:tc>
        <w:tc>
          <w:tcPr>
            <w:tcW w:w="1799" w:type="dxa"/>
            <w:tcBorders>
              <w:top w:val="nil"/>
              <w:left w:val="nil"/>
              <w:bottom w:val="single" w:sz="4" w:space="0" w:color="auto"/>
              <w:right w:val="single" w:sz="4" w:space="0" w:color="auto"/>
            </w:tcBorders>
            <w:shd w:val="clear" w:color="000000" w:fill="FFFFFF"/>
            <w:vAlign w:val="center"/>
          </w:tcPr>
          <w:p w14:paraId="65C4044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Warm Air Heating and Air-Conditioning Equipment and Supplies Merchant Wholesalers</w:t>
            </w:r>
          </w:p>
        </w:tc>
        <w:tc>
          <w:tcPr>
            <w:tcW w:w="993" w:type="dxa"/>
            <w:tcBorders>
              <w:top w:val="nil"/>
              <w:left w:val="nil"/>
              <w:bottom w:val="single" w:sz="4" w:space="0" w:color="auto"/>
              <w:right w:val="single" w:sz="4" w:space="0" w:color="auto"/>
            </w:tcBorders>
            <w:shd w:val="clear" w:color="000000" w:fill="FFFFFF"/>
            <w:noWrap/>
            <w:vAlign w:val="center"/>
          </w:tcPr>
          <w:p w14:paraId="2BE4275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0.00011</w:t>
            </w:r>
          </w:p>
        </w:tc>
        <w:tc>
          <w:tcPr>
            <w:tcW w:w="1701" w:type="dxa"/>
            <w:tcBorders>
              <w:top w:val="nil"/>
              <w:left w:val="nil"/>
              <w:bottom w:val="single" w:sz="4" w:space="0" w:color="auto"/>
              <w:right w:val="single" w:sz="4" w:space="0" w:color="auto"/>
            </w:tcBorders>
            <w:shd w:val="clear" w:color="000000" w:fill="FFFFFF"/>
            <w:noWrap/>
            <w:vAlign w:val="center"/>
          </w:tcPr>
          <w:p w14:paraId="6AC582B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36340E4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3FDB3725"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6059298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2</w:t>
            </w:r>
          </w:p>
        </w:tc>
        <w:tc>
          <w:tcPr>
            <w:tcW w:w="756" w:type="dxa"/>
            <w:tcBorders>
              <w:top w:val="nil"/>
              <w:left w:val="nil"/>
              <w:bottom w:val="single" w:sz="4" w:space="0" w:color="auto"/>
              <w:right w:val="single" w:sz="4" w:space="0" w:color="auto"/>
            </w:tcBorders>
            <w:shd w:val="clear" w:color="000000" w:fill="FFFFFF"/>
            <w:vAlign w:val="center"/>
          </w:tcPr>
          <w:p w14:paraId="579B627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auto" w:fill="auto"/>
            <w:noWrap/>
            <w:vAlign w:val="center"/>
          </w:tcPr>
          <w:p w14:paraId="7F1DF03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电子计算机制造</w:t>
            </w:r>
          </w:p>
        </w:tc>
        <w:tc>
          <w:tcPr>
            <w:tcW w:w="1799" w:type="dxa"/>
            <w:tcBorders>
              <w:top w:val="nil"/>
              <w:left w:val="nil"/>
              <w:bottom w:val="single" w:sz="4" w:space="0" w:color="auto"/>
              <w:right w:val="single" w:sz="4" w:space="0" w:color="auto"/>
            </w:tcBorders>
            <w:shd w:val="clear" w:color="000000" w:fill="FFFFFF"/>
            <w:vAlign w:val="center"/>
          </w:tcPr>
          <w:p w14:paraId="3A9608B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Electronic Computer Manufacturing</w:t>
            </w:r>
          </w:p>
        </w:tc>
        <w:tc>
          <w:tcPr>
            <w:tcW w:w="993" w:type="dxa"/>
            <w:tcBorders>
              <w:top w:val="nil"/>
              <w:left w:val="nil"/>
              <w:bottom w:val="single" w:sz="4" w:space="0" w:color="auto"/>
              <w:right w:val="single" w:sz="4" w:space="0" w:color="auto"/>
            </w:tcBorders>
            <w:shd w:val="clear" w:color="000000" w:fill="FFFFFF"/>
            <w:noWrap/>
            <w:vAlign w:val="center"/>
          </w:tcPr>
          <w:p w14:paraId="28D8082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0.00006</w:t>
            </w:r>
          </w:p>
        </w:tc>
        <w:tc>
          <w:tcPr>
            <w:tcW w:w="1701" w:type="dxa"/>
            <w:tcBorders>
              <w:top w:val="nil"/>
              <w:left w:val="nil"/>
              <w:bottom w:val="single" w:sz="4" w:space="0" w:color="auto"/>
              <w:right w:val="single" w:sz="4" w:space="0" w:color="auto"/>
            </w:tcBorders>
            <w:shd w:val="clear" w:color="000000" w:fill="FFFFFF"/>
            <w:noWrap/>
            <w:vAlign w:val="center"/>
          </w:tcPr>
          <w:p w14:paraId="02BD8D3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3CDE868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29474727"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57DF51F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756" w:type="dxa"/>
            <w:tcBorders>
              <w:top w:val="nil"/>
              <w:left w:val="nil"/>
              <w:bottom w:val="single" w:sz="4" w:space="0" w:color="auto"/>
              <w:right w:val="single" w:sz="4" w:space="0" w:color="auto"/>
            </w:tcBorders>
            <w:shd w:val="clear" w:color="000000" w:fill="FFFFFF"/>
            <w:vAlign w:val="center"/>
          </w:tcPr>
          <w:p w14:paraId="2D58748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357B4C4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焊接及焊接设备制造</w:t>
            </w:r>
          </w:p>
        </w:tc>
        <w:tc>
          <w:tcPr>
            <w:tcW w:w="1799" w:type="dxa"/>
            <w:tcBorders>
              <w:top w:val="nil"/>
              <w:left w:val="nil"/>
              <w:bottom w:val="single" w:sz="4" w:space="0" w:color="auto"/>
              <w:right w:val="single" w:sz="4" w:space="0" w:color="auto"/>
            </w:tcBorders>
            <w:shd w:val="clear" w:color="000000" w:fill="FFFFFF"/>
            <w:vAlign w:val="center"/>
          </w:tcPr>
          <w:p w14:paraId="562A864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Welding and Soldering Equipment Manufacturing</w:t>
            </w:r>
          </w:p>
        </w:tc>
        <w:tc>
          <w:tcPr>
            <w:tcW w:w="993" w:type="dxa"/>
            <w:tcBorders>
              <w:top w:val="nil"/>
              <w:left w:val="nil"/>
              <w:bottom w:val="single" w:sz="4" w:space="0" w:color="auto"/>
              <w:right w:val="single" w:sz="4" w:space="0" w:color="auto"/>
            </w:tcBorders>
            <w:shd w:val="clear" w:color="000000" w:fill="FFFFFF"/>
            <w:noWrap/>
            <w:vAlign w:val="center"/>
          </w:tcPr>
          <w:p w14:paraId="386E320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0.00025</w:t>
            </w:r>
          </w:p>
        </w:tc>
        <w:tc>
          <w:tcPr>
            <w:tcW w:w="1701" w:type="dxa"/>
            <w:tcBorders>
              <w:top w:val="nil"/>
              <w:left w:val="nil"/>
              <w:bottom w:val="single" w:sz="4" w:space="0" w:color="auto"/>
              <w:right w:val="single" w:sz="4" w:space="0" w:color="auto"/>
            </w:tcBorders>
            <w:shd w:val="clear" w:color="000000" w:fill="FFFFFF"/>
            <w:noWrap/>
            <w:vAlign w:val="center"/>
          </w:tcPr>
          <w:p w14:paraId="76810C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4FCA91C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5AD91354"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2E815E1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756" w:type="dxa"/>
            <w:tcBorders>
              <w:top w:val="nil"/>
              <w:left w:val="nil"/>
              <w:bottom w:val="single" w:sz="4" w:space="0" w:color="auto"/>
              <w:right w:val="single" w:sz="4" w:space="0" w:color="auto"/>
            </w:tcBorders>
            <w:shd w:val="clear" w:color="000000" w:fill="FFFFFF"/>
            <w:vAlign w:val="center"/>
          </w:tcPr>
          <w:p w14:paraId="34025CD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59AF589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其他工业设备制造</w:t>
            </w:r>
          </w:p>
        </w:tc>
        <w:tc>
          <w:tcPr>
            <w:tcW w:w="1799" w:type="dxa"/>
            <w:tcBorders>
              <w:top w:val="nil"/>
              <w:left w:val="nil"/>
              <w:bottom w:val="single" w:sz="4" w:space="0" w:color="auto"/>
              <w:right w:val="single" w:sz="4" w:space="0" w:color="auto"/>
            </w:tcBorders>
            <w:shd w:val="clear" w:color="000000" w:fill="FFFFFF"/>
            <w:vAlign w:val="center"/>
          </w:tcPr>
          <w:p w14:paraId="36E6D8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Other Industrial Machinery Manufacturing</w:t>
            </w:r>
          </w:p>
        </w:tc>
        <w:tc>
          <w:tcPr>
            <w:tcW w:w="993" w:type="dxa"/>
            <w:tcBorders>
              <w:top w:val="nil"/>
              <w:left w:val="nil"/>
              <w:bottom w:val="single" w:sz="4" w:space="0" w:color="auto"/>
              <w:right w:val="single" w:sz="4" w:space="0" w:color="auto"/>
            </w:tcBorders>
            <w:shd w:val="clear" w:color="000000" w:fill="FFFFFF"/>
            <w:noWrap/>
            <w:vAlign w:val="center"/>
          </w:tcPr>
          <w:p w14:paraId="511BB7E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0.00019</w:t>
            </w:r>
          </w:p>
        </w:tc>
        <w:tc>
          <w:tcPr>
            <w:tcW w:w="1701" w:type="dxa"/>
            <w:tcBorders>
              <w:top w:val="nil"/>
              <w:left w:val="nil"/>
              <w:bottom w:val="single" w:sz="4" w:space="0" w:color="auto"/>
              <w:right w:val="single" w:sz="4" w:space="0" w:color="auto"/>
            </w:tcBorders>
            <w:shd w:val="clear" w:color="000000" w:fill="FFFFFF"/>
            <w:noWrap/>
            <w:vAlign w:val="center"/>
          </w:tcPr>
          <w:p w14:paraId="2F6C377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6599DDA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4C6EBAE5"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54C7582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w:t>
            </w:r>
          </w:p>
        </w:tc>
        <w:tc>
          <w:tcPr>
            <w:tcW w:w="756" w:type="dxa"/>
            <w:tcBorders>
              <w:top w:val="nil"/>
              <w:left w:val="nil"/>
              <w:bottom w:val="single" w:sz="4" w:space="0" w:color="auto"/>
              <w:right w:val="single" w:sz="4" w:space="0" w:color="auto"/>
            </w:tcBorders>
            <w:shd w:val="clear" w:color="000000" w:fill="FFFFFF"/>
            <w:vAlign w:val="center"/>
          </w:tcPr>
          <w:p w14:paraId="7E8EAE4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42C1DF1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测量和测试电力和电气信号的仪器制造</w:t>
            </w:r>
          </w:p>
        </w:tc>
        <w:tc>
          <w:tcPr>
            <w:tcW w:w="1799" w:type="dxa"/>
            <w:tcBorders>
              <w:top w:val="nil"/>
              <w:left w:val="nil"/>
              <w:bottom w:val="single" w:sz="4" w:space="0" w:color="auto"/>
              <w:right w:val="single" w:sz="4" w:space="0" w:color="auto"/>
            </w:tcBorders>
            <w:shd w:val="clear" w:color="000000" w:fill="FFFFFF"/>
            <w:vAlign w:val="center"/>
          </w:tcPr>
          <w:p w14:paraId="22997A9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Instrument Manufacturing for Measuring and Testing Electricity and Electrical Signals</w:t>
            </w:r>
          </w:p>
        </w:tc>
        <w:tc>
          <w:tcPr>
            <w:tcW w:w="993" w:type="dxa"/>
            <w:tcBorders>
              <w:top w:val="nil"/>
              <w:left w:val="nil"/>
              <w:bottom w:val="single" w:sz="4" w:space="0" w:color="auto"/>
              <w:right w:val="single" w:sz="4" w:space="0" w:color="auto"/>
            </w:tcBorders>
            <w:shd w:val="clear" w:color="000000" w:fill="FFFFFF"/>
            <w:noWrap/>
            <w:vAlign w:val="center"/>
          </w:tcPr>
          <w:p w14:paraId="75017E0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0.00008</w:t>
            </w:r>
          </w:p>
        </w:tc>
        <w:tc>
          <w:tcPr>
            <w:tcW w:w="1701" w:type="dxa"/>
            <w:tcBorders>
              <w:top w:val="nil"/>
              <w:left w:val="nil"/>
              <w:bottom w:val="single" w:sz="4" w:space="0" w:color="auto"/>
              <w:right w:val="single" w:sz="4" w:space="0" w:color="auto"/>
            </w:tcBorders>
            <w:shd w:val="clear" w:color="000000" w:fill="FFFFFF"/>
            <w:noWrap/>
            <w:vAlign w:val="center"/>
          </w:tcPr>
          <w:p w14:paraId="554D88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1A6FC1E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7340E986"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4F04C65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6</w:t>
            </w:r>
          </w:p>
        </w:tc>
        <w:tc>
          <w:tcPr>
            <w:tcW w:w="756" w:type="dxa"/>
            <w:tcBorders>
              <w:top w:val="nil"/>
              <w:left w:val="nil"/>
              <w:bottom w:val="single" w:sz="4" w:space="0" w:color="auto"/>
              <w:right w:val="single" w:sz="4" w:space="0" w:color="auto"/>
            </w:tcBorders>
            <w:shd w:val="clear" w:color="000000" w:fill="FFFFFF"/>
            <w:vAlign w:val="center"/>
          </w:tcPr>
          <w:p w14:paraId="05391D8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7B2F2A9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计算机系统设计服务</w:t>
            </w:r>
          </w:p>
        </w:tc>
        <w:tc>
          <w:tcPr>
            <w:tcW w:w="1799" w:type="dxa"/>
            <w:tcBorders>
              <w:top w:val="nil"/>
              <w:left w:val="nil"/>
              <w:bottom w:val="single" w:sz="4" w:space="0" w:color="auto"/>
              <w:right w:val="single" w:sz="4" w:space="0" w:color="auto"/>
            </w:tcBorders>
            <w:shd w:val="clear" w:color="000000" w:fill="FFFFFF"/>
            <w:vAlign w:val="center"/>
          </w:tcPr>
          <w:p w14:paraId="5B8205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Computer Systems Design Services</w:t>
            </w:r>
          </w:p>
        </w:tc>
        <w:tc>
          <w:tcPr>
            <w:tcW w:w="993" w:type="dxa"/>
            <w:tcBorders>
              <w:top w:val="nil"/>
              <w:left w:val="nil"/>
              <w:bottom w:val="single" w:sz="4" w:space="0" w:color="auto"/>
              <w:right w:val="single" w:sz="4" w:space="0" w:color="auto"/>
            </w:tcBorders>
            <w:shd w:val="clear" w:color="000000" w:fill="FFFFFF"/>
            <w:noWrap/>
            <w:vAlign w:val="center"/>
          </w:tcPr>
          <w:p w14:paraId="26292B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0.00009</w:t>
            </w:r>
          </w:p>
        </w:tc>
        <w:tc>
          <w:tcPr>
            <w:tcW w:w="1701" w:type="dxa"/>
            <w:tcBorders>
              <w:top w:val="nil"/>
              <w:left w:val="nil"/>
              <w:bottom w:val="single" w:sz="4" w:space="0" w:color="auto"/>
              <w:right w:val="single" w:sz="4" w:space="0" w:color="auto"/>
            </w:tcBorders>
            <w:shd w:val="clear" w:color="000000" w:fill="FFFFFF"/>
            <w:noWrap/>
            <w:vAlign w:val="center"/>
          </w:tcPr>
          <w:p w14:paraId="14893DD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7015112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145D8013"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1C4BB5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w:t>
            </w:r>
          </w:p>
        </w:tc>
        <w:tc>
          <w:tcPr>
            <w:tcW w:w="756" w:type="dxa"/>
            <w:tcBorders>
              <w:top w:val="nil"/>
              <w:left w:val="nil"/>
              <w:bottom w:val="single" w:sz="4" w:space="0" w:color="auto"/>
              <w:right w:val="single" w:sz="4" w:space="0" w:color="auto"/>
            </w:tcBorders>
            <w:shd w:val="clear" w:color="000000" w:fill="FFFFFF"/>
            <w:vAlign w:val="center"/>
          </w:tcPr>
          <w:p w14:paraId="1F7A6C9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36A567C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机械动力传动设备制造</w:t>
            </w:r>
          </w:p>
        </w:tc>
        <w:tc>
          <w:tcPr>
            <w:tcW w:w="1799" w:type="dxa"/>
            <w:tcBorders>
              <w:top w:val="nil"/>
              <w:left w:val="nil"/>
              <w:bottom w:val="single" w:sz="4" w:space="0" w:color="auto"/>
              <w:right w:val="single" w:sz="4" w:space="0" w:color="auto"/>
            </w:tcBorders>
            <w:shd w:val="clear" w:color="000000" w:fill="FFFFFF"/>
            <w:vAlign w:val="center"/>
          </w:tcPr>
          <w:p w14:paraId="028A0AB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Mechanical Power Transmission Equipment Manufacturing</w:t>
            </w:r>
          </w:p>
        </w:tc>
        <w:tc>
          <w:tcPr>
            <w:tcW w:w="993" w:type="dxa"/>
            <w:tcBorders>
              <w:top w:val="nil"/>
              <w:left w:val="nil"/>
              <w:bottom w:val="single" w:sz="4" w:space="0" w:color="auto"/>
              <w:right w:val="single" w:sz="4" w:space="0" w:color="auto"/>
            </w:tcBorders>
            <w:shd w:val="clear" w:color="000000" w:fill="FFFFFF"/>
            <w:noWrap/>
            <w:vAlign w:val="center"/>
          </w:tcPr>
          <w:p w14:paraId="04CAD44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0.00021</w:t>
            </w:r>
          </w:p>
        </w:tc>
        <w:tc>
          <w:tcPr>
            <w:tcW w:w="1701" w:type="dxa"/>
            <w:tcBorders>
              <w:top w:val="nil"/>
              <w:left w:val="nil"/>
              <w:bottom w:val="single" w:sz="4" w:space="0" w:color="auto"/>
              <w:right w:val="single" w:sz="4" w:space="0" w:color="auto"/>
            </w:tcBorders>
            <w:shd w:val="clear" w:color="000000" w:fill="FFFFFF"/>
            <w:noWrap/>
            <w:vAlign w:val="center"/>
          </w:tcPr>
          <w:p w14:paraId="743E2C3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10331FF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502FAD4B"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620727B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w:t>
            </w:r>
          </w:p>
        </w:tc>
        <w:tc>
          <w:tcPr>
            <w:tcW w:w="756" w:type="dxa"/>
            <w:tcBorders>
              <w:top w:val="nil"/>
              <w:left w:val="nil"/>
              <w:bottom w:val="single" w:sz="4" w:space="0" w:color="auto"/>
              <w:right w:val="single" w:sz="4" w:space="0" w:color="auto"/>
            </w:tcBorders>
            <w:shd w:val="clear" w:color="000000" w:fill="FFFFFF"/>
            <w:vAlign w:val="center"/>
          </w:tcPr>
          <w:p w14:paraId="478BE7B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5D44DC2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测量、分配及其他泵类设备制造</w:t>
            </w:r>
          </w:p>
        </w:tc>
        <w:tc>
          <w:tcPr>
            <w:tcW w:w="1799" w:type="dxa"/>
            <w:tcBorders>
              <w:top w:val="nil"/>
              <w:left w:val="nil"/>
              <w:bottom w:val="single" w:sz="4" w:space="0" w:color="auto"/>
              <w:right w:val="single" w:sz="4" w:space="0" w:color="auto"/>
            </w:tcBorders>
            <w:shd w:val="clear" w:color="000000" w:fill="FFFFFF"/>
            <w:vAlign w:val="center"/>
          </w:tcPr>
          <w:p w14:paraId="35BD9B8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Measuring, Dispensing, and Other Pumping Equipment Manufacturing</w:t>
            </w:r>
          </w:p>
        </w:tc>
        <w:tc>
          <w:tcPr>
            <w:tcW w:w="993" w:type="dxa"/>
            <w:tcBorders>
              <w:top w:val="nil"/>
              <w:left w:val="nil"/>
              <w:bottom w:val="single" w:sz="4" w:space="0" w:color="auto"/>
              <w:right w:val="single" w:sz="4" w:space="0" w:color="auto"/>
            </w:tcBorders>
            <w:shd w:val="clear" w:color="000000" w:fill="FFFFFF"/>
            <w:noWrap/>
            <w:vAlign w:val="center"/>
          </w:tcPr>
          <w:p w14:paraId="4603829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0.00022</w:t>
            </w:r>
          </w:p>
        </w:tc>
        <w:tc>
          <w:tcPr>
            <w:tcW w:w="1701" w:type="dxa"/>
            <w:tcBorders>
              <w:top w:val="nil"/>
              <w:left w:val="nil"/>
              <w:bottom w:val="single" w:sz="4" w:space="0" w:color="auto"/>
              <w:right w:val="single" w:sz="4" w:space="0" w:color="auto"/>
            </w:tcBorders>
            <w:shd w:val="clear" w:color="000000" w:fill="FFFFFF"/>
            <w:noWrap/>
            <w:vAlign w:val="center"/>
          </w:tcPr>
          <w:p w14:paraId="0FB50BA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2F8D061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5BDEFFFD"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501809A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w:t>
            </w:r>
          </w:p>
        </w:tc>
        <w:tc>
          <w:tcPr>
            <w:tcW w:w="756" w:type="dxa"/>
            <w:tcBorders>
              <w:top w:val="nil"/>
              <w:left w:val="nil"/>
              <w:bottom w:val="single" w:sz="4" w:space="0" w:color="auto"/>
              <w:right w:val="single" w:sz="4" w:space="0" w:color="auto"/>
            </w:tcBorders>
            <w:shd w:val="clear" w:color="000000" w:fill="FFFFFF"/>
            <w:vAlign w:val="center"/>
          </w:tcPr>
          <w:p w14:paraId="4536819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571558D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用于测量、显示和控制工业过程变量的仪器及相关产品制造</w:t>
            </w:r>
          </w:p>
        </w:tc>
        <w:tc>
          <w:tcPr>
            <w:tcW w:w="1799" w:type="dxa"/>
            <w:tcBorders>
              <w:top w:val="nil"/>
              <w:left w:val="nil"/>
              <w:bottom w:val="single" w:sz="4" w:space="0" w:color="auto"/>
              <w:right w:val="single" w:sz="4" w:space="0" w:color="auto"/>
            </w:tcBorders>
            <w:shd w:val="clear" w:color="000000" w:fill="FFFFFF"/>
            <w:vAlign w:val="center"/>
          </w:tcPr>
          <w:p w14:paraId="68FEF12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Instruments and Related Products Manufacturing for Measuring, Displaying, and Controlling Industrial Process Variables</w:t>
            </w:r>
          </w:p>
        </w:tc>
        <w:tc>
          <w:tcPr>
            <w:tcW w:w="993" w:type="dxa"/>
            <w:tcBorders>
              <w:top w:val="nil"/>
              <w:left w:val="nil"/>
              <w:bottom w:val="single" w:sz="4" w:space="0" w:color="auto"/>
              <w:right w:val="single" w:sz="4" w:space="0" w:color="auto"/>
            </w:tcBorders>
            <w:shd w:val="clear" w:color="000000" w:fill="FFFFFF"/>
            <w:noWrap/>
            <w:vAlign w:val="center"/>
          </w:tcPr>
          <w:p w14:paraId="17770B7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0.00006</w:t>
            </w:r>
          </w:p>
        </w:tc>
        <w:tc>
          <w:tcPr>
            <w:tcW w:w="1701" w:type="dxa"/>
            <w:tcBorders>
              <w:top w:val="nil"/>
              <w:left w:val="nil"/>
              <w:bottom w:val="single" w:sz="4" w:space="0" w:color="auto"/>
              <w:right w:val="single" w:sz="4" w:space="0" w:color="auto"/>
            </w:tcBorders>
            <w:shd w:val="clear" w:color="000000" w:fill="FFFFFF"/>
            <w:noWrap/>
            <w:vAlign w:val="center"/>
          </w:tcPr>
          <w:p w14:paraId="4D00807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274D4F1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5AF15FAB"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150F6B5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10</w:t>
            </w:r>
          </w:p>
        </w:tc>
        <w:tc>
          <w:tcPr>
            <w:tcW w:w="756" w:type="dxa"/>
            <w:tcBorders>
              <w:top w:val="nil"/>
              <w:left w:val="nil"/>
              <w:bottom w:val="single" w:sz="4" w:space="0" w:color="auto"/>
              <w:right w:val="single" w:sz="4" w:space="0" w:color="auto"/>
            </w:tcBorders>
            <w:shd w:val="clear" w:color="000000" w:fill="FFFFFF"/>
            <w:vAlign w:val="center"/>
          </w:tcPr>
          <w:p w14:paraId="0B94FD8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6DCF34F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所有其他杂项电气设备及元件制造</w:t>
            </w:r>
          </w:p>
        </w:tc>
        <w:tc>
          <w:tcPr>
            <w:tcW w:w="1799" w:type="dxa"/>
            <w:tcBorders>
              <w:top w:val="nil"/>
              <w:left w:val="nil"/>
              <w:bottom w:val="single" w:sz="4" w:space="0" w:color="auto"/>
              <w:right w:val="single" w:sz="4" w:space="0" w:color="auto"/>
            </w:tcBorders>
            <w:shd w:val="clear" w:color="000000" w:fill="FFFFFF"/>
            <w:vAlign w:val="center"/>
          </w:tcPr>
          <w:p w14:paraId="412F59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All Other Miscellaneous Electrical Equipment and Component Manufacturing</w:t>
            </w:r>
          </w:p>
        </w:tc>
        <w:tc>
          <w:tcPr>
            <w:tcW w:w="993" w:type="dxa"/>
            <w:tcBorders>
              <w:top w:val="nil"/>
              <w:left w:val="nil"/>
              <w:bottom w:val="single" w:sz="4" w:space="0" w:color="auto"/>
              <w:right w:val="single" w:sz="4" w:space="0" w:color="auto"/>
            </w:tcBorders>
            <w:shd w:val="clear" w:color="000000" w:fill="FFFFFF"/>
            <w:noWrap/>
            <w:vAlign w:val="center"/>
          </w:tcPr>
          <w:p w14:paraId="5091C3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0.00013</w:t>
            </w:r>
          </w:p>
        </w:tc>
        <w:tc>
          <w:tcPr>
            <w:tcW w:w="1701" w:type="dxa"/>
            <w:tcBorders>
              <w:top w:val="nil"/>
              <w:left w:val="nil"/>
              <w:bottom w:val="single" w:sz="4" w:space="0" w:color="auto"/>
              <w:right w:val="single" w:sz="4" w:space="0" w:color="auto"/>
            </w:tcBorders>
            <w:shd w:val="clear" w:color="000000" w:fill="FFFFFF"/>
            <w:noWrap/>
            <w:vAlign w:val="center"/>
          </w:tcPr>
          <w:p w14:paraId="02F3E5E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61C8444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r w:rsidR="0076773F" w14:paraId="19DE5923" w14:textId="77777777">
        <w:trPr>
          <w:trHeight w:val="300"/>
        </w:trPr>
        <w:tc>
          <w:tcPr>
            <w:tcW w:w="515" w:type="dxa"/>
            <w:tcBorders>
              <w:top w:val="nil"/>
              <w:left w:val="single" w:sz="4" w:space="0" w:color="auto"/>
              <w:bottom w:val="single" w:sz="4" w:space="0" w:color="auto"/>
              <w:right w:val="single" w:sz="4" w:space="0" w:color="auto"/>
            </w:tcBorders>
            <w:shd w:val="clear" w:color="000000" w:fill="FFFFFF"/>
            <w:noWrap/>
            <w:vAlign w:val="center"/>
          </w:tcPr>
          <w:p w14:paraId="78F0133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11</w:t>
            </w:r>
          </w:p>
        </w:tc>
        <w:tc>
          <w:tcPr>
            <w:tcW w:w="756" w:type="dxa"/>
            <w:tcBorders>
              <w:top w:val="nil"/>
              <w:left w:val="nil"/>
              <w:bottom w:val="single" w:sz="4" w:space="0" w:color="auto"/>
              <w:right w:val="single" w:sz="4" w:space="0" w:color="auto"/>
            </w:tcBorders>
            <w:shd w:val="clear" w:color="000000" w:fill="FFFFFF"/>
            <w:vAlign w:val="center"/>
          </w:tcPr>
          <w:p w14:paraId="2D1DF4A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资本货物</w:t>
            </w:r>
          </w:p>
        </w:tc>
        <w:tc>
          <w:tcPr>
            <w:tcW w:w="894" w:type="dxa"/>
            <w:tcBorders>
              <w:top w:val="nil"/>
              <w:left w:val="nil"/>
              <w:bottom w:val="single" w:sz="4" w:space="0" w:color="auto"/>
              <w:right w:val="single" w:sz="4" w:space="0" w:color="auto"/>
            </w:tcBorders>
            <w:shd w:val="clear" w:color="000000" w:fill="FFFFFF"/>
            <w:noWrap/>
            <w:vAlign w:val="center"/>
          </w:tcPr>
          <w:p w14:paraId="713EA19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所有其他杂项制造</w:t>
            </w:r>
          </w:p>
        </w:tc>
        <w:tc>
          <w:tcPr>
            <w:tcW w:w="1799" w:type="dxa"/>
            <w:tcBorders>
              <w:top w:val="nil"/>
              <w:left w:val="nil"/>
              <w:bottom w:val="single" w:sz="4" w:space="0" w:color="auto"/>
              <w:right w:val="single" w:sz="4" w:space="0" w:color="auto"/>
            </w:tcBorders>
            <w:shd w:val="clear" w:color="000000" w:fill="FFFFFF"/>
            <w:vAlign w:val="center"/>
          </w:tcPr>
          <w:p w14:paraId="0ACB488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All Other Miscellaneous Manufacturing</w:t>
            </w:r>
          </w:p>
        </w:tc>
        <w:tc>
          <w:tcPr>
            <w:tcW w:w="993" w:type="dxa"/>
            <w:tcBorders>
              <w:top w:val="nil"/>
              <w:left w:val="nil"/>
              <w:bottom w:val="single" w:sz="4" w:space="0" w:color="auto"/>
              <w:right w:val="single" w:sz="4" w:space="0" w:color="auto"/>
            </w:tcBorders>
            <w:shd w:val="clear" w:color="000000" w:fill="FFFFFF"/>
            <w:noWrap/>
            <w:vAlign w:val="center"/>
          </w:tcPr>
          <w:p w14:paraId="33A9142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0.00018</w:t>
            </w:r>
          </w:p>
        </w:tc>
        <w:tc>
          <w:tcPr>
            <w:tcW w:w="1701" w:type="dxa"/>
            <w:tcBorders>
              <w:top w:val="nil"/>
              <w:left w:val="nil"/>
              <w:bottom w:val="single" w:sz="4" w:space="0" w:color="auto"/>
              <w:right w:val="single" w:sz="4" w:space="0" w:color="auto"/>
            </w:tcBorders>
            <w:shd w:val="clear" w:color="000000" w:fill="FFFFFF"/>
            <w:noWrap/>
            <w:vAlign w:val="center"/>
          </w:tcPr>
          <w:p w14:paraId="78777B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 CO2e/2022 USD, purchaser price</w:t>
            </w:r>
          </w:p>
        </w:tc>
        <w:tc>
          <w:tcPr>
            <w:tcW w:w="2409" w:type="dxa"/>
            <w:tcBorders>
              <w:top w:val="nil"/>
              <w:left w:val="nil"/>
              <w:bottom w:val="single" w:sz="4" w:space="0" w:color="auto"/>
              <w:right w:val="single" w:sz="4" w:space="0" w:color="auto"/>
            </w:tcBorders>
            <w:shd w:val="clear" w:color="000000" w:fill="FFFFFF"/>
            <w:noWrap/>
            <w:vAlign w:val="center"/>
          </w:tcPr>
          <w:p w14:paraId="1AD9354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SupplyChainGHGEmissionFactors_v1.3.0_NAICS_CO2e_USD2022</w:t>
            </w:r>
          </w:p>
        </w:tc>
      </w:tr>
    </w:tbl>
    <w:p w14:paraId="05589283" w14:textId="77777777" w:rsidR="0076773F" w:rsidRDefault="0076773F">
      <w:pPr>
        <w:pStyle w:val="afb"/>
        <w:spacing w:before="0" w:line="360" w:lineRule="auto"/>
        <w:ind w:left="567"/>
        <w:rPr>
          <w:rFonts w:eastAsia="宋体" w:cs="Arial"/>
          <w:iCs/>
          <w:sz w:val="24"/>
          <w:lang w:val="en-US" w:eastAsia="zh-CN"/>
        </w:rPr>
      </w:pPr>
    </w:p>
    <w:p w14:paraId="77808BB9" w14:textId="77777777" w:rsidR="0076773F" w:rsidRDefault="00000000">
      <w:pPr>
        <w:pStyle w:val="afb"/>
        <w:numPr>
          <w:ilvl w:val="0"/>
          <w:numId w:val="14"/>
        </w:numPr>
        <w:spacing w:before="0" w:line="360" w:lineRule="auto"/>
        <w:rPr>
          <w:rFonts w:eastAsia="宋体" w:cs="Arial"/>
          <w:iCs/>
          <w:sz w:val="24"/>
          <w:lang w:val="en-US" w:eastAsia="zh-CN"/>
        </w:rPr>
      </w:pPr>
      <w:r>
        <w:rPr>
          <w:rFonts w:ascii="宋体" w:eastAsia="宋体" w:hAnsi="宋体" w:cs="宋体" w:hint="eastAsia"/>
          <w:color w:val="000000"/>
          <w:sz w:val="24"/>
          <w:lang w:val="en-US" w:eastAsia="zh-CN"/>
        </w:rPr>
        <w:t>范围一、二之外燃料和能源相关的活动产生的排放因子表</w:t>
      </w:r>
    </w:p>
    <w:tbl>
      <w:tblPr>
        <w:tblW w:w="0" w:type="auto"/>
        <w:tblLook w:val="04A0" w:firstRow="1" w:lastRow="0" w:firstColumn="1" w:lastColumn="0" w:noHBand="0" w:noVBand="1"/>
      </w:tblPr>
      <w:tblGrid>
        <w:gridCol w:w="550"/>
        <w:gridCol w:w="1300"/>
        <w:gridCol w:w="1322"/>
        <w:gridCol w:w="1295"/>
        <w:gridCol w:w="969"/>
        <w:gridCol w:w="1139"/>
        <w:gridCol w:w="1177"/>
        <w:gridCol w:w="1310"/>
      </w:tblGrid>
      <w:tr w:rsidR="0076773F" w14:paraId="32A1EE96" w14:textId="77777777">
        <w:trPr>
          <w:trHeight w:val="315"/>
        </w:trPr>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D7CCA62"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lastRenderedPageBreak/>
              <w:t>编号</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76CD830"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75AE60F5"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3DCA87B2"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1DC498B3"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1907" w:type="dxa"/>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1A22C71F"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1798" w:type="dxa"/>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433DBDAA"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41F9066D" w14:textId="77777777">
        <w:trPr>
          <w:trHeight w:val="315"/>
        </w:trPr>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94AC371"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14387C74"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560B1CAC"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357C49C" w14:textId="77777777" w:rsidR="0076773F" w:rsidRDefault="0076773F">
            <w:pPr>
              <w:spacing w:before="0"/>
              <w:rPr>
                <w:rFonts w:eastAsia="PMingLiU" w:cs="Arial"/>
                <w:b/>
                <w:bCs/>
                <w:color w:val="FFFFFF"/>
                <w:sz w:val="24"/>
                <w:lang w:val="en-US" w:eastAsia="zh-CN"/>
              </w:rPr>
            </w:pPr>
          </w:p>
        </w:tc>
        <w:tc>
          <w:tcPr>
            <w:tcW w:w="0" w:type="auto"/>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591E4B25" w14:textId="77777777" w:rsidR="0076773F" w:rsidRDefault="0076773F">
            <w:pPr>
              <w:spacing w:before="0"/>
              <w:rPr>
                <w:rFonts w:ascii="宋体" w:eastAsia="宋体" w:hAnsi="宋体" w:cs="宋体" w:hint="eastAsia"/>
                <w:b/>
                <w:bCs/>
                <w:color w:val="FFFFFF"/>
                <w:sz w:val="24"/>
                <w:lang w:val="en-US" w:eastAsia="zh-CN"/>
              </w:rPr>
            </w:pPr>
          </w:p>
        </w:tc>
        <w:tc>
          <w:tcPr>
            <w:tcW w:w="1301" w:type="dxa"/>
            <w:tcBorders>
              <w:top w:val="nil"/>
              <w:left w:val="nil"/>
              <w:bottom w:val="single" w:sz="4" w:space="0" w:color="auto"/>
              <w:right w:val="single" w:sz="4" w:space="0" w:color="auto"/>
            </w:tcBorders>
            <w:shd w:val="clear" w:color="auto" w:fill="FF6600" w:themeFill="accent3"/>
            <w:noWrap/>
            <w:vAlign w:val="center"/>
          </w:tcPr>
          <w:p w14:paraId="7A35A64D"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606" w:type="dxa"/>
            <w:tcBorders>
              <w:top w:val="nil"/>
              <w:left w:val="nil"/>
              <w:bottom w:val="single" w:sz="4" w:space="0" w:color="auto"/>
              <w:right w:val="single" w:sz="4" w:space="0" w:color="auto"/>
            </w:tcBorders>
            <w:shd w:val="clear" w:color="auto" w:fill="FF6600" w:themeFill="accent3"/>
            <w:noWrap/>
            <w:vAlign w:val="center"/>
          </w:tcPr>
          <w:p w14:paraId="7739CC55"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1798" w:type="dxa"/>
            <w:tcBorders>
              <w:top w:val="nil"/>
              <w:left w:val="single" w:sz="4" w:space="0" w:color="auto"/>
              <w:bottom w:val="single" w:sz="4" w:space="0" w:color="auto"/>
              <w:right w:val="single" w:sz="4" w:space="0" w:color="auto"/>
            </w:tcBorders>
            <w:shd w:val="clear" w:color="auto" w:fill="FF6600" w:themeFill="accent3"/>
            <w:noWrap/>
            <w:vAlign w:val="center"/>
          </w:tcPr>
          <w:p w14:paraId="7F60DC86"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00BC36FE"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978664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0" w:type="auto"/>
            <w:tcBorders>
              <w:top w:val="nil"/>
              <w:left w:val="nil"/>
              <w:bottom w:val="single" w:sz="4" w:space="0" w:color="auto"/>
              <w:right w:val="single" w:sz="4" w:space="0" w:color="auto"/>
            </w:tcBorders>
            <w:shd w:val="clear" w:color="000000" w:fill="FFFFFF"/>
            <w:vAlign w:val="center"/>
          </w:tcPr>
          <w:p w14:paraId="6AF8941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5D5668E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液化石油气生产</w:t>
            </w:r>
          </w:p>
        </w:tc>
        <w:tc>
          <w:tcPr>
            <w:tcW w:w="0" w:type="auto"/>
            <w:tcBorders>
              <w:top w:val="nil"/>
              <w:left w:val="nil"/>
              <w:bottom w:val="single" w:sz="4" w:space="0" w:color="auto"/>
              <w:right w:val="single" w:sz="4" w:space="0" w:color="auto"/>
            </w:tcBorders>
            <w:shd w:val="clear" w:color="000000" w:fill="FFFFFF"/>
            <w:vAlign w:val="center"/>
          </w:tcPr>
          <w:p w14:paraId="570386C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liquefied petroleum gas</w:t>
            </w:r>
          </w:p>
        </w:tc>
        <w:tc>
          <w:tcPr>
            <w:tcW w:w="0" w:type="auto"/>
            <w:tcBorders>
              <w:top w:val="nil"/>
              <w:left w:val="nil"/>
              <w:bottom w:val="single" w:sz="4" w:space="0" w:color="auto"/>
              <w:right w:val="single" w:sz="4" w:space="0" w:color="auto"/>
            </w:tcBorders>
            <w:shd w:val="clear" w:color="000000" w:fill="FFFFFF"/>
            <w:vAlign w:val="center"/>
          </w:tcPr>
          <w:p w14:paraId="3D56CC8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1301" w:type="dxa"/>
            <w:tcBorders>
              <w:top w:val="nil"/>
              <w:left w:val="nil"/>
              <w:bottom w:val="single" w:sz="4" w:space="0" w:color="auto"/>
              <w:right w:val="single" w:sz="4" w:space="0" w:color="auto"/>
            </w:tcBorders>
            <w:shd w:val="clear" w:color="000000" w:fill="FFFFFF"/>
            <w:noWrap/>
            <w:vAlign w:val="center"/>
          </w:tcPr>
          <w:p w14:paraId="45F1F68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1.00623</w:t>
            </w:r>
          </w:p>
        </w:tc>
        <w:tc>
          <w:tcPr>
            <w:tcW w:w="606" w:type="dxa"/>
            <w:tcBorders>
              <w:top w:val="nil"/>
              <w:left w:val="nil"/>
              <w:bottom w:val="single" w:sz="4" w:space="0" w:color="auto"/>
              <w:right w:val="single" w:sz="4" w:space="0" w:color="auto"/>
            </w:tcBorders>
            <w:shd w:val="clear" w:color="000000" w:fill="FFFFFF"/>
            <w:noWrap/>
            <w:vAlign w:val="center"/>
          </w:tcPr>
          <w:p w14:paraId="6E8C0A9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0D7FF3E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1043397"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4F96547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0" w:type="auto"/>
            <w:tcBorders>
              <w:top w:val="nil"/>
              <w:left w:val="nil"/>
              <w:bottom w:val="single" w:sz="4" w:space="0" w:color="auto"/>
              <w:right w:val="single" w:sz="4" w:space="0" w:color="auto"/>
            </w:tcBorders>
            <w:shd w:val="clear" w:color="000000" w:fill="FFFFFF"/>
            <w:vAlign w:val="center"/>
          </w:tcPr>
          <w:p w14:paraId="55340B5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48A2E17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洗精煤生产</w:t>
            </w:r>
          </w:p>
        </w:tc>
        <w:tc>
          <w:tcPr>
            <w:tcW w:w="0" w:type="auto"/>
            <w:tcBorders>
              <w:top w:val="nil"/>
              <w:left w:val="nil"/>
              <w:bottom w:val="single" w:sz="4" w:space="0" w:color="auto"/>
              <w:right w:val="single" w:sz="4" w:space="0" w:color="auto"/>
            </w:tcBorders>
            <w:shd w:val="clear" w:color="000000" w:fill="FFFFFF"/>
            <w:vAlign w:val="center"/>
          </w:tcPr>
          <w:p w14:paraId="2BAF7C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hard coal</w:t>
            </w:r>
          </w:p>
        </w:tc>
        <w:tc>
          <w:tcPr>
            <w:tcW w:w="0" w:type="auto"/>
            <w:tcBorders>
              <w:top w:val="nil"/>
              <w:left w:val="nil"/>
              <w:bottom w:val="single" w:sz="4" w:space="0" w:color="auto"/>
              <w:right w:val="single" w:sz="4" w:space="0" w:color="auto"/>
            </w:tcBorders>
            <w:shd w:val="clear" w:color="000000" w:fill="FFFFFF"/>
            <w:vAlign w:val="center"/>
          </w:tcPr>
          <w:p w14:paraId="064EBD6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15C5205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0.57555</w:t>
            </w:r>
          </w:p>
        </w:tc>
        <w:tc>
          <w:tcPr>
            <w:tcW w:w="606" w:type="dxa"/>
            <w:tcBorders>
              <w:top w:val="nil"/>
              <w:left w:val="nil"/>
              <w:bottom w:val="single" w:sz="4" w:space="0" w:color="auto"/>
              <w:right w:val="single" w:sz="4" w:space="0" w:color="auto"/>
            </w:tcBorders>
            <w:shd w:val="clear" w:color="000000" w:fill="FFFFFF"/>
            <w:noWrap/>
            <w:vAlign w:val="center"/>
          </w:tcPr>
          <w:p w14:paraId="4676701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48B7DF7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60ADC8B"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293C08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0" w:type="auto"/>
            <w:tcBorders>
              <w:top w:val="nil"/>
              <w:left w:val="nil"/>
              <w:bottom w:val="single" w:sz="4" w:space="0" w:color="auto"/>
              <w:right w:val="single" w:sz="4" w:space="0" w:color="auto"/>
            </w:tcBorders>
            <w:shd w:val="clear" w:color="000000" w:fill="FFFFFF"/>
            <w:vAlign w:val="center"/>
          </w:tcPr>
          <w:p w14:paraId="7F1F6F9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7407EFA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柴油生产</w:t>
            </w:r>
          </w:p>
        </w:tc>
        <w:tc>
          <w:tcPr>
            <w:tcW w:w="0" w:type="auto"/>
            <w:tcBorders>
              <w:top w:val="nil"/>
              <w:left w:val="nil"/>
              <w:bottom w:val="single" w:sz="4" w:space="0" w:color="auto"/>
              <w:right w:val="single" w:sz="4" w:space="0" w:color="auto"/>
            </w:tcBorders>
            <w:shd w:val="clear" w:color="000000" w:fill="FFFFFF"/>
            <w:vAlign w:val="center"/>
          </w:tcPr>
          <w:p w14:paraId="6F82D68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diesel</w:t>
            </w:r>
          </w:p>
        </w:tc>
        <w:tc>
          <w:tcPr>
            <w:tcW w:w="0" w:type="auto"/>
            <w:tcBorders>
              <w:top w:val="nil"/>
              <w:left w:val="nil"/>
              <w:bottom w:val="single" w:sz="4" w:space="0" w:color="auto"/>
              <w:right w:val="single" w:sz="4" w:space="0" w:color="auto"/>
            </w:tcBorders>
            <w:shd w:val="clear" w:color="000000" w:fill="FFFFFF"/>
            <w:vAlign w:val="center"/>
          </w:tcPr>
          <w:p w14:paraId="096CDD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1301" w:type="dxa"/>
            <w:tcBorders>
              <w:top w:val="nil"/>
              <w:left w:val="nil"/>
              <w:bottom w:val="single" w:sz="4" w:space="0" w:color="auto"/>
              <w:right w:val="single" w:sz="4" w:space="0" w:color="auto"/>
            </w:tcBorders>
            <w:shd w:val="clear" w:color="000000" w:fill="FFFFFF"/>
            <w:noWrap/>
            <w:vAlign w:val="center"/>
          </w:tcPr>
          <w:p w14:paraId="3080E73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0.84212</w:t>
            </w:r>
          </w:p>
        </w:tc>
        <w:tc>
          <w:tcPr>
            <w:tcW w:w="606" w:type="dxa"/>
            <w:tcBorders>
              <w:top w:val="nil"/>
              <w:left w:val="nil"/>
              <w:bottom w:val="single" w:sz="4" w:space="0" w:color="auto"/>
              <w:right w:val="single" w:sz="4" w:space="0" w:color="auto"/>
            </w:tcBorders>
            <w:shd w:val="clear" w:color="000000" w:fill="FFFFFF"/>
            <w:noWrap/>
            <w:vAlign w:val="center"/>
          </w:tcPr>
          <w:p w14:paraId="5C336A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3B87711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350C56CC"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9BBA2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0" w:type="auto"/>
            <w:tcBorders>
              <w:top w:val="nil"/>
              <w:left w:val="nil"/>
              <w:bottom w:val="single" w:sz="4" w:space="0" w:color="auto"/>
              <w:right w:val="single" w:sz="4" w:space="0" w:color="auto"/>
            </w:tcBorders>
            <w:shd w:val="clear" w:color="000000" w:fill="FFFFFF"/>
            <w:vAlign w:val="center"/>
          </w:tcPr>
          <w:p w14:paraId="2E47997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0BD73D2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汽油生产</w:t>
            </w:r>
          </w:p>
        </w:tc>
        <w:tc>
          <w:tcPr>
            <w:tcW w:w="0" w:type="auto"/>
            <w:tcBorders>
              <w:top w:val="nil"/>
              <w:left w:val="nil"/>
              <w:bottom w:val="single" w:sz="4" w:space="0" w:color="auto"/>
              <w:right w:val="single" w:sz="4" w:space="0" w:color="auto"/>
            </w:tcBorders>
            <w:shd w:val="clear" w:color="000000" w:fill="FFFFFF"/>
            <w:vAlign w:val="center"/>
          </w:tcPr>
          <w:p w14:paraId="5B52C41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petrol, unleaded</w:t>
            </w:r>
          </w:p>
        </w:tc>
        <w:tc>
          <w:tcPr>
            <w:tcW w:w="0" w:type="auto"/>
            <w:tcBorders>
              <w:top w:val="nil"/>
              <w:left w:val="nil"/>
              <w:bottom w:val="single" w:sz="4" w:space="0" w:color="auto"/>
              <w:right w:val="single" w:sz="4" w:space="0" w:color="auto"/>
            </w:tcBorders>
            <w:shd w:val="clear" w:color="000000" w:fill="FFFFFF"/>
            <w:vAlign w:val="center"/>
          </w:tcPr>
          <w:p w14:paraId="113A3B1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1301" w:type="dxa"/>
            <w:tcBorders>
              <w:top w:val="nil"/>
              <w:left w:val="nil"/>
              <w:bottom w:val="single" w:sz="4" w:space="0" w:color="auto"/>
              <w:right w:val="single" w:sz="4" w:space="0" w:color="auto"/>
            </w:tcBorders>
            <w:shd w:val="clear" w:color="000000" w:fill="FFFFFF"/>
            <w:noWrap/>
            <w:vAlign w:val="center"/>
          </w:tcPr>
          <w:p w14:paraId="01F8CD4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0.98733</w:t>
            </w:r>
          </w:p>
        </w:tc>
        <w:tc>
          <w:tcPr>
            <w:tcW w:w="606" w:type="dxa"/>
            <w:tcBorders>
              <w:top w:val="nil"/>
              <w:left w:val="nil"/>
              <w:bottom w:val="single" w:sz="4" w:space="0" w:color="auto"/>
              <w:right w:val="single" w:sz="4" w:space="0" w:color="auto"/>
            </w:tcBorders>
            <w:shd w:val="clear" w:color="000000" w:fill="FFFFFF"/>
            <w:noWrap/>
            <w:vAlign w:val="center"/>
          </w:tcPr>
          <w:p w14:paraId="40E8B97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3B1F264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C6B759D"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356AA44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0" w:type="auto"/>
            <w:tcBorders>
              <w:top w:val="nil"/>
              <w:left w:val="nil"/>
              <w:bottom w:val="single" w:sz="4" w:space="0" w:color="auto"/>
              <w:right w:val="single" w:sz="4" w:space="0" w:color="auto"/>
            </w:tcBorders>
            <w:shd w:val="clear" w:color="000000" w:fill="FFFFFF"/>
            <w:vAlign w:val="center"/>
          </w:tcPr>
          <w:p w14:paraId="572C2AC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5471F3F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焦炭生产</w:t>
            </w:r>
          </w:p>
        </w:tc>
        <w:tc>
          <w:tcPr>
            <w:tcW w:w="0" w:type="auto"/>
            <w:tcBorders>
              <w:top w:val="nil"/>
              <w:left w:val="nil"/>
              <w:bottom w:val="single" w:sz="4" w:space="0" w:color="auto"/>
              <w:right w:val="single" w:sz="4" w:space="0" w:color="auto"/>
            </w:tcBorders>
            <w:shd w:val="clear" w:color="000000" w:fill="FFFFFF"/>
            <w:vAlign w:val="center"/>
          </w:tcPr>
          <w:p w14:paraId="32A995F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 xml:space="preserve">market for coke </w:t>
            </w:r>
          </w:p>
        </w:tc>
        <w:tc>
          <w:tcPr>
            <w:tcW w:w="0" w:type="auto"/>
            <w:tcBorders>
              <w:top w:val="nil"/>
              <w:left w:val="nil"/>
              <w:bottom w:val="single" w:sz="4" w:space="0" w:color="auto"/>
              <w:right w:val="single" w:sz="4" w:space="0" w:color="auto"/>
            </w:tcBorders>
            <w:shd w:val="clear" w:color="000000" w:fill="FFFFFF"/>
            <w:vAlign w:val="center"/>
          </w:tcPr>
          <w:p w14:paraId="2EE9E30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5DB7E2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1.26760</w:t>
            </w:r>
          </w:p>
        </w:tc>
        <w:tc>
          <w:tcPr>
            <w:tcW w:w="606" w:type="dxa"/>
            <w:tcBorders>
              <w:top w:val="nil"/>
              <w:left w:val="nil"/>
              <w:bottom w:val="single" w:sz="4" w:space="0" w:color="auto"/>
              <w:right w:val="single" w:sz="4" w:space="0" w:color="auto"/>
            </w:tcBorders>
            <w:shd w:val="clear" w:color="000000" w:fill="FFFFFF"/>
            <w:noWrap/>
            <w:vAlign w:val="center"/>
          </w:tcPr>
          <w:p w14:paraId="726905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41FAC52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5FF0FEC"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18BE43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5</w:t>
            </w:r>
          </w:p>
        </w:tc>
        <w:tc>
          <w:tcPr>
            <w:tcW w:w="0" w:type="auto"/>
            <w:tcBorders>
              <w:top w:val="nil"/>
              <w:left w:val="nil"/>
              <w:bottom w:val="single" w:sz="4" w:space="0" w:color="auto"/>
              <w:right w:val="single" w:sz="4" w:space="0" w:color="auto"/>
            </w:tcBorders>
            <w:shd w:val="clear" w:color="000000" w:fill="FFFFFF"/>
            <w:vAlign w:val="center"/>
          </w:tcPr>
          <w:p w14:paraId="7EBE3C0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6312185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焦屑生产</w:t>
            </w:r>
          </w:p>
        </w:tc>
        <w:tc>
          <w:tcPr>
            <w:tcW w:w="0" w:type="auto"/>
            <w:tcBorders>
              <w:top w:val="nil"/>
              <w:left w:val="nil"/>
              <w:bottom w:val="single" w:sz="4" w:space="0" w:color="auto"/>
              <w:right w:val="single" w:sz="4" w:space="0" w:color="auto"/>
            </w:tcBorders>
            <w:shd w:val="clear" w:color="000000" w:fill="FFFFFF"/>
            <w:vAlign w:val="center"/>
          </w:tcPr>
          <w:p w14:paraId="483D5B4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 xml:space="preserve">market for coke </w:t>
            </w:r>
          </w:p>
        </w:tc>
        <w:tc>
          <w:tcPr>
            <w:tcW w:w="0" w:type="auto"/>
            <w:tcBorders>
              <w:top w:val="nil"/>
              <w:left w:val="nil"/>
              <w:bottom w:val="single" w:sz="4" w:space="0" w:color="auto"/>
              <w:right w:val="single" w:sz="4" w:space="0" w:color="auto"/>
            </w:tcBorders>
            <w:shd w:val="clear" w:color="000000" w:fill="FFFFFF"/>
            <w:vAlign w:val="center"/>
          </w:tcPr>
          <w:p w14:paraId="74E2EB0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405EAB7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1.26760</w:t>
            </w:r>
          </w:p>
        </w:tc>
        <w:tc>
          <w:tcPr>
            <w:tcW w:w="606" w:type="dxa"/>
            <w:tcBorders>
              <w:top w:val="nil"/>
              <w:left w:val="nil"/>
              <w:bottom w:val="single" w:sz="4" w:space="0" w:color="auto"/>
              <w:right w:val="single" w:sz="4" w:space="0" w:color="auto"/>
            </w:tcBorders>
            <w:shd w:val="clear" w:color="000000" w:fill="FFFFFF"/>
            <w:noWrap/>
            <w:vAlign w:val="center"/>
          </w:tcPr>
          <w:p w14:paraId="0AE55B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1C06A54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4BBF0DC"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6512B1F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6</w:t>
            </w:r>
          </w:p>
        </w:tc>
        <w:tc>
          <w:tcPr>
            <w:tcW w:w="0" w:type="auto"/>
            <w:tcBorders>
              <w:top w:val="nil"/>
              <w:left w:val="nil"/>
              <w:bottom w:val="single" w:sz="4" w:space="0" w:color="auto"/>
              <w:right w:val="single" w:sz="4" w:space="0" w:color="auto"/>
            </w:tcBorders>
            <w:shd w:val="clear" w:color="000000" w:fill="FFFFFF"/>
            <w:vAlign w:val="center"/>
          </w:tcPr>
          <w:p w14:paraId="19432E4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4152F47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烟煤生产</w:t>
            </w:r>
          </w:p>
        </w:tc>
        <w:tc>
          <w:tcPr>
            <w:tcW w:w="0" w:type="auto"/>
            <w:tcBorders>
              <w:top w:val="nil"/>
              <w:left w:val="nil"/>
              <w:bottom w:val="single" w:sz="4" w:space="0" w:color="auto"/>
              <w:right w:val="single" w:sz="4" w:space="0" w:color="auto"/>
            </w:tcBorders>
            <w:shd w:val="clear" w:color="000000" w:fill="FFFFFF"/>
            <w:vAlign w:val="center"/>
          </w:tcPr>
          <w:p w14:paraId="26796C8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hard coal</w:t>
            </w:r>
          </w:p>
        </w:tc>
        <w:tc>
          <w:tcPr>
            <w:tcW w:w="0" w:type="auto"/>
            <w:tcBorders>
              <w:top w:val="nil"/>
              <w:left w:val="nil"/>
              <w:bottom w:val="single" w:sz="4" w:space="0" w:color="auto"/>
              <w:right w:val="single" w:sz="4" w:space="0" w:color="auto"/>
            </w:tcBorders>
            <w:shd w:val="clear" w:color="000000" w:fill="FFFFFF"/>
            <w:vAlign w:val="center"/>
          </w:tcPr>
          <w:p w14:paraId="1B45FF3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675DB2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0.57555</w:t>
            </w:r>
          </w:p>
        </w:tc>
        <w:tc>
          <w:tcPr>
            <w:tcW w:w="606" w:type="dxa"/>
            <w:tcBorders>
              <w:top w:val="nil"/>
              <w:left w:val="nil"/>
              <w:bottom w:val="single" w:sz="4" w:space="0" w:color="auto"/>
              <w:right w:val="single" w:sz="4" w:space="0" w:color="auto"/>
            </w:tcBorders>
            <w:shd w:val="clear" w:color="000000" w:fill="FFFFFF"/>
            <w:noWrap/>
            <w:vAlign w:val="center"/>
          </w:tcPr>
          <w:p w14:paraId="10A26FE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42AB67D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756DA6BB"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7913F9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7</w:t>
            </w:r>
          </w:p>
        </w:tc>
        <w:tc>
          <w:tcPr>
            <w:tcW w:w="0" w:type="auto"/>
            <w:tcBorders>
              <w:top w:val="nil"/>
              <w:left w:val="nil"/>
              <w:bottom w:val="single" w:sz="4" w:space="0" w:color="auto"/>
              <w:right w:val="single" w:sz="4" w:space="0" w:color="auto"/>
            </w:tcBorders>
            <w:shd w:val="clear" w:color="000000" w:fill="FFFFFF"/>
            <w:vAlign w:val="center"/>
          </w:tcPr>
          <w:p w14:paraId="0E5835B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6912660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无烟煤生产</w:t>
            </w:r>
          </w:p>
        </w:tc>
        <w:tc>
          <w:tcPr>
            <w:tcW w:w="0" w:type="auto"/>
            <w:tcBorders>
              <w:top w:val="nil"/>
              <w:left w:val="nil"/>
              <w:bottom w:val="single" w:sz="4" w:space="0" w:color="auto"/>
              <w:right w:val="single" w:sz="4" w:space="0" w:color="auto"/>
            </w:tcBorders>
            <w:shd w:val="clear" w:color="000000" w:fill="FFFFFF"/>
            <w:vAlign w:val="center"/>
          </w:tcPr>
          <w:p w14:paraId="01E0261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hard coal</w:t>
            </w:r>
          </w:p>
        </w:tc>
        <w:tc>
          <w:tcPr>
            <w:tcW w:w="0" w:type="auto"/>
            <w:tcBorders>
              <w:top w:val="nil"/>
              <w:left w:val="nil"/>
              <w:bottom w:val="single" w:sz="4" w:space="0" w:color="auto"/>
              <w:right w:val="single" w:sz="4" w:space="0" w:color="auto"/>
            </w:tcBorders>
            <w:shd w:val="clear" w:color="000000" w:fill="FFFFFF"/>
            <w:vAlign w:val="center"/>
          </w:tcPr>
          <w:p w14:paraId="0F22A95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3FC60A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0.57555</w:t>
            </w:r>
          </w:p>
        </w:tc>
        <w:tc>
          <w:tcPr>
            <w:tcW w:w="606" w:type="dxa"/>
            <w:tcBorders>
              <w:top w:val="nil"/>
              <w:left w:val="nil"/>
              <w:bottom w:val="single" w:sz="4" w:space="0" w:color="auto"/>
              <w:right w:val="single" w:sz="4" w:space="0" w:color="auto"/>
            </w:tcBorders>
            <w:shd w:val="clear" w:color="000000" w:fill="FFFFFF"/>
            <w:noWrap/>
            <w:vAlign w:val="center"/>
          </w:tcPr>
          <w:p w14:paraId="2B9A2A4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tCO2/t</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5455AA2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1060542C"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0AA24AD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8</w:t>
            </w:r>
          </w:p>
        </w:tc>
        <w:tc>
          <w:tcPr>
            <w:tcW w:w="0" w:type="auto"/>
            <w:tcBorders>
              <w:top w:val="nil"/>
              <w:left w:val="nil"/>
              <w:bottom w:val="single" w:sz="4" w:space="0" w:color="auto"/>
              <w:right w:val="single" w:sz="4" w:space="0" w:color="auto"/>
            </w:tcBorders>
            <w:shd w:val="clear" w:color="000000" w:fill="FFFFFF"/>
            <w:vAlign w:val="center"/>
          </w:tcPr>
          <w:p w14:paraId="0F1E248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范围一、二之外燃料和能源相关的活动产生的排放</w:t>
            </w:r>
          </w:p>
        </w:tc>
        <w:tc>
          <w:tcPr>
            <w:tcW w:w="0" w:type="auto"/>
            <w:tcBorders>
              <w:top w:val="nil"/>
              <w:left w:val="nil"/>
              <w:bottom w:val="single" w:sz="4" w:space="0" w:color="auto"/>
              <w:right w:val="single" w:sz="4" w:space="0" w:color="auto"/>
            </w:tcBorders>
            <w:shd w:val="clear" w:color="auto" w:fill="auto"/>
            <w:noWrap/>
            <w:vAlign w:val="center"/>
          </w:tcPr>
          <w:p w14:paraId="126B08C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天然气生产</w:t>
            </w:r>
          </w:p>
        </w:tc>
        <w:tc>
          <w:tcPr>
            <w:tcW w:w="0" w:type="auto"/>
            <w:tcBorders>
              <w:top w:val="nil"/>
              <w:left w:val="nil"/>
              <w:bottom w:val="single" w:sz="4" w:space="0" w:color="auto"/>
              <w:right w:val="single" w:sz="4" w:space="0" w:color="auto"/>
            </w:tcBorders>
            <w:shd w:val="clear" w:color="000000" w:fill="FFFFFF"/>
            <w:vAlign w:val="center"/>
          </w:tcPr>
          <w:p w14:paraId="2F3CC90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natural gas, high pressure</w:t>
            </w:r>
          </w:p>
        </w:tc>
        <w:tc>
          <w:tcPr>
            <w:tcW w:w="0" w:type="auto"/>
            <w:tcBorders>
              <w:top w:val="nil"/>
              <w:left w:val="nil"/>
              <w:bottom w:val="single" w:sz="4" w:space="0" w:color="auto"/>
              <w:right w:val="single" w:sz="4" w:space="0" w:color="auto"/>
            </w:tcBorders>
            <w:shd w:val="clear" w:color="000000" w:fill="FFFFFF"/>
            <w:vAlign w:val="center"/>
          </w:tcPr>
          <w:p w14:paraId="49F912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734FFC60" w14:textId="77777777" w:rsidR="0076773F" w:rsidRDefault="00000000">
            <w:pPr>
              <w:spacing w:before="0"/>
              <w:jc w:val="center"/>
              <w:rPr>
                <w:rFonts w:eastAsia="PMingLiU" w:cs="Arial"/>
                <w:color w:val="000000"/>
                <w:szCs w:val="20"/>
                <w:lang w:val="en-US" w:eastAsia="zh-CN"/>
              </w:rPr>
            </w:pPr>
            <w:del w:id="236" w:author="Jezin" w:date="2025-07-22T11:02:00Z">
              <w:r>
                <w:rPr>
                  <w:rFonts w:eastAsia="PMingLiU" w:cs="Arial"/>
                  <w:color w:val="000000"/>
                  <w:szCs w:val="20"/>
                  <w:lang w:val="en-US" w:eastAsia="zh-CN"/>
                </w:rPr>
                <w:delText>0.61909</w:delText>
              </w:r>
            </w:del>
            <w:ins w:id="237" w:author="Jezin" w:date="2025-07-22T11:02:00Z">
              <w:r>
                <w:rPr>
                  <w:rFonts w:eastAsia="PMingLiU" w:cs="Arial" w:hint="eastAsia"/>
                  <w:color w:val="000000"/>
                  <w:szCs w:val="20"/>
                  <w:lang w:val="en-US" w:eastAsia="zh-CN"/>
                </w:rPr>
                <w:t>6.1900</w:t>
              </w:r>
            </w:ins>
          </w:p>
        </w:tc>
        <w:tc>
          <w:tcPr>
            <w:tcW w:w="606" w:type="dxa"/>
            <w:tcBorders>
              <w:top w:val="nil"/>
              <w:left w:val="nil"/>
              <w:bottom w:val="single" w:sz="4" w:space="0" w:color="auto"/>
              <w:right w:val="single" w:sz="4" w:space="0" w:color="auto"/>
            </w:tcBorders>
            <w:shd w:val="clear" w:color="000000" w:fill="FFFFFF"/>
            <w:noWrap/>
            <w:vAlign w:val="center"/>
          </w:tcPr>
          <w:p w14:paraId="5E91DF6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w:t>
            </w:r>
            <w:ins w:id="238" w:author="Jezin" w:date="2025-07-22T11:02:00Z">
              <w:r>
                <w:rPr>
                  <w:rFonts w:eastAsia="PMingLiU" w:cs="Arial" w:hint="eastAsia"/>
                  <w:color w:val="000000"/>
                  <w:szCs w:val="20"/>
                  <w:lang w:val="en-US" w:eastAsia="zh-CN"/>
                </w:rPr>
                <w:t>10000Nm</w:t>
              </w:r>
              <w:r>
                <w:rPr>
                  <w:rFonts w:eastAsia="PMingLiU" w:cs="Arial" w:hint="eastAsia"/>
                  <w:color w:val="000000"/>
                  <w:szCs w:val="20"/>
                  <w:lang w:val="en-US" w:eastAsia="zh-CN"/>
                </w:rPr>
                <w:t>³</w:t>
              </w:r>
            </w:ins>
            <w:del w:id="239" w:author="Jezin" w:date="2025-07-22T11:02:00Z">
              <w:r>
                <w:rPr>
                  <w:rFonts w:eastAsia="PMingLiU" w:cs="Arial"/>
                  <w:color w:val="000000"/>
                  <w:szCs w:val="20"/>
                  <w:lang w:val="en-US" w:eastAsia="zh-CN"/>
                </w:rPr>
                <w:delText>t</w:delText>
              </w:r>
            </w:del>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1D34DF1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A30EEED" w14:textId="77777777">
        <w:trPr>
          <w:trHeight w:val="480"/>
        </w:trPr>
        <w:tc>
          <w:tcPr>
            <w:tcW w:w="0" w:type="auto"/>
            <w:tcBorders>
              <w:top w:val="nil"/>
              <w:left w:val="single" w:sz="4" w:space="0" w:color="auto"/>
              <w:bottom w:val="single" w:sz="4" w:space="0" w:color="auto"/>
              <w:right w:val="single" w:sz="4" w:space="0" w:color="auto"/>
            </w:tcBorders>
            <w:shd w:val="clear" w:color="000000" w:fill="FFFFFF"/>
            <w:noWrap/>
            <w:vAlign w:val="center"/>
          </w:tcPr>
          <w:p w14:paraId="5A89E06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9</w:t>
            </w:r>
          </w:p>
        </w:tc>
        <w:tc>
          <w:tcPr>
            <w:tcW w:w="0" w:type="auto"/>
            <w:tcBorders>
              <w:top w:val="nil"/>
              <w:left w:val="nil"/>
              <w:bottom w:val="single" w:sz="4" w:space="0" w:color="auto"/>
              <w:right w:val="single" w:sz="4" w:space="0" w:color="auto"/>
            </w:tcBorders>
            <w:shd w:val="clear" w:color="000000" w:fill="FFFFFF"/>
            <w:vAlign w:val="center"/>
          </w:tcPr>
          <w:p w14:paraId="7672564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范围一、二之外燃料和能源相关的</w:t>
            </w:r>
            <w:r>
              <w:rPr>
                <w:rFonts w:ascii="宋体" w:eastAsia="宋体" w:hAnsi="宋体" w:cs="宋体" w:hint="eastAsia"/>
                <w:color w:val="000000"/>
                <w:szCs w:val="20"/>
                <w:lang w:val="en-US" w:eastAsia="zh-CN"/>
              </w:rPr>
              <w:lastRenderedPageBreak/>
              <w:t>活动产生的排放</w:t>
            </w:r>
          </w:p>
        </w:tc>
        <w:tc>
          <w:tcPr>
            <w:tcW w:w="0" w:type="auto"/>
            <w:tcBorders>
              <w:top w:val="nil"/>
              <w:left w:val="nil"/>
              <w:bottom w:val="single" w:sz="4" w:space="0" w:color="auto"/>
              <w:right w:val="single" w:sz="4" w:space="0" w:color="auto"/>
            </w:tcBorders>
            <w:shd w:val="clear" w:color="auto" w:fill="auto"/>
            <w:noWrap/>
            <w:vAlign w:val="center"/>
          </w:tcPr>
          <w:p w14:paraId="1B6609D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lastRenderedPageBreak/>
              <w:t>外购电力上游排放</w:t>
            </w:r>
          </w:p>
        </w:tc>
        <w:tc>
          <w:tcPr>
            <w:tcW w:w="0" w:type="auto"/>
            <w:tcBorders>
              <w:top w:val="nil"/>
              <w:left w:val="nil"/>
              <w:bottom w:val="single" w:sz="4" w:space="0" w:color="auto"/>
              <w:right w:val="single" w:sz="4" w:space="0" w:color="auto"/>
            </w:tcBorders>
            <w:shd w:val="diagStripe" w:color="000000" w:fill="FFFFFF"/>
            <w:noWrap/>
            <w:vAlign w:val="center"/>
          </w:tcPr>
          <w:p w14:paraId="349346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0" w:type="auto"/>
            <w:tcBorders>
              <w:top w:val="nil"/>
              <w:left w:val="nil"/>
              <w:bottom w:val="single" w:sz="4" w:space="0" w:color="auto"/>
              <w:right w:val="single" w:sz="4" w:space="0" w:color="auto"/>
            </w:tcBorders>
            <w:shd w:val="clear" w:color="000000" w:fill="FFFFFF"/>
            <w:vAlign w:val="center"/>
          </w:tcPr>
          <w:p w14:paraId="1110294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1301" w:type="dxa"/>
            <w:tcBorders>
              <w:top w:val="nil"/>
              <w:left w:val="nil"/>
              <w:bottom w:val="single" w:sz="4" w:space="0" w:color="auto"/>
              <w:right w:val="single" w:sz="4" w:space="0" w:color="auto"/>
            </w:tcBorders>
            <w:shd w:val="clear" w:color="000000" w:fill="FFFFFF"/>
            <w:noWrap/>
            <w:vAlign w:val="center"/>
          </w:tcPr>
          <w:p w14:paraId="340D27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0.08390</w:t>
            </w:r>
          </w:p>
        </w:tc>
        <w:tc>
          <w:tcPr>
            <w:tcW w:w="606" w:type="dxa"/>
            <w:tcBorders>
              <w:top w:val="nil"/>
              <w:left w:val="nil"/>
              <w:bottom w:val="single" w:sz="4" w:space="0" w:color="auto"/>
              <w:right w:val="single" w:sz="4" w:space="0" w:color="auto"/>
            </w:tcBorders>
            <w:shd w:val="clear" w:color="000000" w:fill="FFFFFF"/>
            <w:noWrap/>
            <w:vAlign w:val="center"/>
          </w:tcPr>
          <w:p w14:paraId="77C41DE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tCO2/MWh</w:t>
            </w:r>
          </w:p>
        </w:tc>
        <w:tc>
          <w:tcPr>
            <w:tcW w:w="1798" w:type="dxa"/>
            <w:tcBorders>
              <w:top w:val="nil"/>
              <w:left w:val="single" w:sz="4" w:space="0" w:color="auto"/>
              <w:bottom w:val="single" w:sz="4" w:space="0" w:color="auto"/>
              <w:right w:val="single" w:sz="4" w:space="0" w:color="auto"/>
            </w:tcBorders>
            <w:shd w:val="clear" w:color="000000" w:fill="FFFFFF"/>
            <w:noWrap/>
            <w:vAlign w:val="center"/>
          </w:tcPr>
          <w:p w14:paraId="39BB1C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2023</w:t>
            </w:r>
            <w:r>
              <w:rPr>
                <w:rFonts w:ascii="宋体" w:eastAsia="宋体" w:hAnsi="宋体" w:cs="Arial" w:hint="eastAsia"/>
                <w:color w:val="000000"/>
                <w:szCs w:val="20"/>
                <w:lang w:val="en-US" w:eastAsia="zh-CN"/>
              </w:rPr>
              <w:t>年全国电力平均碳足迹因子、</w:t>
            </w:r>
            <w:r>
              <w:rPr>
                <w:rFonts w:eastAsia="PMingLiU" w:cs="Arial"/>
                <w:color w:val="000000"/>
                <w:szCs w:val="20"/>
                <w:lang w:val="en-US" w:eastAsia="zh-CN"/>
              </w:rPr>
              <w:t>2022</w:t>
            </w:r>
            <w:r>
              <w:rPr>
                <w:rFonts w:ascii="宋体" w:eastAsia="宋体" w:hAnsi="宋体" w:cs="Arial" w:hint="eastAsia"/>
                <w:color w:val="000000"/>
                <w:szCs w:val="20"/>
                <w:lang w:val="en-US" w:eastAsia="zh-CN"/>
              </w:rPr>
              <w:t>年全国</w:t>
            </w:r>
            <w:r>
              <w:rPr>
                <w:rFonts w:ascii="宋体" w:eastAsia="宋体" w:hAnsi="宋体" w:cs="Arial" w:hint="eastAsia"/>
                <w:color w:val="000000"/>
                <w:szCs w:val="20"/>
                <w:lang w:val="en-US" w:eastAsia="zh-CN"/>
              </w:rPr>
              <w:lastRenderedPageBreak/>
              <w:t>电力平均排放因子</w:t>
            </w:r>
          </w:p>
        </w:tc>
      </w:tr>
    </w:tbl>
    <w:p w14:paraId="7390C9D3" w14:textId="77777777" w:rsidR="0076773F" w:rsidRDefault="0076773F">
      <w:pPr>
        <w:pStyle w:val="afb"/>
        <w:spacing w:before="0" w:line="360" w:lineRule="auto"/>
        <w:ind w:left="567"/>
        <w:rPr>
          <w:rFonts w:eastAsia="宋体" w:cs="Arial"/>
          <w:iCs/>
          <w:sz w:val="24"/>
          <w:lang w:val="en-US" w:eastAsia="zh-CN"/>
        </w:rPr>
      </w:pPr>
    </w:p>
    <w:p w14:paraId="719E8D32" w14:textId="77777777"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上下游运输配送产生的排放因子表</w:t>
      </w:r>
    </w:p>
    <w:tbl>
      <w:tblPr>
        <w:tblW w:w="5000" w:type="pct"/>
        <w:tblLook w:val="04A0" w:firstRow="1" w:lastRow="0" w:firstColumn="1" w:lastColumn="0" w:noHBand="0" w:noVBand="1"/>
      </w:tblPr>
      <w:tblGrid>
        <w:gridCol w:w="587"/>
        <w:gridCol w:w="1422"/>
        <w:gridCol w:w="831"/>
        <w:gridCol w:w="1417"/>
        <w:gridCol w:w="1054"/>
        <w:gridCol w:w="958"/>
        <w:gridCol w:w="1105"/>
        <w:gridCol w:w="1688"/>
      </w:tblGrid>
      <w:tr w:rsidR="0076773F" w14:paraId="2A2BC2A3" w14:textId="77777777">
        <w:trPr>
          <w:trHeight w:val="315"/>
        </w:trPr>
        <w:tc>
          <w:tcPr>
            <w:tcW w:w="17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1DA710FC"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877"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2D435F87"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56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CB47891"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58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28200D6"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442"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066C105"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887"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1107CE43"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476" w:type="pct"/>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7380AAF7"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53482390" w14:textId="77777777">
        <w:trPr>
          <w:trHeight w:val="315"/>
        </w:trPr>
        <w:tc>
          <w:tcPr>
            <w:tcW w:w="17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BD6B942" w14:textId="77777777" w:rsidR="0076773F" w:rsidRDefault="0076773F">
            <w:pPr>
              <w:spacing w:before="0"/>
              <w:rPr>
                <w:rFonts w:eastAsia="PMingLiU" w:cs="Arial"/>
                <w:b/>
                <w:bCs/>
                <w:color w:val="FFFFFF"/>
                <w:sz w:val="24"/>
                <w:lang w:val="en-US" w:eastAsia="zh-CN"/>
              </w:rPr>
            </w:pPr>
          </w:p>
        </w:tc>
        <w:tc>
          <w:tcPr>
            <w:tcW w:w="877"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278E1536" w14:textId="77777777" w:rsidR="0076773F" w:rsidRDefault="0076773F">
            <w:pPr>
              <w:spacing w:before="0"/>
              <w:rPr>
                <w:rFonts w:eastAsia="PMingLiU" w:cs="Arial"/>
                <w:b/>
                <w:bCs/>
                <w:color w:val="FFFFFF"/>
                <w:sz w:val="24"/>
                <w:lang w:val="en-US" w:eastAsia="zh-CN"/>
              </w:rPr>
            </w:pPr>
          </w:p>
        </w:tc>
        <w:tc>
          <w:tcPr>
            <w:tcW w:w="56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10D07264" w14:textId="77777777" w:rsidR="0076773F" w:rsidRDefault="0076773F">
            <w:pPr>
              <w:spacing w:before="0"/>
              <w:rPr>
                <w:rFonts w:eastAsia="PMingLiU" w:cs="Arial"/>
                <w:b/>
                <w:bCs/>
                <w:color w:val="FFFFFF"/>
                <w:sz w:val="24"/>
                <w:lang w:val="en-US" w:eastAsia="zh-CN"/>
              </w:rPr>
            </w:pPr>
          </w:p>
        </w:tc>
        <w:tc>
          <w:tcPr>
            <w:tcW w:w="58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27C11B87" w14:textId="77777777" w:rsidR="0076773F" w:rsidRDefault="0076773F">
            <w:pPr>
              <w:spacing w:before="0"/>
              <w:rPr>
                <w:rFonts w:eastAsia="PMingLiU" w:cs="Arial"/>
                <w:b/>
                <w:bCs/>
                <w:color w:val="FFFFFF"/>
                <w:sz w:val="24"/>
                <w:lang w:val="en-US" w:eastAsia="zh-CN"/>
              </w:rPr>
            </w:pPr>
          </w:p>
        </w:tc>
        <w:tc>
          <w:tcPr>
            <w:tcW w:w="1442"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3649E289" w14:textId="77777777" w:rsidR="0076773F" w:rsidRDefault="0076773F">
            <w:pPr>
              <w:spacing w:before="0"/>
              <w:rPr>
                <w:rFonts w:ascii="宋体" w:eastAsia="宋体" w:hAnsi="宋体" w:cs="宋体" w:hint="eastAsia"/>
                <w:b/>
                <w:bCs/>
                <w:color w:val="FFFFFF"/>
                <w:sz w:val="24"/>
                <w:lang w:val="en-US" w:eastAsia="zh-CN"/>
              </w:rPr>
            </w:pPr>
          </w:p>
        </w:tc>
        <w:tc>
          <w:tcPr>
            <w:tcW w:w="404" w:type="pct"/>
            <w:tcBorders>
              <w:top w:val="nil"/>
              <w:left w:val="nil"/>
              <w:bottom w:val="single" w:sz="4" w:space="0" w:color="auto"/>
              <w:right w:val="single" w:sz="4" w:space="0" w:color="auto"/>
            </w:tcBorders>
            <w:shd w:val="clear" w:color="auto" w:fill="FF6600" w:themeFill="accent3"/>
            <w:noWrap/>
            <w:vAlign w:val="center"/>
          </w:tcPr>
          <w:p w14:paraId="4B84691A"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483" w:type="pct"/>
            <w:tcBorders>
              <w:top w:val="nil"/>
              <w:left w:val="nil"/>
              <w:bottom w:val="single" w:sz="4" w:space="0" w:color="auto"/>
              <w:right w:val="single" w:sz="4" w:space="0" w:color="auto"/>
            </w:tcBorders>
            <w:shd w:val="clear" w:color="auto" w:fill="FF6600" w:themeFill="accent3"/>
            <w:noWrap/>
            <w:vAlign w:val="center"/>
          </w:tcPr>
          <w:p w14:paraId="31C0E14A"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476" w:type="pct"/>
            <w:tcBorders>
              <w:top w:val="nil"/>
              <w:left w:val="single" w:sz="4" w:space="0" w:color="auto"/>
              <w:bottom w:val="single" w:sz="4" w:space="0" w:color="auto"/>
              <w:right w:val="single" w:sz="4" w:space="0" w:color="auto"/>
            </w:tcBorders>
            <w:shd w:val="clear" w:color="auto" w:fill="FF6600" w:themeFill="accent3"/>
            <w:noWrap/>
            <w:vAlign w:val="center"/>
          </w:tcPr>
          <w:p w14:paraId="4F8F9B5D"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47CCCF94" w14:textId="77777777">
        <w:trPr>
          <w:trHeight w:val="72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118930E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877" w:type="pct"/>
            <w:tcBorders>
              <w:top w:val="nil"/>
              <w:left w:val="nil"/>
              <w:bottom w:val="single" w:sz="4" w:space="0" w:color="auto"/>
              <w:right w:val="single" w:sz="4" w:space="0" w:color="auto"/>
            </w:tcBorders>
            <w:shd w:val="clear" w:color="000000" w:fill="FFFFFF"/>
            <w:vAlign w:val="center"/>
          </w:tcPr>
          <w:p w14:paraId="5726668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上下游运输配送产生的排放</w:t>
            </w:r>
          </w:p>
        </w:tc>
        <w:tc>
          <w:tcPr>
            <w:tcW w:w="560" w:type="pct"/>
            <w:tcBorders>
              <w:top w:val="nil"/>
              <w:left w:val="nil"/>
              <w:bottom w:val="single" w:sz="4" w:space="0" w:color="auto"/>
              <w:right w:val="single" w:sz="4" w:space="0" w:color="auto"/>
            </w:tcBorders>
            <w:shd w:val="clear" w:color="auto" w:fill="auto"/>
            <w:noWrap/>
            <w:vAlign w:val="center"/>
          </w:tcPr>
          <w:p w14:paraId="7738745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船运</w:t>
            </w:r>
          </w:p>
        </w:tc>
        <w:tc>
          <w:tcPr>
            <w:tcW w:w="580" w:type="pct"/>
            <w:tcBorders>
              <w:top w:val="nil"/>
              <w:left w:val="nil"/>
              <w:bottom w:val="single" w:sz="4" w:space="0" w:color="auto"/>
              <w:right w:val="single" w:sz="4" w:space="0" w:color="auto"/>
            </w:tcBorders>
            <w:shd w:val="clear" w:color="000000" w:fill="FFFFFF"/>
            <w:vAlign w:val="center"/>
          </w:tcPr>
          <w:p w14:paraId="4BD39D3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transport, freight, inland waterways, barge</w:t>
            </w:r>
          </w:p>
        </w:tc>
        <w:tc>
          <w:tcPr>
            <w:tcW w:w="1442" w:type="pct"/>
            <w:tcBorders>
              <w:top w:val="nil"/>
              <w:left w:val="nil"/>
              <w:bottom w:val="single" w:sz="4" w:space="0" w:color="auto"/>
              <w:right w:val="single" w:sz="4" w:space="0" w:color="auto"/>
            </w:tcBorders>
            <w:shd w:val="clear" w:color="000000" w:fill="FFFFFF"/>
            <w:vAlign w:val="center"/>
          </w:tcPr>
          <w:p w14:paraId="1042698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404" w:type="pct"/>
            <w:tcBorders>
              <w:top w:val="nil"/>
              <w:left w:val="nil"/>
              <w:bottom w:val="single" w:sz="4" w:space="0" w:color="auto"/>
              <w:right w:val="single" w:sz="4" w:space="0" w:color="auto"/>
            </w:tcBorders>
            <w:shd w:val="clear" w:color="000000" w:fill="FFFFFF"/>
            <w:noWrap/>
            <w:vAlign w:val="center"/>
          </w:tcPr>
          <w:p w14:paraId="5ED7E64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0.00005</w:t>
            </w:r>
          </w:p>
        </w:tc>
        <w:tc>
          <w:tcPr>
            <w:tcW w:w="483" w:type="pct"/>
            <w:tcBorders>
              <w:top w:val="nil"/>
              <w:left w:val="nil"/>
              <w:bottom w:val="single" w:sz="4" w:space="0" w:color="auto"/>
              <w:right w:val="single" w:sz="4" w:space="0" w:color="auto"/>
            </w:tcBorders>
            <w:shd w:val="clear" w:color="000000" w:fill="FFFFFF"/>
            <w:noWrap/>
            <w:vAlign w:val="center"/>
          </w:tcPr>
          <w:p w14:paraId="1BAA9B3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tCO2-Eq/tkm</w:t>
            </w:r>
          </w:p>
        </w:tc>
        <w:tc>
          <w:tcPr>
            <w:tcW w:w="476" w:type="pct"/>
            <w:tcBorders>
              <w:top w:val="nil"/>
              <w:left w:val="single" w:sz="4" w:space="0" w:color="auto"/>
              <w:bottom w:val="single" w:sz="4" w:space="0" w:color="auto"/>
              <w:right w:val="single" w:sz="4" w:space="0" w:color="auto"/>
            </w:tcBorders>
            <w:shd w:val="clear" w:color="000000" w:fill="FFFFFF"/>
            <w:noWrap/>
            <w:vAlign w:val="center"/>
          </w:tcPr>
          <w:p w14:paraId="7B109FB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427DE973" w14:textId="77777777">
        <w:trPr>
          <w:trHeight w:val="72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17444A5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877" w:type="pct"/>
            <w:tcBorders>
              <w:top w:val="nil"/>
              <w:left w:val="nil"/>
              <w:bottom w:val="single" w:sz="4" w:space="0" w:color="auto"/>
              <w:right w:val="single" w:sz="4" w:space="0" w:color="auto"/>
            </w:tcBorders>
            <w:shd w:val="clear" w:color="000000" w:fill="FFFFFF"/>
            <w:vAlign w:val="center"/>
          </w:tcPr>
          <w:p w14:paraId="31E4C2D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上下游运输配送产生的排放</w:t>
            </w:r>
          </w:p>
        </w:tc>
        <w:tc>
          <w:tcPr>
            <w:tcW w:w="560" w:type="pct"/>
            <w:tcBorders>
              <w:top w:val="nil"/>
              <w:left w:val="nil"/>
              <w:bottom w:val="single" w:sz="4" w:space="0" w:color="auto"/>
              <w:right w:val="single" w:sz="4" w:space="0" w:color="auto"/>
            </w:tcBorders>
            <w:shd w:val="clear" w:color="auto" w:fill="auto"/>
            <w:noWrap/>
            <w:vAlign w:val="center"/>
          </w:tcPr>
          <w:p w14:paraId="3012DC9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汽运</w:t>
            </w:r>
          </w:p>
        </w:tc>
        <w:tc>
          <w:tcPr>
            <w:tcW w:w="580" w:type="pct"/>
            <w:tcBorders>
              <w:top w:val="nil"/>
              <w:left w:val="nil"/>
              <w:bottom w:val="single" w:sz="4" w:space="0" w:color="auto"/>
              <w:right w:val="single" w:sz="4" w:space="0" w:color="auto"/>
            </w:tcBorders>
            <w:shd w:val="clear" w:color="000000" w:fill="FFFFFF"/>
            <w:vAlign w:val="center"/>
          </w:tcPr>
          <w:p w14:paraId="5EA6433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group for transport, freight, lorry, unspecified</w:t>
            </w:r>
          </w:p>
        </w:tc>
        <w:tc>
          <w:tcPr>
            <w:tcW w:w="1442" w:type="pct"/>
            <w:tcBorders>
              <w:top w:val="nil"/>
              <w:left w:val="nil"/>
              <w:bottom w:val="single" w:sz="4" w:space="0" w:color="auto"/>
              <w:right w:val="single" w:sz="4" w:space="0" w:color="auto"/>
            </w:tcBorders>
            <w:shd w:val="clear" w:color="000000" w:fill="FFFFFF"/>
            <w:vAlign w:val="center"/>
          </w:tcPr>
          <w:p w14:paraId="2B6D2FB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Global (GLO)</w:t>
            </w:r>
          </w:p>
        </w:tc>
        <w:tc>
          <w:tcPr>
            <w:tcW w:w="404" w:type="pct"/>
            <w:tcBorders>
              <w:top w:val="nil"/>
              <w:left w:val="nil"/>
              <w:bottom w:val="single" w:sz="4" w:space="0" w:color="auto"/>
              <w:right w:val="single" w:sz="4" w:space="0" w:color="auto"/>
            </w:tcBorders>
            <w:shd w:val="clear" w:color="000000" w:fill="FFFFFF"/>
            <w:noWrap/>
            <w:vAlign w:val="center"/>
          </w:tcPr>
          <w:p w14:paraId="16CCECD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0.00015</w:t>
            </w:r>
          </w:p>
        </w:tc>
        <w:tc>
          <w:tcPr>
            <w:tcW w:w="483" w:type="pct"/>
            <w:tcBorders>
              <w:top w:val="nil"/>
              <w:left w:val="nil"/>
              <w:bottom w:val="single" w:sz="4" w:space="0" w:color="auto"/>
              <w:right w:val="single" w:sz="4" w:space="0" w:color="auto"/>
            </w:tcBorders>
            <w:shd w:val="clear" w:color="000000" w:fill="FFFFFF"/>
            <w:noWrap/>
            <w:vAlign w:val="center"/>
          </w:tcPr>
          <w:p w14:paraId="4EA751D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tCO2-Eq/tkm</w:t>
            </w:r>
          </w:p>
        </w:tc>
        <w:tc>
          <w:tcPr>
            <w:tcW w:w="476" w:type="pct"/>
            <w:tcBorders>
              <w:top w:val="nil"/>
              <w:left w:val="single" w:sz="4" w:space="0" w:color="auto"/>
              <w:bottom w:val="single" w:sz="4" w:space="0" w:color="auto"/>
              <w:right w:val="single" w:sz="4" w:space="0" w:color="auto"/>
            </w:tcBorders>
            <w:shd w:val="clear" w:color="000000" w:fill="FFFFFF"/>
            <w:noWrap/>
            <w:vAlign w:val="center"/>
          </w:tcPr>
          <w:p w14:paraId="03FAAAF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154FC88B" w14:textId="77777777">
        <w:trPr>
          <w:trHeight w:val="48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7371B63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877" w:type="pct"/>
            <w:tcBorders>
              <w:top w:val="nil"/>
              <w:left w:val="nil"/>
              <w:bottom w:val="single" w:sz="4" w:space="0" w:color="auto"/>
              <w:right w:val="single" w:sz="4" w:space="0" w:color="auto"/>
            </w:tcBorders>
            <w:shd w:val="clear" w:color="000000" w:fill="FFFFFF"/>
            <w:vAlign w:val="center"/>
          </w:tcPr>
          <w:p w14:paraId="6C6778B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上下游运输配送产生的排放</w:t>
            </w:r>
          </w:p>
        </w:tc>
        <w:tc>
          <w:tcPr>
            <w:tcW w:w="560" w:type="pct"/>
            <w:tcBorders>
              <w:top w:val="nil"/>
              <w:left w:val="nil"/>
              <w:bottom w:val="single" w:sz="4" w:space="0" w:color="auto"/>
              <w:right w:val="single" w:sz="4" w:space="0" w:color="auto"/>
            </w:tcBorders>
            <w:shd w:val="clear" w:color="auto" w:fill="auto"/>
            <w:noWrap/>
            <w:vAlign w:val="center"/>
          </w:tcPr>
          <w:p w14:paraId="588E517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580" w:type="pct"/>
            <w:tcBorders>
              <w:top w:val="nil"/>
              <w:left w:val="nil"/>
              <w:bottom w:val="single" w:sz="4" w:space="0" w:color="auto"/>
              <w:right w:val="single" w:sz="4" w:space="0" w:color="auto"/>
            </w:tcBorders>
            <w:shd w:val="clear" w:color="000000" w:fill="FFFFFF"/>
            <w:vAlign w:val="center"/>
          </w:tcPr>
          <w:p w14:paraId="66D7B4A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transport, freight train</w:t>
            </w:r>
          </w:p>
        </w:tc>
        <w:tc>
          <w:tcPr>
            <w:tcW w:w="1442" w:type="pct"/>
            <w:tcBorders>
              <w:top w:val="nil"/>
              <w:left w:val="nil"/>
              <w:bottom w:val="single" w:sz="4" w:space="0" w:color="auto"/>
              <w:right w:val="single" w:sz="4" w:space="0" w:color="auto"/>
            </w:tcBorders>
            <w:shd w:val="clear" w:color="000000" w:fill="FFFFFF"/>
            <w:vAlign w:val="center"/>
          </w:tcPr>
          <w:p w14:paraId="7C3AE2A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China (CN)</w:t>
            </w:r>
          </w:p>
        </w:tc>
        <w:tc>
          <w:tcPr>
            <w:tcW w:w="404" w:type="pct"/>
            <w:tcBorders>
              <w:top w:val="nil"/>
              <w:left w:val="nil"/>
              <w:bottom w:val="single" w:sz="4" w:space="0" w:color="auto"/>
              <w:right w:val="single" w:sz="4" w:space="0" w:color="auto"/>
            </w:tcBorders>
            <w:shd w:val="clear" w:color="000000" w:fill="FFFFFF"/>
            <w:noWrap/>
            <w:vAlign w:val="center"/>
          </w:tcPr>
          <w:p w14:paraId="7A170FE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0.00005</w:t>
            </w:r>
          </w:p>
        </w:tc>
        <w:tc>
          <w:tcPr>
            <w:tcW w:w="483" w:type="pct"/>
            <w:tcBorders>
              <w:top w:val="nil"/>
              <w:left w:val="nil"/>
              <w:bottom w:val="single" w:sz="4" w:space="0" w:color="auto"/>
              <w:right w:val="single" w:sz="4" w:space="0" w:color="auto"/>
            </w:tcBorders>
            <w:shd w:val="clear" w:color="000000" w:fill="FFFFFF"/>
            <w:noWrap/>
            <w:vAlign w:val="center"/>
          </w:tcPr>
          <w:p w14:paraId="61C9803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tCO2-Eq/tkm</w:t>
            </w:r>
          </w:p>
        </w:tc>
        <w:tc>
          <w:tcPr>
            <w:tcW w:w="476" w:type="pct"/>
            <w:tcBorders>
              <w:top w:val="nil"/>
              <w:left w:val="single" w:sz="4" w:space="0" w:color="auto"/>
              <w:bottom w:val="single" w:sz="4" w:space="0" w:color="auto"/>
              <w:right w:val="single" w:sz="4" w:space="0" w:color="auto"/>
            </w:tcBorders>
            <w:shd w:val="clear" w:color="000000" w:fill="FFFFFF"/>
            <w:noWrap/>
            <w:vAlign w:val="center"/>
          </w:tcPr>
          <w:p w14:paraId="0A485E2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bl>
    <w:p w14:paraId="7315A00C" w14:textId="77777777" w:rsidR="0076773F" w:rsidRDefault="0076773F">
      <w:pPr>
        <w:pStyle w:val="afb"/>
        <w:spacing w:before="0" w:line="360" w:lineRule="auto"/>
        <w:ind w:left="567"/>
        <w:rPr>
          <w:rFonts w:eastAsia="宋体" w:cs="Arial"/>
          <w:iCs/>
          <w:sz w:val="24"/>
          <w:lang w:val="en-US" w:eastAsia="zh-CN"/>
        </w:rPr>
      </w:pPr>
    </w:p>
    <w:p w14:paraId="6A267F68" w14:textId="77777777"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运营中产生的废物排放因子表</w:t>
      </w:r>
    </w:p>
    <w:tbl>
      <w:tblPr>
        <w:tblW w:w="5000" w:type="pct"/>
        <w:tblLook w:val="04A0" w:firstRow="1" w:lastRow="0" w:firstColumn="1" w:lastColumn="0" w:noHBand="0" w:noVBand="1"/>
      </w:tblPr>
      <w:tblGrid>
        <w:gridCol w:w="587"/>
        <w:gridCol w:w="1421"/>
        <w:gridCol w:w="1291"/>
        <w:gridCol w:w="1415"/>
        <w:gridCol w:w="1052"/>
        <w:gridCol w:w="956"/>
        <w:gridCol w:w="660"/>
        <w:gridCol w:w="1685"/>
      </w:tblGrid>
      <w:tr w:rsidR="0076773F" w14:paraId="584160AF" w14:textId="77777777">
        <w:trPr>
          <w:trHeight w:val="315"/>
        </w:trPr>
        <w:tc>
          <w:tcPr>
            <w:tcW w:w="17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09AD235C"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877"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23227C2"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56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692C252D"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58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D9B182C"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442"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21FB2E3F"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887"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3C29EDB2"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476" w:type="pct"/>
            <w:tcBorders>
              <w:top w:val="single" w:sz="4" w:space="0" w:color="auto"/>
              <w:left w:val="nil"/>
              <w:bottom w:val="single" w:sz="4" w:space="0" w:color="auto"/>
              <w:right w:val="nil"/>
            </w:tcBorders>
            <w:shd w:val="clear" w:color="auto" w:fill="FF6600" w:themeFill="accent3"/>
            <w:noWrap/>
            <w:vAlign w:val="center"/>
          </w:tcPr>
          <w:p w14:paraId="2F90921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1753578A" w14:textId="77777777">
        <w:trPr>
          <w:trHeight w:val="315"/>
        </w:trPr>
        <w:tc>
          <w:tcPr>
            <w:tcW w:w="17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5F26FBBB" w14:textId="77777777" w:rsidR="0076773F" w:rsidRDefault="0076773F">
            <w:pPr>
              <w:spacing w:before="0"/>
              <w:rPr>
                <w:rFonts w:eastAsia="PMingLiU" w:cs="Arial"/>
                <w:b/>
                <w:bCs/>
                <w:color w:val="FFFFFF"/>
                <w:sz w:val="24"/>
                <w:lang w:val="en-US" w:eastAsia="zh-CN"/>
              </w:rPr>
            </w:pPr>
          </w:p>
        </w:tc>
        <w:tc>
          <w:tcPr>
            <w:tcW w:w="877"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5940CD2" w14:textId="77777777" w:rsidR="0076773F" w:rsidRDefault="0076773F">
            <w:pPr>
              <w:spacing w:before="0"/>
              <w:rPr>
                <w:rFonts w:eastAsia="PMingLiU" w:cs="Arial"/>
                <w:b/>
                <w:bCs/>
                <w:color w:val="FFFFFF"/>
                <w:sz w:val="24"/>
                <w:lang w:val="en-US" w:eastAsia="zh-CN"/>
              </w:rPr>
            </w:pPr>
          </w:p>
        </w:tc>
        <w:tc>
          <w:tcPr>
            <w:tcW w:w="56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4BBCD6F7" w14:textId="77777777" w:rsidR="0076773F" w:rsidRDefault="0076773F">
            <w:pPr>
              <w:spacing w:before="0"/>
              <w:rPr>
                <w:rFonts w:eastAsia="PMingLiU" w:cs="Arial"/>
                <w:b/>
                <w:bCs/>
                <w:color w:val="FFFFFF"/>
                <w:sz w:val="24"/>
                <w:lang w:val="en-US" w:eastAsia="zh-CN"/>
              </w:rPr>
            </w:pPr>
          </w:p>
        </w:tc>
        <w:tc>
          <w:tcPr>
            <w:tcW w:w="58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268F932E" w14:textId="77777777" w:rsidR="0076773F" w:rsidRDefault="0076773F">
            <w:pPr>
              <w:spacing w:before="0"/>
              <w:rPr>
                <w:rFonts w:eastAsia="PMingLiU" w:cs="Arial"/>
                <w:b/>
                <w:bCs/>
                <w:color w:val="FFFFFF"/>
                <w:sz w:val="24"/>
                <w:lang w:val="en-US" w:eastAsia="zh-CN"/>
              </w:rPr>
            </w:pPr>
          </w:p>
        </w:tc>
        <w:tc>
          <w:tcPr>
            <w:tcW w:w="1442"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D0E1031" w14:textId="77777777" w:rsidR="0076773F" w:rsidRDefault="0076773F">
            <w:pPr>
              <w:spacing w:before="0"/>
              <w:rPr>
                <w:rFonts w:ascii="宋体" w:eastAsia="宋体" w:hAnsi="宋体" w:cs="宋体" w:hint="eastAsia"/>
                <w:b/>
                <w:bCs/>
                <w:color w:val="FFFFFF"/>
                <w:sz w:val="24"/>
                <w:lang w:val="en-US" w:eastAsia="zh-CN"/>
              </w:rPr>
            </w:pPr>
          </w:p>
        </w:tc>
        <w:tc>
          <w:tcPr>
            <w:tcW w:w="553" w:type="pct"/>
            <w:tcBorders>
              <w:top w:val="nil"/>
              <w:left w:val="nil"/>
              <w:bottom w:val="single" w:sz="4" w:space="0" w:color="auto"/>
              <w:right w:val="single" w:sz="4" w:space="0" w:color="auto"/>
            </w:tcBorders>
            <w:shd w:val="clear" w:color="auto" w:fill="FF6600" w:themeFill="accent3"/>
            <w:noWrap/>
            <w:vAlign w:val="center"/>
          </w:tcPr>
          <w:p w14:paraId="4F9028C0"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334" w:type="pct"/>
            <w:tcBorders>
              <w:top w:val="nil"/>
              <w:left w:val="nil"/>
              <w:bottom w:val="single" w:sz="4" w:space="0" w:color="auto"/>
              <w:right w:val="single" w:sz="4" w:space="0" w:color="auto"/>
            </w:tcBorders>
            <w:shd w:val="clear" w:color="auto" w:fill="FF6600" w:themeFill="accent3"/>
            <w:noWrap/>
            <w:vAlign w:val="center"/>
          </w:tcPr>
          <w:p w14:paraId="68783ED1"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476" w:type="pct"/>
            <w:tcBorders>
              <w:top w:val="nil"/>
              <w:left w:val="nil"/>
              <w:bottom w:val="single" w:sz="4" w:space="0" w:color="auto"/>
              <w:right w:val="single" w:sz="4" w:space="0" w:color="auto"/>
            </w:tcBorders>
            <w:shd w:val="clear" w:color="auto" w:fill="FF6600" w:themeFill="accent3"/>
            <w:noWrap/>
            <w:vAlign w:val="center"/>
          </w:tcPr>
          <w:p w14:paraId="680EB56F"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24FC59F6" w14:textId="77777777">
        <w:trPr>
          <w:trHeight w:val="48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7352186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877" w:type="pct"/>
            <w:tcBorders>
              <w:top w:val="nil"/>
              <w:left w:val="nil"/>
              <w:bottom w:val="single" w:sz="4" w:space="0" w:color="auto"/>
              <w:right w:val="single" w:sz="4" w:space="0" w:color="auto"/>
            </w:tcBorders>
            <w:shd w:val="clear" w:color="000000" w:fill="FFFFFF"/>
            <w:vAlign w:val="center"/>
          </w:tcPr>
          <w:p w14:paraId="2F7F2E5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560" w:type="pct"/>
            <w:tcBorders>
              <w:top w:val="nil"/>
              <w:left w:val="nil"/>
              <w:bottom w:val="single" w:sz="4" w:space="0" w:color="auto"/>
              <w:right w:val="single" w:sz="4" w:space="0" w:color="auto"/>
            </w:tcBorders>
            <w:shd w:val="clear" w:color="auto" w:fill="auto"/>
            <w:noWrap/>
            <w:vAlign w:val="center"/>
          </w:tcPr>
          <w:p w14:paraId="3D2284D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生活垃圾处理站</w:t>
            </w:r>
          </w:p>
        </w:tc>
        <w:tc>
          <w:tcPr>
            <w:tcW w:w="580" w:type="pct"/>
            <w:tcBorders>
              <w:top w:val="nil"/>
              <w:left w:val="nil"/>
              <w:bottom w:val="single" w:sz="4" w:space="0" w:color="auto"/>
              <w:right w:val="single" w:sz="4" w:space="0" w:color="auto"/>
            </w:tcBorders>
            <w:shd w:val="clear" w:color="000000" w:fill="FFFFFF"/>
            <w:vAlign w:val="center"/>
          </w:tcPr>
          <w:p w14:paraId="705025B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market for average incineration residue</w:t>
            </w:r>
          </w:p>
        </w:tc>
        <w:tc>
          <w:tcPr>
            <w:tcW w:w="1442" w:type="pct"/>
            <w:tcBorders>
              <w:top w:val="nil"/>
              <w:left w:val="nil"/>
              <w:bottom w:val="single" w:sz="4" w:space="0" w:color="auto"/>
              <w:right w:val="single" w:sz="4" w:space="0" w:color="auto"/>
            </w:tcBorders>
            <w:shd w:val="clear" w:color="000000" w:fill="FFFFFF"/>
            <w:vAlign w:val="center"/>
          </w:tcPr>
          <w:p w14:paraId="4DC4D5D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553" w:type="pct"/>
            <w:tcBorders>
              <w:top w:val="nil"/>
              <w:left w:val="nil"/>
              <w:bottom w:val="single" w:sz="4" w:space="0" w:color="auto"/>
              <w:right w:val="single" w:sz="4" w:space="0" w:color="auto"/>
            </w:tcBorders>
            <w:shd w:val="clear" w:color="000000" w:fill="FFFFFF"/>
            <w:noWrap/>
            <w:vAlign w:val="center"/>
          </w:tcPr>
          <w:p w14:paraId="134CA7F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0.371</w:t>
            </w:r>
          </w:p>
        </w:tc>
        <w:tc>
          <w:tcPr>
            <w:tcW w:w="334" w:type="pct"/>
            <w:tcBorders>
              <w:top w:val="nil"/>
              <w:left w:val="nil"/>
              <w:bottom w:val="single" w:sz="4" w:space="0" w:color="auto"/>
              <w:right w:val="single" w:sz="4" w:space="0" w:color="auto"/>
            </w:tcBorders>
            <w:shd w:val="clear" w:color="000000" w:fill="FFFFFF"/>
            <w:noWrap/>
            <w:vAlign w:val="center"/>
          </w:tcPr>
          <w:p w14:paraId="7ED5A405"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tCO2/t</w:t>
            </w:r>
          </w:p>
        </w:tc>
        <w:tc>
          <w:tcPr>
            <w:tcW w:w="476" w:type="pct"/>
            <w:tcBorders>
              <w:top w:val="nil"/>
              <w:left w:val="nil"/>
              <w:bottom w:val="single" w:sz="4" w:space="0" w:color="auto"/>
              <w:right w:val="single" w:sz="4" w:space="0" w:color="auto"/>
            </w:tcBorders>
            <w:shd w:val="clear" w:color="000000" w:fill="FFFFFF"/>
            <w:noWrap/>
            <w:vAlign w:val="center"/>
          </w:tcPr>
          <w:p w14:paraId="6502517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5FC74746" w14:textId="77777777">
        <w:trPr>
          <w:trHeight w:val="96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0014056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877" w:type="pct"/>
            <w:tcBorders>
              <w:top w:val="nil"/>
              <w:left w:val="nil"/>
              <w:bottom w:val="single" w:sz="4" w:space="0" w:color="auto"/>
              <w:right w:val="single" w:sz="4" w:space="0" w:color="auto"/>
            </w:tcBorders>
            <w:shd w:val="clear" w:color="000000" w:fill="FFFFFF"/>
            <w:vAlign w:val="center"/>
          </w:tcPr>
          <w:p w14:paraId="1B1F8AB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560" w:type="pct"/>
            <w:tcBorders>
              <w:top w:val="nil"/>
              <w:left w:val="nil"/>
              <w:bottom w:val="single" w:sz="4" w:space="0" w:color="auto"/>
              <w:right w:val="single" w:sz="4" w:space="0" w:color="auto"/>
            </w:tcBorders>
            <w:shd w:val="clear" w:color="000000" w:fill="FFFFFF"/>
            <w:noWrap/>
            <w:vAlign w:val="center"/>
          </w:tcPr>
          <w:p w14:paraId="24189F7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w:t>
            </w:r>
          </w:p>
        </w:tc>
        <w:tc>
          <w:tcPr>
            <w:tcW w:w="580" w:type="pct"/>
            <w:tcBorders>
              <w:top w:val="nil"/>
              <w:left w:val="nil"/>
              <w:bottom w:val="single" w:sz="4" w:space="0" w:color="auto"/>
              <w:right w:val="single" w:sz="4" w:space="0" w:color="auto"/>
            </w:tcBorders>
            <w:shd w:val="clear" w:color="000000" w:fill="FFFFFF"/>
            <w:vAlign w:val="center"/>
          </w:tcPr>
          <w:p w14:paraId="5FA96BD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treatment of waste mineral oil, hazardous waste incineration</w:t>
            </w:r>
          </w:p>
        </w:tc>
        <w:tc>
          <w:tcPr>
            <w:tcW w:w="1442" w:type="pct"/>
            <w:tcBorders>
              <w:top w:val="nil"/>
              <w:left w:val="nil"/>
              <w:bottom w:val="single" w:sz="4" w:space="0" w:color="auto"/>
              <w:right w:val="single" w:sz="4" w:space="0" w:color="auto"/>
            </w:tcBorders>
            <w:shd w:val="clear" w:color="000000" w:fill="FFFFFF"/>
            <w:vAlign w:val="center"/>
          </w:tcPr>
          <w:p w14:paraId="019A32D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553" w:type="pct"/>
            <w:tcBorders>
              <w:top w:val="nil"/>
              <w:left w:val="nil"/>
              <w:bottom w:val="single" w:sz="4" w:space="0" w:color="auto"/>
              <w:right w:val="single" w:sz="4" w:space="0" w:color="auto"/>
            </w:tcBorders>
            <w:shd w:val="clear" w:color="000000" w:fill="FFFFFF"/>
            <w:noWrap/>
            <w:vAlign w:val="center"/>
          </w:tcPr>
          <w:p w14:paraId="139DADB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2.849</w:t>
            </w:r>
          </w:p>
        </w:tc>
        <w:tc>
          <w:tcPr>
            <w:tcW w:w="334" w:type="pct"/>
            <w:tcBorders>
              <w:top w:val="nil"/>
              <w:left w:val="nil"/>
              <w:bottom w:val="single" w:sz="4" w:space="0" w:color="auto"/>
              <w:right w:val="single" w:sz="4" w:space="0" w:color="auto"/>
            </w:tcBorders>
            <w:shd w:val="clear" w:color="000000" w:fill="FFFFFF"/>
            <w:noWrap/>
            <w:vAlign w:val="center"/>
          </w:tcPr>
          <w:p w14:paraId="231D0046"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tCO2/t</w:t>
            </w:r>
          </w:p>
        </w:tc>
        <w:tc>
          <w:tcPr>
            <w:tcW w:w="476" w:type="pct"/>
            <w:tcBorders>
              <w:top w:val="nil"/>
              <w:left w:val="nil"/>
              <w:bottom w:val="single" w:sz="4" w:space="0" w:color="auto"/>
              <w:right w:val="single" w:sz="4" w:space="0" w:color="auto"/>
            </w:tcBorders>
            <w:shd w:val="clear" w:color="000000" w:fill="FFFFFF"/>
            <w:noWrap/>
            <w:vAlign w:val="center"/>
          </w:tcPr>
          <w:p w14:paraId="2AA0396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129BAEEF" w14:textId="77777777">
        <w:trPr>
          <w:trHeight w:val="96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7B062D9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877" w:type="pct"/>
            <w:tcBorders>
              <w:top w:val="nil"/>
              <w:left w:val="nil"/>
              <w:bottom w:val="single" w:sz="4" w:space="0" w:color="auto"/>
              <w:right w:val="single" w:sz="4" w:space="0" w:color="auto"/>
            </w:tcBorders>
            <w:shd w:val="clear" w:color="000000" w:fill="FFFFFF"/>
            <w:vAlign w:val="center"/>
          </w:tcPr>
          <w:p w14:paraId="3710FF2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560" w:type="pct"/>
            <w:tcBorders>
              <w:top w:val="nil"/>
              <w:left w:val="nil"/>
              <w:bottom w:val="single" w:sz="4" w:space="0" w:color="auto"/>
              <w:right w:val="single" w:sz="4" w:space="0" w:color="auto"/>
            </w:tcBorders>
            <w:shd w:val="clear" w:color="000000" w:fill="FFFFFF"/>
            <w:noWrap/>
            <w:vAlign w:val="center"/>
          </w:tcPr>
          <w:p w14:paraId="221A806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废油水</w:t>
            </w:r>
          </w:p>
        </w:tc>
        <w:tc>
          <w:tcPr>
            <w:tcW w:w="580" w:type="pct"/>
            <w:tcBorders>
              <w:top w:val="nil"/>
              <w:left w:val="nil"/>
              <w:bottom w:val="single" w:sz="4" w:space="0" w:color="auto"/>
              <w:right w:val="single" w:sz="4" w:space="0" w:color="auto"/>
            </w:tcBorders>
            <w:shd w:val="clear" w:color="000000" w:fill="FFFFFF"/>
            <w:vAlign w:val="center"/>
          </w:tcPr>
          <w:p w14:paraId="6DBD7A9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treatment of waste mineral oil, hazardous waste incineration</w:t>
            </w:r>
          </w:p>
        </w:tc>
        <w:tc>
          <w:tcPr>
            <w:tcW w:w="1442" w:type="pct"/>
            <w:tcBorders>
              <w:top w:val="nil"/>
              <w:left w:val="nil"/>
              <w:bottom w:val="single" w:sz="4" w:space="0" w:color="auto"/>
              <w:right w:val="single" w:sz="4" w:space="0" w:color="auto"/>
            </w:tcBorders>
            <w:shd w:val="clear" w:color="000000" w:fill="FFFFFF"/>
            <w:vAlign w:val="center"/>
          </w:tcPr>
          <w:p w14:paraId="1915A88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553" w:type="pct"/>
            <w:tcBorders>
              <w:top w:val="nil"/>
              <w:left w:val="nil"/>
              <w:bottom w:val="single" w:sz="4" w:space="0" w:color="auto"/>
              <w:right w:val="single" w:sz="4" w:space="0" w:color="auto"/>
            </w:tcBorders>
            <w:shd w:val="clear" w:color="000000" w:fill="FFFFFF"/>
            <w:noWrap/>
            <w:vAlign w:val="center"/>
          </w:tcPr>
          <w:p w14:paraId="6EEF5EF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2.849</w:t>
            </w:r>
          </w:p>
        </w:tc>
        <w:tc>
          <w:tcPr>
            <w:tcW w:w="334" w:type="pct"/>
            <w:tcBorders>
              <w:top w:val="nil"/>
              <w:left w:val="nil"/>
              <w:bottom w:val="single" w:sz="4" w:space="0" w:color="auto"/>
              <w:right w:val="single" w:sz="4" w:space="0" w:color="auto"/>
            </w:tcBorders>
            <w:shd w:val="clear" w:color="000000" w:fill="FFFFFF"/>
            <w:noWrap/>
            <w:vAlign w:val="center"/>
          </w:tcPr>
          <w:p w14:paraId="701B29B5"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tCO2/t</w:t>
            </w:r>
          </w:p>
        </w:tc>
        <w:tc>
          <w:tcPr>
            <w:tcW w:w="476" w:type="pct"/>
            <w:tcBorders>
              <w:top w:val="nil"/>
              <w:left w:val="nil"/>
              <w:bottom w:val="single" w:sz="4" w:space="0" w:color="auto"/>
              <w:right w:val="single" w:sz="4" w:space="0" w:color="auto"/>
            </w:tcBorders>
            <w:shd w:val="clear" w:color="000000" w:fill="FFFFFF"/>
            <w:noWrap/>
            <w:vAlign w:val="center"/>
          </w:tcPr>
          <w:p w14:paraId="5D1BE7E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26F84C5D" w14:textId="77777777">
        <w:trPr>
          <w:trHeight w:val="96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7992B48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lastRenderedPageBreak/>
              <w:t>4</w:t>
            </w:r>
          </w:p>
        </w:tc>
        <w:tc>
          <w:tcPr>
            <w:tcW w:w="877" w:type="pct"/>
            <w:tcBorders>
              <w:top w:val="nil"/>
              <w:left w:val="nil"/>
              <w:bottom w:val="single" w:sz="4" w:space="0" w:color="auto"/>
              <w:right w:val="single" w:sz="4" w:space="0" w:color="auto"/>
            </w:tcBorders>
            <w:shd w:val="clear" w:color="000000" w:fill="FFFFFF"/>
            <w:vAlign w:val="center"/>
          </w:tcPr>
          <w:p w14:paraId="0C24979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运营中产生的废物排放</w:t>
            </w:r>
          </w:p>
        </w:tc>
        <w:tc>
          <w:tcPr>
            <w:tcW w:w="560" w:type="pct"/>
            <w:tcBorders>
              <w:top w:val="nil"/>
              <w:left w:val="nil"/>
              <w:bottom w:val="single" w:sz="4" w:space="0" w:color="auto"/>
              <w:right w:val="single" w:sz="4" w:space="0" w:color="auto"/>
            </w:tcBorders>
            <w:shd w:val="clear" w:color="000000" w:fill="FFFFFF"/>
            <w:noWrap/>
            <w:vAlign w:val="center"/>
          </w:tcPr>
          <w:p w14:paraId="72D8D2D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煤焦油</w:t>
            </w:r>
          </w:p>
        </w:tc>
        <w:tc>
          <w:tcPr>
            <w:tcW w:w="580" w:type="pct"/>
            <w:tcBorders>
              <w:top w:val="nil"/>
              <w:left w:val="nil"/>
              <w:bottom w:val="single" w:sz="4" w:space="0" w:color="auto"/>
              <w:right w:val="single" w:sz="4" w:space="0" w:color="auto"/>
            </w:tcBorders>
            <w:shd w:val="clear" w:color="000000" w:fill="FFFFFF"/>
            <w:vAlign w:val="center"/>
          </w:tcPr>
          <w:p w14:paraId="031CC75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treatment of hazardous waste, hazardous waste incineration</w:t>
            </w:r>
          </w:p>
        </w:tc>
        <w:tc>
          <w:tcPr>
            <w:tcW w:w="1442" w:type="pct"/>
            <w:tcBorders>
              <w:top w:val="nil"/>
              <w:left w:val="nil"/>
              <w:bottom w:val="single" w:sz="4" w:space="0" w:color="auto"/>
              <w:right w:val="single" w:sz="4" w:space="0" w:color="auto"/>
            </w:tcBorders>
            <w:shd w:val="clear" w:color="000000" w:fill="FFFFFF"/>
            <w:vAlign w:val="center"/>
          </w:tcPr>
          <w:p w14:paraId="0219050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553" w:type="pct"/>
            <w:tcBorders>
              <w:top w:val="nil"/>
              <w:left w:val="nil"/>
              <w:bottom w:val="single" w:sz="4" w:space="0" w:color="auto"/>
              <w:right w:val="single" w:sz="4" w:space="0" w:color="auto"/>
            </w:tcBorders>
            <w:shd w:val="clear" w:color="000000" w:fill="FFFFFF"/>
            <w:noWrap/>
            <w:vAlign w:val="center"/>
          </w:tcPr>
          <w:p w14:paraId="14E32AB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2.524</w:t>
            </w:r>
          </w:p>
        </w:tc>
        <w:tc>
          <w:tcPr>
            <w:tcW w:w="334" w:type="pct"/>
            <w:tcBorders>
              <w:top w:val="nil"/>
              <w:left w:val="nil"/>
              <w:bottom w:val="single" w:sz="4" w:space="0" w:color="auto"/>
              <w:right w:val="single" w:sz="4" w:space="0" w:color="auto"/>
            </w:tcBorders>
            <w:shd w:val="clear" w:color="000000" w:fill="FFFFFF"/>
            <w:noWrap/>
            <w:vAlign w:val="center"/>
          </w:tcPr>
          <w:p w14:paraId="69E9EC3D" w14:textId="77777777" w:rsidR="0076773F" w:rsidRDefault="00000000">
            <w:pPr>
              <w:spacing w:before="0"/>
              <w:jc w:val="center"/>
              <w:rPr>
                <w:rFonts w:eastAsia="PMingLiU" w:cs="Arial"/>
                <w:szCs w:val="20"/>
                <w:lang w:val="en-US" w:eastAsia="zh-CN"/>
              </w:rPr>
            </w:pPr>
            <w:r>
              <w:rPr>
                <w:rFonts w:eastAsia="PMingLiU" w:cs="Arial"/>
                <w:szCs w:val="20"/>
                <w:lang w:val="en-US" w:eastAsia="zh-CN"/>
              </w:rPr>
              <w:t>tCO2/t</w:t>
            </w:r>
          </w:p>
        </w:tc>
        <w:tc>
          <w:tcPr>
            <w:tcW w:w="476" w:type="pct"/>
            <w:tcBorders>
              <w:top w:val="nil"/>
              <w:left w:val="nil"/>
              <w:bottom w:val="single" w:sz="4" w:space="0" w:color="auto"/>
              <w:right w:val="single" w:sz="4" w:space="0" w:color="auto"/>
            </w:tcBorders>
            <w:shd w:val="clear" w:color="000000" w:fill="FFFFFF"/>
            <w:noWrap/>
            <w:vAlign w:val="center"/>
          </w:tcPr>
          <w:p w14:paraId="4E18C2D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bl>
    <w:p w14:paraId="1FEEB8DB" w14:textId="77777777" w:rsidR="0076773F" w:rsidRDefault="0076773F">
      <w:pPr>
        <w:pStyle w:val="afb"/>
        <w:spacing w:before="0" w:line="360" w:lineRule="auto"/>
        <w:ind w:left="567"/>
        <w:rPr>
          <w:rFonts w:eastAsia="宋体" w:cs="Arial"/>
          <w:iCs/>
          <w:sz w:val="24"/>
          <w:lang w:val="en-US" w:eastAsia="zh-CN"/>
        </w:rPr>
      </w:pPr>
    </w:p>
    <w:p w14:paraId="7144A6E0" w14:textId="77777777"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商务旅行产生的排放因子表</w:t>
      </w:r>
    </w:p>
    <w:tbl>
      <w:tblPr>
        <w:tblW w:w="5000" w:type="pct"/>
        <w:tblLook w:val="04A0" w:firstRow="1" w:lastRow="0" w:firstColumn="1" w:lastColumn="0" w:noHBand="0" w:noVBand="1"/>
      </w:tblPr>
      <w:tblGrid>
        <w:gridCol w:w="467"/>
        <w:gridCol w:w="1034"/>
        <w:gridCol w:w="843"/>
        <w:gridCol w:w="1031"/>
        <w:gridCol w:w="785"/>
        <w:gridCol w:w="719"/>
        <w:gridCol w:w="1238"/>
        <w:gridCol w:w="2950"/>
      </w:tblGrid>
      <w:tr w:rsidR="0076773F" w14:paraId="75DB67E9" w14:textId="77777777">
        <w:trPr>
          <w:trHeight w:val="315"/>
        </w:trPr>
        <w:tc>
          <w:tcPr>
            <w:tcW w:w="153"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7D3694BD"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753"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31F50AE0"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481"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20AF02BA"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49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75085AC1"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23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C8E9F5D"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762"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6684995C"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1116" w:type="pct"/>
            <w:tcBorders>
              <w:top w:val="single" w:sz="4" w:space="0" w:color="auto"/>
              <w:left w:val="nil"/>
              <w:bottom w:val="single" w:sz="4" w:space="0" w:color="auto"/>
              <w:right w:val="nil"/>
            </w:tcBorders>
            <w:shd w:val="clear" w:color="auto" w:fill="FF6600" w:themeFill="accent3"/>
            <w:noWrap/>
            <w:vAlign w:val="center"/>
          </w:tcPr>
          <w:p w14:paraId="07FC51D1"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6A45E364" w14:textId="77777777">
        <w:trPr>
          <w:trHeight w:val="315"/>
        </w:trPr>
        <w:tc>
          <w:tcPr>
            <w:tcW w:w="153"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D2E3D31" w14:textId="77777777" w:rsidR="0076773F" w:rsidRDefault="0076773F">
            <w:pPr>
              <w:spacing w:before="0"/>
              <w:rPr>
                <w:rFonts w:eastAsia="PMingLiU" w:cs="Arial"/>
                <w:b/>
                <w:bCs/>
                <w:color w:val="FFFFFF"/>
                <w:sz w:val="24"/>
                <w:lang w:val="en-US" w:eastAsia="zh-CN"/>
              </w:rPr>
            </w:pPr>
          </w:p>
        </w:tc>
        <w:tc>
          <w:tcPr>
            <w:tcW w:w="753"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1EE8233" w14:textId="77777777" w:rsidR="0076773F" w:rsidRDefault="0076773F">
            <w:pPr>
              <w:spacing w:before="0"/>
              <w:rPr>
                <w:rFonts w:eastAsia="PMingLiU" w:cs="Arial"/>
                <w:b/>
                <w:bCs/>
                <w:color w:val="FFFFFF"/>
                <w:sz w:val="24"/>
                <w:lang w:val="en-US" w:eastAsia="zh-CN"/>
              </w:rPr>
            </w:pPr>
          </w:p>
        </w:tc>
        <w:tc>
          <w:tcPr>
            <w:tcW w:w="481"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605D30A" w14:textId="77777777" w:rsidR="0076773F" w:rsidRDefault="0076773F">
            <w:pPr>
              <w:spacing w:before="0"/>
              <w:rPr>
                <w:rFonts w:eastAsia="PMingLiU" w:cs="Arial"/>
                <w:b/>
                <w:bCs/>
                <w:color w:val="FFFFFF"/>
                <w:sz w:val="24"/>
                <w:lang w:val="en-US" w:eastAsia="zh-CN"/>
              </w:rPr>
            </w:pPr>
          </w:p>
        </w:tc>
        <w:tc>
          <w:tcPr>
            <w:tcW w:w="49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87E11DC" w14:textId="77777777" w:rsidR="0076773F" w:rsidRDefault="0076773F">
            <w:pPr>
              <w:spacing w:before="0"/>
              <w:rPr>
                <w:rFonts w:eastAsia="PMingLiU" w:cs="Arial"/>
                <w:b/>
                <w:bCs/>
                <w:color w:val="FFFFFF"/>
                <w:sz w:val="24"/>
                <w:lang w:val="en-US" w:eastAsia="zh-CN"/>
              </w:rPr>
            </w:pPr>
          </w:p>
        </w:tc>
        <w:tc>
          <w:tcPr>
            <w:tcW w:w="123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77FD5A0" w14:textId="77777777" w:rsidR="0076773F" w:rsidRDefault="0076773F">
            <w:pPr>
              <w:spacing w:before="0"/>
              <w:rPr>
                <w:rFonts w:ascii="宋体" w:eastAsia="宋体" w:hAnsi="宋体" w:cs="宋体" w:hint="eastAsia"/>
                <w:b/>
                <w:bCs/>
                <w:color w:val="FFFFFF"/>
                <w:sz w:val="24"/>
                <w:lang w:val="en-US" w:eastAsia="zh-CN"/>
              </w:rPr>
            </w:pPr>
          </w:p>
        </w:tc>
        <w:tc>
          <w:tcPr>
            <w:tcW w:w="252" w:type="pct"/>
            <w:tcBorders>
              <w:top w:val="nil"/>
              <w:left w:val="nil"/>
              <w:bottom w:val="single" w:sz="4" w:space="0" w:color="auto"/>
              <w:right w:val="single" w:sz="4" w:space="0" w:color="auto"/>
            </w:tcBorders>
            <w:shd w:val="clear" w:color="auto" w:fill="FF6600" w:themeFill="accent3"/>
            <w:noWrap/>
            <w:vAlign w:val="center"/>
          </w:tcPr>
          <w:p w14:paraId="2E333783"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509" w:type="pct"/>
            <w:tcBorders>
              <w:top w:val="nil"/>
              <w:left w:val="nil"/>
              <w:bottom w:val="single" w:sz="4" w:space="0" w:color="auto"/>
              <w:right w:val="single" w:sz="4" w:space="0" w:color="auto"/>
            </w:tcBorders>
            <w:shd w:val="clear" w:color="auto" w:fill="FF6600" w:themeFill="accent3"/>
            <w:noWrap/>
            <w:vAlign w:val="center"/>
          </w:tcPr>
          <w:p w14:paraId="7DE57500"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1116" w:type="pct"/>
            <w:tcBorders>
              <w:top w:val="nil"/>
              <w:left w:val="nil"/>
              <w:bottom w:val="single" w:sz="4" w:space="0" w:color="auto"/>
              <w:right w:val="single" w:sz="4" w:space="0" w:color="auto"/>
            </w:tcBorders>
            <w:shd w:val="clear" w:color="auto" w:fill="FF6600" w:themeFill="accent3"/>
            <w:noWrap/>
            <w:vAlign w:val="center"/>
          </w:tcPr>
          <w:p w14:paraId="66C68E17"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507CED1D" w14:textId="77777777">
        <w:trPr>
          <w:trHeight w:val="300"/>
        </w:trPr>
        <w:tc>
          <w:tcPr>
            <w:tcW w:w="153" w:type="pct"/>
            <w:tcBorders>
              <w:top w:val="nil"/>
              <w:left w:val="single" w:sz="4" w:space="0" w:color="auto"/>
              <w:bottom w:val="single" w:sz="4" w:space="0" w:color="auto"/>
              <w:right w:val="single" w:sz="4" w:space="0" w:color="auto"/>
            </w:tcBorders>
            <w:shd w:val="clear" w:color="000000" w:fill="FFFFFF"/>
            <w:noWrap/>
            <w:vAlign w:val="center"/>
          </w:tcPr>
          <w:p w14:paraId="163167C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753" w:type="pct"/>
            <w:tcBorders>
              <w:top w:val="nil"/>
              <w:left w:val="nil"/>
              <w:bottom w:val="single" w:sz="4" w:space="0" w:color="auto"/>
              <w:right w:val="single" w:sz="4" w:space="0" w:color="auto"/>
            </w:tcBorders>
            <w:shd w:val="clear" w:color="000000" w:fill="FFFFFF"/>
            <w:vAlign w:val="center"/>
          </w:tcPr>
          <w:p w14:paraId="0066AE6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481" w:type="pct"/>
            <w:tcBorders>
              <w:top w:val="nil"/>
              <w:left w:val="nil"/>
              <w:bottom w:val="single" w:sz="4" w:space="0" w:color="auto"/>
              <w:right w:val="single" w:sz="4" w:space="0" w:color="auto"/>
            </w:tcBorders>
            <w:shd w:val="clear" w:color="auto" w:fill="auto"/>
            <w:noWrap/>
            <w:vAlign w:val="center"/>
          </w:tcPr>
          <w:p w14:paraId="7E3CB9D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航运</w:t>
            </w:r>
          </w:p>
        </w:tc>
        <w:tc>
          <w:tcPr>
            <w:tcW w:w="498" w:type="pct"/>
            <w:tcBorders>
              <w:top w:val="nil"/>
              <w:left w:val="nil"/>
              <w:bottom w:val="single" w:sz="4" w:space="0" w:color="auto"/>
              <w:right w:val="single" w:sz="4" w:space="0" w:color="auto"/>
            </w:tcBorders>
            <w:shd w:val="clear" w:color="000000" w:fill="FFFFFF"/>
            <w:vAlign w:val="center"/>
          </w:tcPr>
          <w:p w14:paraId="7AB18D6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国内航空客运（中型飞机）</w:t>
            </w:r>
          </w:p>
        </w:tc>
        <w:tc>
          <w:tcPr>
            <w:tcW w:w="1238" w:type="pct"/>
            <w:tcBorders>
              <w:top w:val="nil"/>
              <w:left w:val="nil"/>
              <w:bottom w:val="single" w:sz="4" w:space="0" w:color="auto"/>
              <w:right w:val="single" w:sz="4" w:space="0" w:color="auto"/>
            </w:tcBorders>
            <w:shd w:val="diagStripe" w:color="000000" w:fill="FFFFFF"/>
            <w:noWrap/>
            <w:vAlign w:val="center"/>
          </w:tcPr>
          <w:p w14:paraId="088B52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252" w:type="pct"/>
            <w:tcBorders>
              <w:top w:val="nil"/>
              <w:left w:val="nil"/>
              <w:bottom w:val="single" w:sz="4" w:space="0" w:color="auto"/>
              <w:right w:val="single" w:sz="4" w:space="0" w:color="auto"/>
            </w:tcBorders>
            <w:shd w:val="clear" w:color="000000" w:fill="FFFFFF"/>
            <w:noWrap/>
            <w:vAlign w:val="center"/>
          </w:tcPr>
          <w:p w14:paraId="63DF88B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0.084</w:t>
            </w:r>
          </w:p>
        </w:tc>
        <w:tc>
          <w:tcPr>
            <w:tcW w:w="509" w:type="pct"/>
            <w:tcBorders>
              <w:top w:val="nil"/>
              <w:left w:val="nil"/>
              <w:bottom w:val="single" w:sz="4" w:space="0" w:color="auto"/>
              <w:right w:val="single" w:sz="4" w:space="0" w:color="auto"/>
            </w:tcBorders>
            <w:shd w:val="clear" w:color="000000" w:fill="FFFFFF"/>
            <w:noWrap/>
            <w:vAlign w:val="center"/>
          </w:tcPr>
          <w:p w14:paraId="118CAD0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kgCO2/passenger*km</w:t>
            </w:r>
          </w:p>
        </w:tc>
        <w:tc>
          <w:tcPr>
            <w:tcW w:w="1116" w:type="pct"/>
            <w:tcBorders>
              <w:top w:val="nil"/>
              <w:left w:val="nil"/>
              <w:bottom w:val="single" w:sz="4" w:space="0" w:color="auto"/>
              <w:right w:val="single" w:sz="4" w:space="0" w:color="auto"/>
            </w:tcBorders>
            <w:shd w:val="clear" w:color="000000" w:fill="FFFFFF"/>
            <w:noWrap/>
            <w:vAlign w:val="center"/>
          </w:tcPr>
          <w:p w14:paraId="5CD773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CPCD, China Products Carbon Footprint Factors Database</w:t>
            </w:r>
          </w:p>
        </w:tc>
      </w:tr>
      <w:tr w:rsidR="0076773F" w14:paraId="6BE71D4E" w14:textId="77777777">
        <w:trPr>
          <w:trHeight w:val="300"/>
        </w:trPr>
        <w:tc>
          <w:tcPr>
            <w:tcW w:w="153" w:type="pct"/>
            <w:tcBorders>
              <w:top w:val="nil"/>
              <w:left w:val="single" w:sz="4" w:space="0" w:color="auto"/>
              <w:bottom w:val="single" w:sz="4" w:space="0" w:color="auto"/>
              <w:right w:val="single" w:sz="4" w:space="0" w:color="auto"/>
            </w:tcBorders>
            <w:shd w:val="clear" w:color="000000" w:fill="FFFFFF"/>
            <w:noWrap/>
            <w:vAlign w:val="center"/>
          </w:tcPr>
          <w:p w14:paraId="63A15FC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753" w:type="pct"/>
            <w:tcBorders>
              <w:top w:val="nil"/>
              <w:left w:val="nil"/>
              <w:bottom w:val="single" w:sz="4" w:space="0" w:color="auto"/>
              <w:right w:val="single" w:sz="4" w:space="0" w:color="auto"/>
            </w:tcBorders>
            <w:shd w:val="clear" w:color="000000" w:fill="FFFFFF"/>
            <w:vAlign w:val="center"/>
          </w:tcPr>
          <w:p w14:paraId="40E3505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481" w:type="pct"/>
            <w:tcBorders>
              <w:top w:val="nil"/>
              <w:left w:val="nil"/>
              <w:bottom w:val="single" w:sz="4" w:space="0" w:color="auto"/>
              <w:right w:val="single" w:sz="4" w:space="0" w:color="auto"/>
            </w:tcBorders>
            <w:shd w:val="clear" w:color="auto" w:fill="auto"/>
            <w:noWrap/>
            <w:vAlign w:val="center"/>
          </w:tcPr>
          <w:p w14:paraId="6B8F1D8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铁路运输</w:t>
            </w:r>
          </w:p>
        </w:tc>
        <w:tc>
          <w:tcPr>
            <w:tcW w:w="498" w:type="pct"/>
            <w:tcBorders>
              <w:top w:val="nil"/>
              <w:left w:val="nil"/>
              <w:bottom w:val="single" w:sz="4" w:space="0" w:color="auto"/>
              <w:right w:val="single" w:sz="4" w:space="0" w:color="auto"/>
            </w:tcBorders>
            <w:shd w:val="clear" w:color="000000" w:fill="FFFFFF"/>
            <w:vAlign w:val="center"/>
          </w:tcPr>
          <w:p w14:paraId="6C6BEBA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transport, passenger train, high-speed</w:t>
            </w:r>
          </w:p>
        </w:tc>
        <w:tc>
          <w:tcPr>
            <w:tcW w:w="1238" w:type="pct"/>
            <w:tcBorders>
              <w:top w:val="nil"/>
              <w:left w:val="nil"/>
              <w:bottom w:val="single" w:sz="4" w:space="0" w:color="auto"/>
              <w:right w:val="single" w:sz="4" w:space="0" w:color="auto"/>
            </w:tcBorders>
            <w:shd w:val="clear" w:color="000000" w:fill="FFFFFF"/>
            <w:vAlign w:val="center"/>
          </w:tcPr>
          <w:p w14:paraId="033B4C7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252" w:type="pct"/>
            <w:tcBorders>
              <w:top w:val="nil"/>
              <w:left w:val="nil"/>
              <w:bottom w:val="single" w:sz="4" w:space="0" w:color="auto"/>
              <w:right w:val="single" w:sz="4" w:space="0" w:color="auto"/>
            </w:tcBorders>
            <w:shd w:val="clear" w:color="000000" w:fill="FFFFFF"/>
            <w:noWrap/>
            <w:vAlign w:val="center"/>
          </w:tcPr>
          <w:p w14:paraId="14F05382"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0.075</w:t>
            </w:r>
          </w:p>
        </w:tc>
        <w:tc>
          <w:tcPr>
            <w:tcW w:w="509" w:type="pct"/>
            <w:tcBorders>
              <w:top w:val="nil"/>
              <w:left w:val="nil"/>
              <w:bottom w:val="single" w:sz="4" w:space="0" w:color="auto"/>
              <w:right w:val="single" w:sz="4" w:space="0" w:color="auto"/>
            </w:tcBorders>
            <w:shd w:val="clear" w:color="000000" w:fill="FFFFFF"/>
            <w:noWrap/>
            <w:vAlign w:val="center"/>
          </w:tcPr>
          <w:p w14:paraId="62C06E8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kgCO2/passenger*km</w:t>
            </w:r>
          </w:p>
        </w:tc>
        <w:tc>
          <w:tcPr>
            <w:tcW w:w="1116" w:type="pct"/>
            <w:tcBorders>
              <w:top w:val="nil"/>
              <w:left w:val="nil"/>
              <w:bottom w:val="single" w:sz="4" w:space="0" w:color="auto"/>
              <w:right w:val="single" w:sz="4" w:space="0" w:color="auto"/>
            </w:tcBorders>
            <w:shd w:val="clear" w:color="000000" w:fill="FFFFFF"/>
            <w:noWrap/>
            <w:vAlign w:val="center"/>
          </w:tcPr>
          <w:p w14:paraId="0B5C384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00A40CDC" w14:textId="77777777">
        <w:trPr>
          <w:trHeight w:val="300"/>
        </w:trPr>
        <w:tc>
          <w:tcPr>
            <w:tcW w:w="153" w:type="pct"/>
            <w:tcBorders>
              <w:top w:val="nil"/>
              <w:left w:val="single" w:sz="4" w:space="0" w:color="auto"/>
              <w:bottom w:val="single" w:sz="4" w:space="0" w:color="auto"/>
              <w:right w:val="single" w:sz="4" w:space="0" w:color="auto"/>
            </w:tcBorders>
            <w:shd w:val="clear" w:color="000000" w:fill="FFFFFF"/>
            <w:noWrap/>
            <w:vAlign w:val="center"/>
          </w:tcPr>
          <w:p w14:paraId="1C5C37AB"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753" w:type="pct"/>
            <w:tcBorders>
              <w:top w:val="nil"/>
              <w:left w:val="nil"/>
              <w:bottom w:val="single" w:sz="4" w:space="0" w:color="auto"/>
              <w:right w:val="single" w:sz="4" w:space="0" w:color="auto"/>
            </w:tcBorders>
            <w:shd w:val="clear" w:color="000000" w:fill="FFFFFF"/>
            <w:vAlign w:val="center"/>
          </w:tcPr>
          <w:p w14:paraId="18D0583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商务旅行产生的排放</w:t>
            </w:r>
          </w:p>
        </w:tc>
        <w:tc>
          <w:tcPr>
            <w:tcW w:w="481" w:type="pct"/>
            <w:tcBorders>
              <w:top w:val="nil"/>
              <w:left w:val="nil"/>
              <w:bottom w:val="single" w:sz="4" w:space="0" w:color="auto"/>
              <w:right w:val="single" w:sz="4" w:space="0" w:color="auto"/>
            </w:tcBorders>
            <w:shd w:val="clear" w:color="auto" w:fill="auto"/>
            <w:noWrap/>
            <w:vAlign w:val="center"/>
          </w:tcPr>
          <w:p w14:paraId="0BD404B4"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员工差旅住宿</w:t>
            </w:r>
          </w:p>
        </w:tc>
        <w:tc>
          <w:tcPr>
            <w:tcW w:w="498" w:type="pct"/>
            <w:tcBorders>
              <w:top w:val="nil"/>
              <w:left w:val="nil"/>
              <w:bottom w:val="single" w:sz="4" w:space="0" w:color="auto"/>
              <w:right w:val="single" w:sz="4" w:space="0" w:color="auto"/>
            </w:tcBorders>
            <w:shd w:val="clear" w:color="000000" w:fill="FFFFFF"/>
            <w:vAlign w:val="center"/>
          </w:tcPr>
          <w:p w14:paraId="5FC52A0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酒店住宿</w:t>
            </w:r>
          </w:p>
        </w:tc>
        <w:tc>
          <w:tcPr>
            <w:tcW w:w="1238" w:type="pct"/>
            <w:tcBorders>
              <w:top w:val="nil"/>
              <w:left w:val="nil"/>
              <w:bottom w:val="single" w:sz="4" w:space="0" w:color="auto"/>
              <w:right w:val="single" w:sz="4" w:space="0" w:color="auto"/>
            </w:tcBorders>
            <w:shd w:val="clear" w:color="000000" w:fill="FFFFFF"/>
            <w:vAlign w:val="center"/>
          </w:tcPr>
          <w:p w14:paraId="29E9668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中国大陆</w:t>
            </w:r>
          </w:p>
        </w:tc>
        <w:tc>
          <w:tcPr>
            <w:tcW w:w="252" w:type="pct"/>
            <w:tcBorders>
              <w:top w:val="nil"/>
              <w:left w:val="nil"/>
              <w:bottom w:val="single" w:sz="4" w:space="0" w:color="auto"/>
              <w:right w:val="single" w:sz="4" w:space="0" w:color="auto"/>
            </w:tcBorders>
            <w:shd w:val="clear" w:color="000000" w:fill="FFFFFF"/>
            <w:noWrap/>
            <w:vAlign w:val="center"/>
          </w:tcPr>
          <w:p w14:paraId="7A0FB7D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0.05350</w:t>
            </w:r>
          </w:p>
        </w:tc>
        <w:tc>
          <w:tcPr>
            <w:tcW w:w="509" w:type="pct"/>
            <w:tcBorders>
              <w:top w:val="nil"/>
              <w:left w:val="nil"/>
              <w:bottom w:val="single" w:sz="4" w:space="0" w:color="auto"/>
              <w:right w:val="single" w:sz="4" w:space="0" w:color="auto"/>
            </w:tcBorders>
            <w:shd w:val="clear" w:color="000000" w:fill="FFFFFF"/>
            <w:noWrap/>
            <w:vAlign w:val="center"/>
          </w:tcPr>
          <w:p w14:paraId="480C88A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tCO2/</w:t>
            </w:r>
            <w:r>
              <w:rPr>
                <w:rFonts w:ascii="宋体" w:eastAsia="宋体" w:hAnsi="宋体" w:cs="Arial" w:hint="eastAsia"/>
                <w:color w:val="000000"/>
                <w:szCs w:val="20"/>
                <w:lang w:val="en-US" w:eastAsia="zh-CN"/>
              </w:rPr>
              <w:t>间</w:t>
            </w:r>
            <w:r>
              <w:rPr>
                <w:rFonts w:eastAsia="PMingLiU" w:cs="Arial"/>
                <w:color w:val="000000"/>
                <w:szCs w:val="20"/>
                <w:lang w:val="en-US" w:eastAsia="zh-CN"/>
              </w:rPr>
              <w:t>*</w:t>
            </w:r>
            <w:r>
              <w:rPr>
                <w:rFonts w:ascii="宋体" w:eastAsia="宋体" w:hAnsi="宋体" w:cs="Arial" w:hint="eastAsia"/>
                <w:color w:val="000000"/>
                <w:szCs w:val="20"/>
                <w:lang w:val="en-US" w:eastAsia="zh-CN"/>
              </w:rPr>
              <w:t>晚</w:t>
            </w:r>
          </w:p>
        </w:tc>
        <w:tc>
          <w:tcPr>
            <w:tcW w:w="1116" w:type="pct"/>
            <w:tcBorders>
              <w:top w:val="nil"/>
              <w:left w:val="nil"/>
              <w:bottom w:val="single" w:sz="4" w:space="0" w:color="auto"/>
              <w:right w:val="single" w:sz="4" w:space="0" w:color="auto"/>
            </w:tcBorders>
            <w:shd w:val="clear" w:color="000000" w:fill="FFFFFF"/>
            <w:noWrap/>
            <w:vAlign w:val="center"/>
          </w:tcPr>
          <w:p w14:paraId="23E4191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CPCD, China Products Carbon Footprint Factors Database</w:t>
            </w:r>
          </w:p>
        </w:tc>
      </w:tr>
    </w:tbl>
    <w:p w14:paraId="4ADCBF53" w14:textId="77777777" w:rsidR="0076773F" w:rsidRDefault="0076773F">
      <w:pPr>
        <w:pStyle w:val="afb"/>
        <w:spacing w:before="0" w:line="360" w:lineRule="auto"/>
        <w:ind w:left="567"/>
        <w:rPr>
          <w:rFonts w:eastAsia="宋体" w:cs="Arial"/>
          <w:iCs/>
          <w:sz w:val="24"/>
          <w:lang w:val="en-US" w:eastAsia="zh-CN"/>
        </w:rPr>
      </w:pPr>
    </w:p>
    <w:p w14:paraId="3F61DBC2" w14:textId="77777777"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员工通勤产生的排放因子表</w:t>
      </w:r>
    </w:p>
    <w:tbl>
      <w:tblPr>
        <w:tblW w:w="5000" w:type="pct"/>
        <w:tblLook w:val="04A0" w:firstRow="1" w:lastRow="0" w:firstColumn="1" w:lastColumn="0" w:noHBand="0" w:noVBand="1"/>
      </w:tblPr>
      <w:tblGrid>
        <w:gridCol w:w="455"/>
        <w:gridCol w:w="994"/>
        <w:gridCol w:w="613"/>
        <w:gridCol w:w="1555"/>
        <w:gridCol w:w="756"/>
        <w:gridCol w:w="694"/>
        <w:gridCol w:w="1187"/>
        <w:gridCol w:w="2813"/>
      </w:tblGrid>
      <w:tr w:rsidR="0076773F" w14:paraId="7F1FD558" w14:textId="77777777">
        <w:trPr>
          <w:trHeight w:val="315"/>
        </w:trPr>
        <w:tc>
          <w:tcPr>
            <w:tcW w:w="149"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1522280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735"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A668097"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469"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295FF7D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605"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61B41540"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20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4A014C9"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743"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1C4A4960"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1089" w:type="pct"/>
            <w:tcBorders>
              <w:top w:val="single" w:sz="4" w:space="0" w:color="auto"/>
              <w:left w:val="nil"/>
              <w:bottom w:val="single" w:sz="4" w:space="0" w:color="auto"/>
              <w:right w:val="nil"/>
            </w:tcBorders>
            <w:shd w:val="clear" w:color="auto" w:fill="FF6600" w:themeFill="accent3"/>
            <w:noWrap/>
            <w:vAlign w:val="center"/>
          </w:tcPr>
          <w:p w14:paraId="68ED9FFE"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201FE856" w14:textId="77777777">
        <w:trPr>
          <w:trHeight w:val="315"/>
        </w:trPr>
        <w:tc>
          <w:tcPr>
            <w:tcW w:w="149"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3489DC3" w14:textId="77777777" w:rsidR="0076773F" w:rsidRDefault="0076773F">
            <w:pPr>
              <w:spacing w:before="0"/>
              <w:rPr>
                <w:rFonts w:eastAsia="PMingLiU" w:cs="Arial"/>
                <w:b/>
                <w:bCs/>
                <w:color w:val="FFFFFF"/>
                <w:sz w:val="24"/>
                <w:lang w:val="en-US" w:eastAsia="zh-CN"/>
              </w:rPr>
            </w:pPr>
          </w:p>
        </w:tc>
        <w:tc>
          <w:tcPr>
            <w:tcW w:w="735"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13D90102" w14:textId="77777777" w:rsidR="0076773F" w:rsidRDefault="0076773F">
            <w:pPr>
              <w:spacing w:before="0"/>
              <w:rPr>
                <w:rFonts w:eastAsia="PMingLiU" w:cs="Arial"/>
                <w:b/>
                <w:bCs/>
                <w:color w:val="FFFFFF"/>
                <w:sz w:val="24"/>
                <w:lang w:val="en-US" w:eastAsia="zh-CN"/>
              </w:rPr>
            </w:pPr>
          </w:p>
        </w:tc>
        <w:tc>
          <w:tcPr>
            <w:tcW w:w="469"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070861EE" w14:textId="77777777" w:rsidR="0076773F" w:rsidRDefault="0076773F">
            <w:pPr>
              <w:spacing w:before="0"/>
              <w:rPr>
                <w:rFonts w:eastAsia="PMingLiU" w:cs="Arial"/>
                <w:b/>
                <w:bCs/>
                <w:color w:val="FFFFFF"/>
                <w:sz w:val="24"/>
                <w:lang w:val="en-US" w:eastAsia="zh-CN"/>
              </w:rPr>
            </w:pPr>
          </w:p>
        </w:tc>
        <w:tc>
          <w:tcPr>
            <w:tcW w:w="605"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7A1946A" w14:textId="77777777" w:rsidR="0076773F" w:rsidRDefault="0076773F">
            <w:pPr>
              <w:spacing w:before="0"/>
              <w:rPr>
                <w:rFonts w:eastAsia="PMingLiU" w:cs="Arial"/>
                <w:b/>
                <w:bCs/>
                <w:color w:val="FFFFFF"/>
                <w:sz w:val="24"/>
                <w:lang w:val="en-US" w:eastAsia="zh-CN"/>
              </w:rPr>
            </w:pPr>
          </w:p>
        </w:tc>
        <w:tc>
          <w:tcPr>
            <w:tcW w:w="120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3CC7A61C" w14:textId="77777777" w:rsidR="0076773F" w:rsidRDefault="0076773F">
            <w:pPr>
              <w:spacing w:before="0"/>
              <w:rPr>
                <w:rFonts w:ascii="宋体" w:eastAsia="宋体" w:hAnsi="宋体" w:cs="宋体" w:hint="eastAsia"/>
                <w:b/>
                <w:bCs/>
                <w:color w:val="FFFFFF"/>
                <w:sz w:val="24"/>
                <w:lang w:val="en-US" w:eastAsia="zh-CN"/>
              </w:rPr>
            </w:pPr>
          </w:p>
        </w:tc>
        <w:tc>
          <w:tcPr>
            <w:tcW w:w="246" w:type="pct"/>
            <w:tcBorders>
              <w:top w:val="nil"/>
              <w:left w:val="nil"/>
              <w:bottom w:val="single" w:sz="4" w:space="0" w:color="auto"/>
              <w:right w:val="single" w:sz="4" w:space="0" w:color="auto"/>
            </w:tcBorders>
            <w:shd w:val="clear" w:color="auto" w:fill="FF6600" w:themeFill="accent3"/>
            <w:noWrap/>
            <w:vAlign w:val="center"/>
          </w:tcPr>
          <w:p w14:paraId="523C66D3"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497" w:type="pct"/>
            <w:tcBorders>
              <w:top w:val="nil"/>
              <w:left w:val="nil"/>
              <w:bottom w:val="single" w:sz="4" w:space="0" w:color="auto"/>
              <w:right w:val="single" w:sz="4" w:space="0" w:color="auto"/>
            </w:tcBorders>
            <w:shd w:val="clear" w:color="auto" w:fill="FF6600" w:themeFill="accent3"/>
            <w:noWrap/>
            <w:vAlign w:val="center"/>
          </w:tcPr>
          <w:p w14:paraId="724180A5"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1089" w:type="pct"/>
            <w:tcBorders>
              <w:top w:val="nil"/>
              <w:left w:val="nil"/>
              <w:bottom w:val="single" w:sz="4" w:space="0" w:color="auto"/>
              <w:right w:val="single" w:sz="4" w:space="0" w:color="auto"/>
            </w:tcBorders>
            <w:shd w:val="clear" w:color="auto" w:fill="FF6600" w:themeFill="accent3"/>
            <w:noWrap/>
            <w:vAlign w:val="center"/>
          </w:tcPr>
          <w:p w14:paraId="55F12B8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0642B319" w14:textId="77777777">
        <w:trPr>
          <w:trHeight w:val="300"/>
        </w:trPr>
        <w:tc>
          <w:tcPr>
            <w:tcW w:w="149" w:type="pct"/>
            <w:tcBorders>
              <w:top w:val="nil"/>
              <w:left w:val="single" w:sz="4" w:space="0" w:color="auto"/>
              <w:bottom w:val="single" w:sz="4" w:space="0" w:color="auto"/>
              <w:right w:val="single" w:sz="4" w:space="0" w:color="auto"/>
            </w:tcBorders>
            <w:shd w:val="clear" w:color="000000" w:fill="FFFFFF"/>
            <w:noWrap/>
            <w:vAlign w:val="center"/>
          </w:tcPr>
          <w:p w14:paraId="0320DC4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735" w:type="pct"/>
            <w:tcBorders>
              <w:top w:val="nil"/>
              <w:left w:val="nil"/>
              <w:bottom w:val="single" w:sz="4" w:space="0" w:color="auto"/>
              <w:right w:val="single" w:sz="4" w:space="0" w:color="auto"/>
            </w:tcBorders>
            <w:shd w:val="clear" w:color="000000" w:fill="FFFFFF"/>
            <w:vAlign w:val="center"/>
          </w:tcPr>
          <w:p w14:paraId="1EAE2EC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469" w:type="pct"/>
            <w:tcBorders>
              <w:top w:val="nil"/>
              <w:left w:val="nil"/>
              <w:bottom w:val="single" w:sz="4" w:space="0" w:color="auto"/>
              <w:right w:val="single" w:sz="4" w:space="0" w:color="auto"/>
            </w:tcBorders>
            <w:shd w:val="clear" w:color="auto" w:fill="auto"/>
            <w:noWrap/>
            <w:vAlign w:val="center"/>
          </w:tcPr>
          <w:p w14:paraId="1B459CF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通勤车</w:t>
            </w:r>
          </w:p>
        </w:tc>
        <w:tc>
          <w:tcPr>
            <w:tcW w:w="605" w:type="pct"/>
            <w:tcBorders>
              <w:top w:val="nil"/>
              <w:left w:val="nil"/>
              <w:bottom w:val="single" w:sz="4" w:space="0" w:color="auto"/>
              <w:right w:val="single" w:sz="4" w:space="0" w:color="auto"/>
            </w:tcBorders>
            <w:shd w:val="clear" w:color="000000" w:fill="FFFFFF"/>
            <w:vAlign w:val="center"/>
          </w:tcPr>
          <w:p w14:paraId="58A31581"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电动公交车运输</w:t>
            </w:r>
          </w:p>
        </w:tc>
        <w:tc>
          <w:tcPr>
            <w:tcW w:w="1208" w:type="pct"/>
            <w:tcBorders>
              <w:top w:val="nil"/>
              <w:left w:val="nil"/>
              <w:bottom w:val="single" w:sz="4" w:space="0" w:color="auto"/>
              <w:right w:val="single" w:sz="4" w:space="0" w:color="auto"/>
            </w:tcBorders>
            <w:shd w:val="clear" w:color="000000" w:fill="FFFFFF"/>
            <w:vAlign w:val="center"/>
          </w:tcPr>
          <w:p w14:paraId="037CE00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246" w:type="pct"/>
            <w:tcBorders>
              <w:top w:val="nil"/>
              <w:left w:val="nil"/>
              <w:bottom w:val="single" w:sz="4" w:space="0" w:color="auto"/>
              <w:right w:val="single" w:sz="4" w:space="0" w:color="auto"/>
            </w:tcBorders>
            <w:shd w:val="clear" w:color="000000" w:fill="FFFFFF"/>
            <w:noWrap/>
            <w:vAlign w:val="center"/>
          </w:tcPr>
          <w:p w14:paraId="68ABA1D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0.009</w:t>
            </w:r>
          </w:p>
        </w:tc>
        <w:tc>
          <w:tcPr>
            <w:tcW w:w="497" w:type="pct"/>
            <w:tcBorders>
              <w:top w:val="nil"/>
              <w:left w:val="nil"/>
              <w:bottom w:val="single" w:sz="4" w:space="0" w:color="auto"/>
              <w:right w:val="single" w:sz="4" w:space="0" w:color="auto"/>
            </w:tcBorders>
            <w:shd w:val="clear" w:color="000000" w:fill="FFFFFF"/>
            <w:noWrap/>
            <w:vAlign w:val="center"/>
          </w:tcPr>
          <w:p w14:paraId="1B6DB15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kgCO2/passenger*km</w:t>
            </w:r>
          </w:p>
        </w:tc>
        <w:tc>
          <w:tcPr>
            <w:tcW w:w="1089" w:type="pct"/>
            <w:tcBorders>
              <w:top w:val="nil"/>
              <w:left w:val="nil"/>
              <w:bottom w:val="single" w:sz="4" w:space="0" w:color="auto"/>
              <w:right w:val="single" w:sz="4" w:space="0" w:color="auto"/>
            </w:tcBorders>
            <w:shd w:val="clear" w:color="000000" w:fill="FFFFFF"/>
            <w:noWrap/>
            <w:vAlign w:val="center"/>
          </w:tcPr>
          <w:p w14:paraId="5A3A365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CPCD, China Products Carbon Footprint Factors Database</w:t>
            </w:r>
          </w:p>
        </w:tc>
      </w:tr>
      <w:tr w:rsidR="0076773F" w14:paraId="16C88410" w14:textId="77777777">
        <w:trPr>
          <w:trHeight w:val="300"/>
        </w:trPr>
        <w:tc>
          <w:tcPr>
            <w:tcW w:w="149" w:type="pct"/>
            <w:tcBorders>
              <w:top w:val="nil"/>
              <w:left w:val="single" w:sz="4" w:space="0" w:color="auto"/>
              <w:bottom w:val="single" w:sz="4" w:space="0" w:color="auto"/>
              <w:right w:val="single" w:sz="4" w:space="0" w:color="auto"/>
            </w:tcBorders>
            <w:shd w:val="clear" w:color="000000" w:fill="FFFFFF"/>
            <w:noWrap/>
            <w:vAlign w:val="center"/>
          </w:tcPr>
          <w:p w14:paraId="47DD684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735" w:type="pct"/>
            <w:tcBorders>
              <w:top w:val="nil"/>
              <w:left w:val="nil"/>
              <w:bottom w:val="single" w:sz="4" w:space="0" w:color="auto"/>
              <w:right w:val="single" w:sz="4" w:space="0" w:color="auto"/>
            </w:tcBorders>
            <w:shd w:val="clear" w:color="000000" w:fill="FFFFFF"/>
            <w:vAlign w:val="center"/>
          </w:tcPr>
          <w:p w14:paraId="13F53280"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469" w:type="pct"/>
            <w:tcBorders>
              <w:top w:val="nil"/>
              <w:left w:val="nil"/>
              <w:bottom w:val="single" w:sz="4" w:space="0" w:color="auto"/>
              <w:right w:val="single" w:sz="4" w:space="0" w:color="auto"/>
            </w:tcBorders>
            <w:shd w:val="clear" w:color="auto" w:fill="auto"/>
            <w:noWrap/>
            <w:vAlign w:val="center"/>
          </w:tcPr>
          <w:p w14:paraId="409F046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电瓶车</w:t>
            </w:r>
          </w:p>
        </w:tc>
        <w:tc>
          <w:tcPr>
            <w:tcW w:w="605" w:type="pct"/>
            <w:tcBorders>
              <w:top w:val="nil"/>
              <w:left w:val="nil"/>
              <w:bottom w:val="single" w:sz="4" w:space="0" w:color="auto"/>
              <w:right w:val="single" w:sz="4" w:space="0" w:color="auto"/>
            </w:tcBorders>
            <w:shd w:val="clear" w:color="000000" w:fill="FFFFFF"/>
            <w:vAlign w:val="center"/>
          </w:tcPr>
          <w:p w14:paraId="2F78F48E"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transport,passenger,electic bicycle</w:t>
            </w:r>
          </w:p>
        </w:tc>
        <w:tc>
          <w:tcPr>
            <w:tcW w:w="1208" w:type="pct"/>
            <w:tcBorders>
              <w:top w:val="nil"/>
              <w:left w:val="nil"/>
              <w:bottom w:val="single" w:sz="4" w:space="0" w:color="auto"/>
              <w:right w:val="single" w:sz="4" w:space="0" w:color="auto"/>
            </w:tcBorders>
            <w:shd w:val="clear" w:color="000000" w:fill="FFFFFF"/>
            <w:vAlign w:val="center"/>
          </w:tcPr>
          <w:p w14:paraId="4E4ABF35"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246" w:type="pct"/>
            <w:tcBorders>
              <w:top w:val="nil"/>
              <w:left w:val="nil"/>
              <w:bottom w:val="single" w:sz="4" w:space="0" w:color="auto"/>
              <w:right w:val="single" w:sz="4" w:space="0" w:color="auto"/>
            </w:tcBorders>
            <w:shd w:val="clear" w:color="000000" w:fill="FFFFFF"/>
            <w:noWrap/>
            <w:vAlign w:val="center"/>
          </w:tcPr>
          <w:p w14:paraId="2496230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0.027</w:t>
            </w:r>
          </w:p>
        </w:tc>
        <w:tc>
          <w:tcPr>
            <w:tcW w:w="497" w:type="pct"/>
            <w:tcBorders>
              <w:top w:val="nil"/>
              <w:left w:val="nil"/>
              <w:bottom w:val="single" w:sz="4" w:space="0" w:color="auto"/>
              <w:right w:val="single" w:sz="4" w:space="0" w:color="auto"/>
            </w:tcBorders>
            <w:shd w:val="clear" w:color="000000" w:fill="FFFFFF"/>
            <w:noWrap/>
            <w:vAlign w:val="center"/>
          </w:tcPr>
          <w:p w14:paraId="2EC9B38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kgCO2/passenger*km</w:t>
            </w:r>
          </w:p>
        </w:tc>
        <w:tc>
          <w:tcPr>
            <w:tcW w:w="1089" w:type="pct"/>
            <w:tcBorders>
              <w:top w:val="nil"/>
              <w:left w:val="nil"/>
              <w:bottom w:val="single" w:sz="4" w:space="0" w:color="auto"/>
              <w:right w:val="single" w:sz="4" w:space="0" w:color="auto"/>
            </w:tcBorders>
            <w:shd w:val="clear" w:color="000000" w:fill="FFFFFF"/>
            <w:noWrap/>
            <w:vAlign w:val="center"/>
          </w:tcPr>
          <w:p w14:paraId="0AF93DE7"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759AE164" w14:textId="77777777">
        <w:trPr>
          <w:trHeight w:val="300"/>
        </w:trPr>
        <w:tc>
          <w:tcPr>
            <w:tcW w:w="149" w:type="pct"/>
            <w:tcBorders>
              <w:top w:val="nil"/>
              <w:left w:val="single" w:sz="4" w:space="0" w:color="auto"/>
              <w:bottom w:val="single" w:sz="4" w:space="0" w:color="auto"/>
              <w:right w:val="single" w:sz="4" w:space="0" w:color="auto"/>
            </w:tcBorders>
            <w:shd w:val="clear" w:color="000000" w:fill="FFFFFF"/>
            <w:noWrap/>
            <w:vAlign w:val="center"/>
          </w:tcPr>
          <w:p w14:paraId="257F15AF"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735" w:type="pct"/>
            <w:tcBorders>
              <w:top w:val="nil"/>
              <w:left w:val="nil"/>
              <w:bottom w:val="single" w:sz="4" w:space="0" w:color="auto"/>
              <w:right w:val="single" w:sz="4" w:space="0" w:color="auto"/>
            </w:tcBorders>
            <w:shd w:val="clear" w:color="000000" w:fill="FFFFFF"/>
            <w:vAlign w:val="center"/>
          </w:tcPr>
          <w:p w14:paraId="176F9313"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469" w:type="pct"/>
            <w:tcBorders>
              <w:top w:val="nil"/>
              <w:left w:val="nil"/>
              <w:bottom w:val="single" w:sz="4" w:space="0" w:color="auto"/>
              <w:right w:val="single" w:sz="4" w:space="0" w:color="auto"/>
            </w:tcBorders>
            <w:shd w:val="clear" w:color="auto" w:fill="auto"/>
            <w:noWrap/>
            <w:vAlign w:val="center"/>
          </w:tcPr>
          <w:p w14:paraId="2E69F1B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自驾油车</w:t>
            </w:r>
          </w:p>
        </w:tc>
        <w:tc>
          <w:tcPr>
            <w:tcW w:w="605" w:type="pct"/>
            <w:tcBorders>
              <w:top w:val="nil"/>
              <w:left w:val="nil"/>
              <w:bottom w:val="single" w:sz="4" w:space="0" w:color="auto"/>
              <w:right w:val="single" w:sz="4" w:space="0" w:color="auto"/>
            </w:tcBorders>
            <w:shd w:val="clear" w:color="000000" w:fill="FFFFFF"/>
            <w:vAlign w:val="center"/>
          </w:tcPr>
          <w:p w14:paraId="316B64C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transport,passenger car</w:t>
            </w:r>
          </w:p>
        </w:tc>
        <w:tc>
          <w:tcPr>
            <w:tcW w:w="1208" w:type="pct"/>
            <w:tcBorders>
              <w:top w:val="nil"/>
              <w:left w:val="nil"/>
              <w:bottom w:val="single" w:sz="4" w:space="0" w:color="auto"/>
              <w:right w:val="single" w:sz="4" w:space="0" w:color="auto"/>
            </w:tcBorders>
            <w:shd w:val="clear" w:color="000000" w:fill="FFFFFF"/>
            <w:vAlign w:val="center"/>
          </w:tcPr>
          <w:p w14:paraId="0005277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246" w:type="pct"/>
            <w:tcBorders>
              <w:top w:val="nil"/>
              <w:left w:val="nil"/>
              <w:bottom w:val="single" w:sz="4" w:space="0" w:color="auto"/>
              <w:right w:val="single" w:sz="4" w:space="0" w:color="auto"/>
            </w:tcBorders>
            <w:shd w:val="clear" w:color="000000" w:fill="FFFFFF"/>
            <w:noWrap/>
            <w:vAlign w:val="center"/>
          </w:tcPr>
          <w:p w14:paraId="60C6E00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0.371</w:t>
            </w:r>
          </w:p>
        </w:tc>
        <w:tc>
          <w:tcPr>
            <w:tcW w:w="497" w:type="pct"/>
            <w:tcBorders>
              <w:top w:val="nil"/>
              <w:left w:val="nil"/>
              <w:bottom w:val="single" w:sz="4" w:space="0" w:color="auto"/>
              <w:right w:val="single" w:sz="4" w:space="0" w:color="auto"/>
            </w:tcBorders>
            <w:shd w:val="clear" w:color="000000" w:fill="FFFFFF"/>
            <w:noWrap/>
            <w:vAlign w:val="center"/>
          </w:tcPr>
          <w:p w14:paraId="488D85C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kgCO2/km</w:t>
            </w:r>
          </w:p>
        </w:tc>
        <w:tc>
          <w:tcPr>
            <w:tcW w:w="1089" w:type="pct"/>
            <w:tcBorders>
              <w:top w:val="nil"/>
              <w:left w:val="nil"/>
              <w:bottom w:val="single" w:sz="4" w:space="0" w:color="auto"/>
              <w:right w:val="single" w:sz="4" w:space="0" w:color="auto"/>
            </w:tcBorders>
            <w:shd w:val="clear" w:color="000000" w:fill="FFFFFF"/>
            <w:noWrap/>
            <w:vAlign w:val="center"/>
          </w:tcPr>
          <w:p w14:paraId="7851CFB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r w:rsidR="0076773F" w14:paraId="233E5EFD" w14:textId="77777777">
        <w:trPr>
          <w:trHeight w:val="300"/>
        </w:trPr>
        <w:tc>
          <w:tcPr>
            <w:tcW w:w="149" w:type="pct"/>
            <w:tcBorders>
              <w:top w:val="nil"/>
              <w:left w:val="single" w:sz="4" w:space="0" w:color="auto"/>
              <w:bottom w:val="single" w:sz="4" w:space="0" w:color="auto"/>
              <w:right w:val="single" w:sz="4" w:space="0" w:color="auto"/>
            </w:tcBorders>
            <w:shd w:val="clear" w:color="000000" w:fill="FFFFFF"/>
            <w:noWrap/>
            <w:vAlign w:val="center"/>
          </w:tcPr>
          <w:p w14:paraId="51C5BCD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735" w:type="pct"/>
            <w:tcBorders>
              <w:top w:val="nil"/>
              <w:left w:val="nil"/>
              <w:bottom w:val="single" w:sz="4" w:space="0" w:color="auto"/>
              <w:right w:val="single" w:sz="4" w:space="0" w:color="auto"/>
            </w:tcBorders>
            <w:shd w:val="clear" w:color="000000" w:fill="FFFFFF"/>
            <w:vAlign w:val="center"/>
          </w:tcPr>
          <w:p w14:paraId="29E9E27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员工通勤产生的排放</w:t>
            </w:r>
          </w:p>
        </w:tc>
        <w:tc>
          <w:tcPr>
            <w:tcW w:w="469" w:type="pct"/>
            <w:tcBorders>
              <w:top w:val="nil"/>
              <w:left w:val="nil"/>
              <w:bottom w:val="single" w:sz="4" w:space="0" w:color="auto"/>
              <w:right w:val="single" w:sz="4" w:space="0" w:color="auto"/>
            </w:tcBorders>
            <w:shd w:val="clear" w:color="auto" w:fill="auto"/>
            <w:noWrap/>
            <w:vAlign w:val="center"/>
          </w:tcPr>
          <w:p w14:paraId="0CA1B3B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自驾电车</w:t>
            </w:r>
          </w:p>
        </w:tc>
        <w:tc>
          <w:tcPr>
            <w:tcW w:w="605" w:type="pct"/>
            <w:tcBorders>
              <w:top w:val="nil"/>
              <w:left w:val="nil"/>
              <w:bottom w:val="single" w:sz="4" w:space="0" w:color="auto"/>
              <w:right w:val="single" w:sz="4" w:space="0" w:color="auto"/>
            </w:tcBorders>
            <w:shd w:val="clear" w:color="000000" w:fill="FFFFFF"/>
            <w:vAlign w:val="center"/>
          </w:tcPr>
          <w:p w14:paraId="32784E1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transport,passenger car</w:t>
            </w:r>
          </w:p>
        </w:tc>
        <w:tc>
          <w:tcPr>
            <w:tcW w:w="1208" w:type="pct"/>
            <w:tcBorders>
              <w:top w:val="nil"/>
              <w:left w:val="nil"/>
              <w:bottom w:val="single" w:sz="4" w:space="0" w:color="auto"/>
              <w:right w:val="single" w:sz="4" w:space="0" w:color="auto"/>
            </w:tcBorders>
            <w:shd w:val="clear" w:color="000000" w:fill="FFFFFF"/>
            <w:vAlign w:val="center"/>
          </w:tcPr>
          <w:p w14:paraId="4C57D32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246" w:type="pct"/>
            <w:tcBorders>
              <w:top w:val="nil"/>
              <w:left w:val="nil"/>
              <w:bottom w:val="single" w:sz="4" w:space="0" w:color="auto"/>
              <w:right w:val="single" w:sz="4" w:space="0" w:color="auto"/>
            </w:tcBorders>
            <w:shd w:val="clear" w:color="000000" w:fill="FFFFFF"/>
            <w:noWrap/>
            <w:vAlign w:val="center"/>
          </w:tcPr>
          <w:p w14:paraId="604CEF2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0.371</w:t>
            </w:r>
          </w:p>
        </w:tc>
        <w:tc>
          <w:tcPr>
            <w:tcW w:w="497" w:type="pct"/>
            <w:tcBorders>
              <w:top w:val="nil"/>
              <w:left w:val="nil"/>
              <w:bottom w:val="single" w:sz="4" w:space="0" w:color="auto"/>
              <w:right w:val="single" w:sz="4" w:space="0" w:color="auto"/>
            </w:tcBorders>
            <w:shd w:val="clear" w:color="000000" w:fill="FFFFFF"/>
            <w:noWrap/>
            <w:vAlign w:val="center"/>
          </w:tcPr>
          <w:p w14:paraId="027FF0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kgCO2/km</w:t>
            </w:r>
          </w:p>
        </w:tc>
        <w:tc>
          <w:tcPr>
            <w:tcW w:w="1089" w:type="pct"/>
            <w:tcBorders>
              <w:top w:val="nil"/>
              <w:left w:val="nil"/>
              <w:bottom w:val="single" w:sz="4" w:space="0" w:color="auto"/>
              <w:right w:val="single" w:sz="4" w:space="0" w:color="auto"/>
            </w:tcBorders>
            <w:shd w:val="clear" w:color="000000" w:fill="FFFFFF"/>
            <w:noWrap/>
            <w:vAlign w:val="center"/>
          </w:tcPr>
          <w:p w14:paraId="012FD656"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bl>
    <w:p w14:paraId="42865D07" w14:textId="77777777" w:rsidR="0076773F" w:rsidRDefault="0076773F">
      <w:pPr>
        <w:pStyle w:val="afb"/>
        <w:spacing w:before="0" w:line="360" w:lineRule="auto"/>
        <w:ind w:left="567"/>
        <w:rPr>
          <w:rFonts w:eastAsia="宋体" w:cs="Arial"/>
          <w:iCs/>
          <w:sz w:val="24"/>
          <w:lang w:val="en-US" w:eastAsia="zh-CN"/>
        </w:rPr>
      </w:pPr>
    </w:p>
    <w:p w14:paraId="66AA38A0" w14:textId="77777777"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外销产品加工产生的排放因子表</w:t>
      </w:r>
    </w:p>
    <w:tbl>
      <w:tblPr>
        <w:tblW w:w="5000" w:type="pct"/>
        <w:tblLook w:val="04A0" w:firstRow="1" w:lastRow="0" w:firstColumn="1" w:lastColumn="0" w:noHBand="0" w:noVBand="1"/>
      </w:tblPr>
      <w:tblGrid>
        <w:gridCol w:w="615"/>
        <w:gridCol w:w="1514"/>
        <w:gridCol w:w="878"/>
        <w:gridCol w:w="1508"/>
        <w:gridCol w:w="1014"/>
        <w:gridCol w:w="953"/>
        <w:gridCol w:w="2580"/>
      </w:tblGrid>
      <w:tr w:rsidR="0076773F" w14:paraId="69293BD7" w14:textId="77777777">
        <w:trPr>
          <w:trHeight w:val="315"/>
        </w:trPr>
        <w:tc>
          <w:tcPr>
            <w:tcW w:w="184" w:type="pct"/>
            <w:vMerge w:val="restart"/>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6427F726"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编号</w:t>
            </w:r>
          </w:p>
        </w:tc>
        <w:tc>
          <w:tcPr>
            <w:tcW w:w="907" w:type="pct"/>
            <w:vMerge w:val="restart"/>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6C414E95"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579" w:type="pct"/>
            <w:vMerge w:val="restart"/>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2070ABE8"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599"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1D7FADD6"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808"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463CBA51"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922" w:type="pct"/>
            <w:vMerge w:val="restart"/>
            <w:tcBorders>
              <w:top w:val="single" w:sz="4" w:space="0" w:color="auto"/>
              <w:left w:val="single" w:sz="4" w:space="0" w:color="auto"/>
              <w:bottom w:val="single" w:sz="4" w:space="0" w:color="auto"/>
              <w:right w:val="single" w:sz="4" w:space="0" w:color="auto"/>
            </w:tcBorders>
            <w:shd w:val="clear" w:color="auto" w:fill="FF6600" w:themeFill="accent3"/>
            <w:noWrap/>
            <w:vAlign w:val="center"/>
          </w:tcPr>
          <w:p w14:paraId="22C48B85"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引用源</w:t>
            </w:r>
          </w:p>
        </w:tc>
      </w:tr>
      <w:tr w:rsidR="0076773F" w14:paraId="2BF33EEC" w14:textId="77777777">
        <w:trPr>
          <w:trHeight w:val="315"/>
        </w:trPr>
        <w:tc>
          <w:tcPr>
            <w:tcW w:w="184" w:type="pct"/>
            <w:vMerge/>
            <w:tcBorders>
              <w:top w:val="single" w:sz="4" w:space="0" w:color="auto"/>
              <w:left w:val="single" w:sz="4" w:space="0" w:color="auto"/>
              <w:bottom w:val="single" w:sz="4" w:space="0" w:color="auto"/>
              <w:right w:val="single" w:sz="4" w:space="0" w:color="auto"/>
            </w:tcBorders>
            <w:vAlign w:val="center"/>
          </w:tcPr>
          <w:p w14:paraId="6DE98EBB" w14:textId="77777777" w:rsidR="0076773F" w:rsidRDefault="0076773F">
            <w:pPr>
              <w:spacing w:before="0"/>
              <w:rPr>
                <w:rFonts w:eastAsia="PMingLiU" w:cs="Arial"/>
                <w:b/>
                <w:bCs/>
                <w:color w:val="FFFFFF"/>
                <w:sz w:val="24"/>
                <w:lang w:val="en-US" w:eastAsia="zh-CN"/>
              </w:rPr>
            </w:pPr>
          </w:p>
        </w:tc>
        <w:tc>
          <w:tcPr>
            <w:tcW w:w="907" w:type="pct"/>
            <w:vMerge/>
            <w:tcBorders>
              <w:top w:val="single" w:sz="4" w:space="0" w:color="auto"/>
              <w:left w:val="single" w:sz="4" w:space="0" w:color="auto"/>
              <w:bottom w:val="single" w:sz="4" w:space="0" w:color="auto"/>
              <w:right w:val="single" w:sz="4" w:space="0" w:color="auto"/>
            </w:tcBorders>
            <w:vAlign w:val="center"/>
          </w:tcPr>
          <w:p w14:paraId="34157DCA" w14:textId="77777777" w:rsidR="0076773F" w:rsidRDefault="0076773F">
            <w:pPr>
              <w:spacing w:before="0"/>
              <w:rPr>
                <w:rFonts w:eastAsia="PMingLiU" w:cs="Arial"/>
                <w:b/>
                <w:bCs/>
                <w:color w:val="FFFFFF"/>
                <w:sz w:val="24"/>
                <w:lang w:val="en-US" w:eastAsia="zh-CN"/>
              </w:rPr>
            </w:pPr>
          </w:p>
        </w:tc>
        <w:tc>
          <w:tcPr>
            <w:tcW w:w="579" w:type="pct"/>
            <w:vMerge/>
            <w:tcBorders>
              <w:top w:val="single" w:sz="4" w:space="0" w:color="auto"/>
              <w:left w:val="single" w:sz="4" w:space="0" w:color="auto"/>
              <w:bottom w:val="single" w:sz="4" w:space="0" w:color="auto"/>
              <w:right w:val="single" w:sz="4" w:space="0" w:color="auto"/>
            </w:tcBorders>
            <w:vAlign w:val="center"/>
          </w:tcPr>
          <w:p w14:paraId="378790EA" w14:textId="77777777" w:rsidR="0076773F" w:rsidRDefault="0076773F">
            <w:pPr>
              <w:spacing w:before="0"/>
              <w:rPr>
                <w:rFonts w:eastAsia="PMingLiU" w:cs="Arial"/>
                <w:b/>
                <w:bCs/>
                <w:color w:val="FFFFFF"/>
                <w:sz w:val="24"/>
                <w:lang w:val="en-US" w:eastAsia="zh-CN"/>
              </w:rPr>
            </w:pPr>
          </w:p>
        </w:tc>
        <w:tc>
          <w:tcPr>
            <w:tcW w:w="599" w:type="pct"/>
            <w:vMerge/>
            <w:tcBorders>
              <w:top w:val="single" w:sz="4" w:space="0" w:color="auto"/>
              <w:left w:val="single" w:sz="4" w:space="0" w:color="auto"/>
              <w:bottom w:val="single" w:sz="4" w:space="0" w:color="000000"/>
              <w:right w:val="single" w:sz="4" w:space="0" w:color="auto"/>
            </w:tcBorders>
            <w:vAlign w:val="center"/>
          </w:tcPr>
          <w:p w14:paraId="66CF3560" w14:textId="77777777" w:rsidR="0076773F" w:rsidRDefault="0076773F">
            <w:pPr>
              <w:spacing w:before="0"/>
              <w:rPr>
                <w:rFonts w:eastAsia="PMingLiU" w:cs="Arial"/>
                <w:b/>
                <w:bCs/>
                <w:color w:val="FFFFFF"/>
                <w:sz w:val="24"/>
                <w:lang w:val="en-US" w:eastAsia="zh-CN"/>
              </w:rPr>
            </w:pPr>
          </w:p>
        </w:tc>
        <w:tc>
          <w:tcPr>
            <w:tcW w:w="940" w:type="pct"/>
            <w:tcBorders>
              <w:top w:val="nil"/>
              <w:left w:val="nil"/>
              <w:bottom w:val="single" w:sz="4" w:space="0" w:color="auto"/>
              <w:right w:val="single" w:sz="4" w:space="0" w:color="auto"/>
            </w:tcBorders>
            <w:shd w:val="clear" w:color="auto" w:fill="FF6600" w:themeFill="accent3"/>
            <w:noWrap/>
            <w:vAlign w:val="center"/>
          </w:tcPr>
          <w:p w14:paraId="363F91F2"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869" w:type="pct"/>
            <w:tcBorders>
              <w:top w:val="nil"/>
              <w:left w:val="nil"/>
              <w:bottom w:val="single" w:sz="4" w:space="0" w:color="auto"/>
              <w:right w:val="single" w:sz="4" w:space="0" w:color="auto"/>
            </w:tcBorders>
            <w:shd w:val="clear" w:color="auto" w:fill="FF6600" w:themeFill="accent3"/>
            <w:noWrap/>
            <w:vAlign w:val="center"/>
          </w:tcPr>
          <w:p w14:paraId="3FCEC43C"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922" w:type="pct"/>
            <w:vMerge/>
            <w:tcBorders>
              <w:top w:val="nil"/>
              <w:left w:val="nil"/>
              <w:bottom w:val="single" w:sz="4" w:space="0" w:color="auto"/>
              <w:right w:val="single" w:sz="4" w:space="0" w:color="auto"/>
            </w:tcBorders>
            <w:vAlign w:val="center"/>
          </w:tcPr>
          <w:p w14:paraId="7A4B0B09" w14:textId="77777777" w:rsidR="0076773F" w:rsidRDefault="0076773F">
            <w:pPr>
              <w:spacing w:before="0"/>
              <w:rPr>
                <w:rFonts w:ascii="宋体" w:eastAsia="宋体" w:hAnsi="宋体" w:cs="宋体" w:hint="eastAsia"/>
                <w:b/>
                <w:bCs/>
                <w:color w:val="FFFFFF"/>
                <w:sz w:val="24"/>
                <w:lang w:val="en-US" w:eastAsia="zh-CN"/>
              </w:rPr>
            </w:pPr>
          </w:p>
        </w:tc>
      </w:tr>
      <w:tr w:rsidR="0076773F" w14:paraId="76CE98AD" w14:textId="77777777">
        <w:trPr>
          <w:trHeight w:val="300"/>
        </w:trPr>
        <w:tc>
          <w:tcPr>
            <w:tcW w:w="184" w:type="pct"/>
            <w:tcBorders>
              <w:top w:val="nil"/>
              <w:left w:val="single" w:sz="4" w:space="0" w:color="auto"/>
              <w:bottom w:val="single" w:sz="4" w:space="0" w:color="auto"/>
              <w:right w:val="single" w:sz="4" w:space="0" w:color="auto"/>
            </w:tcBorders>
            <w:shd w:val="clear" w:color="000000" w:fill="FFFFFF"/>
            <w:noWrap/>
            <w:vAlign w:val="center"/>
          </w:tcPr>
          <w:p w14:paraId="2DC1B7E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907" w:type="pct"/>
            <w:tcBorders>
              <w:top w:val="nil"/>
              <w:left w:val="nil"/>
              <w:bottom w:val="single" w:sz="4" w:space="0" w:color="auto"/>
              <w:right w:val="single" w:sz="4" w:space="0" w:color="auto"/>
            </w:tcBorders>
            <w:shd w:val="clear" w:color="000000" w:fill="FFFFFF"/>
            <w:vAlign w:val="center"/>
          </w:tcPr>
          <w:p w14:paraId="7BB80BE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579" w:type="pct"/>
            <w:tcBorders>
              <w:top w:val="nil"/>
              <w:left w:val="nil"/>
              <w:bottom w:val="single" w:sz="4" w:space="0" w:color="auto"/>
              <w:right w:val="single" w:sz="4" w:space="0" w:color="auto"/>
            </w:tcBorders>
            <w:shd w:val="clear" w:color="000000" w:fill="FFFFFF"/>
            <w:noWrap/>
            <w:vAlign w:val="center"/>
          </w:tcPr>
          <w:p w14:paraId="5EAD7C9A"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锻材加工</w:t>
            </w:r>
          </w:p>
        </w:tc>
        <w:tc>
          <w:tcPr>
            <w:tcW w:w="599" w:type="pct"/>
            <w:tcBorders>
              <w:top w:val="nil"/>
              <w:left w:val="nil"/>
              <w:bottom w:val="single" w:sz="4" w:space="0" w:color="auto"/>
              <w:right w:val="single" w:sz="4" w:space="0" w:color="auto"/>
            </w:tcBorders>
            <w:shd w:val="diagStripe" w:color="000000" w:fill="FFFFFF"/>
            <w:noWrap/>
            <w:vAlign w:val="center"/>
          </w:tcPr>
          <w:p w14:paraId="4091F823"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940" w:type="pct"/>
            <w:tcBorders>
              <w:top w:val="nil"/>
              <w:left w:val="nil"/>
              <w:bottom w:val="single" w:sz="4" w:space="0" w:color="auto"/>
              <w:right w:val="single" w:sz="4" w:space="0" w:color="auto"/>
            </w:tcBorders>
            <w:shd w:val="clear" w:color="000000" w:fill="FFFFFF"/>
            <w:noWrap/>
            <w:vAlign w:val="center"/>
          </w:tcPr>
          <w:p w14:paraId="3AE9288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0.755</w:t>
            </w:r>
          </w:p>
        </w:tc>
        <w:tc>
          <w:tcPr>
            <w:tcW w:w="869" w:type="pct"/>
            <w:tcBorders>
              <w:top w:val="nil"/>
              <w:left w:val="nil"/>
              <w:bottom w:val="single" w:sz="4" w:space="0" w:color="auto"/>
              <w:right w:val="single" w:sz="4" w:space="0" w:color="auto"/>
            </w:tcBorders>
            <w:shd w:val="clear" w:color="000000" w:fill="FFFFFF"/>
            <w:noWrap/>
            <w:vAlign w:val="center"/>
          </w:tcPr>
          <w:p w14:paraId="1DC4F719"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kgCO2/kg</w:t>
            </w:r>
          </w:p>
        </w:tc>
        <w:tc>
          <w:tcPr>
            <w:tcW w:w="922" w:type="pct"/>
            <w:tcBorders>
              <w:top w:val="single" w:sz="4" w:space="0" w:color="auto"/>
              <w:left w:val="nil"/>
              <w:bottom w:val="single" w:sz="4" w:space="0" w:color="auto"/>
              <w:right w:val="single" w:sz="4" w:space="0" w:color="000000"/>
            </w:tcBorders>
            <w:shd w:val="clear" w:color="000000" w:fill="FFFFFF"/>
            <w:noWrap/>
            <w:vAlign w:val="center"/>
          </w:tcPr>
          <w:p w14:paraId="28484011" w14:textId="77777777" w:rsidR="0076773F" w:rsidRDefault="00000000">
            <w:pPr>
              <w:spacing w:before="0"/>
              <w:jc w:val="center"/>
              <w:rPr>
                <w:rFonts w:eastAsia="PMingLiU" w:cs="Arial"/>
                <w:color w:val="000000"/>
                <w:szCs w:val="20"/>
                <w:lang w:val="en-US" w:eastAsia="zh-CN"/>
              </w:rPr>
            </w:pPr>
            <w:r>
              <w:rPr>
                <w:rFonts w:ascii="宋体" w:eastAsia="宋体" w:hAnsi="宋体" w:cs="Arial" w:hint="eastAsia"/>
                <w:color w:val="000000"/>
                <w:szCs w:val="20"/>
                <w:lang w:val="en-US" w:eastAsia="zh-CN"/>
              </w:rPr>
              <w:t>厂商反馈《细化收资清单</w:t>
            </w:r>
            <w:r>
              <w:rPr>
                <w:rFonts w:eastAsia="PMingLiU" w:cs="Arial"/>
                <w:color w:val="000000"/>
                <w:szCs w:val="20"/>
                <w:lang w:val="en-US" w:eastAsia="zh-CN"/>
              </w:rPr>
              <w:t xml:space="preserve"> </w:t>
            </w:r>
            <w:r>
              <w:rPr>
                <w:rFonts w:ascii="宋体" w:eastAsia="宋体" w:hAnsi="宋体" w:cs="Arial" w:hint="eastAsia"/>
                <w:color w:val="000000"/>
                <w:szCs w:val="20"/>
                <w:lang w:val="en-US" w:eastAsia="zh-CN"/>
              </w:rPr>
              <w:t>锻材》</w:t>
            </w:r>
          </w:p>
        </w:tc>
      </w:tr>
      <w:tr w:rsidR="0076773F" w14:paraId="13E7DF34" w14:textId="77777777">
        <w:trPr>
          <w:trHeight w:val="300"/>
        </w:trPr>
        <w:tc>
          <w:tcPr>
            <w:tcW w:w="184" w:type="pct"/>
            <w:tcBorders>
              <w:top w:val="nil"/>
              <w:left w:val="single" w:sz="4" w:space="0" w:color="auto"/>
              <w:bottom w:val="single" w:sz="4" w:space="0" w:color="auto"/>
              <w:right w:val="single" w:sz="4" w:space="0" w:color="auto"/>
            </w:tcBorders>
            <w:shd w:val="clear" w:color="000000" w:fill="FFFFFF"/>
            <w:noWrap/>
            <w:vAlign w:val="center"/>
          </w:tcPr>
          <w:p w14:paraId="6EC4102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2</w:t>
            </w:r>
          </w:p>
        </w:tc>
        <w:tc>
          <w:tcPr>
            <w:tcW w:w="907" w:type="pct"/>
            <w:tcBorders>
              <w:top w:val="nil"/>
              <w:left w:val="nil"/>
              <w:bottom w:val="single" w:sz="4" w:space="0" w:color="auto"/>
              <w:right w:val="single" w:sz="4" w:space="0" w:color="auto"/>
            </w:tcBorders>
            <w:shd w:val="clear" w:color="000000" w:fill="FFFFFF"/>
            <w:vAlign w:val="center"/>
          </w:tcPr>
          <w:p w14:paraId="72AC397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579" w:type="pct"/>
            <w:tcBorders>
              <w:top w:val="nil"/>
              <w:left w:val="nil"/>
              <w:bottom w:val="single" w:sz="4" w:space="0" w:color="auto"/>
              <w:right w:val="single" w:sz="4" w:space="0" w:color="auto"/>
            </w:tcBorders>
            <w:shd w:val="clear" w:color="000000" w:fill="FFFFFF"/>
            <w:noWrap/>
            <w:vAlign w:val="center"/>
          </w:tcPr>
          <w:p w14:paraId="5425D5A9"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棒材加工</w:t>
            </w:r>
          </w:p>
        </w:tc>
        <w:tc>
          <w:tcPr>
            <w:tcW w:w="599" w:type="pct"/>
            <w:tcBorders>
              <w:top w:val="nil"/>
              <w:left w:val="nil"/>
              <w:bottom w:val="single" w:sz="4" w:space="0" w:color="auto"/>
              <w:right w:val="single" w:sz="4" w:space="0" w:color="auto"/>
            </w:tcBorders>
            <w:shd w:val="diagStripe" w:color="000000" w:fill="FFFFFF"/>
            <w:noWrap/>
            <w:vAlign w:val="center"/>
          </w:tcPr>
          <w:p w14:paraId="4A82943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940" w:type="pct"/>
            <w:tcBorders>
              <w:top w:val="nil"/>
              <w:left w:val="nil"/>
              <w:bottom w:val="single" w:sz="4" w:space="0" w:color="auto"/>
              <w:right w:val="single" w:sz="4" w:space="0" w:color="auto"/>
            </w:tcBorders>
            <w:shd w:val="clear" w:color="000000" w:fill="FFFFFF"/>
            <w:noWrap/>
            <w:vAlign w:val="center"/>
          </w:tcPr>
          <w:p w14:paraId="0E7D5B20"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0.667</w:t>
            </w:r>
          </w:p>
        </w:tc>
        <w:tc>
          <w:tcPr>
            <w:tcW w:w="869" w:type="pct"/>
            <w:tcBorders>
              <w:top w:val="nil"/>
              <w:left w:val="nil"/>
              <w:bottom w:val="single" w:sz="4" w:space="0" w:color="auto"/>
              <w:right w:val="single" w:sz="4" w:space="0" w:color="auto"/>
            </w:tcBorders>
            <w:shd w:val="clear" w:color="000000" w:fill="FFFFFF"/>
            <w:noWrap/>
            <w:vAlign w:val="center"/>
          </w:tcPr>
          <w:p w14:paraId="7A1D9D3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kgCO2/kg</w:t>
            </w:r>
          </w:p>
        </w:tc>
        <w:tc>
          <w:tcPr>
            <w:tcW w:w="922" w:type="pct"/>
            <w:tcBorders>
              <w:top w:val="single" w:sz="4" w:space="0" w:color="auto"/>
              <w:left w:val="nil"/>
              <w:bottom w:val="single" w:sz="4" w:space="0" w:color="auto"/>
              <w:right w:val="single" w:sz="4" w:space="0" w:color="000000"/>
            </w:tcBorders>
            <w:shd w:val="clear" w:color="000000" w:fill="FFFFFF"/>
            <w:noWrap/>
            <w:vAlign w:val="center"/>
          </w:tcPr>
          <w:p w14:paraId="5D25F2FE" w14:textId="77777777" w:rsidR="0076773F" w:rsidRDefault="00000000">
            <w:pPr>
              <w:spacing w:before="0"/>
              <w:jc w:val="center"/>
              <w:rPr>
                <w:rFonts w:eastAsia="PMingLiU" w:cs="Arial"/>
                <w:color w:val="000000"/>
                <w:szCs w:val="20"/>
                <w:lang w:val="en-US" w:eastAsia="zh-CN"/>
              </w:rPr>
            </w:pPr>
            <w:r>
              <w:rPr>
                <w:rFonts w:ascii="宋体" w:eastAsia="宋体" w:hAnsi="宋体" w:cs="Arial" w:hint="eastAsia"/>
                <w:color w:val="000000"/>
                <w:szCs w:val="20"/>
                <w:lang w:val="en-US" w:eastAsia="zh-CN"/>
              </w:rPr>
              <w:t>厂商反馈《细化收资清单</w:t>
            </w:r>
            <w:r>
              <w:rPr>
                <w:rFonts w:eastAsia="PMingLiU" w:cs="Arial"/>
                <w:color w:val="000000"/>
                <w:szCs w:val="20"/>
                <w:lang w:val="en-US" w:eastAsia="zh-CN"/>
              </w:rPr>
              <w:t xml:space="preserve"> </w:t>
            </w:r>
            <w:r>
              <w:rPr>
                <w:rFonts w:ascii="宋体" w:eastAsia="宋体" w:hAnsi="宋体" w:cs="Arial" w:hint="eastAsia"/>
                <w:color w:val="000000"/>
                <w:szCs w:val="20"/>
                <w:lang w:val="en-US" w:eastAsia="zh-CN"/>
              </w:rPr>
              <w:t>棒材》</w:t>
            </w:r>
          </w:p>
        </w:tc>
      </w:tr>
      <w:tr w:rsidR="0076773F" w14:paraId="67EB8CC2" w14:textId="77777777">
        <w:trPr>
          <w:trHeight w:val="300"/>
        </w:trPr>
        <w:tc>
          <w:tcPr>
            <w:tcW w:w="184" w:type="pct"/>
            <w:tcBorders>
              <w:top w:val="nil"/>
              <w:left w:val="single" w:sz="4" w:space="0" w:color="auto"/>
              <w:bottom w:val="single" w:sz="4" w:space="0" w:color="auto"/>
              <w:right w:val="single" w:sz="4" w:space="0" w:color="auto"/>
            </w:tcBorders>
            <w:shd w:val="clear" w:color="000000" w:fill="FFFFFF"/>
            <w:noWrap/>
            <w:vAlign w:val="center"/>
          </w:tcPr>
          <w:p w14:paraId="416A9B11"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3</w:t>
            </w:r>
          </w:p>
        </w:tc>
        <w:tc>
          <w:tcPr>
            <w:tcW w:w="907" w:type="pct"/>
            <w:tcBorders>
              <w:top w:val="nil"/>
              <w:left w:val="nil"/>
              <w:bottom w:val="single" w:sz="4" w:space="0" w:color="auto"/>
              <w:right w:val="single" w:sz="4" w:space="0" w:color="auto"/>
            </w:tcBorders>
            <w:shd w:val="clear" w:color="000000" w:fill="FFFFFF"/>
            <w:vAlign w:val="center"/>
          </w:tcPr>
          <w:p w14:paraId="31CBB876"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579" w:type="pct"/>
            <w:tcBorders>
              <w:top w:val="nil"/>
              <w:left w:val="nil"/>
              <w:bottom w:val="single" w:sz="4" w:space="0" w:color="auto"/>
              <w:right w:val="single" w:sz="4" w:space="0" w:color="auto"/>
            </w:tcBorders>
            <w:shd w:val="clear" w:color="000000" w:fill="FFFFFF"/>
            <w:noWrap/>
            <w:vAlign w:val="center"/>
          </w:tcPr>
          <w:p w14:paraId="6F70662C"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钢管加工</w:t>
            </w:r>
          </w:p>
        </w:tc>
        <w:tc>
          <w:tcPr>
            <w:tcW w:w="599" w:type="pct"/>
            <w:tcBorders>
              <w:top w:val="nil"/>
              <w:left w:val="nil"/>
              <w:bottom w:val="single" w:sz="4" w:space="0" w:color="auto"/>
              <w:right w:val="single" w:sz="4" w:space="0" w:color="auto"/>
            </w:tcBorders>
            <w:shd w:val="diagStripe" w:color="000000" w:fill="FFFFFF"/>
            <w:noWrap/>
            <w:vAlign w:val="center"/>
          </w:tcPr>
          <w:p w14:paraId="460CA7FC"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c>
          <w:tcPr>
            <w:tcW w:w="940" w:type="pct"/>
            <w:tcBorders>
              <w:top w:val="nil"/>
              <w:left w:val="nil"/>
              <w:bottom w:val="single" w:sz="4" w:space="0" w:color="auto"/>
              <w:right w:val="single" w:sz="4" w:space="0" w:color="auto"/>
            </w:tcBorders>
            <w:shd w:val="clear" w:color="000000" w:fill="FFFFFF"/>
            <w:noWrap/>
            <w:vAlign w:val="center"/>
          </w:tcPr>
          <w:p w14:paraId="6E954E1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0.095</w:t>
            </w:r>
          </w:p>
        </w:tc>
        <w:tc>
          <w:tcPr>
            <w:tcW w:w="869" w:type="pct"/>
            <w:tcBorders>
              <w:top w:val="nil"/>
              <w:left w:val="nil"/>
              <w:bottom w:val="single" w:sz="4" w:space="0" w:color="auto"/>
              <w:right w:val="single" w:sz="4" w:space="0" w:color="auto"/>
            </w:tcBorders>
            <w:shd w:val="clear" w:color="000000" w:fill="FFFFFF"/>
            <w:noWrap/>
            <w:vAlign w:val="center"/>
          </w:tcPr>
          <w:p w14:paraId="70E145CE"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kgCO2/kg</w:t>
            </w:r>
          </w:p>
        </w:tc>
        <w:tc>
          <w:tcPr>
            <w:tcW w:w="922" w:type="pct"/>
            <w:tcBorders>
              <w:top w:val="single" w:sz="4" w:space="0" w:color="auto"/>
              <w:left w:val="nil"/>
              <w:bottom w:val="single" w:sz="4" w:space="0" w:color="auto"/>
              <w:right w:val="single" w:sz="4" w:space="0" w:color="000000"/>
            </w:tcBorders>
            <w:shd w:val="clear" w:color="000000" w:fill="FFFFFF"/>
            <w:noWrap/>
            <w:vAlign w:val="center"/>
          </w:tcPr>
          <w:p w14:paraId="0D3FE973" w14:textId="77777777" w:rsidR="0076773F" w:rsidRDefault="00000000">
            <w:pPr>
              <w:spacing w:before="0"/>
              <w:jc w:val="center"/>
              <w:rPr>
                <w:rFonts w:eastAsia="PMingLiU" w:cs="Arial"/>
                <w:color w:val="000000"/>
                <w:szCs w:val="20"/>
                <w:lang w:val="en-US" w:eastAsia="zh-CN"/>
              </w:rPr>
            </w:pPr>
            <w:r>
              <w:rPr>
                <w:rFonts w:ascii="宋体" w:eastAsia="宋体" w:hAnsi="宋体" w:cs="Arial" w:hint="eastAsia"/>
                <w:color w:val="000000"/>
                <w:szCs w:val="20"/>
                <w:lang w:val="en-US" w:eastAsia="zh-CN"/>
              </w:rPr>
              <w:t>厂商反馈《细化收资清单</w:t>
            </w:r>
            <w:r>
              <w:rPr>
                <w:rFonts w:eastAsia="PMingLiU" w:cs="Arial"/>
                <w:color w:val="000000"/>
                <w:szCs w:val="20"/>
                <w:lang w:val="en-US" w:eastAsia="zh-CN"/>
              </w:rPr>
              <w:t xml:space="preserve"> </w:t>
            </w:r>
            <w:r>
              <w:rPr>
                <w:rFonts w:ascii="宋体" w:eastAsia="宋体" w:hAnsi="宋体" w:cs="Arial" w:hint="eastAsia"/>
                <w:color w:val="000000"/>
                <w:szCs w:val="20"/>
                <w:lang w:val="en-US" w:eastAsia="zh-CN"/>
              </w:rPr>
              <w:t>管材》</w:t>
            </w:r>
          </w:p>
        </w:tc>
      </w:tr>
      <w:tr w:rsidR="0076773F" w14:paraId="73991584" w14:textId="77777777">
        <w:trPr>
          <w:trHeight w:val="4635"/>
        </w:trPr>
        <w:tc>
          <w:tcPr>
            <w:tcW w:w="184" w:type="pct"/>
            <w:tcBorders>
              <w:top w:val="nil"/>
              <w:left w:val="single" w:sz="4" w:space="0" w:color="auto"/>
              <w:bottom w:val="single" w:sz="4" w:space="0" w:color="auto"/>
              <w:right w:val="single" w:sz="4" w:space="0" w:color="auto"/>
            </w:tcBorders>
            <w:shd w:val="clear" w:color="000000" w:fill="FFFFFF"/>
            <w:noWrap/>
            <w:vAlign w:val="center"/>
          </w:tcPr>
          <w:p w14:paraId="5283E03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4</w:t>
            </w:r>
          </w:p>
        </w:tc>
        <w:tc>
          <w:tcPr>
            <w:tcW w:w="907" w:type="pct"/>
            <w:tcBorders>
              <w:top w:val="nil"/>
              <w:left w:val="nil"/>
              <w:bottom w:val="single" w:sz="4" w:space="0" w:color="auto"/>
              <w:right w:val="single" w:sz="4" w:space="0" w:color="auto"/>
            </w:tcBorders>
            <w:shd w:val="clear" w:color="000000" w:fill="FFFFFF"/>
            <w:vAlign w:val="center"/>
          </w:tcPr>
          <w:p w14:paraId="283D93D8"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外销产品加工产生的排放</w:t>
            </w:r>
          </w:p>
        </w:tc>
        <w:tc>
          <w:tcPr>
            <w:tcW w:w="579" w:type="pct"/>
            <w:tcBorders>
              <w:top w:val="nil"/>
              <w:left w:val="nil"/>
              <w:bottom w:val="single" w:sz="4" w:space="0" w:color="auto"/>
              <w:right w:val="single" w:sz="4" w:space="0" w:color="auto"/>
            </w:tcBorders>
            <w:shd w:val="clear" w:color="000000" w:fill="FFFFFF"/>
            <w:noWrap/>
            <w:vAlign w:val="center"/>
          </w:tcPr>
          <w:p w14:paraId="5D5D9497"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钢坯加工</w:t>
            </w:r>
          </w:p>
        </w:tc>
        <w:tc>
          <w:tcPr>
            <w:tcW w:w="599" w:type="pct"/>
            <w:tcBorders>
              <w:top w:val="nil"/>
              <w:left w:val="nil"/>
              <w:bottom w:val="single" w:sz="4" w:space="0" w:color="auto"/>
              <w:right w:val="single" w:sz="4" w:space="0" w:color="auto"/>
            </w:tcBorders>
            <w:shd w:val="clear" w:color="000000" w:fill="FFFFFF"/>
            <w:vAlign w:val="center"/>
          </w:tcPr>
          <w:p w14:paraId="6A1A5DD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hot rolling, steel</w:t>
            </w:r>
          </w:p>
        </w:tc>
        <w:tc>
          <w:tcPr>
            <w:tcW w:w="940" w:type="pct"/>
            <w:tcBorders>
              <w:top w:val="nil"/>
              <w:left w:val="nil"/>
              <w:bottom w:val="single" w:sz="4" w:space="0" w:color="auto"/>
              <w:right w:val="single" w:sz="4" w:space="0" w:color="auto"/>
            </w:tcBorders>
            <w:shd w:val="clear" w:color="000000" w:fill="FFFFFF"/>
            <w:noWrap/>
            <w:vAlign w:val="center"/>
          </w:tcPr>
          <w:p w14:paraId="108FCE8A"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0.290</w:t>
            </w:r>
          </w:p>
        </w:tc>
        <w:tc>
          <w:tcPr>
            <w:tcW w:w="869" w:type="pct"/>
            <w:tcBorders>
              <w:top w:val="nil"/>
              <w:left w:val="nil"/>
              <w:bottom w:val="single" w:sz="4" w:space="0" w:color="auto"/>
              <w:right w:val="single" w:sz="4" w:space="0" w:color="auto"/>
            </w:tcBorders>
            <w:shd w:val="clear" w:color="000000" w:fill="FFFFFF"/>
            <w:noWrap/>
            <w:vAlign w:val="center"/>
          </w:tcPr>
          <w:p w14:paraId="77F3432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kgCO2/kg</w:t>
            </w:r>
          </w:p>
        </w:tc>
        <w:tc>
          <w:tcPr>
            <w:tcW w:w="922" w:type="pct"/>
            <w:tcBorders>
              <w:top w:val="single" w:sz="4" w:space="0" w:color="auto"/>
              <w:left w:val="nil"/>
              <w:bottom w:val="single" w:sz="4" w:space="0" w:color="auto"/>
              <w:right w:val="single" w:sz="4" w:space="0" w:color="000000"/>
            </w:tcBorders>
            <w:shd w:val="diagStripe" w:color="000000" w:fill="FFFFFF"/>
            <w:noWrap/>
            <w:vAlign w:val="center"/>
          </w:tcPr>
          <w:p w14:paraId="4A63D96D"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 xml:space="preserve">　</w:t>
            </w:r>
          </w:p>
        </w:tc>
      </w:tr>
    </w:tbl>
    <w:p w14:paraId="007A7688" w14:textId="77777777" w:rsidR="0076773F" w:rsidRDefault="0076773F">
      <w:pPr>
        <w:pStyle w:val="afb"/>
        <w:spacing w:before="0" w:line="360" w:lineRule="auto"/>
        <w:ind w:left="567"/>
        <w:rPr>
          <w:rFonts w:eastAsia="宋体" w:cs="Arial"/>
          <w:iCs/>
          <w:sz w:val="24"/>
          <w:lang w:val="en-US" w:eastAsia="zh-CN"/>
        </w:rPr>
      </w:pPr>
    </w:p>
    <w:p w14:paraId="73D4FA72" w14:textId="4EC14104" w:rsidR="003D649A" w:rsidRDefault="003D649A" w:rsidP="003D649A">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外销产品</w:t>
      </w:r>
      <w:r>
        <w:rPr>
          <w:rFonts w:eastAsia="宋体" w:cs="Arial" w:hint="eastAsia"/>
          <w:iCs/>
          <w:sz w:val="24"/>
          <w:lang w:val="en-US" w:eastAsia="zh-CN"/>
        </w:rPr>
        <w:t>使用</w:t>
      </w:r>
      <w:r>
        <w:rPr>
          <w:rFonts w:eastAsia="宋体" w:cs="Arial" w:hint="eastAsia"/>
          <w:iCs/>
          <w:sz w:val="24"/>
          <w:lang w:val="en-US" w:eastAsia="zh-CN"/>
        </w:rPr>
        <w:t>产生的排放因子表</w:t>
      </w:r>
    </w:p>
    <w:tbl>
      <w:tblPr>
        <w:tblW w:w="5000" w:type="pct"/>
        <w:tblLook w:val="04A0" w:firstRow="1" w:lastRow="0" w:firstColumn="1" w:lastColumn="0" w:noHBand="0" w:noVBand="1"/>
      </w:tblPr>
      <w:tblGrid>
        <w:gridCol w:w="360"/>
        <w:gridCol w:w="686"/>
        <w:gridCol w:w="696"/>
        <w:gridCol w:w="361"/>
        <w:gridCol w:w="1610"/>
        <w:gridCol w:w="525"/>
        <w:gridCol w:w="1610"/>
        <w:gridCol w:w="409"/>
        <w:gridCol w:w="502"/>
        <w:gridCol w:w="549"/>
        <w:gridCol w:w="567"/>
        <w:gridCol w:w="627"/>
        <w:gridCol w:w="560"/>
      </w:tblGrid>
      <w:tr w:rsidR="00443D14" w:rsidRPr="00443D14" w14:paraId="34C25FAC" w14:textId="77777777" w:rsidTr="00443D14">
        <w:trPr>
          <w:trHeight w:val="300"/>
        </w:trPr>
        <w:tc>
          <w:tcPr>
            <w:tcW w:w="107"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07618AAB" w14:textId="77777777" w:rsidR="00443D14" w:rsidRPr="00443D14" w:rsidRDefault="00443D14" w:rsidP="00443D14">
            <w:pPr>
              <w:spacing w:before="0"/>
              <w:jc w:val="center"/>
              <w:rPr>
                <w:rFonts w:eastAsia="PMingLiU" w:cs="Arial"/>
                <w:b/>
                <w:bCs/>
                <w:color w:val="FFFFFF"/>
                <w:sz w:val="24"/>
                <w:lang w:val="en-US" w:eastAsia="zh-CN"/>
              </w:rPr>
            </w:pPr>
            <w:r w:rsidRPr="00443D14">
              <w:rPr>
                <w:rFonts w:ascii="宋体" w:eastAsia="宋体" w:hAnsi="宋体" w:cs="Arial" w:hint="eastAsia"/>
                <w:b/>
                <w:bCs/>
                <w:color w:val="FFFFFF"/>
                <w:sz w:val="24"/>
                <w:lang w:val="en-US" w:eastAsia="zh-CN"/>
              </w:rPr>
              <w:t>编号</w:t>
            </w:r>
          </w:p>
        </w:tc>
        <w:tc>
          <w:tcPr>
            <w:tcW w:w="40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441177C5"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GHG</w:t>
            </w:r>
            <w:r w:rsidRPr="00443D14">
              <w:rPr>
                <w:rFonts w:ascii="宋体" w:eastAsia="宋体" w:hAnsi="宋体" w:cs="Arial" w:hint="eastAsia"/>
                <w:b/>
                <w:bCs/>
                <w:color w:val="FFFFFF"/>
                <w:sz w:val="24"/>
                <w:lang w:val="en-US" w:eastAsia="zh-CN"/>
              </w:rPr>
              <w:t>排放类别</w:t>
            </w:r>
          </w:p>
        </w:tc>
        <w:tc>
          <w:tcPr>
            <w:tcW w:w="27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6D2C9C80" w14:textId="77777777" w:rsidR="00443D14" w:rsidRPr="00443D14" w:rsidRDefault="00443D14" w:rsidP="00443D14">
            <w:pPr>
              <w:spacing w:before="0"/>
              <w:jc w:val="center"/>
              <w:rPr>
                <w:rFonts w:eastAsia="PMingLiU" w:cs="Arial"/>
                <w:b/>
                <w:bCs/>
                <w:color w:val="FFFFFF"/>
                <w:sz w:val="24"/>
                <w:lang w:val="en-US" w:eastAsia="zh-CN"/>
              </w:rPr>
            </w:pPr>
            <w:r w:rsidRPr="00443D14">
              <w:rPr>
                <w:rFonts w:ascii="宋体" w:eastAsia="宋体" w:hAnsi="宋体" w:cs="Arial" w:hint="eastAsia"/>
                <w:b/>
                <w:bCs/>
                <w:color w:val="FFFFFF"/>
                <w:sz w:val="24"/>
                <w:lang w:val="en-US" w:eastAsia="zh-CN"/>
              </w:rPr>
              <w:t>排放源</w:t>
            </w:r>
          </w:p>
        </w:tc>
        <w:tc>
          <w:tcPr>
            <w:tcW w:w="263"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637CD5D5" w14:textId="77777777" w:rsidR="00443D14" w:rsidRPr="00443D14" w:rsidRDefault="00443D14" w:rsidP="00443D14">
            <w:pPr>
              <w:spacing w:before="0"/>
              <w:jc w:val="center"/>
              <w:rPr>
                <w:rFonts w:eastAsia="PMingLiU" w:cs="Arial"/>
                <w:b/>
                <w:bCs/>
                <w:color w:val="FFFFFF"/>
                <w:sz w:val="24"/>
                <w:lang w:val="en-US" w:eastAsia="zh-CN"/>
              </w:rPr>
            </w:pPr>
            <w:r w:rsidRPr="00443D14">
              <w:rPr>
                <w:rFonts w:ascii="宋体" w:eastAsia="宋体" w:hAnsi="宋体" w:cs="Arial" w:hint="eastAsia"/>
                <w:b/>
                <w:bCs/>
                <w:color w:val="FFFFFF"/>
                <w:sz w:val="24"/>
                <w:lang w:val="en-US" w:eastAsia="zh-CN"/>
              </w:rPr>
              <w:t>设施</w:t>
            </w:r>
          </w:p>
        </w:tc>
        <w:tc>
          <w:tcPr>
            <w:tcW w:w="702"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4724259E" w14:textId="77777777" w:rsidR="00443D14" w:rsidRPr="00443D14" w:rsidRDefault="00443D14" w:rsidP="00443D14">
            <w:pPr>
              <w:spacing w:before="0"/>
              <w:jc w:val="center"/>
              <w:rPr>
                <w:rFonts w:ascii="宋体" w:eastAsia="宋体" w:hAnsi="宋体" w:cs="宋体"/>
                <w:b/>
                <w:bCs/>
                <w:color w:val="FFFFFF"/>
                <w:sz w:val="24"/>
                <w:lang w:val="en-US" w:eastAsia="zh-CN"/>
              </w:rPr>
            </w:pPr>
            <w:r w:rsidRPr="00443D14">
              <w:rPr>
                <w:rFonts w:ascii="宋体" w:eastAsia="宋体" w:hAnsi="宋体" w:cs="宋体" w:hint="eastAsia"/>
                <w:b/>
                <w:bCs/>
                <w:color w:val="FFFFFF"/>
                <w:sz w:val="24"/>
                <w:lang w:val="en-US" w:eastAsia="zh-CN"/>
              </w:rPr>
              <w:t>低位发热量</w:t>
            </w:r>
          </w:p>
        </w:tc>
        <w:tc>
          <w:tcPr>
            <w:tcW w:w="196"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50C4050D" w14:textId="77777777" w:rsidR="00443D14" w:rsidRPr="00443D14" w:rsidRDefault="00443D14" w:rsidP="00443D14">
            <w:pPr>
              <w:spacing w:before="0"/>
              <w:jc w:val="center"/>
              <w:rPr>
                <w:rFonts w:eastAsia="PMingLiU" w:cs="Arial" w:hint="eastAsia"/>
                <w:b/>
                <w:bCs/>
                <w:color w:val="FFFFFF"/>
                <w:sz w:val="24"/>
                <w:lang w:val="en-US" w:eastAsia="zh-CN"/>
              </w:rPr>
            </w:pPr>
            <w:r w:rsidRPr="00443D14">
              <w:rPr>
                <w:rFonts w:ascii="宋体" w:eastAsia="宋体" w:hAnsi="宋体" w:cs="Arial" w:hint="eastAsia"/>
                <w:b/>
                <w:bCs/>
                <w:color w:val="FFFFFF"/>
                <w:sz w:val="24"/>
                <w:lang w:val="en-US" w:eastAsia="zh-CN"/>
              </w:rPr>
              <w:t>单位</w:t>
            </w:r>
          </w:p>
        </w:tc>
        <w:tc>
          <w:tcPr>
            <w:tcW w:w="702"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hideMark/>
          </w:tcPr>
          <w:p w14:paraId="0B0297B9" w14:textId="77777777" w:rsidR="00443D14" w:rsidRPr="00443D14" w:rsidRDefault="00443D14" w:rsidP="00443D14">
            <w:pPr>
              <w:spacing w:before="0"/>
              <w:jc w:val="center"/>
              <w:rPr>
                <w:rFonts w:ascii="宋体" w:eastAsia="宋体" w:hAnsi="宋体" w:cs="宋体"/>
                <w:b/>
                <w:bCs/>
                <w:color w:val="FFFFFF"/>
                <w:sz w:val="24"/>
                <w:lang w:val="en-US" w:eastAsia="zh-CN"/>
              </w:rPr>
            </w:pPr>
            <w:r w:rsidRPr="00443D14">
              <w:rPr>
                <w:rFonts w:ascii="宋体" w:eastAsia="宋体" w:hAnsi="宋体" w:cs="宋体" w:hint="eastAsia"/>
                <w:b/>
                <w:bCs/>
                <w:color w:val="FFFFFF"/>
                <w:sz w:val="24"/>
                <w:lang w:val="en-US" w:eastAsia="zh-CN"/>
              </w:rPr>
              <w:t>氧化率</w:t>
            </w:r>
          </w:p>
        </w:tc>
        <w:tc>
          <w:tcPr>
            <w:tcW w:w="749" w:type="pct"/>
            <w:gridSpan w:val="3"/>
            <w:tcBorders>
              <w:top w:val="single" w:sz="4" w:space="0" w:color="auto"/>
              <w:left w:val="nil"/>
              <w:bottom w:val="single" w:sz="4" w:space="0" w:color="auto"/>
              <w:right w:val="single" w:sz="4" w:space="0" w:color="auto"/>
            </w:tcBorders>
            <w:shd w:val="clear" w:color="000000" w:fill="FF6600"/>
            <w:noWrap/>
            <w:vAlign w:val="center"/>
            <w:hideMark/>
          </w:tcPr>
          <w:p w14:paraId="7D833911" w14:textId="77777777" w:rsidR="00443D14" w:rsidRPr="00443D14" w:rsidRDefault="00443D14" w:rsidP="00443D14">
            <w:pPr>
              <w:spacing w:before="0"/>
              <w:jc w:val="center"/>
              <w:rPr>
                <w:rFonts w:ascii="宋体" w:eastAsia="宋体" w:hAnsi="宋体" w:cs="宋体" w:hint="eastAsia"/>
                <w:b/>
                <w:bCs/>
                <w:color w:val="FFFFFF"/>
                <w:sz w:val="24"/>
                <w:lang w:val="en-US" w:eastAsia="zh-CN"/>
              </w:rPr>
            </w:pPr>
            <w:r w:rsidRPr="00443D14">
              <w:rPr>
                <w:rFonts w:ascii="宋体" w:eastAsia="宋体" w:hAnsi="宋体" w:cs="宋体" w:hint="eastAsia"/>
                <w:b/>
                <w:bCs/>
                <w:color w:val="FFFFFF"/>
                <w:sz w:val="24"/>
                <w:lang w:val="en-US" w:eastAsia="zh-CN"/>
              </w:rPr>
              <w:t>基于热值排放系数，t GHG/GJ</w:t>
            </w:r>
          </w:p>
        </w:tc>
        <w:tc>
          <w:tcPr>
            <w:tcW w:w="1593" w:type="pct"/>
            <w:gridSpan w:val="3"/>
            <w:tcBorders>
              <w:top w:val="single" w:sz="4" w:space="0" w:color="auto"/>
              <w:left w:val="nil"/>
              <w:bottom w:val="single" w:sz="4" w:space="0" w:color="auto"/>
              <w:right w:val="single" w:sz="4" w:space="0" w:color="auto"/>
            </w:tcBorders>
            <w:shd w:val="clear" w:color="000000" w:fill="FF6600"/>
            <w:noWrap/>
            <w:vAlign w:val="center"/>
            <w:hideMark/>
          </w:tcPr>
          <w:p w14:paraId="2E314F77" w14:textId="77777777" w:rsidR="00443D14" w:rsidRPr="00443D14" w:rsidRDefault="00443D14" w:rsidP="00443D14">
            <w:pPr>
              <w:spacing w:before="0"/>
              <w:jc w:val="center"/>
              <w:rPr>
                <w:rFonts w:ascii="宋体" w:eastAsia="宋体" w:hAnsi="宋体" w:cs="宋体" w:hint="eastAsia"/>
                <w:b/>
                <w:bCs/>
                <w:color w:val="FFFFFF"/>
                <w:sz w:val="24"/>
                <w:lang w:val="en-US" w:eastAsia="zh-CN"/>
              </w:rPr>
            </w:pPr>
            <w:r w:rsidRPr="00443D14">
              <w:rPr>
                <w:rFonts w:ascii="宋体" w:eastAsia="宋体" w:hAnsi="宋体" w:cs="宋体" w:hint="eastAsia"/>
                <w:b/>
                <w:bCs/>
                <w:color w:val="FFFFFF"/>
                <w:sz w:val="24"/>
                <w:lang w:val="en-US" w:eastAsia="zh-CN"/>
              </w:rPr>
              <w:t>排放因子，t GHG/10000m³</w:t>
            </w:r>
          </w:p>
        </w:tc>
      </w:tr>
      <w:tr w:rsidR="00443D14" w:rsidRPr="00443D14" w14:paraId="0BA9BC44" w14:textId="77777777" w:rsidTr="00443D14">
        <w:trPr>
          <w:trHeight w:val="300"/>
        </w:trPr>
        <w:tc>
          <w:tcPr>
            <w:tcW w:w="107" w:type="pct"/>
            <w:vMerge/>
            <w:tcBorders>
              <w:top w:val="single" w:sz="4" w:space="0" w:color="auto"/>
              <w:left w:val="single" w:sz="4" w:space="0" w:color="auto"/>
              <w:bottom w:val="single" w:sz="4" w:space="0" w:color="auto"/>
              <w:right w:val="single" w:sz="4" w:space="0" w:color="auto"/>
            </w:tcBorders>
            <w:vAlign w:val="center"/>
            <w:hideMark/>
          </w:tcPr>
          <w:p w14:paraId="1FDD225A" w14:textId="77777777" w:rsidR="00443D14" w:rsidRPr="00443D14" w:rsidRDefault="00443D14" w:rsidP="00443D14">
            <w:pPr>
              <w:spacing w:before="0"/>
              <w:rPr>
                <w:rFonts w:eastAsia="PMingLiU" w:cs="Arial"/>
                <w:b/>
                <w:bCs/>
                <w:color w:val="FFFFFF"/>
                <w:sz w:val="24"/>
                <w:lang w:val="en-US" w:eastAsia="zh-CN"/>
              </w:rPr>
            </w:pPr>
          </w:p>
        </w:tc>
        <w:tc>
          <w:tcPr>
            <w:tcW w:w="409" w:type="pct"/>
            <w:vMerge/>
            <w:tcBorders>
              <w:top w:val="single" w:sz="4" w:space="0" w:color="auto"/>
              <w:left w:val="single" w:sz="4" w:space="0" w:color="auto"/>
              <w:bottom w:val="single" w:sz="4" w:space="0" w:color="auto"/>
              <w:right w:val="single" w:sz="4" w:space="0" w:color="auto"/>
            </w:tcBorders>
            <w:vAlign w:val="center"/>
            <w:hideMark/>
          </w:tcPr>
          <w:p w14:paraId="017B9A82" w14:textId="77777777" w:rsidR="00443D14" w:rsidRPr="00443D14" w:rsidRDefault="00443D14" w:rsidP="00443D14">
            <w:pPr>
              <w:spacing w:before="0"/>
              <w:rPr>
                <w:rFonts w:eastAsia="PMingLiU" w:cs="Arial"/>
                <w:b/>
                <w:bCs/>
                <w:color w:val="FFFFFF"/>
                <w:sz w:val="24"/>
                <w:lang w:val="en-US" w:eastAsia="zh-CN"/>
              </w:rPr>
            </w:pPr>
          </w:p>
        </w:tc>
        <w:tc>
          <w:tcPr>
            <w:tcW w:w="278" w:type="pct"/>
            <w:vMerge/>
            <w:tcBorders>
              <w:top w:val="single" w:sz="4" w:space="0" w:color="auto"/>
              <w:left w:val="single" w:sz="4" w:space="0" w:color="auto"/>
              <w:bottom w:val="single" w:sz="4" w:space="0" w:color="auto"/>
              <w:right w:val="single" w:sz="4" w:space="0" w:color="auto"/>
            </w:tcBorders>
            <w:vAlign w:val="center"/>
            <w:hideMark/>
          </w:tcPr>
          <w:p w14:paraId="7DE32F76" w14:textId="77777777" w:rsidR="00443D14" w:rsidRPr="00443D14" w:rsidRDefault="00443D14" w:rsidP="00443D14">
            <w:pPr>
              <w:spacing w:before="0"/>
              <w:rPr>
                <w:rFonts w:eastAsia="PMingLiU" w:cs="Arial"/>
                <w:b/>
                <w:bCs/>
                <w:color w:val="FFFFFF"/>
                <w:sz w:val="24"/>
                <w:lang w:val="en-US" w:eastAsia="zh-CN"/>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0FA0B197" w14:textId="77777777" w:rsidR="00443D14" w:rsidRPr="00443D14" w:rsidRDefault="00443D14" w:rsidP="00443D14">
            <w:pPr>
              <w:spacing w:before="0"/>
              <w:rPr>
                <w:rFonts w:eastAsia="PMingLiU" w:cs="Arial"/>
                <w:b/>
                <w:bCs/>
                <w:color w:val="FFFFFF"/>
                <w:sz w:val="24"/>
                <w:lang w:val="en-US" w:eastAsia="zh-CN"/>
              </w:rPr>
            </w:pPr>
          </w:p>
        </w:tc>
        <w:tc>
          <w:tcPr>
            <w:tcW w:w="702" w:type="pct"/>
            <w:vMerge/>
            <w:tcBorders>
              <w:top w:val="single" w:sz="4" w:space="0" w:color="auto"/>
              <w:left w:val="single" w:sz="4" w:space="0" w:color="auto"/>
              <w:bottom w:val="single" w:sz="4" w:space="0" w:color="auto"/>
              <w:right w:val="single" w:sz="4" w:space="0" w:color="auto"/>
            </w:tcBorders>
            <w:vAlign w:val="center"/>
            <w:hideMark/>
          </w:tcPr>
          <w:p w14:paraId="22C9A647" w14:textId="77777777" w:rsidR="00443D14" w:rsidRPr="00443D14" w:rsidRDefault="00443D14" w:rsidP="00443D14">
            <w:pPr>
              <w:spacing w:before="0"/>
              <w:rPr>
                <w:rFonts w:ascii="宋体" w:eastAsia="宋体" w:hAnsi="宋体" w:cs="宋体"/>
                <w:b/>
                <w:bCs/>
                <w:color w:val="FFFFFF"/>
                <w:sz w:val="24"/>
                <w:lang w:val="en-US" w:eastAsia="zh-CN"/>
              </w:rPr>
            </w:pPr>
          </w:p>
        </w:tc>
        <w:tc>
          <w:tcPr>
            <w:tcW w:w="196" w:type="pct"/>
            <w:vMerge/>
            <w:tcBorders>
              <w:top w:val="single" w:sz="4" w:space="0" w:color="auto"/>
              <w:left w:val="single" w:sz="4" w:space="0" w:color="auto"/>
              <w:bottom w:val="single" w:sz="4" w:space="0" w:color="auto"/>
              <w:right w:val="single" w:sz="4" w:space="0" w:color="auto"/>
            </w:tcBorders>
            <w:vAlign w:val="center"/>
            <w:hideMark/>
          </w:tcPr>
          <w:p w14:paraId="2CFCC304" w14:textId="77777777" w:rsidR="00443D14" w:rsidRPr="00443D14" w:rsidRDefault="00443D14" w:rsidP="00443D14">
            <w:pPr>
              <w:spacing w:before="0"/>
              <w:rPr>
                <w:rFonts w:eastAsia="PMingLiU" w:cs="Arial"/>
                <w:b/>
                <w:bCs/>
                <w:color w:val="FFFFFF"/>
                <w:sz w:val="24"/>
                <w:lang w:val="en-US" w:eastAsia="zh-CN"/>
              </w:rPr>
            </w:pPr>
          </w:p>
        </w:tc>
        <w:tc>
          <w:tcPr>
            <w:tcW w:w="702" w:type="pct"/>
            <w:vMerge/>
            <w:tcBorders>
              <w:top w:val="single" w:sz="4" w:space="0" w:color="auto"/>
              <w:left w:val="single" w:sz="4" w:space="0" w:color="auto"/>
              <w:bottom w:val="single" w:sz="4" w:space="0" w:color="auto"/>
              <w:right w:val="single" w:sz="4" w:space="0" w:color="auto"/>
            </w:tcBorders>
            <w:vAlign w:val="center"/>
            <w:hideMark/>
          </w:tcPr>
          <w:p w14:paraId="77D24665" w14:textId="77777777" w:rsidR="00443D14" w:rsidRPr="00443D14" w:rsidRDefault="00443D14" w:rsidP="00443D14">
            <w:pPr>
              <w:spacing w:before="0"/>
              <w:rPr>
                <w:rFonts w:ascii="宋体" w:eastAsia="宋体" w:hAnsi="宋体" w:cs="宋体"/>
                <w:b/>
                <w:bCs/>
                <w:color w:val="FFFFFF"/>
                <w:sz w:val="24"/>
                <w:lang w:val="en-US" w:eastAsia="zh-CN"/>
              </w:rPr>
            </w:pPr>
          </w:p>
        </w:tc>
        <w:tc>
          <w:tcPr>
            <w:tcW w:w="749" w:type="pct"/>
            <w:gridSpan w:val="3"/>
            <w:tcBorders>
              <w:top w:val="single" w:sz="4" w:space="0" w:color="auto"/>
              <w:left w:val="nil"/>
              <w:bottom w:val="single" w:sz="4" w:space="0" w:color="auto"/>
              <w:right w:val="single" w:sz="4" w:space="0" w:color="auto"/>
            </w:tcBorders>
            <w:shd w:val="clear" w:color="000000" w:fill="FF6600"/>
            <w:noWrap/>
            <w:vAlign w:val="center"/>
            <w:hideMark/>
          </w:tcPr>
          <w:p w14:paraId="58E377A4" w14:textId="77777777" w:rsidR="00443D14" w:rsidRPr="00443D14" w:rsidRDefault="00443D14" w:rsidP="00443D14">
            <w:pPr>
              <w:spacing w:before="0"/>
              <w:jc w:val="center"/>
              <w:rPr>
                <w:rFonts w:ascii="宋体" w:eastAsia="宋体" w:hAnsi="宋体" w:cs="宋体" w:hint="eastAsia"/>
                <w:b/>
                <w:bCs/>
                <w:color w:val="FFFFFF"/>
                <w:sz w:val="24"/>
                <w:lang w:val="en-US" w:eastAsia="zh-CN"/>
              </w:rPr>
            </w:pPr>
            <w:r w:rsidRPr="00443D14">
              <w:rPr>
                <w:rFonts w:ascii="宋体" w:eastAsia="宋体" w:hAnsi="宋体" w:cs="宋体" w:hint="eastAsia"/>
                <w:b/>
                <w:bCs/>
                <w:color w:val="FFFFFF"/>
                <w:sz w:val="24"/>
                <w:lang w:val="en-US" w:eastAsia="zh-CN"/>
              </w:rPr>
              <w:t>IPCC-2006缺省值</w:t>
            </w:r>
          </w:p>
        </w:tc>
        <w:tc>
          <w:tcPr>
            <w:tcW w:w="1593" w:type="pct"/>
            <w:gridSpan w:val="3"/>
            <w:tcBorders>
              <w:top w:val="single" w:sz="4" w:space="0" w:color="auto"/>
              <w:left w:val="nil"/>
              <w:bottom w:val="single" w:sz="4" w:space="0" w:color="auto"/>
              <w:right w:val="single" w:sz="4" w:space="0" w:color="auto"/>
            </w:tcBorders>
            <w:shd w:val="clear" w:color="000000" w:fill="FF6600"/>
            <w:noWrap/>
            <w:vAlign w:val="center"/>
            <w:hideMark/>
          </w:tcPr>
          <w:p w14:paraId="2971BE99" w14:textId="77777777" w:rsidR="00443D14" w:rsidRPr="00443D14" w:rsidRDefault="00443D14" w:rsidP="00443D14">
            <w:pPr>
              <w:spacing w:before="0"/>
              <w:jc w:val="center"/>
              <w:rPr>
                <w:rFonts w:ascii="宋体" w:eastAsia="宋体" w:hAnsi="宋体" w:cs="宋体" w:hint="eastAsia"/>
                <w:b/>
                <w:bCs/>
                <w:color w:val="FFFFFF"/>
                <w:sz w:val="24"/>
                <w:lang w:val="en-US" w:eastAsia="zh-CN"/>
              </w:rPr>
            </w:pPr>
            <w:r w:rsidRPr="00443D14">
              <w:rPr>
                <w:rFonts w:ascii="宋体" w:eastAsia="宋体" w:hAnsi="宋体" w:cs="宋体" w:hint="eastAsia"/>
                <w:b/>
                <w:bCs/>
                <w:color w:val="FFFFFF"/>
                <w:sz w:val="24"/>
                <w:lang w:val="en-US" w:eastAsia="zh-CN"/>
              </w:rPr>
              <w:t>计算值</w:t>
            </w:r>
          </w:p>
        </w:tc>
      </w:tr>
      <w:tr w:rsidR="00443D14" w:rsidRPr="00443D14" w14:paraId="70F00E38" w14:textId="77777777" w:rsidTr="00443D14">
        <w:trPr>
          <w:trHeight w:val="315"/>
        </w:trPr>
        <w:tc>
          <w:tcPr>
            <w:tcW w:w="107" w:type="pct"/>
            <w:vMerge/>
            <w:tcBorders>
              <w:top w:val="single" w:sz="4" w:space="0" w:color="auto"/>
              <w:left w:val="single" w:sz="4" w:space="0" w:color="auto"/>
              <w:bottom w:val="single" w:sz="4" w:space="0" w:color="auto"/>
              <w:right w:val="single" w:sz="4" w:space="0" w:color="auto"/>
            </w:tcBorders>
            <w:vAlign w:val="center"/>
            <w:hideMark/>
          </w:tcPr>
          <w:p w14:paraId="09A83787" w14:textId="77777777" w:rsidR="00443D14" w:rsidRPr="00443D14" w:rsidRDefault="00443D14" w:rsidP="00443D14">
            <w:pPr>
              <w:spacing w:before="0"/>
              <w:rPr>
                <w:rFonts w:eastAsia="PMingLiU" w:cs="Arial"/>
                <w:b/>
                <w:bCs/>
                <w:color w:val="FFFFFF"/>
                <w:sz w:val="24"/>
                <w:lang w:val="en-US" w:eastAsia="zh-CN"/>
              </w:rPr>
            </w:pPr>
          </w:p>
        </w:tc>
        <w:tc>
          <w:tcPr>
            <w:tcW w:w="409" w:type="pct"/>
            <w:vMerge/>
            <w:tcBorders>
              <w:top w:val="single" w:sz="4" w:space="0" w:color="auto"/>
              <w:left w:val="single" w:sz="4" w:space="0" w:color="auto"/>
              <w:bottom w:val="single" w:sz="4" w:space="0" w:color="auto"/>
              <w:right w:val="single" w:sz="4" w:space="0" w:color="auto"/>
            </w:tcBorders>
            <w:vAlign w:val="center"/>
            <w:hideMark/>
          </w:tcPr>
          <w:p w14:paraId="1566D9B6" w14:textId="77777777" w:rsidR="00443D14" w:rsidRPr="00443D14" w:rsidRDefault="00443D14" w:rsidP="00443D14">
            <w:pPr>
              <w:spacing w:before="0"/>
              <w:rPr>
                <w:rFonts w:eastAsia="PMingLiU" w:cs="Arial"/>
                <w:b/>
                <w:bCs/>
                <w:color w:val="FFFFFF"/>
                <w:sz w:val="24"/>
                <w:lang w:val="en-US" w:eastAsia="zh-CN"/>
              </w:rPr>
            </w:pPr>
          </w:p>
        </w:tc>
        <w:tc>
          <w:tcPr>
            <w:tcW w:w="278" w:type="pct"/>
            <w:vMerge/>
            <w:tcBorders>
              <w:top w:val="single" w:sz="4" w:space="0" w:color="auto"/>
              <w:left w:val="single" w:sz="4" w:space="0" w:color="auto"/>
              <w:bottom w:val="single" w:sz="4" w:space="0" w:color="auto"/>
              <w:right w:val="single" w:sz="4" w:space="0" w:color="auto"/>
            </w:tcBorders>
            <w:vAlign w:val="center"/>
            <w:hideMark/>
          </w:tcPr>
          <w:p w14:paraId="25BAE047" w14:textId="77777777" w:rsidR="00443D14" w:rsidRPr="00443D14" w:rsidRDefault="00443D14" w:rsidP="00443D14">
            <w:pPr>
              <w:spacing w:before="0"/>
              <w:rPr>
                <w:rFonts w:eastAsia="PMingLiU" w:cs="Arial"/>
                <w:b/>
                <w:bCs/>
                <w:color w:val="FFFFFF"/>
                <w:sz w:val="24"/>
                <w:lang w:val="en-US" w:eastAsia="zh-CN"/>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0D3AD060" w14:textId="77777777" w:rsidR="00443D14" w:rsidRPr="00443D14" w:rsidRDefault="00443D14" w:rsidP="00443D14">
            <w:pPr>
              <w:spacing w:before="0"/>
              <w:rPr>
                <w:rFonts w:eastAsia="PMingLiU" w:cs="Arial"/>
                <w:b/>
                <w:bCs/>
                <w:color w:val="FFFFFF"/>
                <w:sz w:val="24"/>
                <w:lang w:val="en-US" w:eastAsia="zh-CN"/>
              </w:rPr>
            </w:pPr>
          </w:p>
        </w:tc>
        <w:tc>
          <w:tcPr>
            <w:tcW w:w="702" w:type="pct"/>
            <w:tcBorders>
              <w:top w:val="nil"/>
              <w:left w:val="nil"/>
              <w:bottom w:val="single" w:sz="4" w:space="0" w:color="auto"/>
              <w:right w:val="single" w:sz="4" w:space="0" w:color="auto"/>
            </w:tcBorders>
            <w:shd w:val="clear" w:color="000000" w:fill="FF6600"/>
            <w:noWrap/>
            <w:vAlign w:val="center"/>
            <w:hideMark/>
          </w:tcPr>
          <w:p w14:paraId="2458986B" w14:textId="77777777" w:rsidR="00443D14" w:rsidRPr="00443D14" w:rsidRDefault="00443D14" w:rsidP="00443D14">
            <w:pPr>
              <w:spacing w:before="0"/>
              <w:jc w:val="center"/>
              <w:rPr>
                <w:rFonts w:eastAsia="PMingLiU" w:cs="Arial" w:hint="eastAsia"/>
                <w:b/>
                <w:bCs/>
                <w:color w:val="FFFFFF"/>
                <w:sz w:val="24"/>
                <w:lang w:val="en-US" w:eastAsia="zh-CN"/>
              </w:rPr>
            </w:pPr>
            <w:r w:rsidRPr="00443D14">
              <w:rPr>
                <w:rFonts w:ascii="宋体" w:eastAsia="宋体" w:hAnsi="宋体" w:cs="Arial" w:hint="eastAsia"/>
                <w:b/>
                <w:bCs/>
                <w:color w:val="FFFFFF"/>
                <w:sz w:val="24"/>
                <w:lang w:val="en-US" w:eastAsia="zh-CN"/>
              </w:rPr>
              <w:t>企业温室气体排放核算与报告指南</w:t>
            </w:r>
            <w:r w:rsidRPr="00443D14">
              <w:rPr>
                <w:rFonts w:eastAsia="PMingLiU" w:cs="Arial"/>
                <w:b/>
                <w:bCs/>
                <w:color w:val="FFFFFF"/>
                <w:sz w:val="24"/>
                <w:lang w:val="en-US" w:eastAsia="zh-CN"/>
              </w:rPr>
              <w:t xml:space="preserve"> </w:t>
            </w:r>
            <w:r w:rsidRPr="00443D14">
              <w:rPr>
                <w:rFonts w:ascii="宋体" w:eastAsia="宋体" w:hAnsi="宋体" w:cs="Arial" w:hint="eastAsia"/>
                <w:b/>
                <w:bCs/>
                <w:color w:val="FFFFFF"/>
                <w:sz w:val="24"/>
                <w:lang w:val="en-US" w:eastAsia="zh-CN"/>
              </w:rPr>
              <w:t>钢铁行业</w:t>
            </w:r>
          </w:p>
        </w:tc>
        <w:tc>
          <w:tcPr>
            <w:tcW w:w="196" w:type="pct"/>
            <w:vMerge/>
            <w:tcBorders>
              <w:top w:val="single" w:sz="4" w:space="0" w:color="auto"/>
              <w:left w:val="single" w:sz="4" w:space="0" w:color="auto"/>
              <w:bottom w:val="single" w:sz="4" w:space="0" w:color="auto"/>
              <w:right w:val="single" w:sz="4" w:space="0" w:color="auto"/>
            </w:tcBorders>
            <w:vAlign w:val="center"/>
            <w:hideMark/>
          </w:tcPr>
          <w:p w14:paraId="75DBF46B" w14:textId="77777777" w:rsidR="00443D14" w:rsidRPr="00443D14" w:rsidRDefault="00443D14" w:rsidP="00443D14">
            <w:pPr>
              <w:spacing w:before="0"/>
              <w:rPr>
                <w:rFonts w:eastAsia="PMingLiU" w:cs="Arial"/>
                <w:b/>
                <w:bCs/>
                <w:color w:val="FFFFFF"/>
                <w:sz w:val="24"/>
                <w:lang w:val="en-US" w:eastAsia="zh-CN"/>
              </w:rPr>
            </w:pPr>
          </w:p>
        </w:tc>
        <w:tc>
          <w:tcPr>
            <w:tcW w:w="702" w:type="pct"/>
            <w:tcBorders>
              <w:top w:val="nil"/>
              <w:left w:val="nil"/>
              <w:bottom w:val="single" w:sz="4" w:space="0" w:color="auto"/>
              <w:right w:val="single" w:sz="4" w:space="0" w:color="auto"/>
            </w:tcBorders>
            <w:shd w:val="clear" w:color="000000" w:fill="FF6600"/>
            <w:noWrap/>
            <w:vAlign w:val="center"/>
            <w:hideMark/>
          </w:tcPr>
          <w:p w14:paraId="123CABE1" w14:textId="77777777" w:rsidR="00443D14" w:rsidRPr="00443D14" w:rsidRDefault="00443D14" w:rsidP="00443D14">
            <w:pPr>
              <w:spacing w:before="0"/>
              <w:jc w:val="center"/>
              <w:rPr>
                <w:rFonts w:eastAsia="PMingLiU" w:cs="Arial"/>
                <w:b/>
                <w:bCs/>
                <w:color w:val="FFFFFF"/>
                <w:sz w:val="24"/>
                <w:lang w:val="en-US" w:eastAsia="zh-CN"/>
              </w:rPr>
            </w:pPr>
            <w:r w:rsidRPr="00443D14">
              <w:rPr>
                <w:rFonts w:ascii="宋体" w:eastAsia="宋体" w:hAnsi="宋体" w:cs="Arial" w:hint="eastAsia"/>
                <w:b/>
                <w:bCs/>
                <w:color w:val="FFFFFF"/>
                <w:sz w:val="24"/>
                <w:lang w:val="en-US" w:eastAsia="zh-CN"/>
              </w:rPr>
              <w:t>企业温室气体排放核算与报告指南</w:t>
            </w:r>
            <w:r w:rsidRPr="00443D14">
              <w:rPr>
                <w:rFonts w:eastAsia="PMingLiU" w:cs="Arial"/>
                <w:b/>
                <w:bCs/>
                <w:color w:val="FFFFFF"/>
                <w:sz w:val="24"/>
                <w:lang w:val="en-US" w:eastAsia="zh-CN"/>
              </w:rPr>
              <w:t xml:space="preserve"> </w:t>
            </w:r>
            <w:r w:rsidRPr="00443D14">
              <w:rPr>
                <w:rFonts w:ascii="宋体" w:eastAsia="宋体" w:hAnsi="宋体" w:cs="Arial" w:hint="eastAsia"/>
                <w:b/>
                <w:bCs/>
                <w:color w:val="FFFFFF"/>
                <w:sz w:val="24"/>
                <w:lang w:val="en-US" w:eastAsia="zh-CN"/>
              </w:rPr>
              <w:t>钢铁行业</w:t>
            </w:r>
          </w:p>
        </w:tc>
        <w:tc>
          <w:tcPr>
            <w:tcW w:w="192" w:type="pct"/>
            <w:tcBorders>
              <w:top w:val="nil"/>
              <w:left w:val="nil"/>
              <w:bottom w:val="single" w:sz="4" w:space="0" w:color="auto"/>
              <w:right w:val="single" w:sz="4" w:space="0" w:color="auto"/>
            </w:tcBorders>
            <w:shd w:val="clear" w:color="000000" w:fill="FF6600"/>
            <w:noWrap/>
            <w:vAlign w:val="center"/>
            <w:hideMark/>
          </w:tcPr>
          <w:p w14:paraId="3C9A85B8"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CO2</w:t>
            </w:r>
          </w:p>
        </w:tc>
        <w:tc>
          <w:tcPr>
            <w:tcW w:w="261" w:type="pct"/>
            <w:tcBorders>
              <w:top w:val="nil"/>
              <w:left w:val="nil"/>
              <w:bottom w:val="single" w:sz="4" w:space="0" w:color="auto"/>
              <w:right w:val="single" w:sz="4" w:space="0" w:color="auto"/>
            </w:tcBorders>
            <w:shd w:val="clear" w:color="000000" w:fill="FF6600"/>
            <w:noWrap/>
            <w:vAlign w:val="center"/>
            <w:hideMark/>
          </w:tcPr>
          <w:p w14:paraId="0F08B96A"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CH4</w:t>
            </w:r>
          </w:p>
        </w:tc>
        <w:tc>
          <w:tcPr>
            <w:tcW w:w="296" w:type="pct"/>
            <w:tcBorders>
              <w:top w:val="nil"/>
              <w:left w:val="nil"/>
              <w:bottom w:val="single" w:sz="4" w:space="0" w:color="auto"/>
              <w:right w:val="single" w:sz="4" w:space="0" w:color="auto"/>
            </w:tcBorders>
            <w:shd w:val="clear" w:color="000000" w:fill="FF6600"/>
            <w:noWrap/>
            <w:vAlign w:val="center"/>
            <w:hideMark/>
          </w:tcPr>
          <w:p w14:paraId="5CBDDB9E"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N2O</w:t>
            </w:r>
          </w:p>
        </w:tc>
        <w:tc>
          <w:tcPr>
            <w:tcW w:w="506" w:type="pct"/>
            <w:tcBorders>
              <w:top w:val="nil"/>
              <w:left w:val="nil"/>
              <w:bottom w:val="single" w:sz="4" w:space="0" w:color="auto"/>
              <w:right w:val="single" w:sz="4" w:space="0" w:color="auto"/>
            </w:tcBorders>
            <w:shd w:val="clear" w:color="000000" w:fill="FF6600"/>
            <w:noWrap/>
            <w:vAlign w:val="center"/>
            <w:hideMark/>
          </w:tcPr>
          <w:p w14:paraId="7A9F1A81"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CO2</w:t>
            </w:r>
          </w:p>
        </w:tc>
        <w:tc>
          <w:tcPr>
            <w:tcW w:w="591" w:type="pct"/>
            <w:tcBorders>
              <w:top w:val="nil"/>
              <w:left w:val="nil"/>
              <w:bottom w:val="single" w:sz="4" w:space="0" w:color="auto"/>
              <w:right w:val="single" w:sz="4" w:space="0" w:color="auto"/>
            </w:tcBorders>
            <w:shd w:val="clear" w:color="000000" w:fill="FF6600"/>
            <w:noWrap/>
            <w:vAlign w:val="center"/>
            <w:hideMark/>
          </w:tcPr>
          <w:p w14:paraId="44C8CC76"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CH4</w:t>
            </w:r>
          </w:p>
        </w:tc>
        <w:tc>
          <w:tcPr>
            <w:tcW w:w="496" w:type="pct"/>
            <w:tcBorders>
              <w:top w:val="nil"/>
              <w:left w:val="nil"/>
              <w:bottom w:val="single" w:sz="4" w:space="0" w:color="auto"/>
              <w:right w:val="single" w:sz="4" w:space="0" w:color="auto"/>
            </w:tcBorders>
            <w:shd w:val="clear" w:color="000000" w:fill="FF6600"/>
            <w:noWrap/>
            <w:vAlign w:val="center"/>
            <w:hideMark/>
          </w:tcPr>
          <w:p w14:paraId="66589F9C" w14:textId="77777777" w:rsidR="00443D14" w:rsidRPr="00443D14" w:rsidRDefault="00443D14" w:rsidP="00443D14">
            <w:pPr>
              <w:spacing w:before="0"/>
              <w:jc w:val="center"/>
              <w:rPr>
                <w:rFonts w:eastAsia="PMingLiU" w:cs="Arial"/>
                <w:b/>
                <w:bCs/>
                <w:color w:val="FFFFFF"/>
                <w:sz w:val="24"/>
                <w:lang w:val="en-US" w:eastAsia="zh-CN"/>
              </w:rPr>
            </w:pPr>
            <w:r w:rsidRPr="00443D14">
              <w:rPr>
                <w:rFonts w:eastAsia="PMingLiU" w:cs="Arial"/>
                <w:b/>
                <w:bCs/>
                <w:color w:val="FFFFFF"/>
                <w:sz w:val="24"/>
                <w:lang w:val="en-US" w:eastAsia="zh-CN"/>
              </w:rPr>
              <w:t>N2O</w:t>
            </w:r>
          </w:p>
        </w:tc>
      </w:tr>
      <w:tr w:rsidR="00443D14" w:rsidRPr="00443D14" w14:paraId="2B5D220E" w14:textId="77777777" w:rsidTr="00443D14">
        <w:trPr>
          <w:trHeight w:val="285"/>
        </w:trPr>
        <w:tc>
          <w:tcPr>
            <w:tcW w:w="107" w:type="pc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5E5F6C"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1</w:t>
            </w:r>
          </w:p>
        </w:tc>
        <w:tc>
          <w:tcPr>
            <w:tcW w:w="409" w:type="pct"/>
            <w:tcBorders>
              <w:top w:val="single" w:sz="4" w:space="0" w:color="auto"/>
              <w:left w:val="nil"/>
              <w:bottom w:val="single" w:sz="4" w:space="0" w:color="auto"/>
              <w:right w:val="single" w:sz="4" w:space="0" w:color="auto"/>
            </w:tcBorders>
            <w:shd w:val="clear" w:color="000000" w:fill="FFFFFF"/>
            <w:noWrap/>
            <w:vAlign w:val="center"/>
            <w:hideMark/>
          </w:tcPr>
          <w:p w14:paraId="737F8D6B" w14:textId="77777777" w:rsidR="00443D14" w:rsidRPr="00443D14" w:rsidRDefault="00443D14" w:rsidP="00443D14">
            <w:pPr>
              <w:spacing w:before="0"/>
              <w:rPr>
                <w:rFonts w:ascii="宋体" w:eastAsia="宋体" w:hAnsi="宋体" w:cs="宋体"/>
                <w:color w:val="000000"/>
                <w:szCs w:val="20"/>
                <w:lang w:val="en-US" w:eastAsia="zh-CN"/>
              </w:rPr>
            </w:pPr>
            <w:r w:rsidRPr="00443D14">
              <w:rPr>
                <w:rFonts w:ascii="宋体" w:eastAsia="宋体" w:hAnsi="宋体" w:cs="宋体" w:hint="eastAsia"/>
                <w:color w:val="000000"/>
                <w:szCs w:val="20"/>
                <w:lang w:val="en-US" w:eastAsia="zh-CN"/>
              </w:rPr>
              <w:t>固定燃烧</w:t>
            </w:r>
          </w:p>
        </w:tc>
        <w:tc>
          <w:tcPr>
            <w:tcW w:w="278" w:type="pct"/>
            <w:tcBorders>
              <w:top w:val="single" w:sz="4" w:space="0" w:color="auto"/>
              <w:left w:val="nil"/>
              <w:bottom w:val="single" w:sz="4" w:space="0" w:color="auto"/>
              <w:right w:val="single" w:sz="4" w:space="0" w:color="auto"/>
            </w:tcBorders>
            <w:shd w:val="clear" w:color="000000" w:fill="FFFFFF"/>
            <w:noWrap/>
            <w:vAlign w:val="center"/>
            <w:hideMark/>
          </w:tcPr>
          <w:p w14:paraId="7F61443E" w14:textId="77777777" w:rsidR="00443D14" w:rsidRPr="00443D14" w:rsidRDefault="00443D14" w:rsidP="00443D14">
            <w:pPr>
              <w:spacing w:before="0"/>
              <w:rPr>
                <w:rFonts w:ascii="宋体" w:eastAsia="宋体" w:hAnsi="宋体" w:cs="宋体" w:hint="eastAsia"/>
                <w:color w:val="000000"/>
                <w:szCs w:val="20"/>
                <w:lang w:val="en-US" w:eastAsia="zh-CN"/>
              </w:rPr>
            </w:pPr>
            <w:r w:rsidRPr="00443D14">
              <w:rPr>
                <w:rFonts w:ascii="宋体" w:eastAsia="宋体" w:hAnsi="宋体" w:cs="宋体" w:hint="eastAsia"/>
                <w:color w:val="000000"/>
                <w:szCs w:val="20"/>
                <w:lang w:val="en-US" w:eastAsia="zh-CN"/>
              </w:rPr>
              <w:t>外售焦炉煤气燃烧</w:t>
            </w:r>
          </w:p>
        </w:tc>
        <w:tc>
          <w:tcPr>
            <w:tcW w:w="263" w:type="pct"/>
            <w:tcBorders>
              <w:top w:val="single" w:sz="4" w:space="0" w:color="auto"/>
              <w:left w:val="nil"/>
              <w:bottom w:val="single" w:sz="4" w:space="0" w:color="auto"/>
              <w:right w:val="single" w:sz="4" w:space="0" w:color="auto"/>
            </w:tcBorders>
            <w:shd w:val="clear" w:color="000000" w:fill="FFFFFF"/>
            <w:noWrap/>
            <w:vAlign w:val="center"/>
            <w:hideMark/>
          </w:tcPr>
          <w:p w14:paraId="518400D3" w14:textId="77777777" w:rsidR="00443D14" w:rsidRPr="00443D14" w:rsidRDefault="00443D14" w:rsidP="00443D14">
            <w:pPr>
              <w:spacing w:before="0"/>
              <w:rPr>
                <w:rFonts w:ascii="宋体" w:eastAsia="宋体" w:hAnsi="宋体" w:cs="宋体" w:hint="eastAsia"/>
                <w:color w:val="000000"/>
                <w:szCs w:val="20"/>
                <w:lang w:val="en-US" w:eastAsia="zh-CN"/>
              </w:rPr>
            </w:pPr>
            <w:r w:rsidRPr="00443D14">
              <w:rPr>
                <w:rFonts w:ascii="宋体" w:eastAsia="宋体" w:hAnsi="宋体" w:cs="宋体" w:hint="eastAsia"/>
                <w:color w:val="000000"/>
                <w:szCs w:val="20"/>
                <w:lang w:val="en-US" w:eastAsia="zh-CN"/>
              </w:rPr>
              <w:t>外售</w:t>
            </w:r>
          </w:p>
        </w:tc>
        <w:tc>
          <w:tcPr>
            <w:tcW w:w="702" w:type="pct"/>
            <w:tcBorders>
              <w:top w:val="single" w:sz="4" w:space="0" w:color="auto"/>
              <w:left w:val="nil"/>
              <w:bottom w:val="single" w:sz="4" w:space="0" w:color="auto"/>
              <w:right w:val="single" w:sz="4" w:space="0" w:color="auto"/>
            </w:tcBorders>
            <w:shd w:val="clear" w:color="000000" w:fill="FFFFFF"/>
            <w:noWrap/>
            <w:vAlign w:val="center"/>
            <w:hideMark/>
          </w:tcPr>
          <w:p w14:paraId="502073B2" w14:textId="77777777" w:rsidR="00443D14" w:rsidRPr="00443D14" w:rsidRDefault="00443D14" w:rsidP="00443D14">
            <w:pPr>
              <w:spacing w:before="0"/>
              <w:jc w:val="center"/>
              <w:rPr>
                <w:rFonts w:eastAsia="PMingLiU" w:cs="Arial" w:hint="eastAsia"/>
                <w:color w:val="000000"/>
                <w:szCs w:val="20"/>
                <w:lang w:val="en-US" w:eastAsia="zh-CN"/>
              </w:rPr>
            </w:pPr>
            <w:r w:rsidRPr="00443D14">
              <w:rPr>
                <w:rFonts w:eastAsia="PMingLiU" w:cs="Arial"/>
                <w:color w:val="000000"/>
                <w:szCs w:val="20"/>
                <w:lang w:val="en-US" w:eastAsia="zh-CN"/>
              </w:rPr>
              <w:t>173.854</w:t>
            </w:r>
          </w:p>
        </w:tc>
        <w:tc>
          <w:tcPr>
            <w:tcW w:w="196" w:type="pct"/>
            <w:tcBorders>
              <w:top w:val="single" w:sz="4" w:space="0" w:color="auto"/>
              <w:left w:val="nil"/>
              <w:bottom w:val="single" w:sz="4" w:space="0" w:color="auto"/>
              <w:right w:val="single" w:sz="4" w:space="0" w:color="auto"/>
            </w:tcBorders>
            <w:shd w:val="clear" w:color="000000" w:fill="FFFFFF"/>
            <w:vAlign w:val="center"/>
            <w:hideMark/>
          </w:tcPr>
          <w:p w14:paraId="080353BA"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GJ/10</w:t>
            </w:r>
            <w:r w:rsidRPr="00443D14">
              <w:rPr>
                <w:rFonts w:eastAsia="PMingLiU" w:cs="Arial"/>
                <w:color w:val="000000"/>
                <w:szCs w:val="20"/>
                <w:vertAlign w:val="superscript"/>
                <w:lang w:val="en-US" w:eastAsia="zh-CN"/>
              </w:rPr>
              <w:t>4</w:t>
            </w:r>
            <w:r w:rsidRPr="00443D14">
              <w:rPr>
                <w:rFonts w:eastAsia="PMingLiU" w:cs="Arial"/>
                <w:color w:val="000000"/>
                <w:szCs w:val="20"/>
                <w:lang w:val="en-US" w:eastAsia="zh-CN"/>
              </w:rPr>
              <w:t>Nm3</w:t>
            </w:r>
          </w:p>
        </w:tc>
        <w:tc>
          <w:tcPr>
            <w:tcW w:w="702" w:type="pct"/>
            <w:tcBorders>
              <w:top w:val="single" w:sz="4" w:space="0" w:color="auto"/>
              <w:left w:val="nil"/>
              <w:bottom w:val="single" w:sz="4" w:space="0" w:color="auto"/>
              <w:right w:val="single" w:sz="4" w:space="0" w:color="auto"/>
            </w:tcBorders>
            <w:shd w:val="clear" w:color="000000" w:fill="FFFFFF"/>
            <w:noWrap/>
            <w:vAlign w:val="center"/>
            <w:hideMark/>
          </w:tcPr>
          <w:p w14:paraId="02AFB4CE"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99%</w:t>
            </w:r>
          </w:p>
        </w:tc>
        <w:tc>
          <w:tcPr>
            <w:tcW w:w="192" w:type="pct"/>
            <w:tcBorders>
              <w:top w:val="single" w:sz="4" w:space="0" w:color="auto"/>
              <w:left w:val="nil"/>
              <w:bottom w:val="single" w:sz="4" w:space="0" w:color="auto"/>
              <w:right w:val="single" w:sz="4" w:space="0" w:color="auto"/>
            </w:tcBorders>
            <w:shd w:val="clear" w:color="000000" w:fill="FFFFFF"/>
            <w:noWrap/>
            <w:vAlign w:val="center"/>
            <w:hideMark/>
          </w:tcPr>
          <w:p w14:paraId="29B7F916"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0.0444</w:t>
            </w:r>
          </w:p>
        </w:tc>
        <w:tc>
          <w:tcPr>
            <w:tcW w:w="261" w:type="pct"/>
            <w:tcBorders>
              <w:top w:val="single" w:sz="4" w:space="0" w:color="auto"/>
              <w:left w:val="nil"/>
              <w:bottom w:val="single" w:sz="4" w:space="0" w:color="auto"/>
              <w:right w:val="single" w:sz="4" w:space="0" w:color="auto"/>
            </w:tcBorders>
            <w:shd w:val="clear" w:color="000000" w:fill="FFFFFF"/>
            <w:noWrap/>
            <w:vAlign w:val="center"/>
            <w:hideMark/>
          </w:tcPr>
          <w:p w14:paraId="11DB87F4"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0.000001</w:t>
            </w:r>
          </w:p>
        </w:tc>
        <w:tc>
          <w:tcPr>
            <w:tcW w:w="296" w:type="pct"/>
            <w:tcBorders>
              <w:top w:val="single" w:sz="4" w:space="0" w:color="auto"/>
              <w:left w:val="nil"/>
              <w:bottom w:val="single" w:sz="4" w:space="0" w:color="auto"/>
              <w:right w:val="single" w:sz="4" w:space="0" w:color="auto"/>
            </w:tcBorders>
            <w:shd w:val="clear" w:color="000000" w:fill="FFFFFF"/>
            <w:noWrap/>
            <w:vAlign w:val="center"/>
            <w:hideMark/>
          </w:tcPr>
          <w:p w14:paraId="2DFB66A5"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0.0000001</w:t>
            </w:r>
          </w:p>
        </w:tc>
        <w:tc>
          <w:tcPr>
            <w:tcW w:w="506" w:type="pct"/>
            <w:tcBorders>
              <w:top w:val="single" w:sz="4" w:space="0" w:color="auto"/>
              <w:left w:val="nil"/>
              <w:bottom w:val="single" w:sz="4" w:space="0" w:color="auto"/>
              <w:right w:val="single" w:sz="4" w:space="0" w:color="auto"/>
            </w:tcBorders>
            <w:shd w:val="clear" w:color="000000" w:fill="FFFFFF"/>
            <w:noWrap/>
            <w:vAlign w:val="center"/>
            <w:hideMark/>
          </w:tcPr>
          <w:p w14:paraId="209D9AF7"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7.641926424</w:t>
            </w:r>
          </w:p>
        </w:tc>
        <w:tc>
          <w:tcPr>
            <w:tcW w:w="591" w:type="pct"/>
            <w:tcBorders>
              <w:top w:val="single" w:sz="4" w:space="0" w:color="auto"/>
              <w:left w:val="nil"/>
              <w:bottom w:val="single" w:sz="4" w:space="0" w:color="auto"/>
              <w:right w:val="single" w:sz="4" w:space="0" w:color="auto"/>
            </w:tcBorders>
            <w:shd w:val="clear" w:color="000000" w:fill="FFFFFF"/>
            <w:noWrap/>
            <w:vAlign w:val="center"/>
            <w:hideMark/>
          </w:tcPr>
          <w:p w14:paraId="594EB318"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1.7211546E-04</w:t>
            </w:r>
          </w:p>
        </w:tc>
        <w:tc>
          <w:tcPr>
            <w:tcW w:w="496" w:type="pct"/>
            <w:tcBorders>
              <w:top w:val="single" w:sz="4" w:space="0" w:color="auto"/>
              <w:left w:val="nil"/>
              <w:bottom w:val="single" w:sz="4" w:space="0" w:color="auto"/>
              <w:right w:val="single" w:sz="4" w:space="0" w:color="auto"/>
            </w:tcBorders>
            <w:shd w:val="clear" w:color="000000" w:fill="FFFFFF"/>
            <w:noWrap/>
            <w:vAlign w:val="center"/>
            <w:hideMark/>
          </w:tcPr>
          <w:p w14:paraId="3B3996DB" w14:textId="77777777" w:rsidR="00443D14" w:rsidRPr="00443D14" w:rsidRDefault="00443D14" w:rsidP="00443D14">
            <w:pPr>
              <w:spacing w:before="0"/>
              <w:jc w:val="center"/>
              <w:rPr>
                <w:rFonts w:eastAsia="PMingLiU" w:cs="Arial"/>
                <w:color w:val="000000"/>
                <w:szCs w:val="20"/>
                <w:lang w:val="en-US" w:eastAsia="zh-CN"/>
              </w:rPr>
            </w:pPr>
            <w:r w:rsidRPr="00443D14">
              <w:rPr>
                <w:rFonts w:eastAsia="PMingLiU" w:cs="Arial"/>
                <w:color w:val="000000"/>
                <w:szCs w:val="20"/>
                <w:lang w:val="en-US" w:eastAsia="zh-CN"/>
              </w:rPr>
              <w:t>1.72115E-05</w:t>
            </w:r>
          </w:p>
        </w:tc>
      </w:tr>
    </w:tbl>
    <w:p w14:paraId="1D73A5FA" w14:textId="77777777" w:rsidR="003D649A" w:rsidRPr="00443D14" w:rsidRDefault="003D649A" w:rsidP="003D649A">
      <w:pPr>
        <w:pStyle w:val="afb"/>
        <w:spacing w:before="0" w:line="360" w:lineRule="auto"/>
        <w:ind w:left="440"/>
        <w:rPr>
          <w:rFonts w:eastAsia="宋体" w:cs="Arial"/>
          <w:iCs/>
          <w:sz w:val="24"/>
          <w:lang w:val="en-US" w:eastAsia="zh-CN"/>
        </w:rPr>
      </w:pPr>
    </w:p>
    <w:p w14:paraId="331F4E5E" w14:textId="10A1778A" w:rsidR="0076773F" w:rsidRDefault="00000000">
      <w:pPr>
        <w:pStyle w:val="afb"/>
        <w:numPr>
          <w:ilvl w:val="0"/>
          <w:numId w:val="14"/>
        </w:numPr>
        <w:spacing w:before="0" w:line="360" w:lineRule="auto"/>
        <w:rPr>
          <w:rFonts w:eastAsia="宋体" w:cs="Arial"/>
          <w:iCs/>
          <w:sz w:val="24"/>
          <w:lang w:val="en-US" w:eastAsia="zh-CN"/>
        </w:rPr>
      </w:pPr>
      <w:r>
        <w:rPr>
          <w:rFonts w:eastAsia="宋体" w:cs="Arial" w:hint="eastAsia"/>
          <w:iCs/>
          <w:sz w:val="24"/>
          <w:lang w:val="en-US" w:eastAsia="zh-CN"/>
        </w:rPr>
        <w:t>外销产品加工产生的排放因子表</w:t>
      </w:r>
    </w:p>
    <w:tbl>
      <w:tblPr>
        <w:tblW w:w="5000" w:type="pct"/>
        <w:tblLook w:val="04A0" w:firstRow="1" w:lastRow="0" w:firstColumn="1" w:lastColumn="0" w:noHBand="0" w:noVBand="1"/>
      </w:tblPr>
      <w:tblGrid>
        <w:gridCol w:w="598"/>
        <w:gridCol w:w="1458"/>
        <w:gridCol w:w="850"/>
        <w:gridCol w:w="1452"/>
        <w:gridCol w:w="1078"/>
        <w:gridCol w:w="979"/>
        <w:gridCol w:w="921"/>
        <w:gridCol w:w="1731"/>
      </w:tblGrid>
      <w:tr w:rsidR="0076773F" w14:paraId="44EE16C1" w14:textId="77777777">
        <w:trPr>
          <w:trHeight w:val="300"/>
        </w:trPr>
        <w:tc>
          <w:tcPr>
            <w:tcW w:w="178"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48A6E39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lastRenderedPageBreak/>
              <w:t>编号</w:t>
            </w:r>
          </w:p>
        </w:tc>
        <w:tc>
          <w:tcPr>
            <w:tcW w:w="877"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4576398D"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GHG</w:t>
            </w:r>
            <w:r>
              <w:rPr>
                <w:rFonts w:ascii="宋体" w:eastAsia="宋体" w:hAnsi="宋体" w:cs="Arial" w:hint="eastAsia"/>
                <w:b/>
                <w:bCs/>
                <w:color w:val="FFFFFF"/>
                <w:sz w:val="24"/>
                <w:lang w:val="en-US" w:eastAsia="zh-CN"/>
              </w:rPr>
              <w:t>排放类别</w:t>
            </w:r>
          </w:p>
        </w:tc>
        <w:tc>
          <w:tcPr>
            <w:tcW w:w="56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638AAF50"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排放源</w:t>
            </w:r>
          </w:p>
        </w:tc>
        <w:tc>
          <w:tcPr>
            <w:tcW w:w="580"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5A7468C7"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Activity name</w:t>
            </w:r>
          </w:p>
        </w:tc>
        <w:tc>
          <w:tcPr>
            <w:tcW w:w="1442" w:type="pct"/>
            <w:vMerge w:val="restart"/>
            <w:tcBorders>
              <w:top w:val="single" w:sz="4" w:space="0" w:color="auto"/>
              <w:left w:val="single" w:sz="4" w:space="0" w:color="auto"/>
              <w:bottom w:val="single" w:sz="4" w:space="0" w:color="000000"/>
              <w:right w:val="single" w:sz="4" w:space="0" w:color="auto"/>
            </w:tcBorders>
            <w:shd w:val="clear" w:color="auto" w:fill="FF6600" w:themeFill="accent3"/>
            <w:noWrap/>
            <w:vAlign w:val="center"/>
          </w:tcPr>
          <w:p w14:paraId="3EE47688"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Geography</w:t>
            </w:r>
          </w:p>
        </w:tc>
        <w:tc>
          <w:tcPr>
            <w:tcW w:w="887" w:type="pct"/>
            <w:gridSpan w:val="2"/>
            <w:tcBorders>
              <w:top w:val="single" w:sz="4" w:space="0" w:color="auto"/>
              <w:left w:val="nil"/>
              <w:bottom w:val="single" w:sz="4" w:space="0" w:color="auto"/>
              <w:right w:val="single" w:sz="4" w:space="0" w:color="000000"/>
            </w:tcBorders>
            <w:shd w:val="clear" w:color="auto" w:fill="FF6600" w:themeFill="accent3"/>
            <w:noWrap/>
            <w:vAlign w:val="center"/>
          </w:tcPr>
          <w:p w14:paraId="5DA409E2" w14:textId="77777777" w:rsidR="0076773F" w:rsidRDefault="00000000">
            <w:pPr>
              <w:spacing w:before="0"/>
              <w:jc w:val="center"/>
              <w:rPr>
                <w:rFonts w:eastAsia="PMingLiU" w:cs="Arial"/>
                <w:b/>
                <w:bCs/>
                <w:color w:val="FFFFFF"/>
                <w:sz w:val="24"/>
                <w:lang w:val="en-US" w:eastAsia="zh-CN"/>
              </w:rPr>
            </w:pPr>
            <w:r>
              <w:rPr>
                <w:rFonts w:eastAsia="PMingLiU" w:cs="Arial"/>
                <w:b/>
                <w:bCs/>
                <w:color w:val="FFFFFF"/>
                <w:sz w:val="24"/>
                <w:lang w:val="en-US" w:eastAsia="zh-CN"/>
              </w:rPr>
              <w:t>CO</w:t>
            </w:r>
            <w:r>
              <w:rPr>
                <w:rFonts w:eastAsia="PMingLiU" w:cs="Arial"/>
                <w:b/>
                <w:bCs/>
                <w:color w:val="FFFFFF"/>
                <w:sz w:val="24"/>
                <w:vertAlign w:val="subscript"/>
                <w:lang w:val="en-US" w:eastAsia="zh-CN"/>
              </w:rPr>
              <w:t>2</w:t>
            </w:r>
          </w:p>
        </w:tc>
        <w:tc>
          <w:tcPr>
            <w:tcW w:w="476" w:type="pct"/>
            <w:tcBorders>
              <w:top w:val="single" w:sz="4" w:space="0" w:color="auto"/>
              <w:left w:val="nil"/>
              <w:bottom w:val="single" w:sz="4" w:space="0" w:color="auto"/>
              <w:right w:val="nil"/>
            </w:tcBorders>
            <w:shd w:val="clear" w:color="auto" w:fill="FF6600" w:themeFill="accent3"/>
            <w:noWrap/>
            <w:vAlign w:val="center"/>
          </w:tcPr>
          <w:p w14:paraId="791C1211"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引用源</w:t>
            </w:r>
          </w:p>
        </w:tc>
      </w:tr>
      <w:tr w:rsidR="0076773F" w14:paraId="7D6E9BA1" w14:textId="77777777">
        <w:trPr>
          <w:trHeight w:val="300"/>
        </w:trPr>
        <w:tc>
          <w:tcPr>
            <w:tcW w:w="178"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CEBB843" w14:textId="77777777" w:rsidR="0076773F" w:rsidRDefault="0076773F">
            <w:pPr>
              <w:spacing w:before="0"/>
              <w:rPr>
                <w:rFonts w:eastAsia="PMingLiU" w:cs="Arial"/>
                <w:b/>
                <w:bCs/>
                <w:color w:val="FFFFFF"/>
                <w:sz w:val="24"/>
                <w:lang w:val="en-US" w:eastAsia="zh-CN"/>
              </w:rPr>
            </w:pPr>
          </w:p>
        </w:tc>
        <w:tc>
          <w:tcPr>
            <w:tcW w:w="877"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7A08CD7C" w14:textId="77777777" w:rsidR="0076773F" w:rsidRDefault="0076773F">
            <w:pPr>
              <w:spacing w:before="0"/>
              <w:rPr>
                <w:rFonts w:eastAsia="PMingLiU" w:cs="Arial"/>
                <w:b/>
                <w:bCs/>
                <w:color w:val="FFFFFF"/>
                <w:sz w:val="24"/>
                <w:lang w:val="en-US" w:eastAsia="zh-CN"/>
              </w:rPr>
            </w:pPr>
          </w:p>
        </w:tc>
        <w:tc>
          <w:tcPr>
            <w:tcW w:w="56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3EC004A9" w14:textId="77777777" w:rsidR="0076773F" w:rsidRDefault="0076773F">
            <w:pPr>
              <w:spacing w:before="0"/>
              <w:rPr>
                <w:rFonts w:eastAsia="PMingLiU" w:cs="Arial"/>
                <w:b/>
                <w:bCs/>
                <w:color w:val="FFFFFF"/>
                <w:sz w:val="24"/>
                <w:lang w:val="en-US" w:eastAsia="zh-CN"/>
              </w:rPr>
            </w:pPr>
          </w:p>
        </w:tc>
        <w:tc>
          <w:tcPr>
            <w:tcW w:w="580"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677F8F8C" w14:textId="77777777" w:rsidR="0076773F" w:rsidRDefault="0076773F">
            <w:pPr>
              <w:spacing w:before="0"/>
              <w:rPr>
                <w:rFonts w:eastAsia="PMingLiU" w:cs="Arial"/>
                <w:b/>
                <w:bCs/>
                <w:color w:val="FFFFFF"/>
                <w:sz w:val="24"/>
                <w:lang w:val="en-US" w:eastAsia="zh-CN"/>
              </w:rPr>
            </w:pPr>
          </w:p>
        </w:tc>
        <w:tc>
          <w:tcPr>
            <w:tcW w:w="1442" w:type="pct"/>
            <w:vMerge/>
            <w:tcBorders>
              <w:top w:val="single" w:sz="4" w:space="0" w:color="auto"/>
              <w:left w:val="single" w:sz="4" w:space="0" w:color="auto"/>
              <w:bottom w:val="single" w:sz="4" w:space="0" w:color="000000"/>
              <w:right w:val="single" w:sz="4" w:space="0" w:color="auto"/>
            </w:tcBorders>
            <w:shd w:val="clear" w:color="auto" w:fill="FF6600" w:themeFill="accent3"/>
            <w:vAlign w:val="center"/>
          </w:tcPr>
          <w:p w14:paraId="23B2EAFE" w14:textId="77777777" w:rsidR="0076773F" w:rsidRDefault="0076773F">
            <w:pPr>
              <w:spacing w:before="0"/>
              <w:rPr>
                <w:rFonts w:ascii="宋体" w:eastAsia="宋体" w:hAnsi="宋体" w:cs="宋体" w:hint="eastAsia"/>
                <w:b/>
                <w:bCs/>
                <w:color w:val="FFFFFF"/>
                <w:sz w:val="24"/>
                <w:lang w:val="en-US" w:eastAsia="zh-CN"/>
              </w:rPr>
            </w:pPr>
          </w:p>
        </w:tc>
        <w:tc>
          <w:tcPr>
            <w:tcW w:w="461" w:type="pct"/>
            <w:tcBorders>
              <w:top w:val="nil"/>
              <w:left w:val="nil"/>
              <w:bottom w:val="single" w:sz="4" w:space="0" w:color="auto"/>
              <w:right w:val="single" w:sz="4" w:space="0" w:color="auto"/>
            </w:tcBorders>
            <w:shd w:val="clear" w:color="auto" w:fill="FF6600" w:themeFill="accent3"/>
            <w:noWrap/>
            <w:vAlign w:val="center"/>
          </w:tcPr>
          <w:p w14:paraId="21EDD2CA" w14:textId="77777777" w:rsidR="0076773F" w:rsidRDefault="00000000">
            <w:pPr>
              <w:spacing w:before="0"/>
              <w:jc w:val="center"/>
              <w:rPr>
                <w:rFonts w:ascii="宋体" w:eastAsia="宋体" w:hAnsi="宋体" w:cs="宋体" w:hint="eastAsia"/>
                <w:b/>
                <w:bCs/>
                <w:color w:val="FFFFFF"/>
                <w:sz w:val="24"/>
                <w:lang w:val="en-US" w:eastAsia="zh-CN"/>
              </w:rPr>
            </w:pPr>
            <w:r>
              <w:rPr>
                <w:rFonts w:ascii="宋体" w:eastAsia="宋体" w:hAnsi="宋体" w:cs="宋体" w:hint="eastAsia"/>
                <w:b/>
                <w:bCs/>
                <w:color w:val="FFFFFF"/>
                <w:sz w:val="24"/>
                <w:lang w:val="en-US" w:eastAsia="zh-CN"/>
              </w:rPr>
              <w:t>排放因子</w:t>
            </w:r>
          </w:p>
        </w:tc>
        <w:tc>
          <w:tcPr>
            <w:tcW w:w="426" w:type="pct"/>
            <w:tcBorders>
              <w:top w:val="nil"/>
              <w:left w:val="nil"/>
              <w:bottom w:val="single" w:sz="4" w:space="0" w:color="auto"/>
              <w:right w:val="single" w:sz="4" w:space="0" w:color="auto"/>
            </w:tcBorders>
            <w:shd w:val="clear" w:color="auto" w:fill="FF6600" w:themeFill="accent3"/>
            <w:noWrap/>
            <w:vAlign w:val="center"/>
          </w:tcPr>
          <w:p w14:paraId="3BBC51EB"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单位</w:t>
            </w:r>
          </w:p>
        </w:tc>
        <w:tc>
          <w:tcPr>
            <w:tcW w:w="476" w:type="pct"/>
            <w:tcBorders>
              <w:top w:val="nil"/>
              <w:left w:val="nil"/>
              <w:bottom w:val="single" w:sz="4" w:space="0" w:color="auto"/>
              <w:right w:val="single" w:sz="4" w:space="0" w:color="auto"/>
            </w:tcBorders>
            <w:shd w:val="clear" w:color="auto" w:fill="FF6600" w:themeFill="accent3"/>
            <w:noWrap/>
            <w:vAlign w:val="center"/>
          </w:tcPr>
          <w:p w14:paraId="429F8999" w14:textId="77777777" w:rsidR="0076773F" w:rsidRDefault="00000000">
            <w:pPr>
              <w:spacing w:before="0"/>
              <w:jc w:val="center"/>
              <w:rPr>
                <w:rFonts w:eastAsia="PMingLiU" w:cs="Arial"/>
                <w:b/>
                <w:bCs/>
                <w:color w:val="FFFFFF"/>
                <w:sz w:val="24"/>
                <w:lang w:val="en-US" w:eastAsia="zh-CN"/>
              </w:rPr>
            </w:pPr>
            <w:r>
              <w:rPr>
                <w:rFonts w:ascii="宋体" w:eastAsia="宋体" w:hAnsi="宋体" w:cs="Arial" w:hint="eastAsia"/>
                <w:b/>
                <w:bCs/>
                <w:color w:val="FFFFFF"/>
                <w:sz w:val="24"/>
                <w:lang w:val="en-US" w:eastAsia="zh-CN"/>
              </w:rPr>
              <w:t>缺省排放因子</w:t>
            </w:r>
          </w:p>
        </w:tc>
      </w:tr>
      <w:tr w:rsidR="0076773F" w14:paraId="1EBE40BC" w14:textId="77777777">
        <w:trPr>
          <w:trHeight w:val="720"/>
        </w:trPr>
        <w:tc>
          <w:tcPr>
            <w:tcW w:w="178" w:type="pct"/>
            <w:tcBorders>
              <w:top w:val="nil"/>
              <w:left w:val="single" w:sz="4" w:space="0" w:color="auto"/>
              <w:bottom w:val="single" w:sz="4" w:space="0" w:color="auto"/>
              <w:right w:val="single" w:sz="4" w:space="0" w:color="auto"/>
            </w:tcBorders>
            <w:shd w:val="clear" w:color="000000" w:fill="FFFFFF"/>
            <w:noWrap/>
            <w:vAlign w:val="center"/>
          </w:tcPr>
          <w:p w14:paraId="175562A8"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1</w:t>
            </w:r>
          </w:p>
        </w:tc>
        <w:tc>
          <w:tcPr>
            <w:tcW w:w="877" w:type="pct"/>
            <w:tcBorders>
              <w:top w:val="nil"/>
              <w:left w:val="nil"/>
              <w:bottom w:val="single" w:sz="4" w:space="0" w:color="auto"/>
              <w:right w:val="single" w:sz="4" w:space="0" w:color="auto"/>
            </w:tcBorders>
            <w:shd w:val="clear" w:color="000000" w:fill="FFFFFF"/>
            <w:vAlign w:val="center"/>
          </w:tcPr>
          <w:p w14:paraId="41B6818D"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外售产品报废产生的排放</w:t>
            </w:r>
          </w:p>
        </w:tc>
        <w:tc>
          <w:tcPr>
            <w:tcW w:w="560" w:type="pct"/>
            <w:tcBorders>
              <w:top w:val="nil"/>
              <w:left w:val="nil"/>
              <w:bottom w:val="single" w:sz="4" w:space="0" w:color="auto"/>
              <w:right w:val="single" w:sz="4" w:space="0" w:color="auto"/>
            </w:tcBorders>
            <w:shd w:val="clear" w:color="auto" w:fill="auto"/>
            <w:noWrap/>
            <w:vAlign w:val="center"/>
          </w:tcPr>
          <w:p w14:paraId="1194D2BF"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产品报废</w:t>
            </w:r>
          </w:p>
        </w:tc>
        <w:tc>
          <w:tcPr>
            <w:tcW w:w="580" w:type="pct"/>
            <w:tcBorders>
              <w:top w:val="nil"/>
              <w:left w:val="nil"/>
              <w:bottom w:val="single" w:sz="4" w:space="0" w:color="auto"/>
              <w:right w:val="single" w:sz="4" w:space="0" w:color="auto"/>
            </w:tcBorders>
            <w:shd w:val="clear" w:color="000000" w:fill="FFFFFF"/>
            <w:vAlign w:val="center"/>
          </w:tcPr>
          <w:p w14:paraId="156598AB"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treatment of scrap steel, inert material landfill</w:t>
            </w:r>
          </w:p>
        </w:tc>
        <w:tc>
          <w:tcPr>
            <w:tcW w:w="1442" w:type="pct"/>
            <w:tcBorders>
              <w:top w:val="nil"/>
              <w:left w:val="nil"/>
              <w:bottom w:val="single" w:sz="4" w:space="0" w:color="auto"/>
              <w:right w:val="single" w:sz="4" w:space="0" w:color="auto"/>
            </w:tcBorders>
            <w:shd w:val="clear" w:color="000000" w:fill="FFFFFF"/>
            <w:vAlign w:val="center"/>
          </w:tcPr>
          <w:p w14:paraId="759EA332" w14:textId="77777777" w:rsidR="0076773F" w:rsidRDefault="00000000">
            <w:pPr>
              <w:spacing w:before="0"/>
              <w:rPr>
                <w:rFonts w:ascii="宋体" w:eastAsia="宋体" w:hAnsi="宋体" w:cs="宋体" w:hint="eastAsia"/>
                <w:color w:val="000000"/>
                <w:szCs w:val="20"/>
                <w:lang w:val="en-US" w:eastAsia="zh-CN"/>
              </w:rPr>
            </w:pPr>
            <w:r>
              <w:rPr>
                <w:rFonts w:ascii="宋体" w:eastAsia="宋体" w:hAnsi="宋体" w:cs="宋体" w:hint="eastAsia"/>
                <w:color w:val="000000"/>
                <w:szCs w:val="20"/>
                <w:lang w:val="en-US" w:eastAsia="zh-CN"/>
              </w:rPr>
              <w:t>Rest-of-World (RoW)</w:t>
            </w:r>
          </w:p>
        </w:tc>
        <w:tc>
          <w:tcPr>
            <w:tcW w:w="461" w:type="pct"/>
            <w:tcBorders>
              <w:top w:val="nil"/>
              <w:left w:val="nil"/>
              <w:bottom w:val="single" w:sz="4" w:space="0" w:color="auto"/>
              <w:right w:val="single" w:sz="4" w:space="0" w:color="auto"/>
            </w:tcBorders>
            <w:shd w:val="clear" w:color="000000" w:fill="FFFFFF"/>
            <w:noWrap/>
            <w:vAlign w:val="center"/>
          </w:tcPr>
          <w:p w14:paraId="61E7B58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0.006</w:t>
            </w:r>
          </w:p>
        </w:tc>
        <w:tc>
          <w:tcPr>
            <w:tcW w:w="426" w:type="pct"/>
            <w:tcBorders>
              <w:top w:val="nil"/>
              <w:left w:val="nil"/>
              <w:bottom w:val="single" w:sz="4" w:space="0" w:color="auto"/>
              <w:right w:val="single" w:sz="4" w:space="0" w:color="auto"/>
            </w:tcBorders>
            <w:shd w:val="clear" w:color="000000" w:fill="FFFFFF"/>
            <w:noWrap/>
            <w:vAlign w:val="center"/>
          </w:tcPr>
          <w:p w14:paraId="112B68A4"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kgCO2/kg</w:t>
            </w:r>
          </w:p>
        </w:tc>
        <w:tc>
          <w:tcPr>
            <w:tcW w:w="476" w:type="pct"/>
            <w:tcBorders>
              <w:top w:val="nil"/>
              <w:left w:val="nil"/>
              <w:bottom w:val="single" w:sz="4" w:space="0" w:color="auto"/>
              <w:right w:val="single" w:sz="4" w:space="0" w:color="auto"/>
            </w:tcBorders>
            <w:shd w:val="clear" w:color="000000" w:fill="FFFFFF"/>
            <w:noWrap/>
            <w:vAlign w:val="center"/>
          </w:tcPr>
          <w:p w14:paraId="495A0D55" w14:textId="77777777" w:rsidR="0076773F" w:rsidRDefault="00000000">
            <w:pPr>
              <w:spacing w:before="0"/>
              <w:jc w:val="center"/>
              <w:rPr>
                <w:rFonts w:eastAsia="PMingLiU" w:cs="Arial"/>
                <w:color w:val="000000"/>
                <w:szCs w:val="20"/>
                <w:lang w:val="en-US" w:eastAsia="zh-CN"/>
              </w:rPr>
            </w:pPr>
            <w:r>
              <w:rPr>
                <w:rFonts w:eastAsia="PMingLiU" w:cs="Arial"/>
                <w:color w:val="000000"/>
                <w:szCs w:val="20"/>
                <w:lang w:val="en-US" w:eastAsia="zh-CN"/>
              </w:rPr>
              <w:t>ecoinvent 3.10-cut off</w:t>
            </w:r>
          </w:p>
        </w:tc>
      </w:tr>
    </w:tbl>
    <w:p w14:paraId="624A12FD" w14:textId="77777777" w:rsidR="0076773F" w:rsidRDefault="0076773F">
      <w:pPr>
        <w:pStyle w:val="afb"/>
        <w:spacing w:before="0" w:line="360" w:lineRule="auto"/>
        <w:ind w:left="567"/>
        <w:rPr>
          <w:rFonts w:eastAsia="宋体" w:cs="Arial"/>
          <w:iCs/>
          <w:sz w:val="24"/>
          <w:lang w:val="en-US" w:eastAsia="zh-CN"/>
        </w:rPr>
      </w:pPr>
    </w:p>
    <w:p w14:paraId="53AAA9E4" w14:textId="77777777" w:rsidR="0076773F" w:rsidRDefault="00000000">
      <w:pPr>
        <w:pStyle w:val="Style2"/>
        <w:numPr>
          <w:ilvl w:val="1"/>
          <w:numId w:val="8"/>
        </w:numPr>
        <w:spacing w:line="360" w:lineRule="auto"/>
      </w:pPr>
      <w:bookmarkStart w:id="240" w:name="_Toc198906615"/>
      <w:bookmarkStart w:id="241" w:name="_Toc204099789"/>
      <w:r>
        <w:t>量化排除情况</w:t>
      </w:r>
      <w:bookmarkEnd w:id="240"/>
      <w:bookmarkEnd w:id="241"/>
    </w:p>
    <w:p w14:paraId="554472A8"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3DEF8746" w14:textId="77777777" w:rsidR="0076773F" w:rsidRDefault="0076773F">
      <w:pPr>
        <w:pStyle w:val="afb"/>
        <w:spacing w:before="0" w:line="360" w:lineRule="auto"/>
        <w:ind w:left="567"/>
        <w:rPr>
          <w:rFonts w:eastAsia="宋体" w:cs="Arial"/>
          <w:iCs/>
          <w:sz w:val="24"/>
          <w:lang w:eastAsia="zh-CN"/>
        </w:rPr>
      </w:pPr>
    </w:p>
    <w:p w14:paraId="29256604" w14:textId="77777777" w:rsidR="0076773F" w:rsidRDefault="00000000">
      <w:pPr>
        <w:pStyle w:val="Style2"/>
        <w:numPr>
          <w:ilvl w:val="1"/>
          <w:numId w:val="8"/>
        </w:numPr>
        <w:spacing w:line="360" w:lineRule="auto"/>
      </w:pPr>
      <w:bookmarkStart w:id="242" w:name="_Toc198906616"/>
      <w:bookmarkStart w:id="243" w:name="_Toc204099790"/>
      <w:r>
        <w:t>不确定性评价</w:t>
      </w:r>
      <w:bookmarkEnd w:id="242"/>
      <w:bookmarkEnd w:id="243"/>
    </w:p>
    <w:p w14:paraId="1AC77C46" w14:textId="77777777" w:rsidR="0076773F" w:rsidRDefault="00000000">
      <w:pPr>
        <w:pStyle w:val="Style2"/>
        <w:numPr>
          <w:ilvl w:val="2"/>
          <w:numId w:val="15"/>
        </w:numPr>
        <w:spacing w:line="360" w:lineRule="auto"/>
      </w:pPr>
      <w:bookmarkStart w:id="244" w:name="_Toc198906617"/>
      <w:bookmarkStart w:id="245" w:name="_Toc204099791"/>
      <w:r>
        <w:t>数据分级作业</w:t>
      </w:r>
      <w:bookmarkEnd w:id="244"/>
      <w:bookmarkEnd w:id="245"/>
    </w:p>
    <w:p w14:paraId="71F75494" w14:textId="77777777" w:rsidR="0076773F"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r>
        <w:rPr>
          <w:rFonts w:hint="eastAsia"/>
          <w:lang w:eastAsia="zh-CN"/>
        </w:rPr>
        <w:t>不确定性评价数据品质等级</w:t>
      </w:r>
    </w:p>
    <w:tbl>
      <w:tblPr>
        <w:tblStyle w:val="af3"/>
        <w:tblW w:w="9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0"/>
        <w:gridCol w:w="1711"/>
        <w:gridCol w:w="1428"/>
        <w:gridCol w:w="1310"/>
        <w:gridCol w:w="1311"/>
        <w:gridCol w:w="1168"/>
        <w:gridCol w:w="1169"/>
      </w:tblGrid>
      <w:tr w:rsidR="0076773F" w14:paraId="00C50CA4" w14:textId="77777777" w:rsidTr="0076773F">
        <w:trPr>
          <w:cnfStyle w:val="100000000000" w:firstRow="1" w:lastRow="0" w:firstColumn="0" w:lastColumn="0" w:oddVBand="0" w:evenVBand="0" w:oddHBand="0" w:evenHBand="0" w:firstRowFirstColumn="0" w:firstRowLastColumn="0" w:lastRowFirstColumn="0" w:lastRowLastColumn="0"/>
          <w:trHeight w:val="731"/>
        </w:trPr>
        <w:tc>
          <w:tcPr>
            <w:tcW w:w="1250" w:type="dxa"/>
            <w:tcBorders>
              <w:bottom w:val="nil"/>
            </w:tcBorders>
            <w:shd w:val="clear" w:color="auto" w:fill="FF6600" w:themeFill="accent3"/>
            <w:vAlign w:val="center"/>
          </w:tcPr>
          <w:p w14:paraId="3874B916"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数据等级</w:t>
            </w:r>
          </w:p>
          <w:p w14:paraId="70ED5CA0"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数据种类</w:t>
            </w:r>
          </w:p>
        </w:tc>
        <w:tc>
          <w:tcPr>
            <w:tcW w:w="8097" w:type="dxa"/>
            <w:gridSpan w:val="6"/>
            <w:tcBorders>
              <w:bottom w:val="nil"/>
            </w:tcBorders>
            <w:shd w:val="clear" w:color="auto" w:fill="FF6600" w:themeFill="accent3"/>
            <w:vAlign w:val="center"/>
          </w:tcPr>
          <w:p w14:paraId="5D076BF2"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数据品质等级</w:t>
            </w:r>
          </w:p>
        </w:tc>
      </w:tr>
      <w:tr w:rsidR="0076773F" w14:paraId="1D6D961A" w14:textId="77777777" w:rsidTr="0076773F">
        <w:trPr>
          <w:trHeight w:val="322"/>
        </w:trPr>
        <w:tc>
          <w:tcPr>
            <w:tcW w:w="1250" w:type="dxa"/>
            <w:vMerge w:val="restart"/>
            <w:shd w:val="clear" w:color="auto" w:fill="FF6600" w:themeFill="accent3"/>
            <w:vAlign w:val="center"/>
          </w:tcPr>
          <w:p w14:paraId="2282AE5F"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活动数据</w:t>
            </w:r>
          </w:p>
        </w:tc>
        <w:tc>
          <w:tcPr>
            <w:tcW w:w="3139" w:type="dxa"/>
            <w:gridSpan w:val="2"/>
            <w:shd w:val="clear" w:color="auto" w:fill="BFBFBF" w:themeFill="background1" w:themeFillShade="BF"/>
          </w:tcPr>
          <w:p w14:paraId="0A682E3C" w14:textId="77777777" w:rsidR="0076773F" w:rsidRDefault="00000000">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FBFBF" w:themeFill="background1" w:themeFillShade="BF"/>
          </w:tcPr>
          <w:p w14:paraId="59C269DB" w14:textId="77777777" w:rsidR="0076773F" w:rsidRDefault="0000000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FBFBF" w:themeFill="background1" w:themeFillShade="BF"/>
          </w:tcPr>
          <w:p w14:paraId="1263E5A5" w14:textId="77777777" w:rsidR="0076773F" w:rsidRDefault="00000000">
            <w:pPr>
              <w:spacing w:before="0"/>
              <w:jc w:val="center"/>
              <w:rPr>
                <w:rFonts w:eastAsia="宋体" w:cs="Arial"/>
                <w:szCs w:val="20"/>
                <w:lang w:eastAsia="zh-CN"/>
              </w:rPr>
            </w:pPr>
            <w:r>
              <w:rPr>
                <w:rFonts w:eastAsia="宋体" w:cs="Arial"/>
                <w:szCs w:val="20"/>
                <w:lang w:eastAsia="zh-CN"/>
              </w:rPr>
              <w:t>Z=1</w:t>
            </w:r>
          </w:p>
        </w:tc>
      </w:tr>
      <w:tr w:rsidR="0076773F" w14:paraId="0F912F74" w14:textId="77777777" w:rsidTr="0076773F">
        <w:trPr>
          <w:trHeight w:val="387"/>
        </w:trPr>
        <w:tc>
          <w:tcPr>
            <w:tcW w:w="1250" w:type="dxa"/>
            <w:vMerge/>
            <w:shd w:val="clear" w:color="auto" w:fill="FF6600" w:themeFill="accent3"/>
            <w:vAlign w:val="center"/>
          </w:tcPr>
          <w:p w14:paraId="10242EE7" w14:textId="77777777" w:rsidR="0076773F" w:rsidRDefault="0076773F">
            <w:pPr>
              <w:spacing w:before="0"/>
              <w:jc w:val="center"/>
              <w:rPr>
                <w:rFonts w:eastAsia="宋体" w:cs="Arial"/>
                <w:color w:val="FFFFFF" w:themeColor="background1"/>
                <w:szCs w:val="20"/>
                <w:lang w:eastAsia="zh-CN"/>
              </w:rPr>
            </w:pPr>
          </w:p>
        </w:tc>
        <w:tc>
          <w:tcPr>
            <w:tcW w:w="3139" w:type="dxa"/>
            <w:gridSpan w:val="2"/>
          </w:tcPr>
          <w:p w14:paraId="57280405" w14:textId="77777777" w:rsidR="0076773F" w:rsidRDefault="00000000">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352F252F" w14:textId="77777777" w:rsidR="0076773F" w:rsidRDefault="00000000">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6CB24F18" w14:textId="77777777" w:rsidR="0076773F" w:rsidRDefault="00000000">
            <w:pPr>
              <w:spacing w:before="0"/>
              <w:jc w:val="center"/>
              <w:rPr>
                <w:rFonts w:eastAsia="宋体" w:cs="Arial"/>
                <w:szCs w:val="20"/>
                <w:lang w:eastAsia="zh-CN"/>
              </w:rPr>
            </w:pPr>
            <w:r>
              <w:rPr>
                <w:rFonts w:eastAsia="宋体" w:cs="Arial"/>
                <w:szCs w:val="20"/>
                <w:lang w:eastAsia="zh-CN"/>
              </w:rPr>
              <w:t>自行推估</w:t>
            </w:r>
          </w:p>
        </w:tc>
      </w:tr>
      <w:tr w:rsidR="0076773F" w14:paraId="6AB13598" w14:textId="77777777" w:rsidTr="0076773F">
        <w:trPr>
          <w:trHeight w:val="322"/>
        </w:trPr>
        <w:tc>
          <w:tcPr>
            <w:tcW w:w="1250" w:type="dxa"/>
            <w:vMerge w:val="restart"/>
            <w:shd w:val="clear" w:color="auto" w:fill="FF6600" w:themeFill="accent3"/>
            <w:vAlign w:val="center"/>
          </w:tcPr>
          <w:p w14:paraId="4FD61FA0"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排放系数</w:t>
            </w:r>
          </w:p>
        </w:tc>
        <w:tc>
          <w:tcPr>
            <w:tcW w:w="1711" w:type="dxa"/>
            <w:shd w:val="clear" w:color="auto" w:fill="BFBFBF" w:themeFill="background1" w:themeFillShade="BF"/>
          </w:tcPr>
          <w:p w14:paraId="64881696" w14:textId="77777777" w:rsidR="0076773F" w:rsidRDefault="00000000">
            <w:pPr>
              <w:spacing w:before="0"/>
              <w:jc w:val="center"/>
              <w:rPr>
                <w:rFonts w:eastAsia="宋体" w:cs="Arial"/>
                <w:szCs w:val="20"/>
                <w:lang w:eastAsia="zh-CN"/>
              </w:rPr>
            </w:pPr>
            <w:r>
              <w:rPr>
                <w:rFonts w:eastAsia="宋体" w:cs="Arial"/>
                <w:szCs w:val="20"/>
                <w:lang w:eastAsia="zh-CN"/>
              </w:rPr>
              <w:t>A=6</w:t>
            </w:r>
          </w:p>
        </w:tc>
        <w:tc>
          <w:tcPr>
            <w:tcW w:w="1428" w:type="dxa"/>
            <w:shd w:val="clear" w:color="auto" w:fill="BFBFBF" w:themeFill="background1" w:themeFillShade="BF"/>
          </w:tcPr>
          <w:p w14:paraId="53D7740C" w14:textId="77777777" w:rsidR="0076773F" w:rsidRDefault="00000000">
            <w:pPr>
              <w:spacing w:before="0"/>
              <w:jc w:val="center"/>
              <w:rPr>
                <w:rFonts w:eastAsia="宋体" w:cs="Arial"/>
                <w:szCs w:val="20"/>
                <w:lang w:eastAsia="zh-CN"/>
              </w:rPr>
            </w:pPr>
            <w:r>
              <w:rPr>
                <w:rFonts w:eastAsia="宋体" w:cs="Arial"/>
                <w:szCs w:val="20"/>
                <w:lang w:eastAsia="zh-CN"/>
              </w:rPr>
              <w:t>B=5</w:t>
            </w:r>
          </w:p>
        </w:tc>
        <w:tc>
          <w:tcPr>
            <w:tcW w:w="1310" w:type="dxa"/>
            <w:shd w:val="clear" w:color="auto" w:fill="BFBFBF" w:themeFill="background1" w:themeFillShade="BF"/>
          </w:tcPr>
          <w:p w14:paraId="0B8BDE5C" w14:textId="77777777" w:rsidR="0076773F" w:rsidRDefault="00000000">
            <w:pPr>
              <w:spacing w:before="0"/>
              <w:jc w:val="center"/>
              <w:rPr>
                <w:rFonts w:eastAsia="宋体" w:cs="Arial"/>
                <w:szCs w:val="20"/>
                <w:lang w:eastAsia="zh-CN"/>
              </w:rPr>
            </w:pPr>
            <w:r>
              <w:rPr>
                <w:rFonts w:eastAsia="宋体" w:cs="Arial"/>
                <w:szCs w:val="20"/>
                <w:lang w:eastAsia="zh-CN"/>
              </w:rPr>
              <w:t>C=4</w:t>
            </w:r>
          </w:p>
        </w:tc>
        <w:tc>
          <w:tcPr>
            <w:tcW w:w="1311" w:type="dxa"/>
            <w:shd w:val="clear" w:color="auto" w:fill="BFBFBF" w:themeFill="background1" w:themeFillShade="BF"/>
          </w:tcPr>
          <w:p w14:paraId="0FDE156A" w14:textId="77777777" w:rsidR="0076773F" w:rsidRDefault="00000000">
            <w:pPr>
              <w:spacing w:before="0"/>
              <w:jc w:val="center"/>
              <w:rPr>
                <w:rFonts w:eastAsia="宋体" w:cs="Arial"/>
                <w:szCs w:val="20"/>
                <w:lang w:eastAsia="zh-CN"/>
              </w:rPr>
            </w:pPr>
            <w:r>
              <w:rPr>
                <w:rFonts w:eastAsia="宋体" w:cs="Arial"/>
                <w:szCs w:val="20"/>
                <w:lang w:eastAsia="zh-CN"/>
              </w:rPr>
              <w:t>D=3</w:t>
            </w:r>
          </w:p>
        </w:tc>
        <w:tc>
          <w:tcPr>
            <w:tcW w:w="1168" w:type="dxa"/>
            <w:shd w:val="clear" w:color="auto" w:fill="BFBFBF" w:themeFill="background1" w:themeFillShade="BF"/>
          </w:tcPr>
          <w:p w14:paraId="55E83A81" w14:textId="77777777" w:rsidR="0076773F" w:rsidRDefault="00000000">
            <w:pPr>
              <w:spacing w:before="0"/>
              <w:jc w:val="center"/>
              <w:rPr>
                <w:rFonts w:eastAsia="宋体" w:cs="Arial"/>
                <w:szCs w:val="20"/>
                <w:lang w:eastAsia="zh-CN"/>
              </w:rPr>
            </w:pPr>
            <w:r>
              <w:rPr>
                <w:rFonts w:eastAsia="宋体" w:cs="Arial"/>
                <w:szCs w:val="20"/>
                <w:lang w:eastAsia="zh-CN"/>
              </w:rPr>
              <w:t>E=2</w:t>
            </w:r>
          </w:p>
        </w:tc>
        <w:tc>
          <w:tcPr>
            <w:tcW w:w="1169" w:type="dxa"/>
            <w:shd w:val="clear" w:color="auto" w:fill="BFBFBF" w:themeFill="background1" w:themeFillShade="BF"/>
          </w:tcPr>
          <w:p w14:paraId="49194D24" w14:textId="77777777" w:rsidR="0076773F" w:rsidRDefault="00000000">
            <w:pPr>
              <w:spacing w:before="0"/>
              <w:jc w:val="center"/>
              <w:rPr>
                <w:rFonts w:eastAsia="宋体" w:cs="Arial"/>
                <w:szCs w:val="20"/>
                <w:lang w:eastAsia="zh-CN"/>
              </w:rPr>
            </w:pPr>
            <w:r>
              <w:rPr>
                <w:rFonts w:eastAsia="宋体" w:cs="Arial"/>
                <w:szCs w:val="20"/>
                <w:lang w:eastAsia="zh-CN"/>
              </w:rPr>
              <w:t>F=1</w:t>
            </w:r>
          </w:p>
        </w:tc>
      </w:tr>
      <w:tr w:rsidR="0076773F" w14:paraId="01206390" w14:textId="77777777" w:rsidTr="0076773F">
        <w:trPr>
          <w:trHeight w:val="753"/>
        </w:trPr>
        <w:tc>
          <w:tcPr>
            <w:tcW w:w="1250" w:type="dxa"/>
            <w:vMerge/>
            <w:shd w:val="clear" w:color="auto" w:fill="FF6600" w:themeFill="accent3"/>
            <w:vAlign w:val="center"/>
          </w:tcPr>
          <w:p w14:paraId="2B61E80E" w14:textId="77777777" w:rsidR="0076773F" w:rsidRDefault="0076773F">
            <w:pPr>
              <w:spacing w:before="0"/>
              <w:jc w:val="center"/>
              <w:rPr>
                <w:rFonts w:eastAsia="宋体" w:cs="Arial"/>
                <w:color w:val="FFFFFF" w:themeColor="background1"/>
                <w:szCs w:val="20"/>
                <w:lang w:eastAsia="zh-CN"/>
              </w:rPr>
            </w:pPr>
          </w:p>
        </w:tc>
        <w:tc>
          <w:tcPr>
            <w:tcW w:w="1711" w:type="dxa"/>
          </w:tcPr>
          <w:p w14:paraId="661020C6" w14:textId="77777777" w:rsidR="0076773F" w:rsidRDefault="00000000">
            <w:pPr>
              <w:spacing w:before="0"/>
              <w:jc w:val="center"/>
              <w:rPr>
                <w:rFonts w:eastAsia="宋体" w:cs="Arial"/>
                <w:szCs w:val="20"/>
                <w:lang w:eastAsia="zh-CN"/>
              </w:rPr>
            </w:pPr>
            <w:r>
              <w:rPr>
                <w:rFonts w:eastAsia="宋体" w:cs="Arial"/>
                <w:szCs w:val="20"/>
                <w:lang w:eastAsia="zh-CN"/>
              </w:rPr>
              <w:t>量测</w:t>
            </w:r>
            <w:r>
              <w:rPr>
                <w:rFonts w:eastAsia="宋体" w:cs="Arial"/>
                <w:szCs w:val="20"/>
                <w:lang w:eastAsia="zh-CN"/>
              </w:rPr>
              <w:t>/</w:t>
            </w:r>
            <w:r>
              <w:rPr>
                <w:rFonts w:eastAsia="宋体" w:cs="Arial"/>
                <w:szCs w:val="20"/>
                <w:lang w:eastAsia="zh-CN"/>
              </w:rPr>
              <w:t>质量平衡所得系数</w:t>
            </w:r>
          </w:p>
        </w:tc>
        <w:tc>
          <w:tcPr>
            <w:tcW w:w="1428" w:type="dxa"/>
          </w:tcPr>
          <w:p w14:paraId="13C634E8" w14:textId="77777777" w:rsidR="0076773F" w:rsidRDefault="00000000">
            <w:pPr>
              <w:spacing w:before="0"/>
              <w:jc w:val="center"/>
              <w:rPr>
                <w:rFonts w:eastAsia="宋体" w:cs="Arial"/>
                <w:szCs w:val="20"/>
                <w:lang w:eastAsia="zh-CN"/>
              </w:rPr>
            </w:pPr>
            <w:r>
              <w:rPr>
                <w:rFonts w:eastAsia="宋体" w:cs="Arial"/>
                <w:szCs w:val="20"/>
                <w:lang w:eastAsia="zh-CN"/>
              </w:rPr>
              <w:t>同制程</w:t>
            </w:r>
            <w:r>
              <w:rPr>
                <w:rFonts w:eastAsia="宋体" w:cs="Arial"/>
                <w:szCs w:val="20"/>
                <w:lang w:eastAsia="zh-CN"/>
              </w:rPr>
              <w:t>/</w:t>
            </w:r>
            <w:r>
              <w:rPr>
                <w:rFonts w:eastAsia="宋体" w:cs="Arial"/>
                <w:szCs w:val="20"/>
                <w:lang w:eastAsia="zh-CN"/>
              </w:rPr>
              <w:t>设备经验系数</w:t>
            </w:r>
          </w:p>
        </w:tc>
        <w:tc>
          <w:tcPr>
            <w:tcW w:w="1310" w:type="dxa"/>
          </w:tcPr>
          <w:p w14:paraId="35E86E1E" w14:textId="77777777" w:rsidR="0076773F" w:rsidRDefault="00000000">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30D53377" w14:textId="77777777" w:rsidR="0076773F" w:rsidRDefault="00000000">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7E242967" w14:textId="77777777" w:rsidR="0076773F" w:rsidRDefault="00000000">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4C555811" w14:textId="77777777" w:rsidR="0076773F" w:rsidRDefault="00000000">
            <w:pPr>
              <w:spacing w:before="0"/>
              <w:jc w:val="center"/>
              <w:rPr>
                <w:rFonts w:eastAsia="宋体" w:cs="Arial"/>
                <w:szCs w:val="20"/>
                <w:lang w:eastAsia="zh-CN"/>
              </w:rPr>
            </w:pPr>
            <w:r>
              <w:rPr>
                <w:rFonts w:eastAsia="宋体" w:cs="Arial"/>
                <w:szCs w:val="20"/>
                <w:lang w:eastAsia="zh-CN"/>
              </w:rPr>
              <w:t>国际排放系数</w:t>
            </w:r>
          </w:p>
        </w:tc>
      </w:tr>
      <w:tr w:rsidR="0076773F" w14:paraId="6DBA8F0E" w14:textId="77777777" w:rsidTr="0076773F">
        <w:trPr>
          <w:trHeight w:val="322"/>
        </w:trPr>
        <w:tc>
          <w:tcPr>
            <w:tcW w:w="1250" w:type="dxa"/>
            <w:vMerge w:val="restart"/>
            <w:shd w:val="clear" w:color="auto" w:fill="FF6600" w:themeFill="accent3"/>
            <w:vAlign w:val="center"/>
          </w:tcPr>
          <w:p w14:paraId="5298478E" w14:textId="77777777" w:rsidR="0076773F" w:rsidRDefault="00000000">
            <w:pPr>
              <w:spacing w:before="0"/>
              <w:jc w:val="center"/>
              <w:rPr>
                <w:rFonts w:eastAsia="宋体" w:cs="Arial"/>
                <w:color w:val="FFFFFF" w:themeColor="background1"/>
                <w:szCs w:val="20"/>
                <w:lang w:eastAsia="zh-CN"/>
              </w:rPr>
            </w:pPr>
            <w:r>
              <w:rPr>
                <w:rFonts w:eastAsia="宋体" w:cs="Arial"/>
                <w:color w:val="FFFFFF" w:themeColor="background1"/>
                <w:szCs w:val="20"/>
                <w:lang w:eastAsia="zh-CN"/>
              </w:rPr>
              <w:t>校准频率</w:t>
            </w:r>
          </w:p>
        </w:tc>
        <w:tc>
          <w:tcPr>
            <w:tcW w:w="3139" w:type="dxa"/>
            <w:gridSpan w:val="2"/>
            <w:shd w:val="clear" w:color="auto" w:fill="BFBFBF" w:themeFill="background1" w:themeFillShade="BF"/>
          </w:tcPr>
          <w:p w14:paraId="36FDEDED" w14:textId="77777777" w:rsidR="0076773F" w:rsidRDefault="00000000">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FBFBF" w:themeFill="background1" w:themeFillShade="BF"/>
          </w:tcPr>
          <w:p w14:paraId="469D6C26" w14:textId="77777777" w:rsidR="0076773F" w:rsidRDefault="00000000">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FBFBF" w:themeFill="background1" w:themeFillShade="BF"/>
          </w:tcPr>
          <w:p w14:paraId="204AB97C" w14:textId="77777777" w:rsidR="0076773F" w:rsidRDefault="00000000">
            <w:pPr>
              <w:spacing w:before="0"/>
              <w:jc w:val="center"/>
              <w:rPr>
                <w:rFonts w:eastAsia="宋体" w:cs="Arial"/>
                <w:szCs w:val="20"/>
                <w:lang w:eastAsia="zh-CN"/>
              </w:rPr>
            </w:pPr>
            <w:r>
              <w:rPr>
                <w:rFonts w:eastAsia="宋体" w:cs="Arial"/>
                <w:szCs w:val="20"/>
                <w:lang w:eastAsia="zh-CN"/>
              </w:rPr>
              <w:t>S=1</w:t>
            </w:r>
          </w:p>
        </w:tc>
      </w:tr>
      <w:tr w:rsidR="0076773F" w14:paraId="689EAE58" w14:textId="77777777" w:rsidTr="0076773F">
        <w:trPr>
          <w:trHeight w:val="1156"/>
        </w:trPr>
        <w:tc>
          <w:tcPr>
            <w:tcW w:w="1250" w:type="dxa"/>
            <w:vMerge/>
            <w:shd w:val="clear" w:color="auto" w:fill="FF6600" w:themeFill="accent3"/>
          </w:tcPr>
          <w:p w14:paraId="290EF117" w14:textId="77777777" w:rsidR="0076773F" w:rsidRDefault="0076773F">
            <w:pPr>
              <w:spacing w:before="0"/>
              <w:rPr>
                <w:rFonts w:eastAsia="宋体" w:cs="Arial"/>
                <w:szCs w:val="20"/>
                <w:lang w:eastAsia="zh-CN"/>
              </w:rPr>
            </w:pPr>
          </w:p>
        </w:tc>
        <w:tc>
          <w:tcPr>
            <w:tcW w:w="3139" w:type="dxa"/>
            <w:gridSpan w:val="2"/>
          </w:tcPr>
          <w:p w14:paraId="3D43D380" w14:textId="77777777" w:rsidR="0076773F" w:rsidRDefault="00000000">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6E15AEAA" w14:textId="77777777" w:rsidR="0076773F" w:rsidRDefault="00000000">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50DA8F71" w14:textId="77777777" w:rsidR="0076773F" w:rsidRDefault="00000000">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6BBDBA3D" w14:textId="77777777" w:rsidR="0076773F" w:rsidRDefault="00000000">
            <w:pPr>
              <w:spacing w:before="0"/>
              <w:jc w:val="center"/>
              <w:rPr>
                <w:rFonts w:eastAsia="宋体" w:cs="Arial"/>
                <w:szCs w:val="20"/>
                <w:lang w:eastAsia="zh-CN"/>
              </w:rPr>
            </w:pPr>
            <w:r>
              <w:rPr>
                <w:rFonts w:eastAsia="宋体" w:cs="Arial"/>
                <w:szCs w:val="20"/>
                <w:lang w:eastAsia="zh-CN"/>
              </w:rPr>
              <w:t>未依规定执行校准工作</w:t>
            </w:r>
          </w:p>
        </w:tc>
      </w:tr>
    </w:tbl>
    <w:p w14:paraId="2A934D4C" w14:textId="77777777" w:rsidR="0076773F" w:rsidRDefault="0076773F">
      <w:pPr>
        <w:rPr>
          <w:rFonts w:eastAsia="宋体" w:cs="Arial"/>
          <w:iCs/>
          <w:sz w:val="24"/>
          <w:lang w:eastAsia="zh-CN"/>
        </w:rPr>
      </w:pPr>
    </w:p>
    <w:p w14:paraId="70092297" w14:textId="77777777" w:rsidR="0076773F" w:rsidRDefault="00000000">
      <w:pPr>
        <w:pStyle w:val="Style2"/>
        <w:numPr>
          <w:ilvl w:val="2"/>
          <w:numId w:val="15"/>
        </w:numPr>
        <w:spacing w:line="360" w:lineRule="auto"/>
      </w:pPr>
      <w:bookmarkStart w:id="246" w:name="_Toc198906618"/>
      <w:bookmarkStart w:id="247" w:name="_Toc204099792"/>
      <w:r>
        <w:t>不确定性计算</w:t>
      </w:r>
      <w:bookmarkEnd w:id="246"/>
      <w:bookmarkEnd w:id="247"/>
    </w:p>
    <w:p w14:paraId="2980EDB9"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单个源</w:t>
      </w:r>
      <w:r>
        <w:rPr>
          <w:rFonts w:eastAsia="宋体" w:cs="Arial"/>
          <w:iCs/>
          <w:sz w:val="24"/>
          <w:lang w:eastAsia="zh-CN"/>
        </w:rPr>
        <w:t>/</w:t>
      </w:r>
      <w:r>
        <w:rPr>
          <w:rFonts w:eastAsia="宋体" w:cs="Arial"/>
          <w:iCs/>
          <w:sz w:val="24"/>
          <w:lang w:eastAsia="zh-CN"/>
        </w:rPr>
        <w:t>汇不确定性数据评分</w:t>
      </w:r>
      <w:r>
        <w:rPr>
          <w:rFonts w:eastAsia="宋体" w:cs="Arial"/>
          <w:iCs/>
          <w:sz w:val="24"/>
          <w:lang w:eastAsia="zh-CN"/>
        </w:rPr>
        <w:t>=</w:t>
      </w:r>
      <w:r>
        <w:rPr>
          <w:rFonts w:eastAsia="宋体" w:cs="Arial"/>
          <w:iCs/>
          <w:sz w:val="24"/>
          <w:lang w:eastAsia="zh-CN"/>
        </w:rPr>
        <w:t>（活动数据得分</w:t>
      </w:r>
      <w:r>
        <w:rPr>
          <w:rFonts w:eastAsia="宋体" w:cs="Arial"/>
          <w:iCs/>
          <w:sz w:val="24"/>
          <w:lang w:eastAsia="zh-CN"/>
        </w:rPr>
        <w:t>+</w:t>
      </w:r>
      <w:r>
        <w:rPr>
          <w:rFonts w:eastAsia="宋体" w:cs="Arial"/>
          <w:iCs/>
          <w:sz w:val="24"/>
          <w:lang w:eastAsia="zh-CN"/>
        </w:rPr>
        <w:t>排放系数得分</w:t>
      </w:r>
      <w:r>
        <w:rPr>
          <w:rFonts w:eastAsia="宋体" w:cs="Arial"/>
          <w:iCs/>
          <w:sz w:val="24"/>
          <w:lang w:eastAsia="zh-CN"/>
        </w:rPr>
        <w:t>+</w:t>
      </w:r>
      <w:r>
        <w:rPr>
          <w:rFonts w:eastAsia="宋体" w:cs="Arial"/>
          <w:iCs/>
          <w:sz w:val="24"/>
          <w:lang w:eastAsia="zh-CN"/>
        </w:rPr>
        <w:t>校准频率得分）</w:t>
      </w:r>
      <w:r>
        <w:rPr>
          <w:rFonts w:eastAsia="宋体" w:cs="Arial"/>
          <w:iCs/>
          <w:sz w:val="24"/>
          <w:lang w:eastAsia="zh-CN"/>
        </w:rPr>
        <w:t>/ 3</w:t>
      </w:r>
    </w:p>
    <w:p w14:paraId="522C9737" w14:textId="77777777" w:rsidR="0076773F" w:rsidRDefault="00000000">
      <w:pPr>
        <w:pStyle w:val="afb"/>
        <w:spacing w:before="0" w:line="360" w:lineRule="auto"/>
        <w:ind w:left="567"/>
        <w:rPr>
          <w:rFonts w:eastAsia="宋体" w:cs="Arial"/>
          <w:iCs/>
          <w:sz w:val="24"/>
          <w:lang w:eastAsia="zh-CN"/>
        </w:rPr>
      </w:pPr>
      <w:r>
        <w:rPr>
          <w:rFonts w:eastAsia="宋体" w:cs="Arial"/>
          <w:iCs/>
          <w:sz w:val="24"/>
          <w:lang w:eastAsia="zh-CN"/>
        </w:rPr>
        <w:t>所有源的不确定性数据评分</w:t>
      </w:r>
      <w:r>
        <w:rPr>
          <w:rFonts w:eastAsia="宋体" w:cs="Arial"/>
          <w:iCs/>
          <w:sz w:val="24"/>
          <w:lang w:eastAsia="zh-CN"/>
        </w:rPr>
        <w:t>=Σ</w:t>
      </w:r>
      <w:r>
        <w:rPr>
          <w:rFonts w:eastAsia="宋体" w:cs="Arial"/>
          <w:iCs/>
          <w:sz w:val="24"/>
          <w:lang w:eastAsia="zh-CN"/>
        </w:rPr>
        <w:t>（单个评分</w:t>
      </w:r>
      <w:r>
        <w:rPr>
          <w:rFonts w:eastAsia="宋体" w:cs="Arial"/>
          <w:iCs/>
          <w:sz w:val="24"/>
          <w:lang w:eastAsia="zh-CN"/>
        </w:rPr>
        <w:t>*</w:t>
      </w:r>
      <w:r>
        <w:rPr>
          <w:rFonts w:eastAsia="宋体" w:cs="Arial"/>
          <w:iCs/>
          <w:sz w:val="24"/>
          <w:lang w:eastAsia="zh-CN"/>
        </w:rPr>
        <w:t>单个源排放量比重）</w:t>
      </w:r>
    </w:p>
    <w:p w14:paraId="13B1FDFD" w14:textId="77777777" w:rsidR="0076773F" w:rsidRDefault="00000000">
      <w:pPr>
        <w:pStyle w:val="Style2"/>
        <w:numPr>
          <w:ilvl w:val="2"/>
          <w:numId w:val="15"/>
        </w:numPr>
        <w:spacing w:line="360" w:lineRule="auto"/>
      </w:pPr>
      <w:bookmarkStart w:id="248" w:name="_Toc198906619"/>
      <w:bookmarkStart w:id="249" w:name="_Toc204099793"/>
      <w:r>
        <w:t>数据评分范围分布</w:t>
      </w:r>
      <w:bookmarkEnd w:id="248"/>
      <w:bookmarkEnd w:id="249"/>
    </w:p>
    <w:p w14:paraId="2E6980B1" w14:textId="77777777" w:rsidR="0076773F" w:rsidRDefault="00000000">
      <w:pPr>
        <w:ind w:firstLineChars="300" w:firstLine="720"/>
        <w:rPr>
          <w:rFonts w:eastAsia="宋体" w:cs="Arial"/>
          <w:iCs/>
          <w:sz w:val="24"/>
          <w:lang w:eastAsia="zh-CN"/>
        </w:rPr>
      </w:pPr>
      <w:r>
        <w:rPr>
          <w:rFonts w:eastAsia="宋体" w:cs="Arial"/>
          <w:iCs/>
          <w:sz w:val="24"/>
          <w:lang w:eastAsia="zh-CN"/>
        </w:rPr>
        <w:t>第一级：</w:t>
      </w:r>
      <w:r>
        <w:rPr>
          <w:rFonts w:eastAsia="宋体" w:cs="Arial"/>
          <w:iCs/>
          <w:sz w:val="24"/>
          <w:lang w:eastAsia="zh-CN"/>
        </w:rPr>
        <w:t>≥5.0</w:t>
      </w:r>
    </w:p>
    <w:p w14:paraId="207ADF78" w14:textId="77777777" w:rsidR="0076773F" w:rsidRDefault="00000000">
      <w:pPr>
        <w:ind w:firstLineChars="300" w:firstLine="720"/>
        <w:rPr>
          <w:rFonts w:eastAsia="宋体" w:cs="Arial"/>
          <w:iCs/>
          <w:sz w:val="24"/>
          <w:lang w:eastAsia="zh-CN"/>
        </w:rPr>
      </w:pPr>
      <w:r>
        <w:rPr>
          <w:rFonts w:eastAsia="宋体" w:cs="Arial"/>
          <w:iCs/>
          <w:sz w:val="24"/>
          <w:lang w:eastAsia="zh-CN"/>
        </w:rPr>
        <w:t>第二级：</w:t>
      </w:r>
      <w:r>
        <w:rPr>
          <w:rFonts w:eastAsia="宋体" w:cs="Arial"/>
          <w:iCs/>
          <w:sz w:val="24"/>
          <w:lang w:eastAsia="zh-CN"/>
        </w:rPr>
        <w:t>&lt;5.0, ≥4.0</w:t>
      </w:r>
    </w:p>
    <w:p w14:paraId="24DBB7EA" w14:textId="77777777" w:rsidR="0076773F" w:rsidRDefault="00000000">
      <w:pPr>
        <w:ind w:firstLineChars="300" w:firstLine="720"/>
        <w:rPr>
          <w:rFonts w:eastAsia="宋体" w:cs="Arial"/>
          <w:iCs/>
          <w:sz w:val="24"/>
          <w:lang w:eastAsia="zh-CN"/>
        </w:rPr>
      </w:pPr>
      <w:r>
        <w:rPr>
          <w:rFonts w:eastAsia="宋体" w:cs="Arial"/>
          <w:iCs/>
          <w:sz w:val="24"/>
          <w:lang w:eastAsia="zh-CN"/>
        </w:rPr>
        <w:t>第三级：</w:t>
      </w:r>
      <w:r>
        <w:rPr>
          <w:rFonts w:eastAsia="宋体" w:cs="Arial"/>
          <w:iCs/>
          <w:sz w:val="24"/>
          <w:lang w:eastAsia="zh-CN"/>
        </w:rPr>
        <w:t>&lt;4.0, ≥3.0</w:t>
      </w:r>
    </w:p>
    <w:p w14:paraId="1C2B6420" w14:textId="77777777" w:rsidR="0076773F" w:rsidRDefault="00000000">
      <w:pPr>
        <w:ind w:firstLineChars="300" w:firstLine="720"/>
        <w:rPr>
          <w:rFonts w:eastAsia="宋体" w:cs="Arial"/>
          <w:iCs/>
          <w:sz w:val="24"/>
          <w:lang w:eastAsia="zh-CN"/>
        </w:rPr>
      </w:pPr>
      <w:r>
        <w:rPr>
          <w:rFonts w:eastAsia="宋体" w:cs="Arial"/>
          <w:iCs/>
          <w:sz w:val="24"/>
          <w:lang w:eastAsia="zh-CN"/>
        </w:rPr>
        <w:t>第四级：</w:t>
      </w:r>
      <w:r>
        <w:rPr>
          <w:rFonts w:eastAsia="宋体" w:cs="Arial"/>
          <w:iCs/>
          <w:sz w:val="24"/>
          <w:lang w:eastAsia="zh-CN"/>
        </w:rPr>
        <w:t>&lt;3.0, ≥2.0</w:t>
      </w:r>
    </w:p>
    <w:p w14:paraId="47ACEA7A" w14:textId="77777777" w:rsidR="0076773F" w:rsidRDefault="00000000">
      <w:pPr>
        <w:ind w:firstLineChars="300" w:firstLine="720"/>
        <w:rPr>
          <w:rFonts w:eastAsia="宋体" w:cs="Arial"/>
          <w:iCs/>
          <w:sz w:val="24"/>
          <w:lang w:eastAsia="zh-CN"/>
        </w:rPr>
      </w:pPr>
      <w:r>
        <w:rPr>
          <w:rFonts w:eastAsia="宋体" w:cs="Arial"/>
          <w:iCs/>
          <w:sz w:val="24"/>
          <w:lang w:eastAsia="zh-CN"/>
        </w:rPr>
        <w:lastRenderedPageBreak/>
        <w:t>第五级：</w:t>
      </w:r>
      <w:r>
        <w:rPr>
          <w:rFonts w:eastAsia="宋体" w:cs="Arial"/>
          <w:iCs/>
          <w:sz w:val="24"/>
          <w:lang w:eastAsia="zh-CN"/>
        </w:rPr>
        <w:t>&lt;2.0</w:t>
      </w:r>
    </w:p>
    <w:p w14:paraId="4FAC35C4" w14:textId="77777777" w:rsidR="0076773F" w:rsidRDefault="0076773F">
      <w:pPr>
        <w:pStyle w:val="afb"/>
        <w:spacing w:before="0" w:line="360" w:lineRule="auto"/>
        <w:ind w:left="567"/>
      </w:pPr>
      <w:bookmarkStart w:id="250" w:name="_Toc198906620"/>
    </w:p>
    <w:p w14:paraId="1C978C2D" w14:textId="537D6C3B" w:rsidR="0076773F" w:rsidRDefault="00000000">
      <w:pPr>
        <w:pStyle w:val="afb"/>
        <w:spacing w:before="0" w:line="360" w:lineRule="auto"/>
        <w:ind w:left="567"/>
        <w:rPr>
          <w:rFonts w:eastAsia="宋体" w:cs="Arial"/>
          <w:iCs/>
          <w:sz w:val="24"/>
          <w:lang w:eastAsia="zh-CN"/>
        </w:rPr>
      </w:pPr>
      <w:bookmarkStart w:id="251" w:name="_Hlk203872011"/>
      <w:r>
        <w:rPr>
          <w:rFonts w:eastAsia="宋体" w:cs="Arial"/>
          <w:iCs/>
          <w:sz w:val="24"/>
          <w:lang w:eastAsia="zh-CN"/>
        </w:rPr>
        <w:t>等级评分对照表将数据品质区分为五级，级别越小表示其数据品质越佳，即不确定性越</w:t>
      </w:r>
      <w:commentRangeStart w:id="252"/>
      <w:commentRangeStart w:id="253"/>
      <w:r>
        <w:rPr>
          <w:rFonts w:eastAsia="宋体" w:cs="Arial"/>
          <w:iCs/>
          <w:sz w:val="24"/>
          <w:lang w:eastAsia="zh-CN"/>
        </w:rPr>
        <w:t>小。盘查小组于</w:t>
      </w:r>
      <w:r>
        <w:rPr>
          <w:rFonts w:eastAsia="宋体" w:cs="Arial"/>
          <w:iCs/>
          <w:sz w:val="24"/>
          <w:lang w:eastAsia="zh-CN"/>
        </w:rPr>
        <w:t>202</w:t>
      </w:r>
      <w:r>
        <w:rPr>
          <w:rFonts w:eastAsia="宋体" w:cs="Arial" w:hint="eastAsia"/>
          <w:iCs/>
          <w:sz w:val="24"/>
          <w:lang w:eastAsia="zh-CN"/>
        </w:rPr>
        <w:t>5</w:t>
      </w:r>
      <w:r>
        <w:rPr>
          <w:rFonts w:eastAsia="宋体" w:cs="Arial"/>
          <w:iCs/>
          <w:sz w:val="24"/>
          <w:lang w:eastAsia="zh-CN"/>
        </w:rPr>
        <w:t>年</w:t>
      </w:r>
      <w:r>
        <w:rPr>
          <w:rFonts w:eastAsia="宋体" w:cs="Arial" w:hint="eastAsia"/>
          <w:iCs/>
          <w:sz w:val="24"/>
          <w:lang w:eastAsia="zh-CN"/>
        </w:rPr>
        <w:t>7</w:t>
      </w:r>
      <w:r>
        <w:rPr>
          <w:rFonts w:eastAsia="宋体" w:cs="Arial"/>
          <w:iCs/>
          <w:sz w:val="24"/>
          <w:lang w:eastAsia="zh-CN"/>
        </w:rPr>
        <w:t>月</w:t>
      </w:r>
      <w:r>
        <w:rPr>
          <w:rFonts w:eastAsia="宋体" w:cs="Arial" w:hint="eastAsia"/>
          <w:iCs/>
          <w:sz w:val="24"/>
          <w:lang w:eastAsia="zh-CN"/>
        </w:rPr>
        <w:t>3</w:t>
      </w:r>
      <w:r>
        <w:rPr>
          <w:rFonts w:eastAsia="宋体" w:cs="Arial"/>
          <w:iCs/>
          <w:sz w:val="24"/>
          <w:lang w:eastAsia="zh-CN"/>
        </w:rPr>
        <w:t>日进行了不确定性评价，</w:t>
      </w:r>
      <w:r>
        <w:rPr>
          <w:rFonts w:eastAsia="宋体" w:cs="Arial" w:hint="eastAsia"/>
          <w:iCs/>
          <w:sz w:val="24"/>
          <w:lang w:eastAsia="zh-CN"/>
        </w:rPr>
        <w:t>依照基于位置的评价结果，数据得分为</w:t>
      </w:r>
      <w:r>
        <w:rPr>
          <w:rFonts w:eastAsia="宋体" w:cs="Arial" w:hint="eastAsia"/>
          <w:iCs/>
          <w:sz w:val="24"/>
          <w:lang w:eastAsia="zh-CN"/>
        </w:rPr>
        <w:t>3.</w:t>
      </w:r>
      <w:r>
        <w:rPr>
          <w:rFonts w:eastAsia="宋体" w:cs="Arial" w:hint="eastAsia"/>
          <w:iCs/>
          <w:sz w:val="24"/>
          <w:lang w:val="en-US" w:eastAsia="zh-CN"/>
        </w:rPr>
        <w:t>72</w:t>
      </w:r>
      <w:r>
        <w:rPr>
          <w:rFonts w:eastAsia="宋体" w:cs="Arial" w:hint="eastAsia"/>
          <w:iCs/>
          <w:sz w:val="24"/>
          <w:lang w:eastAsia="zh-CN"/>
        </w:rPr>
        <w:t>；基于市场的</w:t>
      </w:r>
      <w:r>
        <w:rPr>
          <w:rFonts w:eastAsia="宋体" w:cs="Arial"/>
          <w:iCs/>
          <w:sz w:val="24"/>
          <w:lang w:eastAsia="zh-CN"/>
        </w:rPr>
        <w:t>评价结果</w:t>
      </w:r>
      <w:r>
        <w:rPr>
          <w:rFonts w:eastAsia="宋体" w:cs="Arial" w:hint="eastAsia"/>
          <w:iCs/>
          <w:sz w:val="24"/>
          <w:lang w:eastAsia="zh-CN"/>
        </w:rPr>
        <w:t>，</w:t>
      </w:r>
      <w:r>
        <w:rPr>
          <w:rFonts w:eastAsia="宋体" w:cs="Arial"/>
          <w:iCs/>
          <w:sz w:val="24"/>
          <w:lang w:eastAsia="zh-CN"/>
        </w:rPr>
        <w:t>数据评价</w:t>
      </w:r>
      <w:r>
        <w:rPr>
          <w:rFonts w:eastAsia="宋体" w:cs="Arial" w:hint="eastAsia"/>
          <w:iCs/>
          <w:sz w:val="24"/>
          <w:lang w:eastAsia="zh-CN"/>
        </w:rPr>
        <w:t>得分为</w:t>
      </w:r>
      <w:commentRangeEnd w:id="252"/>
      <w:r>
        <w:rPr>
          <w:rStyle w:val="af8"/>
        </w:rPr>
        <w:commentReference w:id="252"/>
      </w:r>
      <w:commentRangeEnd w:id="253"/>
      <w:r>
        <w:rPr>
          <w:rStyle w:val="af8"/>
        </w:rPr>
        <w:commentReference w:id="253"/>
      </w:r>
      <w:r>
        <w:rPr>
          <w:rFonts w:eastAsia="宋体" w:cs="Arial" w:hint="eastAsia"/>
          <w:iCs/>
          <w:sz w:val="24"/>
          <w:lang w:eastAsia="zh-CN"/>
        </w:rPr>
        <w:t>3.</w:t>
      </w:r>
      <w:r>
        <w:rPr>
          <w:rFonts w:eastAsia="宋体" w:cs="Arial" w:hint="eastAsia"/>
          <w:iCs/>
          <w:sz w:val="24"/>
          <w:lang w:val="en-US" w:eastAsia="zh-CN"/>
        </w:rPr>
        <w:t>72</w:t>
      </w:r>
      <w:r>
        <w:rPr>
          <w:rFonts w:eastAsia="宋体" w:cs="Arial"/>
          <w:iCs/>
          <w:sz w:val="24"/>
          <w:lang w:eastAsia="zh-CN"/>
        </w:rPr>
        <w:t>，对应数据品质等级</w:t>
      </w:r>
      <w:r>
        <w:rPr>
          <w:rFonts w:eastAsia="宋体" w:cs="Arial" w:hint="eastAsia"/>
          <w:iCs/>
          <w:sz w:val="24"/>
          <w:lang w:eastAsia="zh-CN"/>
        </w:rPr>
        <w:t>均为“良”</w:t>
      </w:r>
      <w:r>
        <w:rPr>
          <w:rFonts w:eastAsia="宋体" w:cs="Arial"/>
          <w:iCs/>
          <w:sz w:val="24"/>
          <w:lang w:eastAsia="zh-CN"/>
        </w:rPr>
        <w:t>，详见《温室气体盘查清册》</w:t>
      </w:r>
      <w:r>
        <w:rPr>
          <w:rFonts w:eastAsia="宋体" w:cs="Arial"/>
          <w:iCs/>
          <w:sz w:val="24"/>
          <w:lang w:eastAsia="zh-CN"/>
        </w:rPr>
        <w:t>-</w:t>
      </w:r>
      <w:r>
        <w:rPr>
          <w:rFonts w:eastAsia="宋体" w:cs="Arial"/>
          <w:iCs/>
          <w:sz w:val="24"/>
          <w:lang w:eastAsia="zh-CN"/>
        </w:rPr>
        <w:t>表</w:t>
      </w:r>
      <w:r>
        <w:rPr>
          <w:rFonts w:eastAsia="宋体" w:cs="Arial"/>
          <w:iCs/>
          <w:sz w:val="24"/>
          <w:lang w:eastAsia="zh-CN"/>
        </w:rPr>
        <w:t xml:space="preserve">2 </w:t>
      </w:r>
      <w:r>
        <w:rPr>
          <w:rFonts w:eastAsia="宋体" w:cs="Arial"/>
          <w:iCs/>
          <w:sz w:val="24"/>
          <w:lang w:eastAsia="zh-CN"/>
        </w:rPr>
        <w:t>不确定性评估。</w:t>
      </w:r>
      <w:bookmarkEnd w:id="250"/>
    </w:p>
    <w:bookmarkEnd w:id="251"/>
    <w:p w14:paraId="7CE96A5E" w14:textId="77777777" w:rsidR="0076773F" w:rsidRDefault="0076773F">
      <w:pPr>
        <w:pStyle w:val="afb"/>
        <w:spacing w:before="0" w:line="360" w:lineRule="auto"/>
        <w:ind w:left="567"/>
        <w:rPr>
          <w:rFonts w:eastAsia="宋体" w:cs="Arial"/>
          <w:iCs/>
          <w:sz w:val="24"/>
          <w:lang w:eastAsia="zh-CN"/>
        </w:rPr>
      </w:pPr>
    </w:p>
    <w:p w14:paraId="21A2980E" w14:textId="77777777" w:rsidR="0076773F" w:rsidRDefault="00000000">
      <w:pPr>
        <w:pStyle w:val="Style2"/>
        <w:numPr>
          <w:ilvl w:val="1"/>
          <w:numId w:val="8"/>
        </w:numPr>
        <w:spacing w:line="360" w:lineRule="auto"/>
      </w:pPr>
      <w:bookmarkStart w:id="254" w:name="_Toc198906621"/>
      <w:bookmarkStart w:id="255" w:name="_Toc204099794"/>
      <w:r>
        <w:t>基准年清册</w:t>
      </w:r>
      <w:bookmarkEnd w:id="254"/>
      <w:bookmarkEnd w:id="255"/>
    </w:p>
    <w:p w14:paraId="75B006F5" w14:textId="6E745217" w:rsidR="0076773F" w:rsidRDefault="00000000">
      <w:pPr>
        <w:pStyle w:val="afb"/>
        <w:spacing w:before="0" w:line="360" w:lineRule="auto"/>
        <w:ind w:left="567"/>
        <w:rPr>
          <w:rFonts w:eastAsia="宋体" w:cs="Arial"/>
          <w:iCs/>
          <w:sz w:val="24"/>
          <w:lang w:eastAsia="zh-CN"/>
        </w:rPr>
      </w:pPr>
      <w:r>
        <w:rPr>
          <w:rFonts w:eastAsia="宋体" w:cs="Arial" w:hint="eastAsia"/>
          <w:iCs/>
          <w:sz w:val="24"/>
          <w:lang w:val="en-US" w:eastAsia="zh-CN"/>
        </w:rPr>
        <w:t>采用固定基准年，</w:t>
      </w:r>
      <w:r>
        <w:rPr>
          <w:rFonts w:eastAsia="宋体" w:cs="Arial"/>
          <w:iCs/>
          <w:sz w:val="24"/>
          <w:lang w:eastAsia="zh-CN"/>
        </w:rPr>
        <w:t>本公司温室气体盘查周期</w:t>
      </w:r>
      <w:r>
        <w:rPr>
          <w:rFonts w:eastAsia="宋体" w:cs="Arial"/>
          <w:color w:val="000000"/>
          <w:sz w:val="24"/>
          <w:lang w:eastAsia="zh-CN"/>
        </w:rPr>
        <w:t>为</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w:t>
      </w:r>
      <w:r>
        <w:rPr>
          <w:rFonts w:eastAsia="宋体" w:cs="Arial" w:hint="eastAsia"/>
          <w:iCs/>
          <w:sz w:val="24"/>
          <w:lang w:eastAsia="zh-CN"/>
        </w:rPr>
        <w:t>2023</w:t>
      </w:r>
      <w:r>
        <w:rPr>
          <w:rFonts w:eastAsia="宋体" w:cs="Arial" w:hint="eastAsia"/>
          <w:iCs/>
          <w:sz w:val="24"/>
          <w:lang w:eastAsia="zh-CN"/>
        </w:rPr>
        <w:t>年核查范围仅包含范围一、二和范围三类别</w:t>
      </w:r>
      <w:r>
        <w:rPr>
          <w:rFonts w:eastAsia="宋体" w:cs="Arial" w:hint="eastAsia"/>
          <w:iCs/>
          <w:sz w:val="24"/>
          <w:lang w:eastAsia="zh-CN"/>
        </w:rPr>
        <w:t>5</w:t>
      </w:r>
      <w:r>
        <w:rPr>
          <w:rFonts w:eastAsia="宋体" w:cs="Arial" w:hint="eastAsia"/>
          <w:iCs/>
          <w:sz w:val="24"/>
          <w:lang w:eastAsia="zh-CN"/>
        </w:rPr>
        <w:t>排放，</w:t>
      </w:r>
      <w:r>
        <w:rPr>
          <w:rFonts w:eastAsia="宋体" w:cs="Arial" w:hint="eastAsia"/>
          <w:iCs/>
          <w:sz w:val="24"/>
          <w:lang w:eastAsia="zh-CN"/>
        </w:rPr>
        <w:t>2024</w:t>
      </w:r>
      <w:r>
        <w:rPr>
          <w:rFonts w:eastAsia="宋体" w:cs="Arial" w:hint="eastAsia"/>
          <w:iCs/>
          <w:sz w:val="24"/>
          <w:lang w:eastAsia="zh-CN"/>
        </w:rPr>
        <w:t>年包含范围一、二和范围三类别</w:t>
      </w:r>
      <w:r>
        <w:rPr>
          <w:rFonts w:eastAsia="宋体" w:cs="Arial" w:hint="eastAsia"/>
          <w:iCs/>
          <w:sz w:val="24"/>
          <w:lang w:eastAsia="zh-CN"/>
        </w:rPr>
        <w:t>1~7</w:t>
      </w:r>
      <w:r>
        <w:rPr>
          <w:rFonts w:eastAsia="宋体" w:cs="Arial" w:hint="eastAsia"/>
          <w:iCs/>
          <w:sz w:val="24"/>
          <w:lang w:eastAsia="zh-CN"/>
        </w:rPr>
        <w:t>、</w:t>
      </w:r>
      <w:r>
        <w:rPr>
          <w:rFonts w:eastAsia="宋体" w:cs="Arial" w:hint="eastAsia"/>
          <w:iCs/>
          <w:sz w:val="24"/>
          <w:lang w:eastAsia="zh-CN"/>
        </w:rPr>
        <w:t>9</w:t>
      </w:r>
      <w:r w:rsidR="00302AA1">
        <w:rPr>
          <w:rFonts w:eastAsia="宋体" w:cs="Arial" w:hint="eastAsia"/>
          <w:iCs/>
          <w:sz w:val="24"/>
          <w:lang w:eastAsia="zh-CN"/>
        </w:rPr>
        <w:t>~</w:t>
      </w:r>
      <w:r>
        <w:rPr>
          <w:rFonts w:eastAsia="宋体" w:cs="Arial" w:hint="eastAsia"/>
          <w:iCs/>
          <w:sz w:val="24"/>
          <w:lang w:eastAsia="zh-CN"/>
        </w:rPr>
        <w:t>12</w:t>
      </w:r>
      <w:r>
        <w:rPr>
          <w:rFonts w:eastAsia="宋体" w:cs="Arial" w:hint="eastAsia"/>
          <w:iCs/>
          <w:sz w:val="24"/>
          <w:lang w:eastAsia="zh-CN"/>
        </w:rPr>
        <w:t>的排放。</w:t>
      </w:r>
      <w:r>
        <w:rPr>
          <w:rFonts w:eastAsia="宋体" w:cs="Arial" w:hint="eastAsia"/>
          <w:iCs/>
          <w:sz w:val="24"/>
          <w:lang w:val="en-US" w:eastAsia="zh-CN"/>
        </w:rPr>
        <w:t>因核查范围较</w:t>
      </w:r>
      <w:r>
        <w:rPr>
          <w:rFonts w:eastAsia="宋体" w:cs="Arial" w:hint="eastAsia"/>
          <w:iCs/>
          <w:sz w:val="24"/>
          <w:lang w:val="en-US" w:eastAsia="zh-CN"/>
        </w:rPr>
        <w:t>2023</w:t>
      </w:r>
      <w:r>
        <w:rPr>
          <w:rFonts w:eastAsia="宋体" w:cs="Arial" w:hint="eastAsia"/>
          <w:iCs/>
          <w:sz w:val="24"/>
          <w:lang w:val="en-US" w:eastAsia="zh-CN"/>
        </w:rPr>
        <w:t>年有较大更新，</w:t>
      </w:r>
      <w:commentRangeStart w:id="256"/>
      <w:commentRangeStart w:id="257"/>
      <w:r>
        <w:rPr>
          <w:rFonts w:eastAsia="宋体" w:cs="Arial" w:hint="eastAsia"/>
          <w:iCs/>
          <w:sz w:val="24"/>
          <w:lang w:val="en-US" w:eastAsia="zh-CN"/>
        </w:rPr>
        <w:t>故</w:t>
      </w:r>
      <w:commentRangeEnd w:id="256"/>
      <w:r>
        <w:rPr>
          <w:rStyle w:val="af8"/>
        </w:rPr>
        <w:commentReference w:id="256"/>
      </w:r>
      <w:commentRangeEnd w:id="257"/>
      <w:r>
        <w:rPr>
          <w:rStyle w:val="af8"/>
        </w:rPr>
        <w:commentReference w:id="257"/>
      </w:r>
      <w:r>
        <w:rPr>
          <w:rFonts w:eastAsia="宋体" w:cs="Arial" w:hint="eastAsia"/>
          <w:iCs/>
          <w:sz w:val="24"/>
          <w:lang w:val="en-US" w:eastAsia="zh-CN"/>
        </w:rPr>
        <w:t>选择</w:t>
      </w:r>
      <w:r>
        <w:rPr>
          <w:rFonts w:eastAsia="宋体" w:cs="Arial" w:hint="eastAsia"/>
          <w:iCs/>
          <w:sz w:val="24"/>
          <w:lang w:val="en-US" w:eastAsia="zh-CN"/>
        </w:rPr>
        <w:t>2024</w:t>
      </w:r>
      <w:r>
        <w:rPr>
          <w:rFonts w:eastAsia="宋体" w:cs="Arial" w:hint="eastAsia"/>
          <w:iCs/>
          <w:sz w:val="24"/>
          <w:lang w:val="en-US" w:eastAsia="zh-CN"/>
        </w:rPr>
        <w:t>年为</w:t>
      </w:r>
      <w:r>
        <w:rPr>
          <w:rFonts w:eastAsia="宋体" w:cs="Arial"/>
          <w:iCs/>
          <w:sz w:val="24"/>
          <w:lang w:eastAsia="zh-CN"/>
        </w:rPr>
        <w:t>基准年</w:t>
      </w:r>
      <w:r>
        <w:rPr>
          <w:rFonts w:eastAsia="宋体" w:cs="Arial"/>
          <w:iCs/>
          <w:sz w:val="24"/>
          <w:lang w:eastAsia="zh-CN"/>
        </w:rPr>
        <w:t xml:space="preserve"> </w:t>
      </w:r>
      <w:r>
        <w:rPr>
          <w:rFonts w:eastAsia="宋体" w:cs="Arial" w:hint="eastAsia"/>
          <w:iCs/>
          <w:sz w:val="24"/>
          <w:lang w:eastAsia="zh-CN"/>
        </w:rPr>
        <w:t>。</w:t>
      </w:r>
    </w:p>
    <w:p w14:paraId="7D07D5D8" w14:textId="77777777" w:rsidR="0076773F" w:rsidRDefault="00000000">
      <w:pPr>
        <w:pStyle w:val="Style2"/>
        <w:numPr>
          <w:ilvl w:val="2"/>
          <w:numId w:val="15"/>
        </w:numPr>
        <w:spacing w:line="360" w:lineRule="auto"/>
      </w:pPr>
      <w:bookmarkStart w:id="258" w:name="_Toc198906622"/>
      <w:bookmarkStart w:id="259" w:name="_Toc204099795"/>
      <w:r>
        <w:rPr>
          <w:rFonts w:hint="eastAsia"/>
          <w:lang w:val="en-US"/>
        </w:rPr>
        <w:t>基准年温室气体</w:t>
      </w:r>
      <w:commentRangeStart w:id="260"/>
      <w:commentRangeStart w:id="261"/>
      <w:r>
        <w:rPr>
          <w:rFonts w:hint="eastAsia"/>
          <w:lang w:val="en-US"/>
        </w:rPr>
        <w:t>清单</w:t>
      </w:r>
      <w:bookmarkEnd w:id="258"/>
      <w:commentRangeEnd w:id="260"/>
      <w:r>
        <w:rPr>
          <w:rStyle w:val="af8"/>
          <w:rFonts w:eastAsiaTheme="minorEastAsia" w:cs="Times New Roman"/>
          <w:caps w:val="0"/>
          <w:spacing w:val="0"/>
          <w:lang w:eastAsia="fr-FR"/>
        </w:rPr>
        <w:commentReference w:id="260"/>
      </w:r>
      <w:commentRangeEnd w:id="261"/>
      <w:r>
        <w:rPr>
          <w:rStyle w:val="af8"/>
          <w:rFonts w:eastAsiaTheme="minorEastAsia" w:cs="Times New Roman"/>
          <w:caps w:val="0"/>
          <w:spacing w:val="0"/>
          <w:lang w:eastAsia="fr-FR"/>
        </w:rPr>
        <w:commentReference w:id="261"/>
      </w:r>
      <w:r>
        <w:rPr>
          <w:rFonts w:hint="eastAsia"/>
          <w:lang w:val="en-US"/>
        </w:rPr>
        <w:t>（基于位置）</w:t>
      </w:r>
      <w:bookmarkEnd w:id="259"/>
    </w:p>
    <w:tbl>
      <w:tblPr>
        <w:tblW w:w="5000" w:type="pct"/>
        <w:tblLayout w:type="fixed"/>
        <w:tblLook w:val="04A0" w:firstRow="1" w:lastRow="0" w:firstColumn="1" w:lastColumn="0" w:noHBand="0" w:noVBand="1"/>
      </w:tblPr>
      <w:tblGrid>
        <w:gridCol w:w="739"/>
        <w:gridCol w:w="915"/>
        <w:gridCol w:w="1330"/>
        <w:gridCol w:w="894"/>
        <w:gridCol w:w="991"/>
        <w:gridCol w:w="749"/>
        <w:gridCol w:w="897"/>
        <w:gridCol w:w="660"/>
        <w:gridCol w:w="756"/>
        <w:gridCol w:w="1131"/>
      </w:tblGrid>
      <w:tr w:rsidR="001A1870" w:rsidRPr="001A1870" w14:paraId="153BE439" w14:textId="77777777" w:rsidTr="001A1870">
        <w:trPr>
          <w:trHeight w:val="300"/>
        </w:trPr>
        <w:tc>
          <w:tcPr>
            <w:tcW w:w="408" w:type="pct"/>
            <w:vMerge w:val="restart"/>
            <w:tcBorders>
              <w:top w:val="single" w:sz="4" w:space="0" w:color="auto"/>
              <w:left w:val="single" w:sz="4" w:space="0" w:color="auto"/>
              <w:bottom w:val="single" w:sz="4" w:space="0" w:color="000000"/>
              <w:right w:val="single" w:sz="4" w:space="0" w:color="auto"/>
            </w:tcBorders>
            <w:shd w:val="clear" w:color="000000" w:fill="FF6600"/>
            <w:noWrap/>
            <w:vAlign w:val="center"/>
            <w:hideMark/>
          </w:tcPr>
          <w:p w14:paraId="3E4BDBA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范围一</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7F37A82E"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直接温室气体排放</w:t>
            </w:r>
          </w:p>
        </w:tc>
      </w:tr>
      <w:tr w:rsidR="001A1870" w:rsidRPr="001A1870" w14:paraId="3FFF0978" w14:textId="77777777" w:rsidTr="001A1870">
        <w:trPr>
          <w:trHeight w:val="300"/>
        </w:trPr>
        <w:tc>
          <w:tcPr>
            <w:tcW w:w="408" w:type="pct"/>
            <w:vMerge/>
            <w:tcBorders>
              <w:top w:val="single" w:sz="4" w:space="0" w:color="auto"/>
              <w:left w:val="single" w:sz="4" w:space="0" w:color="auto"/>
              <w:bottom w:val="single" w:sz="4" w:space="0" w:color="000000"/>
              <w:right w:val="single" w:sz="4" w:space="0" w:color="auto"/>
            </w:tcBorders>
            <w:vAlign w:val="center"/>
            <w:hideMark/>
          </w:tcPr>
          <w:p w14:paraId="35AF2DC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1C7B3728"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DFFBE8A"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73D992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128A7D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7FBC7C1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7CF137A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4CF1C00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7161118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33EA565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356A323" w14:textId="77777777" w:rsidTr="001A1870">
        <w:trPr>
          <w:trHeight w:val="300"/>
        </w:trPr>
        <w:tc>
          <w:tcPr>
            <w:tcW w:w="408" w:type="pct"/>
            <w:vMerge/>
            <w:tcBorders>
              <w:top w:val="single" w:sz="4" w:space="0" w:color="auto"/>
              <w:left w:val="single" w:sz="4" w:space="0" w:color="auto"/>
              <w:bottom w:val="single" w:sz="4" w:space="0" w:color="000000"/>
              <w:right w:val="single" w:sz="4" w:space="0" w:color="auto"/>
            </w:tcBorders>
            <w:vAlign w:val="center"/>
            <w:hideMark/>
          </w:tcPr>
          <w:p w14:paraId="361B0D79"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6E09C5F"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31DBB1F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7,086,080.35 </w:t>
            </w:r>
          </w:p>
        </w:tc>
        <w:tc>
          <w:tcPr>
            <w:tcW w:w="493" w:type="pct"/>
            <w:tcBorders>
              <w:top w:val="nil"/>
              <w:left w:val="nil"/>
              <w:bottom w:val="single" w:sz="4" w:space="0" w:color="auto"/>
              <w:right w:val="single" w:sz="4" w:space="0" w:color="auto"/>
            </w:tcBorders>
            <w:shd w:val="clear" w:color="000000" w:fill="C0C0C0"/>
            <w:noWrap/>
            <w:vAlign w:val="center"/>
            <w:hideMark/>
          </w:tcPr>
          <w:p w14:paraId="544644B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2,569.68 </w:t>
            </w:r>
          </w:p>
        </w:tc>
        <w:tc>
          <w:tcPr>
            <w:tcW w:w="547" w:type="pct"/>
            <w:tcBorders>
              <w:top w:val="nil"/>
              <w:left w:val="nil"/>
              <w:bottom w:val="single" w:sz="4" w:space="0" w:color="auto"/>
              <w:right w:val="single" w:sz="4" w:space="0" w:color="auto"/>
            </w:tcBorders>
            <w:shd w:val="clear" w:color="000000" w:fill="C0C0C0"/>
            <w:noWrap/>
            <w:vAlign w:val="center"/>
            <w:hideMark/>
          </w:tcPr>
          <w:p w14:paraId="26C6017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30,422.62 </w:t>
            </w:r>
          </w:p>
        </w:tc>
        <w:tc>
          <w:tcPr>
            <w:tcW w:w="413" w:type="pct"/>
            <w:tcBorders>
              <w:top w:val="nil"/>
              <w:left w:val="nil"/>
              <w:bottom w:val="single" w:sz="4" w:space="0" w:color="auto"/>
              <w:right w:val="single" w:sz="4" w:space="0" w:color="auto"/>
            </w:tcBorders>
            <w:shd w:val="clear" w:color="000000" w:fill="C0C0C0"/>
            <w:noWrap/>
            <w:vAlign w:val="center"/>
            <w:hideMark/>
          </w:tcPr>
          <w:p w14:paraId="1533BAF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5" w:type="pct"/>
            <w:tcBorders>
              <w:top w:val="nil"/>
              <w:left w:val="nil"/>
              <w:bottom w:val="single" w:sz="4" w:space="0" w:color="auto"/>
              <w:right w:val="single" w:sz="4" w:space="0" w:color="auto"/>
            </w:tcBorders>
            <w:shd w:val="clear" w:color="000000" w:fill="C0C0C0"/>
            <w:noWrap/>
            <w:vAlign w:val="center"/>
            <w:hideMark/>
          </w:tcPr>
          <w:p w14:paraId="7C97F25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6C39BDD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417" w:type="pct"/>
            <w:tcBorders>
              <w:top w:val="nil"/>
              <w:left w:val="nil"/>
              <w:bottom w:val="single" w:sz="4" w:space="0" w:color="auto"/>
              <w:right w:val="single" w:sz="4" w:space="0" w:color="auto"/>
            </w:tcBorders>
            <w:shd w:val="clear" w:color="000000" w:fill="C0C0C0"/>
            <w:noWrap/>
            <w:vAlign w:val="center"/>
            <w:hideMark/>
          </w:tcPr>
          <w:p w14:paraId="7E33C14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single" w:sz="4" w:space="0" w:color="auto"/>
              <w:right w:val="single" w:sz="4" w:space="0" w:color="auto"/>
            </w:tcBorders>
            <w:shd w:val="clear" w:color="000000" w:fill="C0C0C0"/>
            <w:noWrap/>
            <w:vAlign w:val="center"/>
            <w:hideMark/>
          </w:tcPr>
          <w:p w14:paraId="228AD69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7,122,248.83 </w:t>
            </w:r>
          </w:p>
        </w:tc>
      </w:tr>
      <w:tr w:rsidR="001A1870" w:rsidRPr="001A1870" w14:paraId="26E1126F"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noWrap/>
            <w:vAlign w:val="center"/>
            <w:hideMark/>
          </w:tcPr>
          <w:p w14:paraId="6DBD5878"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范围二</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13F7DCDF"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输入能源间接温室气体排放（基于位置）</w:t>
            </w:r>
          </w:p>
        </w:tc>
      </w:tr>
      <w:tr w:rsidR="001A1870" w:rsidRPr="001A1870" w14:paraId="7B55B113"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38CE16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6EAEEA6D"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7644D89"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6DFF570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77B9EA8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326802C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5B3E96B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0B295E0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4D07E63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4317990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7D58695"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1770D75"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nil"/>
              <w:right w:val="single" w:sz="4" w:space="0" w:color="auto"/>
            </w:tcBorders>
            <w:shd w:val="clear" w:color="000000" w:fill="C0C0C0"/>
            <w:noWrap/>
            <w:vAlign w:val="center"/>
            <w:hideMark/>
          </w:tcPr>
          <w:p w14:paraId="6F4BF62D"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nil"/>
              <w:right w:val="single" w:sz="4" w:space="0" w:color="auto"/>
            </w:tcBorders>
            <w:shd w:val="clear" w:color="000000" w:fill="C0C0C0"/>
            <w:noWrap/>
            <w:vAlign w:val="center"/>
            <w:hideMark/>
          </w:tcPr>
          <w:p w14:paraId="503010C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1,069,378.75 </w:t>
            </w:r>
          </w:p>
        </w:tc>
        <w:tc>
          <w:tcPr>
            <w:tcW w:w="493" w:type="pct"/>
            <w:tcBorders>
              <w:top w:val="nil"/>
              <w:left w:val="nil"/>
              <w:bottom w:val="nil"/>
              <w:right w:val="single" w:sz="4" w:space="0" w:color="auto"/>
            </w:tcBorders>
            <w:shd w:val="clear" w:color="000000" w:fill="C0C0C0"/>
            <w:noWrap/>
            <w:vAlign w:val="center"/>
            <w:hideMark/>
          </w:tcPr>
          <w:p w14:paraId="5F00D35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DB8DF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7862964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792CE44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4A3E95F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5E0C0FA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FC15B3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1,069,378.75 </w:t>
            </w:r>
          </w:p>
        </w:tc>
      </w:tr>
      <w:tr w:rsidR="001A1870" w:rsidRPr="001A1870" w14:paraId="51B970D6"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2598B2A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w:t>
            </w:r>
            <w:r w:rsidRPr="001A1870">
              <w:rPr>
                <w:rFonts w:eastAsia="宋体" w:cs="Arial"/>
                <w:b/>
                <w:bCs/>
                <w:color w:val="FFFFFF"/>
                <w:szCs w:val="20"/>
                <w:lang w:val="en-US" w:eastAsia="zh-CN"/>
              </w:rPr>
              <w:t>1</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6E0BB20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外购商品和服务的上游产生的排放</w:t>
            </w:r>
          </w:p>
        </w:tc>
      </w:tr>
      <w:tr w:rsidR="001A1870" w:rsidRPr="001A1870" w14:paraId="022B6ED5"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522AA7D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4976DF97"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706C8BEE"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0F410EC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4DE03ED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2ED8469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3A19632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7AFCB30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4B6C8BF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1E42C279"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1305611D"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574790C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6F8B2E37"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4978DCBB"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2,710,165.62 </w:t>
            </w:r>
          </w:p>
        </w:tc>
        <w:tc>
          <w:tcPr>
            <w:tcW w:w="493" w:type="pct"/>
            <w:tcBorders>
              <w:top w:val="nil"/>
              <w:left w:val="nil"/>
              <w:bottom w:val="nil"/>
              <w:right w:val="single" w:sz="4" w:space="0" w:color="auto"/>
            </w:tcBorders>
            <w:shd w:val="clear" w:color="000000" w:fill="C0C0C0"/>
            <w:noWrap/>
            <w:vAlign w:val="center"/>
            <w:hideMark/>
          </w:tcPr>
          <w:p w14:paraId="3CB8C96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181240B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0F4A7CD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37A3DFF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4D4698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03E1A64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2B5C9A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2,710,165.62 </w:t>
            </w:r>
          </w:p>
        </w:tc>
      </w:tr>
      <w:tr w:rsidR="001A1870" w:rsidRPr="001A1870" w14:paraId="52732926"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06B426B"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范围三类别2</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DDFEC25"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资本货物产生的排放</w:t>
            </w:r>
          </w:p>
        </w:tc>
      </w:tr>
      <w:tr w:rsidR="001A1870" w:rsidRPr="001A1870" w14:paraId="2E731539"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6FE6B4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96544EE"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D12074D"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07AEC83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574415D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6A06987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1A150D3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4A9B37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6D5732B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4542CB03"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0B17168"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1001EB1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34A4EB2F"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35DF4064"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51,806.97 </w:t>
            </w:r>
          </w:p>
        </w:tc>
        <w:tc>
          <w:tcPr>
            <w:tcW w:w="493" w:type="pct"/>
            <w:tcBorders>
              <w:top w:val="nil"/>
              <w:left w:val="nil"/>
              <w:bottom w:val="nil"/>
              <w:right w:val="single" w:sz="4" w:space="0" w:color="auto"/>
            </w:tcBorders>
            <w:shd w:val="clear" w:color="000000" w:fill="C0C0C0"/>
            <w:noWrap/>
            <w:vAlign w:val="center"/>
            <w:hideMark/>
          </w:tcPr>
          <w:p w14:paraId="50B61FC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5ED30B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2773A5A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1AA65C7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7B3643E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6BD7ECB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55A1867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51,806.97 </w:t>
            </w:r>
          </w:p>
        </w:tc>
      </w:tr>
      <w:tr w:rsidR="001A1870" w:rsidRPr="001A1870" w14:paraId="238E88C2"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2258704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范围三类别3</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5D766C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范围一、二之外燃料和能源相关的活动产生的排放</w:t>
            </w:r>
          </w:p>
        </w:tc>
      </w:tr>
      <w:tr w:rsidR="001A1870" w:rsidRPr="001A1870" w14:paraId="38910C30"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E21314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4A6B359F"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DF4F8A5"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09F38A4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5F0D032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113E2FC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19BBCBD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5488F70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257A09F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55DDC9BC"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2A9F6B42"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F8D4D94"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5AE5ECD2"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41BB2E1F"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2,016,736.07 </w:t>
            </w:r>
          </w:p>
        </w:tc>
        <w:tc>
          <w:tcPr>
            <w:tcW w:w="493" w:type="pct"/>
            <w:tcBorders>
              <w:top w:val="nil"/>
              <w:left w:val="nil"/>
              <w:bottom w:val="nil"/>
              <w:right w:val="single" w:sz="4" w:space="0" w:color="auto"/>
            </w:tcBorders>
            <w:shd w:val="clear" w:color="000000" w:fill="C0C0C0"/>
            <w:noWrap/>
            <w:vAlign w:val="center"/>
            <w:hideMark/>
          </w:tcPr>
          <w:p w14:paraId="44E5427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2A32A11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735B10D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07A1593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53E7DEC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01597B2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60D6C70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2,016,736.07 </w:t>
            </w:r>
          </w:p>
        </w:tc>
      </w:tr>
      <w:tr w:rsidR="001A1870" w:rsidRPr="001A1870" w14:paraId="6D706D2C"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0E29BFE"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范围三类别4</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50873105"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上游运输配送产生的排放</w:t>
            </w:r>
          </w:p>
        </w:tc>
      </w:tr>
      <w:tr w:rsidR="001A1870" w:rsidRPr="001A1870" w14:paraId="25E5D0B6"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0D192175"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18252B58"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64FC9E64"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4A5550D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460B6B9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3F2BB37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0A90786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367ECA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24EE5EF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67BF0313"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88B4C60"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7C84A3A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787B0E4"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B99BF5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362,284.25 </w:t>
            </w:r>
          </w:p>
        </w:tc>
        <w:tc>
          <w:tcPr>
            <w:tcW w:w="493" w:type="pct"/>
            <w:tcBorders>
              <w:top w:val="nil"/>
              <w:left w:val="nil"/>
              <w:bottom w:val="nil"/>
              <w:right w:val="single" w:sz="4" w:space="0" w:color="auto"/>
            </w:tcBorders>
            <w:shd w:val="clear" w:color="000000" w:fill="C0C0C0"/>
            <w:noWrap/>
            <w:vAlign w:val="center"/>
            <w:hideMark/>
          </w:tcPr>
          <w:p w14:paraId="544D71D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A16642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080C4A5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5A8BB05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3BF9965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71091DB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5C5990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362,284.25 </w:t>
            </w:r>
          </w:p>
        </w:tc>
      </w:tr>
      <w:tr w:rsidR="001A1870" w:rsidRPr="001A1870" w14:paraId="71934086"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62FDBB44"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范围三类别5</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B0608FA"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运营产生的废物产生的排放</w:t>
            </w:r>
          </w:p>
        </w:tc>
      </w:tr>
      <w:tr w:rsidR="001A1870" w:rsidRPr="001A1870" w14:paraId="2A073CFC"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391F4F7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1393D2A"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BEC2411"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D304F4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415F525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00E6C48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300E184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27C54BB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56F638C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3EED2091"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ADDE986"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72BB4F0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16D2FA2A"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36D3C93E"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147,636.03 </w:t>
            </w:r>
          </w:p>
        </w:tc>
        <w:tc>
          <w:tcPr>
            <w:tcW w:w="493" w:type="pct"/>
            <w:tcBorders>
              <w:top w:val="nil"/>
              <w:left w:val="nil"/>
              <w:bottom w:val="nil"/>
              <w:right w:val="single" w:sz="4" w:space="0" w:color="auto"/>
            </w:tcBorders>
            <w:shd w:val="clear" w:color="000000" w:fill="C0C0C0"/>
            <w:noWrap/>
            <w:vAlign w:val="center"/>
            <w:hideMark/>
          </w:tcPr>
          <w:p w14:paraId="75DC1AE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1800DF6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7487DB1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1AEC1B2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6EDA8A4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50F86B5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653B9C0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147,636.03 </w:t>
            </w:r>
          </w:p>
        </w:tc>
      </w:tr>
      <w:tr w:rsidR="001A1870" w:rsidRPr="001A1870" w14:paraId="51540355"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6E5494DD"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范围三类别6</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DDFE4A9"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商务旅行产生的排放</w:t>
            </w:r>
          </w:p>
        </w:tc>
      </w:tr>
      <w:tr w:rsidR="001A1870" w:rsidRPr="001A1870" w14:paraId="39631FB8"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1F10A8D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5D2A65EC"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E94E773"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180030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57007AE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878EB9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61F274E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2D7C214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0E158CB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6BC32B5B"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C9832C9"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AC4B1C8"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56E51AA0"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E3B4537"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1,670.17 </w:t>
            </w:r>
          </w:p>
        </w:tc>
        <w:tc>
          <w:tcPr>
            <w:tcW w:w="493" w:type="pct"/>
            <w:tcBorders>
              <w:top w:val="nil"/>
              <w:left w:val="nil"/>
              <w:bottom w:val="nil"/>
              <w:right w:val="single" w:sz="4" w:space="0" w:color="auto"/>
            </w:tcBorders>
            <w:shd w:val="clear" w:color="000000" w:fill="C0C0C0"/>
            <w:noWrap/>
            <w:vAlign w:val="center"/>
            <w:hideMark/>
          </w:tcPr>
          <w:p w14:paraId="32DB27B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1C8EB3E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29986F6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57F664A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280819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36F90BD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B47627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1,670.17 </w:t>
            </w:r>
          </w:p>
        </w:tc>
      </w:tr>
      <w:tr w:rsidR="001A1870" w:rsidRPr="001A1870" w14:paraId="4EF427E0"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05E12988"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范围三类别7</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2A02F81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员工通勤产生的排放</w:t>
            </w:r>
          </w:p>
        </w:tc>
      </w:tr>
      <w:tr w:rsidR="001A1870" w:rsidRPr="001A1870" w14:paraId="5803F02D"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07AAABF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3993282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5D780D59"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61A4FD7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119D0B9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50D334C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519D106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118B5C9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2A6CF66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3134F76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281163D"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A21CC4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6DA7C3FE"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5816EA8C"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13,322.58 </w:t>
            </w:r>
          </w:p>
        </w:tc>
        <w:tc>
          <w:tcPr>
            <w:tcW w:w="493" w:type="pct"/>
            <w:tcBorders>
              <w:top w:val="nil"/>
              <w:left w:val="nil"/>
              <w:bottom w:val="nil"/>
              <w:right w:val="single" w:sz="4" w:space="0" w:color="auto"/>
            </w:tcBorders>
            <w:shd w:val="clear" w:color="000000" w:fill="C0C0C0"/>
            <w:noWrap/>
            <w:vAlign w:val="center"/>
            <w:hideMark/>
          </w:tcPr>
          <w:p w14:paraId="0230DFB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2802532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7C3DE94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6E2BF46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74D08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514B65D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548FFA4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13,322.58 </w:t>
            </w:r>
          </w:p>
        </w:tc>
      </w:tr>
      <w:tr w:rsidR="001A1870" w:rsidRPr="001A1870" w14:paraId="35185E72"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1D3EEE9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范围三类别8</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1253D4D3"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上游租赁资产产生的排放</w:t>
            </w:r>
          </w:p>
        </w:tc>
      </w:tr>
      <w:tr w:rsidR="001A1870" w:rsidRPr="001A1870" w14:paraId="45D20ABB"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02EC134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35AD73A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5A3A78C1"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0375F9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75B687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8C38F0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115395D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4EA7B10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123EDFD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111DF87A"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10BE383B"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5F27A6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624FA746"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4D1160D"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0447C09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4FB4792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5999E47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7FDF057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9E0BA3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2D5379E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7678BB8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1A41C1CA"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6C7FE65B"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范围三类别9</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01B5105F"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下游运输配送产生的排放</w:t>
            </w:r>
          </w:p>
        </w:tc>
      </w:tr>
      <w:tr w:rsidR="001A1870" w:rsidRPr="001A1870" w14:paraId="14CDAFC3"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67B41B7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38F17E7"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2394A0B5"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7E6048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6E48F23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7F81A1F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2B2E729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2FEEF52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7D40B5E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368E8694"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35ACE39"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31DC971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769C4F19"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65936FCF"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274,585.61 </w:t>
            </w:r>
          </w:p>
        </w:tc>
        <w:tc>
          <w:tcPr>
            <w:tcW w:w="493" w:type="pct"/>
            <w:tcBorders>
              <w:top w:val="nil"/>
              <w:left w:val="nil"/>
              <w:bottom w:val="nil"/>
              <w:right w:val="single" w:sz="4" w:space="0" w:color="auto"/>
            </w:tcBorders>
            <w:shd w:val="clear" w:color="000000" w:fill="C0C0C0"/>
            <w:noWrap/>
            <w:vAlign w:val="center"/>
            <w:hideMark/>
          </w:tcPr>
          <w:p w14:paraId="6435509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6C62468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138FC1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522CD89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1D7E4D4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1167ABF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513D9A7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274,585.61 </w:t>
            </w:r>
          </w:p>
        </w:tc>
      </w:tr>
      <w:tr w:rsidR="001A1870" w:rsidRPr="001A1870" w14:paraId="15C9D65F"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0DA62D23"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范围三类别10</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B1E55AE"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外销产品加工产生的排放</w:t>
            </w:r>
          </w:p>
        </w:tc>
      </w:tr>
      <w:tr w:rsidR="001A1870" w:rsidRPr="001A1870" w14:paraId="0932DEE0"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7B31AC09"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3BA1D7F2"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AE6305C"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BDA244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7AAE45A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0AB308B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1162F1E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1BE63FE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6B2F0BE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06E7E46D"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74573F9A"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7F9CF078"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2C2152B"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AB2E9EA"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1,746,619.96 </w:t>
            </w:r>
          </w:p>
        </w:tc>
        <w:tc>
          <w:tcPr>
            <w:tcW w:w="493" w:type="pct"/>
            <w:tcBorders>
              <w:top w:val="nil"/>
              <w:left w:val="nil"/>
              <w:bottom w:val="nil"/>
              <w:right w:val="single" w:sz="4" w:space="0" w:color="auto"/>
            </w:tcBorders>
            <w:shd w:val="clear" w:color="000000" w:fill="C0C0C0"/>
            <w:noWrap/>
            <w:vAlign w:val="center"/>
            <w:hideMark/>
          </w:tcPr>
          <w:p w14:paraId="2CC480F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0993433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7187630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71EE3A7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5B46A38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3FFB5A7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28CA4F7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1,746,619.96 </w:t>
            </w:r>
          </w:p>
        </w:tc>
      </w:tr>
      <w:tr w:rsidR="001A1870" w:rsidRPr="001A1870" w14:paraId="203BD86C"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22FD9B3"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范围三类别11</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10BF9174"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外销产品使用产生的排放</w:t>
            </w:r>
          </w:p>
        </w:tc>
      </w:tr>
      <w:tr w:rsidR="001A1870" w:rsidRPr="001A1870" w14:paraId="7984406A"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32EA737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675B5F1C"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75CA3B1"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800941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493D370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C75D6B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5FBA56D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0AA31AD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2E49EA5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64B11BCC"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DC3713E"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61A8248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A8D6EC4"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6EDEF904"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3,828.38 </w:t>
            </w:r>
          </w:p>
        </w:tc>
        <w:tc>
          <w:tcPr>
            <w:tcW w:w="493" w:type="pct"/>
            <w:tcBorders>
              <w:top w:val="nil"/>
              <w:left w:val="nil"/>
              <w:bottom w:val="single" w:sz="4" w:space="0" w:color="auto"/>
              <w:right w:val="single" w:sz="4" w:space="0" w:color="auto"/>
            </w:tcBorders>
            <w:shd w:val="clear" w:color="000000" w:fill="C0C0C0"/>
            <w:noWrap/>
            <w:vAlign w:val="center"/>
            <w:hideMark/>
          </w:tcPr>
          <w:p w14:paraId="7B0407E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2.41 </w:t>
            </w:r>
          </w:p>
        </w:tc>
        <w:tc>
          <w:tcPr>
            <w:tcW w:w="547" w:type="pct"/>
            <w:tcBorders>
              <w:top w:val="nil"/>
              <w:left w:val="nil"/>
              <w:bottom w:val="single" w:sz="4" w:space="0" w:color="auto"/>
              <w:right w:val="single" w:sz="4" w:space="0" w:color="auto"/>
            </w:tcBorders>
            <w:shd w:val="clear" w:color="000000" w:fill="C0C0C0"/>
            <w:noWrap/>
            <w:vAlign w:val="center"/>
            <w:hideMark/>
          </w:tcPr>
          <w:p w14:paraId="64B0606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2.35 </w:t>
            </w:r>
          </w:p>
        </w:tc>
        <w:tc>
          <w:tcPr>
            <w:tcW w:w="413" w:type="pct"/>
            <w:tcBorders>
              <w:top w:val="nil"/>
              <w:left w:val="nil"/>
              <w:bottom w:val="single" w:sz="4" w:space="0" w:color="auto"/>
              <w:right w:val="single" w:sz="4" w:space="0" w:color="auto"/>
            </w:tcBorders>
            <w:shd w:val="clear" w:color="000000" w:fill="C0C0C0"/>
            <w:noWrap/>
            <w:vAlign w:val="center"/>
            <w:hideMark/>
          </w:tcPr>
          <w:p w14:paraId="5D6FBC9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single" w:sz="4" w:space="0" w:color="auto"/>
              <w:right w:val="single" w:sz="4" w:space="0" w:color="auto"/>
            </w:tcBorders>
            <w:shd w:val="clear" w:color="000000" w:fill="C0C0C0"/>
            <w:noWrap/>
            <w:vAlign w:val="center"/>
            <w:hideMark/>
          </w:tcPr>
          <w:p w14:paraId="22A1DC6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3690E0B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single" w:sz="4" w:space="0" w:color="auto"/>
              <w:right w:val="single" w:sz="4" w:space="0" w:color="auto"/>
            </w:tcBorders>
            <w:shd w:val="clear" w:color="000000" w:fill="C0C0C0"/>
            <w:noWrap/>
            <w:vAlign w:val="center"/>
            <w:hideMark/>
          </w:tcPr>
          <w:p w14:paraId="6F0A888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224830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3,833.14 </w:t>
            </w:r>
          </w:p>
        </w:tc>
      </w:tr>
      <w:tr w:rsidR="001A1870" w:rsidRPr="001A1870" w14:paraId="71E0F5F6"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DDC3F3A"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范围三类别12</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65726D88"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外售产品报废产生的排放</w:t>
            </w:r>
          </w:p>
        </w:tc>
      </w:tr>
      <w:tr w:rsidR="001A1870" w:rsidRPr="001A1870" w14:paraId="09616578"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5E48CC5C"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29D4D824"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65749413"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4461832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6BF2533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A6FB7E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3AEEFF0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7DBB38E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1284374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7548EAB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6F85986"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787E7126"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25C7C6BA"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C1F943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3,747.35 </w:t>
            </w:r>
          </w:p>
        </w:tc>
        <w:tc>
          <w:tcPr>
            <w:tcW w:w="493" w:type="pct"/>
            <w:tcBorders>
              <w:top w:val="nil"/>
              <w:left w:val="nil"/>
              <w:bottom w:val="nil"/>
              <w:right w:val="single" w:sz="4" w:space="0" w:color="auto"/>
            </w:tcBorders>
            <w:shd w:val="clear" w:color="000000" w:fill="C0C0C0"/>
            <w:noWrap/>
            <w:vAlign w:val="center"/>
            <w:hideMark/>
          </w:tcPr>
          <w:p w14:paraId="628659E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57349F7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8D614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67DCAFB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184EC59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20FE38B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53D1E98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3,747.35 </w:t>
            </w:r>
          </w:p>
        </w:tc>
      </w:tr>
      <w:tr w:rsidR="001A1870" w:rsidRPr="001A1870" w14:paraId="762C8854"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708F4B1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范围三类别13</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444069ED"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下游租赁资产产生的排放</w:t>
            </w:r>
          </w:p>
        </w:tc>
      </w:tr>
      <w:tr w:rsidR="001A1870" w:rsidRPr="001A1870" w14:paraId="2A5B07D5"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576F98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6050539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4A398A2"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3232AF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4734DED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52568B8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5D34235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43DBF1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3FD99FF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1AD9A351"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5EB4A903"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0148531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EA7811A"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0B1098B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16BE7FD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253C18A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0D8A909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17D8D29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74146C8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4E9490A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347DF1D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1CDEE65A"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3C4D059"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范围三类别14</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4079D4A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特许经营产生的排放</w:t>
            </w:r>
          </w:p>
        </w:tc>
      </w:tr>
      <w:tr w:rsidR="001A1870" w:rsidRPr="001A1870" w14:paraId="12EF71C8"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E37D793"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2F55E3D1"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D11925C"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628873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0BD776B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63F1ED2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53248EA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C812BB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42776BF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7A75C40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D7A74C3"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06ECC2B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3F70E78"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7F2F492"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3E9D833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BBFD0B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48B5C58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0066D05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0353515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2E64C8E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6B7D358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763ACEA3"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1DDE2573"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范围三类别15</w:t>
            </w:r>
          </w:p>
        </w:tc>
        <w:tc>
          <w:tcPr>
            <w:tcW w:w="4592"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6E4F60A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投资产生的排放</w:t>
            </w:r>
          </w:p>
        </w:tc>
      </w:tr>
      <w:tr w:rsidR="001A1870" w:rsidRPr="001A1870" w14:paraId="5232267B"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49162E7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730055D4"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6EE9895E"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047D5F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2EE7E6C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118C504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nil"/>
              <w:left w:val="nil"/>
              <w:bottom w:val="single" w:sz="4" w:space="0" w:color="auto"/>
              <w:right w:val="single" w:sz="4" w:space="0" w:color="auto"/>
            </w:tcBorders>
            <w:shd w:val="clear" w:color="000000" w:fill="FF6600"/>
            <w:noWrap/>
            <w:vAlign w:val="center"/>
            <w:hideMark/>
          </w:tcPr>
          <w:p w14:paraId="4EF0AFA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028F56D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nil"/>
              <w:left w:val="nil"/>
              <w:bottom w:val="single" w:sz="4" w:space="0" w:color="auto"/>
              <w:right w:val="single" w:sz="4" w:space="0" w:color="auto"/>
            </w:tcBorders>
            <w:shd w:val="clear" w:color="000000" w:fill="FF6600"/>
            <w:noWrap/>
            <w:vAlign w:val="center"/>
            <w:hideMark/>
          </w:tcPr>
          <w:p w14:paraId="5002256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nil"/>
              <w:left w:val="nil"/>
              <w:bottom w:val="single" w:sz="4" w:space="0" w:color="auto"/>
              <w:right w:val="single" w:sz="4" w:space="0" w:color="auto"/>
            </w:tcBorders>
            <w:shd w:val="clear" w:color="000000" w:fill="FF6600"/>
            <w:noWrap/>
            <w:vAlign w:val="center"/>
            <w:hideMark/>
          </w:tcPr>
          <w:p w14:paraId="7D62CBD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688A5769"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68FB2BC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6CC3FA0"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64B1A308"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0DC855C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599088E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8E0707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nil"/>
              <w:right w:val="single" w:sz="4" w:space="0" w:color="auto"/>
            </w:tcBorders>
            <w:shd w:val="clear" w:color="000000" w:fill="C0C0C0"/>
            <w:noWrap/>
            <w:vAlign w:val="center"/>
            <w:hideMark/>
          </w:tcPr>
          <w:p w14:paraId="7548473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70E0368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nil"/>
              <w:right w:val="single" w:sz="4" w:space="0" w:color="auto"/>
            </w:tcBorders>
            <w:shd w:val="clear" w:color="000000" w:fill="C0C0C0"/>
            <w:noWrap/>
            <w:vAlign w:val="center"/>
            <w:hideMark/>
          </w:tcPr>
          <w:p w14:paraId="6499ED4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nil"/>
              <w:right w:val="single" w:sz="4" w:space="0" w:color="auto"/>
            </w:tcBorders>
            <w:shd w:val="clear" w:color="000000" w:fill="C0C0C0"/>
            <w:noWrap/>
            <w:vAlign w:val="center"/>
            <w:hideMark/>
          </w:tcPr>
          <w:p w14:paraId="0030BB3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1DC9082A" w14:textId="77777777" w:rsidTr="001A1870">
        <w:trPr>
          <w:trHeight w:val="300"/>
        </w:trPr>
        <w:tc>
          <w:tcPr>
            <w:tcW w:w="408"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1E4846B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合计</w:t>
            </w:r>
          </w:p>
        </w:tc>
        <w:tc>
          <w:tcPr>
            <w:tcW w:w="505" w:type="pct"/>
            <w:tcBorders>
              <w:top w:val="nil"/>
              <w:left w:val="nil"/>
              <w:bottom w:val="single" w:sz="4" w:space="0" w:color="auto"/>
              <w:right w:val="single" w:sz="4" w:space="0" w:color="auto"/>
            </w:tcBorders>
            <w:shd w:val="clear" w:color="000000" w:fill="FF6600"/>
            <w:noWrap/>
            <w:vAlign w:val="center"/>
            <w:hideMark/>
          </w:tcPr>
          <w:p w14:paraId="55CDAE19"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E9CEA32"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single" w:sz="4" w:space="0" w:color="auto"/>
              <w:left w:val="nil"/>
              <w:bottom w:val="single" w:sz="4" w:space="0" w:color="auto"/>
              <w:right w:val="single" w:sz="4" w:space="0" w:color="auto"/>
            </w:tcBorders>
            <w:shd w:val="clear" w:color="000000" w:fill="FF6600"/>
            <w:noWrap/>
            <w:vAlign w:val="center"/>
            <w:hideMark/>
          </w:tcPr>
          <w:p w14:paraId="74D1565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single" w:sz="4" w:space="0" w:color="auto"/>
              <w:left w:val="nil"/>
              <w:bottom w:val="single" w:sz="4" w:space="0" w:color="auto"/>
              <w:right w:val="single" w:sz="4" w:space="0" w:color="auto"/>
            </w:tcBorders>
            <w:shd w:val="clear" w:color="000000" w:fill="FF6600"/>
            <w:noWrap/>
            <w:vAlign w:val="center"/>
            <w:hideMark/>
          </w:tcPr>
          <w:p w14:paraId="1DE9D06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single" w:sz="4" w:space="0" w:color="auto"/>
              <w:left w:val="nil"/>
              <w:bottom w:val="single" w:sz="4" w:space="0" w:color="auto"/>
              <w:right w:val="single" w:sz="4" w:space="0" w:color="auto"/>
            </w:tcBorders>
            <w:shd w:val="clear" w:color="000000" w:fill="FF6600"/>
            <w:noWrap/>
            <w:vAlign w:val="center"/>
            <w:hideMark/>
          </w:tcPr>
          <w:p w14:paraId="2DEBB01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5" w:type="pct"/>
            <w:tcBorders>
              <w:top w:val="single" w:sz="4" w:space="0" w:color="auto"/>
              <w:left w:val="nil"/>
              <w:bottom w:val="single" w:sz="4" w:space="0" w:color="auto"/>
              <w:right w:val="single" w:sz="4" w:space="0" w:color="auto"/>
            </w:tcBorders>
            <w:shd w:val="clear" w:color="000000" w:fill="FF6600"/>
            <w:noWrap/>
            <w:vAlign w:val="center"/>
            <w:hideMark/>
          </w:tcPr>
          <w:p w14:paraId="45CF4B8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single" w:sz="4" w:space="0" w:color="auto"/>
              <w:left w:val="nil"/>
              <w:bottom w:val="single" w:sz="4" w:space="0" w:color="auto"/>
              <w:right w:val="single" w:sz="4" w:space="0" w:color="auto"/>
            </w:tcBorders>
            <w:shd w:val="clear" w:color="000000" w:fill="FF6600"/>
            <w:noWrap/>
            <w:vAlign w:val="center"/>
            <w:hideMark/>
          </w:tcPr>
          <w:p w14:paraId="3C92615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417" w:type="pct"/>
            <w:tcBorders>
              <w:top w:val="single" w:sz="4" w:space="0" w:color="auto"/>
              <w:left w:val="nil"/>
              <w:bottom w:val="single" w:sz="4" w:space="0" w:color="auto"/>
              <w:right w:val="single" w:sz="4" w:space="0" w:color="auto"/>
            </w:tcBorders>
            <w:shd w:val="clear" w:color="000000" w:fill="FF6600"/>
            <w:noWrap/>
            <w:vAlign w:val="center"/>
            <w:hideMark/>
          </w:tcPr>
          <w:p w14:paraId="56AC85B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624" w:type="pct"/>
            <w:tcBorders>
              <w:top w:val="single" w:sz="4" w:space="0" w:color="auto"/>
              <w:left w:val="nil"/>
              <w:bottom w:val="single" w:sz="4" w:space="0" w:color="auto"/>
              <w:right w:val="single" w:sz="4" w:space="0" w:color="auto"/>
            </w:tcBorders>
            <w:shd w:val="clear" w:color="000000" w:fill="FF6600"/>
            <w:noWrap/>
            <w:vAlign w:val="center"/>
            <w:hideMark/>
          </w:tcPr>
          <w:p w14:paraId="3392B22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28EF3C5"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444AFB1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B9068CC"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范围一</w:t>
            </w:r>
          </w:p>
        </w:tc>
        <w:tc>
          <w:tcPr>
            <w:tcW w:w="734" w:type="pct"/>
            <w:tcBorders>
              <w:top w:val="nil"/>
              <w:left w:val="nil"/>
              <w:bottom w:val="single" w:sz="4" w:space="0" w:color="auto"/>
              <w:right w:val="single" w:sz="4" w:space="0" w:color="auto"/>
            </w:tcBorders>
            <w:shd w:val="clear" w:color="000000" w:fill="C0C0C0"/>
            <w:noWrap/>
            <w:vAlign w:val="center"/>
            <w:hideMark/>
          </w:tcPr>
          <w:p w14:paraId="3E1104BE"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7,086,080.35 </w:t>
            </w:r>
          </w:p>
        </w:tc>
        <w:tc>
          <w:tcPr>
            <w:tcW w:w="493" w:type="pct"/>
            <w:tcBorders>
              <w:top w:val="nil"/>
              <w:left w:val="nil"/>
              <w:bottom w:val="single" w:sz="4" w:space="0" w:color="auto"/>
              <w:right w:val="single" w:sz="4" w:space="0" w:color="auto"/>
            </w:tcBorders>
            <w:shd w:val="clear" w:color="000000" w:fill="C0C0C0"/>
            <w:noWrap/>
            <w:vAlign w:val="center"/>
            <w:hideMark/>
          </w:tcPr>
          <w:p w14:paraId="2DEFD46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2,569.68 </w:t>
            </w:r>
          </w:p>
        </w:tc>
        <w:tc>
          <w:tcPr>
            <w:tcW w:w="547" w:type="pct"/>
            <w:tcBorders>
              <w:top w:val="nil"/>
              <w:left w:val="nil"/>
              <w:bottom w:val="single" w:sz="4" w:space="0" w:color="auto"/>
              <w:right w:val="single" w:sz="4" w:space="0" w:color="auto"/>
            </w:tcBorders>
            <w:shd w:val="clear" w:color="000000" w:fill="C0C0C0"/>
            <w:noWrap/>
            <w:vAlign w:val="center"/>
            <w:hideMark/>
          </w:tcPr>
          <w:p w14:paraId="64B5268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30,422.62 </w:t>
            </w:r>
          </w:p>
        </w:tc>
        <w:tc>
          <w:tcPr>
            <w:tcW w:w="413" w:type="pct"/>
            <w:tcBorders>
              <w:top w:val="nil"/>
              <w:left w:val="nil"/>
              <w:bottom w:val="single" w:sz="4" w:space="0" w:color="auto"/>
              <w:right w:val="single" w:sz="4" w:space="0" w:color="auto"/>
            </w:tcBorders>
            <w:shd w:val="clear" w:color="000000" w:fill="C0C0C0"/>
            <w:noWrap/>
            <w:vAlign w:val="center"/>
            <w:hideMark/>
          </w:tcPr>
          <w:p w14:paraId="1494B79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5" w:type="pct"/>
            <w:tcBorders>
              <w:top w:val="nil"/>
              <w:left w:val="nil"/>
              <w:bottom w:val="single" w:sz="4" w:space="0" w:color="auto"/>
              <w:right w:val="single" w:sz="4" w:space="0" w:color="auto"/>
            </w:tcBorders>
            <w:shd w:val="clear" w:color="000000" w:fill="C0C0C0"/>
            <w:noWrap/>
            <w:vAlign w:val="center"/>
            <w:hideMark/>
          </w:tcPr>
          <w:p w14:paraId="28547A9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4BF0D9E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417" w:type="pct"/>
            <w:tcBorders>
              <w:top w:val="nil"/>
              <w:left w:val="nil"/>
              <w:bottom w:val="single" w:sz="4" w:space="0" w:color="auto"/>
              <w:right w:val="single" w:sz="4" w:space="0" w:color="auto"/>
            </w:tcBorders>
            <w:shd w:val="clear" w:color="000000" w:fill="C0C0C0"/>
            <w:noWrap/>
            <w:vAlign w:val="center"/>
            <w:hideMark/>
          </w:tcPr>
          <w:p w14:paraId="71E4A9A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single" w:sz="4" w:space="0" w:color="auto"/>
              <w:right w:val="single" w:sz="4" w:space="0" w:color="auto"/>
            </w:tcBorders>
            <w:shd w:val="clear" w:color="000000" w:fill="C0C0C0"/>
            <w:noWrap/>
            <w:vAlign w:val="center"/>
            <w:hideMark/>
          </w:tcPr>
          <w:p w14:paraId="6C4DDFC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7,122,248.83 </w:t>
            </w:r>
          </w:p>
        </w:tc>
      </w:tr>
      <w:tr w:rsidR="001A1870" w:rsidRPr="001A1870" w14:paraId="124DD030" w14:textId="77777777" w:rsidTr="001A1870">
        <w:trPr>
          <w:trHeight w:val="390"/>
        </w:trPr>
        <w:tc>
          <w:tcPr>
            <w:tcW w:w="408" w:type="pct"/>
            <w:vMerge/>
            <w:tcBorders>
              <w:top w:val="nil"/>
              <w:left w:val="single" w:sz="4" w:space="0" w:color="auto"/>
              <w:bottom w:val="single" w:sz="4" w:space="0" w:color="000000"/>
              <w:right w:val="single" w:sz="4" w:space="0" w:color="auto"/>
            </w:tcBorders>
            <w:vAlign w:val="center"/>
            <w:hideMark/>
          </w:tcPr>
          <w:p w14:paraId="412A86A3"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vAlign w:val="center"/>
            <w:hideMark/>
          </w:tcPr>
          <w:p w14:paraId="177BEC4B"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范围二</w:t>
            </w:r>
            <w:r w:rsidRPr="001A1870">
              <w:rPr>
                <w:rFonts w:eastAsia="宋体" w:cs="Arial"/>
                <w:b/>
                <w:bCs/>
                <w:szCs w:val="20"/>
                <w:lang w:val="en-US" w:eastAsia="zh-CN"/>
              </w:rPr>
              <w:br/>
            </w:r>
            <w:r w:rsidRPr="001A1870">
              <w:rPr>
                <w:rFonts w:ascii="宋体" w:eastAsia="宋体" w:hAnsi="宋体" w:cs="宋体" w:hint="eastAsia"/>
                <w:b/>
                <w:bCs/>
                <w:szCs w:val="20"/>
                <w:lang w:val="en-US" w:eastAsia="zh-CN"/>
              </w:rPr>
              <w:t>（基于位置）</w:t>
            </w:r>
          </w:p>
        </w:tc>
        <w:tc>
          <w:tcPr>
            <w:tcW w:w="734" w:type="pct"/>
            <w:tcBorders>
              <w:top w:val="nil"/>
              <w:left w:val="nil"/>
              <w:bottom w:val="single" w:sz="4" w:space="0" w:color="auto"/>
              <w:right w:val="single" w:sz="4" w:space="0" w:color="auto"/>
            </w:tcBorders>
            <w:shd w:val="clear" w:color="000000" w:fill="C0C0C0"/>
            <w:noWrap/>
            <w:vAlign w:val="center"/>
            <w:hideMark/>
          </w:tcPr>
          <w:p w14:paraId="0824B1E5"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1,069,378.75 </w:t>
            </w:r>
          </w:p>
        </w:tc>
        <w:tc>
          <w:tcPr>
            <w:tcW w:w="493" w:type="pct"/>
            <w:tcBorders>
              <w:top w:val="nil"/>
              <w:left w:val="nil"/>
              <w:bottom w:val="single" w:sz="4" w:space="0" w:color="auto"/>
              <w:right w:val="single" w:sz="4" w:space="0" w:color="auto"/>
            </w:tcBorders>
            <w:shd w:val="clear" w:color="000000" w:fill="C0C0C0"/>
            <w:noWrap/>
            <w:vAlign w:val="center"/>
            <w:hideMark/>
          </w:tcPr>
          <w:p w14:paraId="02C95DF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single" w:sz="4" w:space="0" w:color="auto"/>
              <w:right w:val="single" w:sz="4" w:space="0" w:color="auto"/>
            </w:tcBorders>
            <w:shd w:val="clear" w:color="000000" w:fill="C0C0C0"/>
            <w:noWrap/>
            <w:vAlign w:val="center"/>
            <w:hideMark/>
          </w:tcPr>
          <w:p w14:paraId="0226499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single" w:sz="4" w:space="0" w:color="auto"/>
              <w:right w:val="single" w:sz="4" w:space="0" w:color="auto"/>
            </w:tcBorders>
            <w:shd w:val="clear" w:color="000000" w:fill="C0C0C0"/>
            <w:noWrap/>
            <w:vAlign w:val="center"/>
            <w:hideMark/>
          </w:tcPr>
          <w:p w14:paraId="11E1C13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single" w:sz="4" w:space="0" w:color="auto"/>
              <w:right w:val="single" w:sz="4" w:space="0" w:color="auto"/>
            </w:tcBorders>
            <w:shd w:val="clear" w:color="000000" w:fill="C0C0C0"/>
            <w:noWrap/>
            <w:vAlign w:val="center"/>
            <w:hideMark/>
          </w:tcPr>
          <w:p w14:paraId="1CBDE43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3BE80B2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single" w:sz="4" w:space="0" w:color="auto"/>
              <w:right w:val="single" w:sz="4" w:space="0" w:color="auto"/>
            </w:tcBorders>
            <w:shd w:val="clear" w:color="000000" w:fill="C0C0C0"/>
            <w:noWrap/>
            <w:vAlign w:val="center"/>
            <w:hideMark/>
          </w:tcPr>
          <w:p w14:paraId="4FFFC4C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single" w:sz="4" w:space="0" w:color="auto"/>
              <w:right w:val="single" w:sz="4" w:space="0" w:color="auto"/>
            </w:tcBorders>
            <w:shd w:val="clear" w:color="000000" w:fill="C0C0C0"/>
            <w:noWrap/>
            <w:vAlign w:val="center"/>
            <w:hideMark/>
          </w:tcPr>
          <w:p w14:paraId="222C232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1,069,378.75 </w:t>
            </w:r>
          </w:p>
        </w:tc>
      </w:tr>
      <w:tr w:rsidR="001A1870" w:rsidRPr="001A1870" w14:paraId="6D565B41"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4E387151"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66600CE3"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范围三</w:t>
            </w:r>
          </w:p>
        </w:tc>
        <w:tc>
          <w:tcPr>
            <w:tcW w:w="734" w:type="pct"/>
            <w:tcBorders>
              <w:top w:val="nil"/>
              <w:left w:val="nil"/>
              <w:bottom w:val="single" w:sz="4" w:space="0" w:color="auto"/>
              <w:right w:val="single" w:sz="4" w:space="0" w:color="auto"/>
            </w:tcBorders>
            <w:shd w:val="clear" w:color="000000" w:fill="C0C0C0"/>
            <w:noWrap/>
            <w:vAlign w:val="center"/>
            <w:hideMark/>
          </w:tcPr>
          <w:p w14:paraId="0DDB3FDA"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7,332,402.99 </w:t>
            </w:r>
          </w:p>
        </w:tc>
        <w:tc>
          <w:tcPr>
            <w:tcW w:w="493" w:type="pct"/>
            <w:tcBorders>
              <w:top w:val="nil"/>
              <w:left w:val="nil"/>
              <w:bottom w:val="single" w:sz="4" w:space="0" w:color="auto"/>
              <w:right w:val="single" w:sz="4" w:space="0" w:color="auto"/>
            </w:tcBorders>
            <w:shd w:val="clear" w:color="000000" w:fill="C0C0C0"/>
            <w:noWrap/>
            <w:vAlign w:val="center"/>
            <w:hideMark/>
          </w:tcPr>
          <w:p w14:paraId="2F2D4A7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2.41 </w:t>
            </w:r>
          </w:p>
        </w:tc>
        <w:tc>
          <w:tcPr>
            <w:tcW w:w="547" w:type="pct"/>
            <w:tcBorders>
              <w:top w:val="nil"/>
              <w:left w:val="nil"/>
              <w:bottom w:val="single" w:sz="4" w:space="0" w:color="auto"/>
              <w:right w:val="single" w:sz="4" w:space="0" w:color="auto"/>
            </w:tcBorders>
            <w:shd w:val="clear" w:color="000000" w:fill="C0C0C0"/>
            <w:noWrap/>
            <w:vAlign w:val="center"/>
            <w:hideMark/>
          </w:tcPr>
          <w:p w14:paraId="778D860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2.35 </w:t>
            </w:r>
          </w:p>
        </w:tc>
        <w:tc>
          <w:tcPr>
            <w:tcW w:w="413" w:type="pct"/>
            <w:tcBorders>
              <w:top w:val="nil"/>
              <w:left w:val="nil"/>
              <w:bottom w:val="single" w:sz="4" w:space="0" w:color="auto"/>
              <w:right w:val="single" w:sz="4" w:space="0" w:color="auto"/>
            </w:tcBorders>
            <w:shd w:val="clear" w:color="000000" w:fill="C0C0C0"/>
            <w:noWrap/>
            <w:vAlign w:val="center"/>
            <w:hideMark/>
          </w:tcPr>
          <w:p w14:paraId="0B5B7E2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5" w:type="pct"/>
            <w:tcBorders>
              <w:top w:val="nil"/>
              <w:left w:val="nil"/>
              <w:bottom w:val="single" w:sz="4" w:space="0" w:color="auto"/>
              <w:right w:val="single" w:sz="4" w:space="0" w:color="auto"/>
            </w:tcBorders>
            <w:shd w:val="clear" w:color="000000" w:fill="C0C0C0"/>
            <w:noWrap/>
            <w:vAlign w:val="center"/>
            <w:hideMark/>
          </w:tcPr>
          <w:p w14:paraId="50028BD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0CBB4E0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7" w:type="pct"/>
            <w:tcBorders>
              <w:top w:val="nil"/>
              <w:left w:val="nil"/>
              <w:bottom w:val="single" w:sz="4" w:space="0" w:color="auto"/>
              <w:right w:val="single" w:sz="4" w:space="0" w:color="auto"/>
            </w:tcBorders>
            <w:shd w:val="clear" w:color="000000" w:fill="C0C0C0"/>
            <w:noWrap/>
            <w:vAlign w:val="center"/>
            <w:hideMark/>
          </w:tcPr>
          <w:p w14:paraId="08AD791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single" w:sz="4" w:space="0" w:color="auto"/>
              <w:right w:val="single" w:sz="4" w:space="0" w:color="auto"/>
            </w:tcBorders>
            <w:shd w:val="clear" w:color="000000" w:fill="C0C0C0"/>
            <w:noWrap/>
            <w:vAlign w:val="center"/>
            <w:hideMark/>
          </w:tcPr>
          <w:p w14:paraId="020AA48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7,332,402.99 </w:t>
            </w:r>
          </w:p>
        </w:tc>
      </w:tr>
      <w:tr w:rsidR="001A1870" w:rsidRPr="001A1870" w14:paraId="1DE9CFD4" w14:textId="77777777" w:rsidTr="001A1870">
        <w:trPr>
          <w:trHeight w:val="300"/>
        </w:trPr>
        <w:tc>
          <w:tcPr>
            <w:tcW w:w="408" w:type="pct"/>
            <w:vMerge/>
            <w:tcBorders>
              <w:top w:val="nil"/>
              <w:left w:val="single" w:sz="4" w:space="0" w:color="auto"/>
              <w:bottom w:val="single" w:sz="4" w:space="0" w:color="000000"/>
              <w:right w:val="single" w:sz="4" w:space="0" w:color="auto"/>
            </w:tcBorders>
            <w:vAlign w:val="center"/>
            <w:hideMark/>
          </w:tcPr>
          <w:p w14:paraId="24F7BDC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F3790AB"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总计</w:t>
            </w:r>
          </w:p>
        </w:tc>
        <w:tc>
          <w:tcPr>
            <w:tcW w:w="734" w:type="pct"/>
            <w:tcBorders>
              <w:top w:val="nil"/>
              <w:left w:val="nil"/>
              <w:bottom w:val="single" w:sz="4" w:space="0" w:color="auto"/>
              <w:right w:val="single" w:sz="4" w:space="0" w:color="auto"/>
            </w:tcBorders>
            <w:shd w:val="clear" w:color="000000" w:fill="C0C0C0"/>
            <w:noWrap/>
            <w:vAlign w:val="center"/>
            <w:hideMark/>
          </w:tcPr>
          <w:p w14:paraId="21B5DE1E"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15,487,862.08 </w:t>
            </w:r>
          </w:p>
        </w:tc>
        <w:tc>
          <w:tcPr>
            <w:tcW w:w="493" w:type="pct"/>
            <w:tcBorders>
              <w:top w:val="nil"/>
              <w:left w:val="nil"/>
              <w:bottom w:val="single" w:sz="4" w:space="0" w:color="auto"/>
              <w:right w:val="single" w:sz="4" w:space="0" w:color="auto"/>
            </w:tcBorders>
            <w:shd w:val="clear" w:color="000000" w:fill="C0C0C0"/>
            <w:noWrap/>
            <w:vAlign w:val="center"/>
            <w:hideMark/>
          </w:tcPr>
          <w:p w14:paraId="5916F14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2,572.09 </w:t>
            </w:r>
          </w:p>
        </w:tc>
        <w:tc>
          <w:tcPr>
            <w:tcW w:w="547" w:type="pct"/>
            <w:tcBorders>
              <w:top w:val="nil"/>
              <w:left w:val="nil"/>
              <w:bottom w:val="single" w:sz="4" w:space="0" w:color="auto"/>
              <w:right w:val="single" w:sz="4" w:space="0" w:color="auto"/>
            </w:tcBorders>
            <w:shd w:val="clear" w:color="000000" w:fill="C0C0C0"/>
            <w:noWrap/>
            <w:vAlign w:val="center"/>
            <w:hideMark/>
          </w:tcPr>
          <w:p w14:paraId="6032019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30,424.97 </w:t>
            </w:r>
          </w:p>
        </w:tc>
        <w:tc>
          <w:tcPr>
            <w:tcW w:w="413" w:type="pct"/>
            <w:tcBorders>
              <w:top w:val="nil"/>
              <w:left w:val="nil"/>
              <w:bottom w:val="single" w:sz="4" w:space="0" w:color="auto"/>
              <w:right w:val="single" w:sz="4" w:space="0" w:color="auto"/>
            </w:tcBorders>
            <w:shd w:val="clear" w:color="000000" w:fill="C0C0C0"/>
            <w:noWrap/>
            <w:vAlign w:val="center"/>
            <w:hideMark/>
          </w:tcPr>
          <w:p w14:paraId="7974A3F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5" w:type="pct"/>
            <w:tcBorders>
              <w:top w:val="nil"/>
              <w:left w:val="nil"/>
              <w:bottom w:val="single" w:sz="4" w:space="0" w:color="auto"/>
              <w:right w:val="single" w:sz="4" w:space="0" w:color="auto"/>
            </w:tcBorders>
            <w:shd w:val="clear" w:color="000000" w:fill="C0C0C0"/>
            <w:noWrap/>
            <w:vAlign w:val="center"/>
            <w:hideMark/>
          </w:tcPr>
          <w:p w14:paraId="0AC278C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61A0E39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417" w:type="pct"/>
            <w:tcBorders>
              <w:top w:val="nil"/>
              <w:left w:val="nil"/>
              <w:bottom w:val="single" w:sz="4" w:space="0" w:color="auto"/>
              <w:right w:val="single" w:sz="4" w:space="0" w:color="auto"/>
            </w:tcBorders>
            <w:shd w:val="clear" w:color="000000" w:fill="C0C0C0"/>
            <w:noWrap/>
            <w:vAlign w:val="center"/>
            <w:hideMark/>
          </w:tcPr>
          <w:p w14:paraId="74478AD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624" w:type="pct"/>
            <w:tcBorders>
              <w:top w:val="nil"/>
              <w:left w:val="nil"/>
              <w:bottom w:val="single" w:sz="4" w:space="0" w:color="auto"/>
              <w:right w:val="single" w:sz="4" w:space="0" w:color="auto"/>
            </w:tcBorders>
            <w:shd w:val="clear" w:color="000000" w:fill="C0C0C0"/>
            <w:noWrap/>
            <w:vAlign w:val="center"/>
            <w:hideMark/>
          </w:tcPr>
          <w:p w14:paraId="77A55CE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15,524,030.57 </w:t>
            </w:r>
          </w:p>
        </w:tc>
      </w:tr>
    </w:tbl>
    <w:p w14:paraId="72216B89" w14:textId="77777777" w:rsidR="0076773F" w:rsidRDefault="0076773F">
      <w:pPr>
        <w:spacing w:before="0" w:line="360" w:lineRule="auto"/>
        <w:ind w:right="1200"/>
        <w:rPr>
          <w:rFonts w:eastAsia="宋体" w:cs="Arial"/>
          <w:iCs/>
          <w:sz w:val="24"/>
          <w:lang w:eastAsia="zh-CN"/>
        </w:rPr>
      </w:pPr>
    </w:p>
    <w:p w14:paraId="07E72A7A" w14:textId="77777777" w:rsidR="0076773F" w:rsidRDefault="00000000">
      <w:pPr>
        <w:pStyle w:val="Style2"/>
        <w:numPr>
          <w:ilvl w:val="2"/>
          <w:numId w:val="15"/>
        </w:numPr>
        <w:spacing w:line="360" w:lineRule="auto"/>
      </w:pPr>
      <w:bookmarkStart w:id="262" w:name="_Toc204099796"/>
      <w:r>
        <w:rPr>
          <w:rFonts w:hint="eastAsia"/>
          <w:lang w:val="en-US"/>
        </w:rPr>
        <w:t>基准年温室气体清单（基于市场）</w:t>
      </w:r>
      <w:bookmarkEnd w:id="262"/>
    </w:p>
    <w:tbl>
      <w:tblPr>
        <w:tblW w:w="5000" w:type="pct"/>
        <w:tblLayout w:type="fixed"/>
        <w:tblLook w:val="04A0" w:firstRow="1" w:lastRow="0" w:firstColumn="1" w:lastColumn="0" w:noHBand="0" w:noVBand="1"/>
      </w:tblPr>
      <w:tblGrid>
        <w:gridCol w:w="742"/>
        <w:gridCol w:w="915"/>
        <w:gridCol w:w="1330"/>
        <w:gridCol w:w="894"/>
        <w:gridCol w:w="991"/>
        <w:gridCol w:w="749"/>
        <w:gridCol w:w="895"/>
        <w:gridCol w:w="660"/>
        <w:gridCol w:w="614"/>
        <w:gridCol w:w="1272"/>
      </w:tblGrid>
      <w:tr w:rsidR="001A1870" w:rsidRPr="001A1870" w14:paraId="0EE5BDA6" w14:textId="77777777" w:rsidTr="001A1870">
        <w:trPr>
          <w:trHeight w:val="300"/>
        </w:trPr>
        <w:tc>
          <w:tcPr>
            <w:tcW w:w="409" w:type="pct"/>
            <w:vMerge w:val="restart"/>
            <w:tcBorders>
              <w:top w:val="single" w:sz="4" w:space="0" w:color="auto"/>
              <w:left w:val="single" w:sz="4" w:space="0" w:color="auto"/>
              <w:bottom w:val="single" w:sz="4" w:space="0" w:color="000000"/>
              <w:right w:val="single" w:sz="4" w:space="0" w:color="auto"/>
            </w:tcBorders>
            <w:shd w:val="clear" w:color="000000" w:fill="FF6600"/>
            <w:noWrap/>
            <w:vAlign w:val="center"/>
            <w:hideMark/>
          </w:tcPr>
          <w:p w14:paraId="329786E6"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范围一</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7A1EE93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直接温室气体排放</w:t>
            </w:r>
          </w:p>
        </w:tc>
      </w:tr>
      <w:tr w:rsidR="001A1870" w:rsidRPr="001A1870" w14:paraId="19D58435" w14:textId="77777777" w:rsidTr="001A1870">
        <w:trPr>
          <w:trHeight w:val="300"/>
        </w:trPr>
        <w:tc>
          <w:tcPr>
            <w:tcW w:w="409" w:type="pct"/>
            <w:vMerge/>
            <w:tcBorders>
              <w:top w:val="single" w:sz="4" w:space="0" w:color="auto"/>
              <w:left w:val="single" w:sz="4" w:space="0" w:color="auto"/>
              <w:bottom w:val="single" w:sz="4" w:space="0" w:color="000000"/>
              <w:right w:val="single" w:sz="4" w:space="0" w:color="auto"/>
            </w:tcBorders>
            <w:vAlign w:val="center"/>
            <w:hideMark/>
          </w:tcPr>
          <w:p w14:paraId="1EA934B1"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5C57244B"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161841B7"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3B9DD59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1188A2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1577E04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32E3671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58F6EE1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1419CC0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3CB57EFD"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18E1436" w14:textId="77777777" w:rsidTr="001A1870">
        <w:trPr>
          <w:trHeight w:val="300"/>
        </w:trPr>
        <w:tc>
          <w:tcPr>
            <w:tcW w:w="409" w:type="pct"/>
            <w:vMerge/>
            <w:tcBorders>
              <w:top w:val="single" w:sz="4" w:space="0" w:color="auto"/>
              <w:left w:val="single" w:sz="4" w:space="0" w:color="auto"/>
              <w:bottom w:val="single" w:sz="4" w:space="0" w:color="000000"/>
              <w:right w:val="single" w:sz="4" w:space="0" w:color="auto"/>
            </w:tcBorders>
            <w:vAlign w:val="center"/>
            <w:hideMark/>
          </w:tcPr>
          <w:p w14:paraId="2F3DA5F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6B15D8B6"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4027BD5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7,086,080.35 </w:t>
            </w:r>
          </w:p>
        </w:tc>
        <w:tc>
          <w:tcPr>
            <w:tcW w:w="493" w:type="pct"/>
            <w:tcBorders>
              <w:top w:val="nil"/>
              <w:left w:val="nil"/>
              <w:bottom w:val="single" w:sz="4" w:space="0" w:color="auto"/>
              <w:right w:val="single" w:sz="4" w:space="0" w:color="auto"/>
            </w:tcBorders>
            <w:shd w:val="clear" w:color="000000" w:fill="C0C0C0"/>
            <w:noWrap/>
            <w:vAlign w:val="center"/>
            <w:hideMark/>
          </w:tcPr>
          <w:p w14:paraId="4F97C34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2,569.68 </w:t>
            </w:r>
          </w:p>
        </w:tc>
        <w:tc>
          <w:tcPr>
            <w:tcW w:w="547" w:type="pct"/>
            <w:tcBorders>
              <w:top w:val="nil"/>
              <w:left w:val="nil"/>
              <w:bottom w:val="single" w:sz="4" w:space="0" w:color="auto"/>
              <w:right w:val="single" w:sz="4" w:space="0" w:color="auto"/>
            </w:tcBorders>
            <w:shd w:val="clear" w:color="000000" w:fill="C0C0C0"/>
            <w:noWrap/>
            <w:vAlign w:val="center"/>
            <w:hideMark/>
          </w:tcPr>
          <w:p w14:paraId="0C2BE46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30,422.62 </w:t>
            </w:r>
          </w:p>
        </w:tc>
        <w:tc>
          <w:tcPr>
            <w:tcW w:w="413" w:type="pct"/>
            <w:tcBorders>
              <w:top w:val="nil"/>
              <w:left w:val="nil"/>
              <w:bottom w:val="single" w:sz="4" w:space="0" w:color="auto"/>
              <w:right w:val="single" w:sz="4" w:space="0" w:color="auto"/>
            </w:tcBorders>
            <w:shd w:val="clear" w:color="000000" w:fill="C0C0C0"/>
            <w:noWrap/>
            <w:vAlign w:val="center"/>
            <w:hideMark/>
          </w:tcPr>
          <w:p w14:paraId="0AE6C45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4" w:type="pct"/>
            <w:tcBorders>
              <w:top w:val="nil"/>
              <w:left w:val="nil"/>
              <w:bottom w:val="single" w:sz="4" w:space="0" w:color="auto"/>
              <w:right w:val="single" w:sz="4" w:space="0" w:color="auto"/>
            </w:tcBorders>
            <w:shd w:val="clear" w:color="000000" w:fill="C0C0C0"/>
            <w:noWrap/>
            <w:vAlign w:val="center"/>
            <w:hideMark/>
          </w:tcPr>
          <w:p w14:paraId="52075E4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7FB7A7D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339" w:type="pct"/>
            <w:tcBorders>
              <w:top w:val="nil"/>
              <w:left w:val="nil"/>
              <w:bottom w:val="single" w:sz="4" w:space="0" w:color="auto"/>
              <w:right w:val="single" w:sz="4" w:space="0" w:color="auto"/>
            </w:tcBorders>
            <w:shd w:val="clear" w:color="000000" w:fill="C0C0C0"/>
            <w:noWrap/>
            <w:vAlign w:val="center"/>
            <w:hideMark/>
          </w:tcPr>
          <w:p w14:paraId="43B0020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single" w:sz="4" w:space="0" w:color="auto"/>
              <w:right w:val="single" w:sz="4" w:space="0" w:color="auto"/>
            </w:tcBorders>
            <w:shd w:val="clear" w:color="000000" w:fill="C0C0C0"/>
            <w:noWrap/>
            <w:vAlign w:val="center"/>
            <w:hideMark/>
          </w:tcPr>
          <w:p w14:paraId="524BD09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7,122,248.83 </w:t>
            </w:r>
          </w:p>
        </w:tc>
      </w:tr>
      <w:tr w:rsidR="001A1870" w:rsidRPr="001A1870" w14:paraId="61E04AD4"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noWrap/>
            <w:vAlign w:val="center"/>
            <w:hideMark/>
          </w:tcPr>
          <w:p w14:paraId="02AA2FEA"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范围二</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55FCE4BF"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输入能源间接温室气体排放（基于市场）</w:t>
            </w:r>
          </w:p>
        </w:tc>
      </w:tr>
      <w:tr w:rsidR="001A1870" w:rsidRPr="001A1870" w14:paraId="7B033D77"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74A396E1"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42E03D35"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2F9903AE"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C2EF37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503FF4F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0A5EA3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38183B0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149DEBC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096A7EB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558C1B61"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1F979CD6"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659E748"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nil"/>
              <w:right w:val="single" w:sz="4" w:space="0" w:color="auto"/>
            </w:tcBorders>
            <w:shd w:val="clear" w:color="000000" w:fill="C0C0C0"/>
            <w:noWrap/>
            <w:vAlign w:val="center"/>
            <w:hideMark/>
          </w:tcPr>
          <w:p w14:paraId="020A821D"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nil"/>
              <w:right w:val="single" w:sz="4" w:space="0" w:color="auto"/>
            </w:tcBorders>
            <w:shd w:val="clear" w:color="000000" w:fill="C0C0C0"/>
            <w:noWrap/>
            <w:vAlign w:val="center"/>
            <w:hideMark/>
          </w:tcPr>
          <w:p w14:paraId="682E348D"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1,161,900.33 </w:t>
            </w:r>
          </w:p>
        </w:tc>
        <w:tc>
          <w:tcPr>
            <w:tcW w:w="493" w:type="pct"/>
            <w:tcBorders>
              <w:top w:val="nil"/>
              <w:left w:val="nil"/>
              <w:bottom w:val="nil"/>
              <w:right w:val="single" w:sz="4" w:space="0" w:color="auto"/>
            </w:tcBorders>
            <w:shd w:val="clear" w:color="000000" w:fill="C0C0C0"/>
            <w:noWrap/>
            <w:vAlign w:val="center"/>
            <w:hideMark/>
          </w:tcPr>
          <w:p w14:paraId="4FA2F0E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90072B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613D6AB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0C33A39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341842D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21C8B0D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2B34B1D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1,161,900.33 </w:t>
            </w:r>
          </w:p>
        </w:tc>
      </w:tr>
      <w:tr w:rsidR="001A1870" w:rsidRPr="001A1870" w14:paraId="73FFEDCF"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166890C4"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w:t>
            </w:r>
            <w:r w:rsidRPr="001A1870">
              <w:rPr>
                <w:rFonts w:eastAsia="宋体" w:cs="Arial"/>
                <w:b/>
                <w:bCs/>
                <w:color w:val="FFFFFF"/>
                <w:szCs w:val="20"/>
                <w:lang w:val="en-US" w:eastAsia="zh-CN"/>
              </w:rPr>
              <w:t>1</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44866C92"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外购商品和服务的上游产生的排放</w:t>
            </w:r>
          </w:p>
        </w:tc>
      </w:tr>
      <w:tr w:rsidR="001A1870" w:rsidRPr="001A1870" w14:paraId="5454A826"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C53170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5AA873D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B70CD56"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018201A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73856FD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611FF8E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229C6FB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6758E7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46E89CF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64DB839A"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A9B0D4E"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EC3A7A6"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43037015"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5EFBB3B"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2,710,165.62 </w:t>
            </w:r>
          </w:p>
        </w:tc>
        <w:tc>
          <w:tcPr>
            <w:tcW w:w="493" w:type="pct"/>
            <w:tcBorders>
              <w:top w:val="nil"/>
              <w:left w:val="nil"/>
              <w:bottom w:val="nil"/>
              <w:right w:val="single" w:sz="4" w:space="0" w:color="auto"/>
            </w:tcBorders>
            <w:shd w:val="clear" w:color="000000" w:fill="C0C0C0"/>
            <w:noWrap/>
            <w:vAlign w:val="center"/>
            <w:hideMark/>
          </w:tcPr>
          <w:p w14:paraId="08EEABF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4747DB0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2AA978A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428656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36B0DF9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3A7F5A9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42C2EA1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2,710,165.62 </w:t>
            </w:r>
          </w:p>
        </w:tc>
      </w:tr>
      <w:tr w:rsidR="001A1870" w:rsidRPr="001A1870" w14:paraId="435B82FB"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395A55D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范围三类别2</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599BA6D1"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资本货物产生的排放</w:t>
            </w:r>
          </w:p>
        </w:tc>
      </w:tr>
      <w:tr w:rsidR="001A1870" w:rsidRPr="001A1870" w14:paraId="0B6A5E7D"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8BCB5F8"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6A9DBC5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04E455E"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5C80E1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6D1C4F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287D7F6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718CBC0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F1621D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4F1C680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0FCECBBA"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44E10D0"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0AB79291"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3F7E7E25"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2BA377E"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51,806.97 </w:t>
            </w:r>
          </w:p>
        </w:tc>
        <w:tc>
          <w:tcPr>
            <w:tcW w:w="493" w:type="pct"/>
            <w:tcBorders>
              <w:top w:val="nil"/>
              <w:left w:val="nil"/>
              <w:bottom w:val="nil"/>
              <w:right w:val="single" w:sz="4" w:space="0" w:color="auto"/>
            </w:tcBorders>
            <w:shd w:val="clear" w:color="000000" w:fill="C0C0C0"/>
            <w:noWrap/>
            <w:vAlign w:val="center"/>
            <w:hideMark/>
          </w:tcPr>
          <w:p w14:paraId="6CEFC5B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45821CA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2B92450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256E076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091E3A8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67B7430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7C93270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51,806.97 </w:t>
            </w:r>
          </w:p>
        </w:tc>
      </w:tr>
      <w:tr w:rsidR="001A1870" w:rsidRPr="001A1870" w14:paraId="684125BE"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31E7D56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范围三类别3</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25F2A217"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范围一、二之外燃料和能源相关的活动产生的排放</w:t>
            </w:r>
          </w:p>
        </w:tc>
      </w:tr>
      <w:tr w:rsidR="001A1870" w:rsidRPr="001A1870" w14:paraId="21EA86AD"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651DE9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2DD5F8CA"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4B6295D"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5B5D8F4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2F4F77D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16B5E23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5AB3AFF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A72971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591AE03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7719554E"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5A9A2AA2"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D3D5FB5"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768D79D1"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C8749AD"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2,016,736.07 </w:t>
            </w:r>
          </w:p>
        </w:tc>
        <w:tc>
          <w:tcPr>
            <w:tcW w:w="493" w:type="pct"/>
            <w:tcBorders>
              <w:top w:val="nil"/>
              <w:left w:val="nil"/>
              <w:bottom w:val="nil"/>
              <w:right w:val="single" w:sz="4" w:space="0" w:color="auto"/>
            </w:tcBorders>
            <w:shd w:val="clear" w:color="000000" w:fill="C0C0C0"/>
            <w:noWrap/>
            <w:vAlign w:val="center"/>
            <w:hideMark/>
          </w:tcPr>
          <w:p w14:paraId="5D224A5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078AB2F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6EFF780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59AC926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4C78C4E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5026525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932BD6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2,016,736.07 </w:t>
            </w:r>
          </w:p>
        </w:tc>
      </w:tr>
      <w:tr w:rsidR="001A1870" w:rsidRPr="001A1870" w14:paraId="1299A43A"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6762647D"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范围三类别4</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44B5EEDE"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上游运输配送产生的排放</w:t>
            </w:r>
          </w:p>
        </w:tc>
      </w:tr>
      <w:tr w:rsidR="001A1870" w:rsidRPr="001A1870" w14:paraId="464F5C79"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B3DF5E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310491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22CF94A0"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0857F3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6C6F321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00E1313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5A28C51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91E0E9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4121EF1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4DDD854B"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7C1B9CDF"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6D9B59B5"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7BCD6717"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11F8E4C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362,284.25 </w:t>
            </w:r>
          </w:p>
        </w:tc>
        <w:tc>
          <w:tcPr>
            <w:tcW w:w="493" w:type="pct"/>
            <w:tcBorders>
              <w:top w:val="nil"/>
              <w:left w:val="nil"/>
              <w:bottom w:val="nil"/>
              <w:right w:val="single" w:sz="4" w:space="0" w:color="auto"/>
            </w:tcBorders>
            <w:shd w:val="clear" w:color="000000" w:fill="C0C0C0"/>
            <w:noWrap/>
            <w:vAlign w:val="center"/>
            <w:hideMark/>
          </w:tcPr>
          <w:p w14:paraId="146C7C4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20E8AA8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8E2C4C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4EA2CD1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56A204C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209E2CF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F2F13E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362,284.25 </w:t>
            </w:r>
          </w:p>
        </w:tc>
      </w:tr>
      <w:tr w:rsidR="001A1870" w:rsidRPr="001A1870" w14:paraId="04C63D5B"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A5DFEF0"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范围三类别5</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130A14A2"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运营产生的废物产生的排放</w:t>
            </w:r>
          </w:p>
        </w:tc>
      </w:tr>
      <w:tr w:rsidR="001A1870" w:rsidRPr="001A1870" w14:paraId="6028DD71"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42C8FD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7C98203F"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731A009A"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47960D8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6292D2E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35B2E63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2B36286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57B8537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55665BC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52DC154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0AB8106"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1AC42F0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734D5730"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7916D45B"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147,636.03 </w:t>
            </w:r>
          </w:p>
        </w:tc>
        <w:tc>
          <w:tcPr>
            <w:tcW w:w="493" w:type="pct"/>
            <w:tcBorders>
              <w:top w:val="nil"/>
              <w:left w:val="nil"/>
              <w:bottom w:val="nil"/>
              <w:right w:val="single" w:sz="4" w:space="0" w:color="auto"/>
            </w:tcBorders>
            <w:shd w:val="clear" w:color="000000" w:fill="C0C0C0"/>
            <w:noWrap/>
            <w:vAlign w:val="center"/>
            <w:hideMark/>
          </w:tcPr>
          <w:p w14:paraId="7BDD941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E86A83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0EEF536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0E5FEDD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11340CE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14DFAB7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3C110B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147,636.03 </w:t>
            </w:r>
          </w:p>
        </w:tc>
      </w:tr>
      <w:tr w:rsidR="001A1870" w:rsidRPr="001A1870" w14:paraId="1908E768"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E81614D"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范围三类别6</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547EA19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商务旅行产生的排放</w:t>
            </w:r>
          </w:p>
        </w:tc>
      </w:tr>
      <w:tr w:rsidR="001A1870" w:rsidRPr="001A1870" w14:paraId="205DE320"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05A24F4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3EC94AF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B4DA139"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7C2EEA1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2ED73AC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11F7275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51ACBA7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A79AE0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59175EF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70A26086"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35BF4ABE"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CDF1293"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24D863FA"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1C8027BE"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1,670.17 </w:t>
            </w:r>
          </w:p>
        </w:tc>
        <w:tc>
          <w:tcPr>
            <w:tcW w:w="493" w:type="pct"/>
            <w:tcBorders>
              <w:top w:val="nil"/>
              <w:left w:val="nil"/>
              <w:bottom w:val="nil"/>
              <w:right w:val="single" w:sz="4" w:space="0" w:color="auto"/>
            </w:tcBorders>
            <w:shd w:val="clear" w:color="000000" w:fill="C0C0C0"/>
            <w:noWrap/>
            <w:vAlign w:val="center"/>
            <w:hideMark/>
          </w:tcPr>
          <w:p w14:paraId="7B81672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2E5F602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BF8339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1BE04B5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06B77C3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4824E62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4A9E4B6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1,670.17 </w:t>
            </w:r>
          </w:p>
        </w:tc>
      </w:tr>
      <w:tr w:rsidR="001A1870" w:rsidRPr="001A1870" w14:paraId="58073E6B"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06A327D4"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范围三类别7</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C3BAA7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员工通勤产生的排放</w:t>
            </w:r>
          </w:p>
        </w:tc>
      </w:tr>
      <w:tr w:rsidR="001A1870" w:rsidRPr="001A1870" w14:paraId="6051A67A"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8F268A3"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76A4FFEA"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2FAB7E2"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576D26F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117C2DE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63FA4A9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140C61D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A13416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0FC1491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051DB91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414B2079"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76C8657"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596A8049"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65C851B3"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13,322.58 </w:t>
            </w:r>
          </w:p>
        </w:tc>
        <w:tc>
          <w:tcPr>
            <w:tcW w:w="493" w:type="pct"/>
            <w:tcBorders>
              <w:top w:val="nil"/>
              <w:left w:val="nil"/>
              <w:bottom w:val="nil"/>
              <w:right w:val="single" w:sz="4" w:space="0" w:color="auto"/>
            </w:tcBorders>
            <w:shd w:val="clear" w:color="000000" w:fill="C0C0C0"/>
            <w:noWrap/>
            <w:vAlign w:val="center"/>
            <w:hideMark/>
          </w:tcPr>
          <w:p w14:paraId="50F3306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1C95646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2A39434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71D679F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4C11F90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688A9A5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2850DD6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13,322.58 </w:t>
            </w:r>
          </w:p>
        </w:tc>
      </w:tr>
      <w:tr w:rsidR="001A1870" w:rsidRPr="001A1870" w14:paraId="771647D0"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7A298A2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lastRenderedPageBreak/>
              <w:t>范围三类别8</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26A7312D"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上游租赁资产产生的排放</w:t>
            </w:r>
          </w:p>
        </w:tc>
      </w:tr>
      <w:tr w:rsidR="001A1870" w:rsidRPr="001A1870" w14:paraId="0D20BB7B"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CCDE6C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721C4A92"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265A5CB"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5096462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00ECF4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43322FE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7764A6B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B5C35E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4B8D027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7BA53CF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69371707"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BC518F4"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135B161F"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86C4FB2"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5E3A2E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9164E8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67D0223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36BE157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354A3C8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7C0055F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33EEBF8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365591B1"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017B581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范围三类别9</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73EF1716"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下游运输配送产生的排放</w:t>
            </w:r>
          </w:p>
        </w:tc>
      </w:tr>
      <w:tr w:rsidR="001A1870" w:rsidRPr="001A1870" w14:paraId="00133479"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0BC30B7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549CB298"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1A7C588C"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2F5DB8D8"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98902F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5843CF6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3C780D5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4A5810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3C54A88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16D18CCC"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7D79DB42"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7BD0A892"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EDFE619"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3E8B1457"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274,585.61 </w:t>
            </w:r>
          </w:p>
        </w:tc>
        <w:tc>
          <w:tcPr>
            <w:tcW w:w="493" w:type="pct"/>
            <w:tcBorders>
              <w:top w:val="nil"/>
              <w:left w:val="nil"/>
              <w:bottom w:val="nil"/>
              <w:right w:val="single" w:sz="4" w:space="0" w:color="auto"/>
            </w:tcBorders>
            <w:shd w:val="clear" w:color="000000" w:fill="C0C0C0"/>
            <w:noWrap/>
            <w:vAlign w:val="center"/>
            <w:hideMark/>
          </w:tcPr>
          <w:p w14:paraId="78981D7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EAFC34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37E3AC0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344A45C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064C67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551E291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011AD56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274,585.61 </w:t>
            </w:r>
          </w:p>
        </w:tc>
      </w:tr>
      <w:tr w:rsidR="001A1870" w:rsidRPr="001A1870" w14:paraId="31A6AF95"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6DD631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范围三类别10</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362E84BA"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外销产品加工产生的排放</w:t>
            </w:r>
          </w:p>
        </w:tc>
      </w:tr>
      <w:tr w:rsidR="001A1870" w:rsidRPr="001A1870" w14:paraId="1BF74378"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62AAC31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4C0A3825"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F18BC88"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3305861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75F72F7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26E60BF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626664F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0D3B335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332D568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6D5CCB7C"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17D4D8B5"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77E409F6"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25F2B7D"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18141D7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1,746,619.96 </w:t>
            </w:r>
          </w:p>
        </w:tc>
        <w:tc>
          <w:tcPr>
            <w:tcW w:w="493" w:type="pct"/>
            <w:tcBorders>
              <w:top w:val="nil"/>
              <w:left w:val="nil"/>
              <w:bottom w:val="nil"/>
              <w:right w:val="single" w:sz="4" w:space="0" w:color="auto"/>
            </w:tcBorders>
            <w:shd w:val="clear" w:color="000000" w:fill="C0C0C0"/>
            <w:noWrap/>
            <w:vAlign w:val="center"/>
            <w:hideMark/>
          </w:tcPr>
          <w:p w14:paraId="56BB743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0672B5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40F77B8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7149F34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3D06EED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4E04A3D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230F2A4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1,746,619.96 </w:t>
            </w:r>
          </w:p>
        </w:tc>
      </w:tr>
      <w:tr w:rsidR="001A1870" w:rsidRPr="001A1870" w14:paraId="20D8F8D7"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B8A4A1B"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范围三类别11</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6349CA0B"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外销产品使用产生的排放</w:t>
            </w:r>
          </w:p>
        </w:tc>
      </w:tr>
      <w:tr w:rsidR="001A1870" w:rsidRPr="001A1870" w14:paraId="71FA3DAE"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ECF18B6"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29F3D855"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0ABF0308"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5CE40EB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4146C6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0E8F659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2E381D5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39CAEFF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3963E01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4799CA7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7893311B"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81D2A5B"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1EEBF80"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3F354E3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3,828.38 </w:t>
            </w:r>
          </w:p>
        </w:tc>
        <w:tc>
          <w:tcPr>
            <w:tcW w:w="493" w:type="pct"/>
            <w:tcBorders>
              <w:top w:val="nil"/>
              <w:left w:val="nil"/>
              <w:bottom w:val="single" w:sz="4" w:space="0" w:color="auto"/>
              <w:right w:val="single" w:sz="4" w:space="0" w:color="auto"/>
            </w:tcBorders>
            <w:shd w:val="clear" w:color="000000" w:fill="C0C0C0"/>
            <w:noWrap/>
            <w:vAlign w:val="center"/>
            <w:hideMark/>
          </w:tcPr>
          <w:p w14:paraId="7B058C9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2.41 </w:t>
            </w:r>
          </w:p>
        </w:tc>
        <w:tc>
          <w:tcPr>
            <w:tcW w:w="547" w:type="pct"/>
            <w:tcBorders>
              <w:top w:val="nil"/>
              <w:left w:val="nil"/>
              <w:bottom w:val="single" w:sz="4" w:space="0" w:color="auto"/>
              <w:right w:val="single" w:sz="4" w:space="0" w:color="auto"/>
            </w:tcBorders>
            <w:shd w:val="clear" w:color="000000" w:fill="C0C0C0"/>
            <w:noWrap/>
            <w:vAlign w:val="center"/>
            <w:hideMark/>
          </w:tcPr>
          <w:p w14:paraId="1EEF3EB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2.35 </w:t>
            </w:r>
          </w:p>
        </w:tc>
        <w:tc>
          <w:tcPr>
            <w:tcW w:w="413" w:type="pct"/>
            <w:tcBorders>
              <w:top w:val="nil"/>
              <w:left w:val="nil"/>
              <w:bottom w:val="single" w:sz="4" w:space="0" w:color="auto"/>
              <w:right w:val="single" w:sz="4" w:space="0" w:color="auto"/>
            </w:tcBorders>
            <w:shd w:val="clear" w:color="000000" w:fill="C0C0C0"/>
            <w:noWrap/>
            <w:vAlign w:val="center"/>
            <w:hideMark/>
          </w:tcPr>
          <w:p w14:paraId="5B45E5C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single" w:sz="4" w:space="0" w:color="auto"/>
              <w:right w:val="single" w:sz="4" w:space="0" w:color="auto"/>
            </w:tcBorders>
            <w:shd w:val="clear" w:color="000000" w:fill="C0C0C0"/>
            <w:noWrap/>
            <w:vAlign w:val="center"/>
            <w:hideMark/>
          </w:tcPr>
          <w:p w14:paraId="238D8B7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082D261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single" w:sz="4" w:space="0" w:color="auto"/>
              <w:right w:val="single" w:sz="4" w:space="0" w:color="auto"/>
            </w:tcBorders>
            <w:shd w:val="clear" w:color="000000" w:fill="C0C0C0"/>
            <w:noWrap/>
            <w:vAlign w:val="center"/>
            <w:hideMark/>
          </w:tcPr>
          <w:p w14:paraId="471ACE2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A63251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3,833.14 </w:t>
            </w:r>
          </w:p>
        </w:tc>
      </w:tr>
      <w:tr w:rsidR="001A1870" w:rsidRPr="001A1870" w14:paraId="0B3B8721"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1CFD0C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范围三类别12</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5C88E810"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外售产品报废产生的排放</w:t>
            </w:r>
          </w:p>
        </w:tc>
      </w:tr>
      <w:tr w:rsidR="001A1870" w:rsidRPr="001A1870" w14:paraId="5ED59561"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05BBC440"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F6474C3"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1BE02872"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017C5B7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1ACD5A4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530CB67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29C1282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722DF00D"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675F100A"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44F7506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4A56573"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2D08906"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55257C67"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1A22515D"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3,747.35 </w:t>
            </w:r>
          </w:p>
        </w:tc>
        <w:tc>
          <w:tcPr>
            <w:tcW w:w="493" w:type="pct"/>
            <w:tcBorders>
              <w:top w:val="nil"/>
              <w:left w:val="nil"/>
              <w:bottom w:val="nil"/>
              <w:right w:val="single" w:sz="4" w:space="0" w:color="auto"/>
            </w:tcBorders>
            <w:shd w:val="clear" w:color="000000" w:fill="C0C0C0"/>
            <w:noWrap/>
            <w:vAlign w:val="center"/>
            <w:hideMark/>
          </w:tcPr>
          <w:p w14:paraId="31981D6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3ABB56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5D5A2B5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673DB864"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45D7C3F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0185F3A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0AE169D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3,747.35 </w:t>
            </w:r>
          </w:p>
        </w:tc>
      </w:tr>
      <w:tr w:rsidR="001A1870" w:rsidRPr="001A1870" w14:paraId="038BE5A6"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831A8AE"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范围三类别13</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042110BD"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下游租赁资产产生的排放</w:t>
            </w:r>
          </w:p>
        </w:tc>
      </w:tr>
      <w:tr w:rsidR="001A1870" w:rsidRPr="001A1870" w14:paraId="59D61D29"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8F5D39E"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79C424B8"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74C19C41"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42945BB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508FE0F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3AB70B6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1B3D1875"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11DFF02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570D1C73"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2D095387"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790F3C4D"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062993CD"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417D427"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213283E2"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29FA32E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7E80359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794C1FE"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40E2E28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5B19F45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0DBEB10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799243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5965D30D"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58894C82"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范围三类别14</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2648FEDB"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特许经营产生的排放</w:t>
            </w:r>
          </w:p>
        </w:tc>
      </w:tr>
      <w:tr w:rsidR="001A1870" w:rsidRPr="001A1870" w14:paraId="012367D7"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325E7C1B"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6DCBDE3D"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4119C079"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13F9B49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6D925F32"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235AE68B"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714B333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6CF7D0B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7A0DF3B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044C609F"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20AA57C6"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46535FCC"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78EF3E6"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122F74E1"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41A3A9A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3EB0B50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C1C9D7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10D1974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53A454D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625830E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C58AB2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5F666274"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41F61CB9"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范围三类别15</w:t>
            </w:r>
          </w:p>
        </w:tc>
        <w:tc>
          <w:tcPr>
            <w:tcW w:w="4591" w:type="pct"/>
            <w:gridSpan w:val="9"/>
            <w:tcBorders>
              <w:top w:val="single" w:sz="4" w:space="0" w:color="auto"/>
              <w:left w:val="nil"/>
              <w:bottom w:val="single" w:sz="4" w:space="0" w:color="auto"/>
              <w:right w:val="single" w:sz="4" w:space="0" w:color="auto"/>
            </w:tcBorders>
            <w:shd w:val="clear" w:color="000000" w:fill="FF6600"/>
            <w:noWrap/>
            <w:vAlign w:val="center"/>
            <w:hideMark/>
          </w:tcPr>
          <w:p w14:paraId="19B8BE39"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投资产生的排放</w:t>
            </w:r>
          </w:p>
        </w:tc>
      </w:tr>
      <w:tr w:rsidR="001A1870" w:rsidRPr="001A1870" w14:paraId="44C3751E"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75DBDC7F"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FF6600"/>
            <w:noWrap/>
            <w:vAlign w:val="center"/>
            <w:hideMark/>
          </w:tcPr>
          <w:p w14:paraId="0EA6E49C"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339CDA83"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nil"/>
              <w:left w:val="nil"/>
              <w:bottom w:val="single" w:sz="4" w:space="0" w:color="auto"/>
              <w:right w:val="single" w:sz="4" w:space="0" w:color="auto"/>
            </w:tcBorders>
            <w:shd w:val="clear" w:color="000000" w:fill="FF6600"/>
            <w:noWrap/>
            <w:vAlign w:val="center"/>
            <w:hideMark/>
          </w:tcPr>
          <w:p w14:paraId="2377A304"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nil"/>
              <w:left w:val="nil"/>
              <w:bottom w:val="single" w:sz="4" w:space="0" w:color="auto"/>
              <w:right w:val="single" w:sz="4" w:space="0" w:color="auto"/>
            </w:tcBorders>
            <w:shd w:val="clear" w:color="000000" w:fill="FF6600"/>
            <w:noWrap/>
            <w:vAlign w:val="center"/>
            <w:hideMark/>
          </w:tcPr>
          <w:p w14:paraId="3FB5989C"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nil"/>
              <w:left w:val="nil"/>
              <w:bottom w:val="single" w:sz="4" w:space="0" w:color="auto"/>
              <w:right w:val="single" w:sz="4" w:space="0" w:color="auto"/>
            </w:tcBorders>
            <w:shd w:val="clear" w:color="000000" w:fill="FF6600"/>
            <w:noWrap/>
            <w:vAlign w:val="center"/>
            <w:hideMark/>
          </w:tcPr>
          <w:p w14:paraId="34AC6F7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nil"/>
              <w:left w:val="nil"/>
              <w:bottom w:val="single" w:sz="4" w:space="0" w:color="auto"/>
              <w:right w:val="single" w:sz="4" w:space="0" w:color="auto"/>
            </w:tcBorders>
            <w:shd w:val="clear" w:color="000000" w:fill="FF6600"/>
            <w:noWrap/>
            <w:vAlign w:val="center"/>
            <w:hideMark/>
          </w:tcPr>
          <w:p w14:paraId="563C0290"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nil"/>
              <w:left w:val="nil"/>
              <w:bottom w:val="single" w:sz="4" w:space="0" w:color="auto"/>
              <w:right w:val="single" w:sz="4" w:space="0" w:color="auto"/>
            </w:tcBorders>
            <w:shd w:val="clear" w:color="000000" w:fill="FF6600"/>
            <w:noWrap/>
            <w:vAlign w:val="center"/>
            <w:hideMark/>
          </w:tcPr>
          <w:p w14:paraId="573B3736"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nil"/>
              <w:left w:val="nil"/>
              <w:bottom w:val="single" w:sz="4" w:space="0" w:color="auto"/>
              <w:right w:val="single" w:sz="4" w:space="0" w:color="auto"/>
            </w:tcBorders>
            <w:shd w:val="clear" w:color="000000" w:fill="FF6600"/>
            <w:noWrap/>
            <w:vAlign w:val="center"/>
            <w:hideMark/>
          </w:tcPr>
          <w:p w14:paraId="15C1F7D9"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nil"/>
              <w:left w:val="nil"/>
              <w:bottom w:val="single" w:sz="4" w:space="0" w:color="auto"/>
              <w:right w:val="single" w:sz="4" w:space="0" w:color="auto"/>
            </w:tcBorders>
            <w:shd w:val="clear" w:color="000000" w:fill="FF6600"/>
            <w:noWrap/>
            <w:vAlign w:val="center"/>
            <w:hideMark/>
          </w:tcPr>
          <w:p w14:paraId="4D4E0285"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0B7A55EE"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1970E0B5"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1A694D4F"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汇总</w:t>
            </w:r>
          </w:p>
        </w:tc>
        <w:tc>
          <w:tcPr>
            <w:tcW w:w="734" w:type="pct"/>
            <w:tcBorders>
              <w:top w:val="nil"/>
              <w:left w:val="nil"/>
              <w:bottom w:val="single" w:sz="4" w:space="0" w:color="auto"/>
              <w:right w:val="single" w:sz="4" w:space="0" w:color="auto"/>
            </w:tcBorders>
            <w:shd w:val="clear" w:color="000000" w:fill="C0C0C0"/>
            <w:noWrap/>
            <w:vAlign w:val="center"/>
            <w:hideMark/>
          </w:tcPr>
          <w:p w14:paraId="54C7831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0.00 </w:t>
            </w:r>
          </w:p>
        </w:tc>
        <w:tc>
          <w:tcPr>
            <w:tcW w:w="493" w:type="pct"/>
            <w:tcBorders>
              <w:top w:val="nil"/>
              <w:left w:val="nil"/>
              <w:bottom w:val="nil"/>
              <w:right w:val="single" w:sz="4" w:space="0" w:color="auto"/>
            </w:tcBorders>
            <w:shd w:val="clear" w:color="000000" w:fill="C0C0C0"/>
            <w:noWrap/>
            <w:vAlign w:val="center"/>
            <w:hideMark/>
          </w:tcPr>
          <w:p w14:paraId="04FD472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nil"/>
              <w:right w:val="single" w:sz="4" w:space="0" w:color="auto"/>
            </w:tcBorders>
            <w:shd w:val="clear" w:color="000000" w:fill="C0C0C0"/>
            <w:noWrap/>
            <w:vAlign w:val="center"/>
            <w:hideMark/>
          </w:tcPr>
          <w:p w14:paraId="039F5A5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nil"/>
              <w:right w:val="single" w:sz="4" w:space="0" w:color="auto"/>
            </w:tcBorders>
            <w:shd w:val="clear" w:color="000000" w:fill="C0C0C0"/>
            <w:noWrap/>
            <w:vAlign w:val="center"/>
            <w:hideMark/>
          </w:tcPr>
          <w:p w14:paraId="1358A34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nil"/>
              <w:right w:val="single" w:sz="4" w:space="0" w:color="auto"/>
            </w:tcBorders>
            <w:shd w:val="clear" w:color="000000" w:fill="C0C0C0"/>
            <w:noWrap/>
            <w:vAlign w:val="center"/>
            <w:hideMark/>
          </w:tcPr>
          <w:p w14:paraId="4A7CAA1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nil"/>
              <w:right w:val="single" w:sz="4" w:space="0" w:color="auto"/>
            </w:tcBorders>
            <w:shd w:val="clear" w:color="000000" w:fill="C0C0C0"/>
            <w:noWrap/>
            <w:vAlign w:val="center"/>
            <w:hideMark/>
          </w:tcPr>
          <w:p w14:paraId="2B952EC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nil"/>
              <w:right w:val="single" w:sz="4" w:space="0" w:color="auto"/>
            </w:tcBorders>
            <w:shd w:val="clear" w:color="000000" w:fill="C0C0C0"/>
            <w:noWrap/>
            <w:vAlign w:val="center"/>
            <w:hideMark/>
          </w:tcPr>
          <w:p w14:paraId="152FA77D"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nil"/>
              <w:right w:val="single" w:sz="4" w:space="0" w:color="auto"/>
            </w:tcBorders>
            <w:shd w:val="clear" w:color="000000" w:fill="C0C0C0"/>
            <w:noWrap/>
            <w:vAlign w:val="center"/>
            <w:hideMark/>
          </w:tcPr>
          <w:p w14:paraId="6039262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r>
      <w:tr w:rsidR="001A1870" w:rsidRPr="001A1870" w14:paraId="55543D59" w14:textId="77777777" w:rsidTr="001A1870">
        <w:trPr>
          <w:trHeight w:val="300"/>
        </w:trPr>
        <w:tc>
          <w:tcPr>
            <w:tcW w:w="409" w:type="pct"/>
            <w:vMerge w:val="restart"/>
            <w:tcBorders>
              <w:top w:val="nil"/>
              <w:left w:val="single" w:sz="4" w:space="0" w:color="auto"/>
              <w:bottom w:val="single" w:sz="4" w:space="0" w:color="000000"/>
              <w:right w:val="single" w:sz="4" w:space="0" w:color="auto"/>
            </w:tcBorders>
            <w:shd w:val="clear" w:color="000000" w:fill="FF6600"/>
            <w:vAlign w:val="center"/>
            <w:hideMark/>
          </w:tcPr>
          <w:p w14:paraId="6F3F4D2C"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合计</w:t>
            </w:r>
          </w:p>
        </w:tc>
        <w:tc>
          <w:tcPr>
            <w:tcW w:w="505" w:type="pct"/>
            <w:tcBorders>
              <w:top w:val="nil"/>
              <w:left w:val="nil"/>
              <w:bottom w:val="single" w:sz="4" w:space="0" w:color="auto"/>
              <w:right w:val="single" w:sz="4" w:space="0" w:color="auto"/>
            </w:tcBorders>
            <w:shd w:val="clear" w:color="000000" w:fill="FF6600"/>
            <w:noWrap/>
            <w:vAlign w:val="center"/>
            <w:hideMark/>
          </w:tcPr>
          <w:p w14:paraId="6A807649" w14:textId="77777777" w:rsidR="001A1870" w:rsidRPr="001A1870" w:rsidRDefault="001A1870" w:rsidP="001A1870">
            <w:pPr>
              <w:spacing w:before="0"/>
              <w:jc w:val="center"/>
              <w:rPr>
                <w:rFonts w:ascii="宋体" w:eastAsia="宋体" w:hAnsi="宋体" w:cs="宋体" w:hint="eastAsia"/>
                <w:b/>
                <w:bCs/>
                <w:color w:val="FFFFFF"/>
                <w:szCs w:val="20"/>
                <w:lang w:val="en-US" w:eastAsia="zh-CN"/>
              </w:rPr>
            </w:pPr>
            <w:r w:rsidRPr="001A1870">
              <w:rPr>
                <w:rFonts w:ascii="宋体" w:eastAsia="宋体" w:hAnsi="宋体" w:cs="宋体" w:hint="eastAsia"/>
                <w:b/>
                <w:bCs/>
                <w:color w:val="FFFFFF"/>
                <w:szCs w:val="20"/>
                <w:lang w:val="en-US" w:eastAsia="zh-CN"/>
              </w:rPr>
              <w:t>温室气体</w:t>
            </w:r>
          </w:p>
        </w:tc>
        <w:tc>
          <w:tcPr>
            <w:tcW w:w="734" w:type="pct"/>
            <w:tcBorders>
              <w:top w:val="nil"/>
              <w:left w:val="nil"/>
              <w:bottom w:val="single" w:sz="4" w:space="0" w:color="auto"/>
              <w:right w:val="single" w:sz="4" w:space="0" w:color="auto"/>
            </w:tcBorders>
            <w:shd w:val="clear" w:color="000000" w:fill="FF6600"/>
            <w:noWrap/>
            <w:vAlign w:val="center"/>
            <w:hideMark/>
          </w:tcPr>
          <w:p w14:paraId="5D46BE89" w14:textId="77777777" w:rsidR="001A1870" w:rsidRPr="001A1870" w:rsidRDefault="001A1870" w:rsidP="001A1870">
            <w:pPr>
              <w:spacing w:before="0"/>
              <w:jc w:val="center"/>
              <w:rPr>
                <w:rFonts w:eastAsia="PMingLiU" w:cs="Arial" w:hint="eastAsia"/>
                <w:b/>
                <w:bCs/>
                <w:color w:val="FFFFFF"/>
                <w:szCs w:val="20"/>
                <w:lang w:val="en-US" w:eastAsia="zh-CN"/>
              </w:rPr>
            </w:pPr>
            <w:r w:rsidRPr="001A1870">
              <w:rPr>
                <w:rFonts w:eastAsia="PMingLiU" w:cs="Arial"/>
                <w:b/>
                <w:bCs/>
                <w:color w:val="FFFFFF"/>
                <w:szCs w:val="20"/>
                <w:lang w:val="en-US" w:eastAsia="zh-CN"/>
              </w:rPr>
              <w:t>CO2</w:t>
            </w:r>
          </w:p>
        </w:tc>
        <w:tc>
          <w:tcPr>
            <w:tcW w:w="493" w:type="pct"/>
            <w:tcBorders>
              <w:top w:val="single" w:sz="4" w:space="0" w:color="auto"/>
              <w:left w:val="nil"/>
              <w:bottom w:val="single" w:sz="4" w:space="0" w:color="auto"/>
              <w:right w:val="single" w:sz="4" w:space="0" w:color="auto"/>
            </w:tcBorders>
            <w:shd w:val="clear" w:color="000000" w:fill="FF6600"/>
            <w:noWrap/>
            <w:vAlign w:val="center"/>
            <w:hideMark/>
          </w:tcPr>
          <w:p w14:paraId="7E087CC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CH4</w:t>
            </w:r>
          </w:p>
        </w:tc>
        <w:tc>
          <w:tcPr>
            <w:tcW w:w="547" w:type="pct"/>
            <w:tcBorders>
              <w:top w:val="single" w:sz="4" w:space="0" w:color="auto"/>
              <w:left w:val="nil"/>
              <w:bottom w:val="single" w:sz="4" w:space="0" w:color="auto"/>
              <w:right w:val="single" w:sz="4" w:space="0" w:color="auto"/>
            </w:tcBorders>
            <w:shd w:val="clear" w:color="000000" w:fill="FF6600"/>
            <w:noWrap/>
            <w:vAlign w:val="center"/>
            <w:hideMark/>
          </w:tcPr>
          <w:p w14:paraId="26A918BF"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N2O</w:t>
            </w:r>
          </w:p>
        </w:tc>
        <w:tc>
          <w:tcPr>
            <w:tcW w:w="413" w:type="pct"/>
            <w:tcBorders>
              <w:top w:val="single" w:sz="4" w:space="0" w:color="auto"/>
              <w:left w:val="nil"/>
              <w:bottom w:val="single" w:sz="4" w:space="0" w:color="auto"/>
              <w:right w:val="single" w:sz="4" w:space="0" w:color="auto"/>
            </w:tcBorders>
            <w:shd w:val="clear" w:color="000000" w:fill="FF6600"/>
            <w:noWrap/>
            <w:vAlign w:val="center"/>
            <w:hideMark/>
          </w:tcPr>
          <w:p w14:paraId="4027217E"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HFCs</w:t>
            </w:r>
          </w:p>
        </w:tc>
        <w:tc>
          <w:tcPr>
            <w:tcW w:w="494" w:type="pct"/>
            <w:tcBorders>
              <w:top w:val="single" w:sz="4" w:space="0" w:color="auto"/>
              <w:left w:val="nil"/>
              <w:bottom w:val="single" w:sz="4" w:space="0" w:color="auto"/>
              <w:right w:val="single" w:sz="4" w:space="0" w:color="auto"/>
            </w:tcBorders>
            <w:shd w:val="clear" w:color="000000" w:fill="FF6600"/>
            <w:noWrap/>
            <w:vAlign w:val="center"/>
            <w:hideMark/>
          </w:tcPr>
          <w:p w14:paraId="383CAAE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PFCs</w:t>
            </w:r>
          </w:p>
        </w:tc>
        <w:tc>
          <w:tcPr>
            <w:tcW w:w="364" w:type="pct"/>
            <w:tcBorders>
              <w:top w:val="single" w:sz="4" w:space="0" w:color="auto"/>
              <w:left w:val="nil"/>
              <w:bottom w:val="single" w:sz="4" w:space="0" w:color="auto"/>
              <w:right w:val="single" w:sz="4" w:space="0" w:color="auto"/>
            </w:tcBorders>
            <w:shd w:val="clear" w:color="000000" w:fill="FF6600"/>
            <w:noWrap/>
            <w:vAlign w:val="center"/>
            <w:hideMark/>
          </w:tcPr>
          <w:p w14:paraId="0A752861"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SF6</w:t>
            </w:r>
          </w:p>
        </w:tc>
        <w:tc>
          <w:tcPr>
            <w:tcW w:w="339" w:type="pct"/>
            <w:tcBorders>
              <w:top w:val="single" w:sz="4" w:space="0" w:color="auto"/>
              <w:left w:val="nil"/>
              <w:bottom w:val="single" w:sz="4" w:space="0" w:color="auto"/>
              <w:right w:val="single" w:sz="4" w:space="0" w:color="auto"/>
            </w:tcBorders>
            <w:shd w:val="clear" w:color="000000" w:fill="FF6600"/>
            <w:noWrap/>
            <w:vAlign w:val="center"/>
            <w:hideMark/>
          </w:tcPr>
          <w:p w14:paraId="4B9AB727" w14:textId="77777777" w:rsidR="001A1870" w:rsidRPr="001A1870" w:rsidRDefault="001A1870" w:rsidP="001A1870">
            <w:pPr>
              <w:spacing w:before="0"/>
              <w:jc w:val="center"/>
              <w:rPr>
                <w:rFonts w:eastAsia="PMingLiU" w:cs="Arial"/>
                <w:b/>
                <w:bCs/>
                <w:color w:val="FFFFFF"/>
                <w:szCs w:val="20"/>
                <w:lang w:val="en-US" w:eastAsia="zh-CN"/>
              </w:rPr>
            </w:pPr>
            <w:r w:rsidRPr="001A1870">
              <w:rPr>
                <w:rFonts w:eastAsia="PMingLiU" w:cs="Arial"/>
                <w:b/>
                <w:bCs/>
                <w:color w:val="FFFFFF"/>
                <w:szCs w:val="20"/>
                <w:lang w:val="en-US" w:eastAsia="zh-CN"/>
              </w:rPr>
              <w:t>NF3</w:t>
            </w:r>
          </w:p>
        </w:tc>
        <w:tc>
          <w:tcPr>
            <w:tcW w:w="702" w:type="pct"/>
            <w:tcBorders>
              <w:top w:val="single" w:sz="4" w:space="0" w:color="auto"/>
              <w:left w:val="nil"/>
              <w:bottom w:val="single" w:sz="4" w:space="0" w:color="auto"/>
              <w:right w:val="single" w:sz="4" w:space="0" w:color="auto"/>
            </w:tcBorders>
            <w:shd w:val="clear" w:color="000000" w:fill="FF6600"/>
            <w:noWrap/>
            <w:vAlign w:val="center"/>
            <w:hideMark/>
          </w:tcPr>
          <w:p w14:paraId="09712990" w14:textId="77777777" w:rsidR="001A1870" w:rsidRPr="001A1870" w:rsidRDefault="001A1870" w:rsidP="001A1870">
            <w:pPr>
              <w:spacing w:before="0"/>
              <w:jc w:val="center"/>
              <w:rPr>
                <w:rFonts w:ascii="宋体" w:eastAsia="宋体" w:hAnsi="宋体" w:cs="宋体"/>
                <w:b/>
                <w:bCs/>
                <w:color w:val="FFFFFF"/>
                <w:szCs w:val="20"/>
                <w:lang w:val="en-US" w:eastAsia="zh-CN"/>
              </w:rPr>
            </w:pPr>
            <w:r w:rsidRPr="001A1870">
              <w:rPr>
                <w:rFonts w:ascii="宋体" w:eastAsia="宋体" w:hAnsi="宋体" w:cs="宋体" w:hint="eastAsia"/>
                <w:b/>
                <w:bCs/>
                <w:color w:val="FFFFFF"/>
                <w:szCs w:val="20"/>
                <w:lang w:val="en-US" w:eastAsia="zh-CN"/>
              </w:rPr>
              <w:t>总排放量</w:t>
            </w:r>
          </w:p>
        </w:tc>
      </w:tr>
      <w:tr w:rsidR="001A1870" w:rsidRPr="001A1870" w14:paraId="1CE61DAA"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1BC2567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97C4351" w14:textId="77777777" w:rsidR="001A1870" w:rsidRPr="001A1870" w:rsidRDefault="001A1870" w:rsidP="001A1870">
            <w:pPr>
              <w:spacing w:before="0"/>
              <w:jc w:val="center"/>
              <w:rPr>
                <w:rFonts w:ascii="宋体" w:eastAsia="宋体" w:hAnsi="宋体" w:cs="宋体" w:hint="eastAsia"/>
                <w:b/>
                <w:bCs/>
                <w:szCs w:val="20"/>
                <w:lang w:val="en-US" w:eastAsia="zh-CN"/>
              </w:rPr>
            </w:pPr>
            <w:r w:rsidRPr="001A1870">
              <w:rPr>
                <w:rFonts w:ascii="宋体" w:eastAsia="宋体" w:hAnsi="宋体" w:cs="宋体" w:hint="eastAsia"/>
                <w:b/>
                <w:bCs/>
                <w:szCs w:val="20"/>
                <w:lang w:val="en-US" w:eastAsia="zh-CN"/>
              </w:rPr>
              <w:t>范围一</w:t>
            </w:r>
          </w:p>
        </w:tc>
        <w:tc>
          <w:tcPr>
            <w:tcW w:w="734" w:type="pct"/>
            <w:tcBorders>
              <w:top w:val="nil"/>
              <w:left w:val="nil"/>
              <w:bottom w:val="single" w:sz="4" w:space="0" w:color="auto"/>
              <w:right w:val="single" w:sz="4" w:space="0" w:color="auto"/>
            </w:tcBorders>
            <w:shd w:val="clear" w:color="000000" w:fill="C0C0C0"/>
            <w:noWrap/>
            <w:vAlign w:val="center"/>
            <w:hideMark/>
          </w:tcPr>
          <w:p w14:paraId="7F2F285A"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7,086,080.35 </w:t>
            </w:r>
          </w:p>
        </w:tc>
        <w:tc>
          <w:tcPr>
            <w:tcW w:w="493" w:type="pct"/>
            <w:tcBorders>
              <w:top w:val="nil"/>
              <w:left w:val="nil"/>
              <w:bottom w:val="single" w:sz="4" w:space="0" w:color="auto"/>
              <w:right w:val="single" w:sz="4" w:space="0" w:color="auto"/>
            </w:tcBorders>
            <w:shd w:val="clear" w:color="000000" w:fill="C0C0C0"/>
            <w:noWrap/>
            <w:vAlign w:val="center"/>
            <w:hideMark/>
          </w:tcPr>
          <w:p w14:paraId="4F2C122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2,569.68 </w:t>
            </w:r>
          </w:p>
        </w:tc>
        <w:tc>
          <w:tcPr>
            <w:tcW w:w="547" w:type="pct"/>
            <w:tcBorders>
              <w:top w:val="nil"/>
              <w:left w:val="nil"/>
              <w:bottom w:val="single" w:sz="4" w:space="0" w:color="auto"/>
              <w:right w:val="single" w:sz="4" w:space="0" w:color="auto"/>
            </w:tcBorders>
            <w:shd w:val="clear" w:color="000000" w:fill="C0C0C0"/>
            <w:noWrap/>
            <w:vAlign w:val="center"/>
            <w:hideMark/>
          </w:tcPr>
          <w:p w14:paraId="68C1865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30,422.62 </w:t>
            </w:r>
          </w:p>
        </w:tc>
        <w:tc>
          <w:tcPr>
            <w:tcW w:w="413" w:type="pct"/>
            <w:tcBorders>
              <w:top w:val="nil"/>
              <w:left w:val="nil"/>
              <w:bottom w:val="single" w:sz="4" w:space="0" w:color="auto"/>
              <w:right w:val="single" w:sz="4" w:space="0" w:color="auto"/>
            </w:tcBorders>
            <w:shd w:val="clear" w:color="000000" w:fill="C0C0C0"/>
            <w:noWrap/>
            <w:vAlign w:val="center"/>
            <w:hideMark/>
          </w:tcPr>
          <w:p w14:paraId="634B6A1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4" w:type="pct"/>
            <w:tcBorders>
              <w:top w:val="nil"/>
              <w:left w:val="nil"/>
              <w:bottom w:val="single" w:sz="4" w:space="0" w:color="auto"/>
              <w:right w:val="single" w:sz="4" w:space="0" w:color="auto"/>
            </w:tcBorders>
            <w:shd w:val="clear" w:color="000000" w:fill="C0C0C0"/>
            <w:noWrap/>
            <w:vAlign w:val="center"/>
            <w:hideMark/>
          </w:tcPr>
          <w:p w14:paraId="5F3277FB"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2E31C0C9"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339" w:type="pct"/>
            <w:tcBorders>
              <w:top w:val="nil"/>
              <w:left w:val="nil"/>
              <w:bottom w:val="single" w:sz="4" w:space="0" w:color="auto"/>
              <w:right w:val="single" w:sz="4" w:space="0" w:color="auto"/>
            </w:tcBorders>
            <w:shd w:val="clear" w:color="000000" w:fill="C0C0C0"/>
            <w:noWrap/>
            <w:vAlign w:val="center"/>
            <w:hideMark/>
          </w:tcPr>
          <w:p w14:paraId="45BDA86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single" w:sz="4" w:space="0" w:color="auto"/>
              <w:right w:val="single" w:sz="4" w:space="0" w:color="auto"/>
            </w:tcBorders>
            <w:shd w:val="clear" w:color="000000" w:fill="C0C0C0"/>
            <w:noWrap/>
            <w:vAlign w:val="center"/>
            <w:hideMark/>
          </w:tcPr>
          <w:p w14:paraId="17F13E0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7,122,248.83 </w:t>
            </w:r>
          </w:p>
        </w:tc>
      </w:tr>
      <w:tr w:rsidR="001A1870" w:rsidRPr="001A1870" w14:paraId="0CD1B02D" w14:textId="77777777" w:rsidTr="001A1870">
        <w:trPr>
          <w:trHeight w:val="390"/>
        </w:trPr>
        <w:tc>
          <w:tcPr>
            <w:tcW w:w="409" w:type="pct"/>
            <w:vMerge/>
            <w:tcBorders>
              <w:top w:val="nil"/>
              <w:left w:val="single" w:sz="4" w:space="0" w:color="auto"/>
              <w:bottom w:val="single" w:sz="4" w:space="0" w:color="000000"/>
              <w:right w:val="single" w:sz="4" w:space="0" w:color="auto"/>
            </w:tcBorders>
            <w:vAlign w:val="center"/>
            <w:hideMark/>
          </w:tcPr>
          <w:p w14:paraId="430CCB4A"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vAlign w:val="center"/>
            <w:hideMark/>
          </w:tcPr>
          <w:p w14:paraId="5CDFA920"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范围二</w:t>
            </w:r>
            <w:r w:rsidRPr="001A1870">
              <w:rPr>
                <w:rFonts w:eastAsia="宋体" w:cs="Arial"/>
                <w:b/>
                <w:bCs/>
                <w:szCs w:val="20"/>
                <w:lang w:val="en-US" w:eastAsia="zh-CN"/>
              </w:rPr>
              <w:br/>
            </w:r>
            <w:r w:rsidRPr="001A1870">
              <w:rPr>
                <w:rFonts w:ascii="宋体" w:eastAsia="宋体" w:hAnsi="宋体" w:cs="宋体" w:hint="eastAsia"/>
                <w:b/>
                <w:bCs/>
                <w:szCs w:val="20"/>
                <w:lang w:val="en-US" w:eastAsia="zh-CN"/>
              </w:rPr>
              <w:t>（基于市场）</w:t>
            </w:r>
          </w:p>
        </w:tc>
        <w:tc>
          <w:tcPr>
            <w:tcW w:w="734" w:type="pct"/>
            <w:tcBorders>
              <w:top w:val="nil"/>
              <w:left w:val="nil"/>
              <w:bottom w:val="single" w:sz="4" w:space="0" w:color="auto"/>
              <w:right w:val="single" w:sz="4" w:space="0" w:color="auto"/>
            </w:tcBorders>
            <w:shd w:val="clear" w:color="000000" w:fill="C0C0C0"/>
            <w:noWrap/>
            <w:vAlign w:val="center"/>
            <w:hideMark/>
          </w:tcPr>
          <w:p w14:paraId="0B682943"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1,161,900.33 </w:t>
            </w:r>
          </w:p>
        </w:tc>
        <w:tc>
          <w:tcPr>
            <w:tcW w:w="493" w:type="pct"/>
            <w:tcBorders>
              <w:top w:val="nil"/>
              <w:left w:val="nil"/>
              <w:bottom w:val="single" w:sz="4" w:space="0" w:color="auto"/>
              <w:right w:val="single" w:sz="4" w:space="0" w:color="auto"/>
            </w:tcBorders>
            <w:shd w:val="clear" w:color="000000" w:fill="C0C0C0"/>
            <w:noWrap/>
            <w:vAlign w:val="center"/>
            <w:hideMark/>
          </w:tcPr>
          <w:p w14:paraId="3603B3C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547" w:type="pct"/>
            <w:tcBorders>
              <w:top w:val="nil"/>
              <w:left w:val="nil"/>
              <w:bottom w:val="single" w:sz="4" w:space="0" w:color="auto"/>
              <w:right w:val="single" w:sz="4" w:space="0" w:color="auto"/>
            </w:tcBorders>
            <w:shd w:val="clear" w:color="000000" w:fill="C0C0C0"/>
            <w:noWrap/>
            <w:vAlign w:val="center"/>
            <w:hideMark/>
          </w:tcPr>
          <w:p w14:paraId="4713A05F"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13" w:type="pct"/>
            <w:tcBorders>
              <w:top w:val="nil"/>
              <w:left w:val="nil"/>
              <w:bottom w:val="single" w:sz="4" w:space="0" w:color="auto"/>
              <w:right w:val="single" w:sz="4" w:space="0" w:color="auto"/>
            </w:tcBorders>
            <w:shd w:val="clear" w:color="000000" w:fill="C0C0C0"/>
            <w:noWrap/>
            <w:vAlign w:val="center"/>
            <w:hideMark/>
          </w:tcPr>
          <w:p w14:paraId="56FC2B4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single" w:sz="4" w:space="0" w:color="auto"/>
              <w:right w:val="single" w:sz="4" w:space="0" w:color="auto"/>
            </w:tcBorders>
            <w:shd w:val="clear" w:color="000000" w:fill="C0C0C0"/>
            <w:noWrap/>
            <w:vAlign w:val="center"/>
            <w:hideMark/>
          </w:tcPr>
          <w:p w14:paraId="23147F8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646C73B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single" w:sz="4" w:space="0" w:color="auto"/>
              <w:right w:val="single" w:sz="4" w:space="0" w:color="auto"/>
            </w:tcBorders>
            <w:shd w:val="clear" w:color="000000" w:fill="C0C0C0"/>
            <w:noWrap/>
            <w:vAlign w:val="center"/>
            <w:hideMark/>
          </w:tcPr>
          <w:p w14:paraId="2FA03D5A"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single" w:sz="4" w:space="0" w:color="auto"/>
              <w:right w:val="single" w:sz="4" w:space="0" w:color="auto"/>
            </w:tcBorders>
            <w:shd w:val="clear" w:color="000000" w:fill="C0C0C0"/>
            <w:noWrap/>
            <w:vAlign w:val="center"/>
            <w:hideMark/>
          </w:tcPr>
          <w:p w14:paraId="315E619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1,161,900.33 </w:t>
            </w:r>
          </w:p>
        </w:tc>
      </w:tr>
      <w:tr w:rsidR="001A1870" w:rsidRPr="001A1870" w14:paraId="2B316BD6"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6360602C"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0356702C"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范围三</w:t>
            </w:r>
          </w:p>
        </w:tc>
        <w:tc>
          <w:tcPr>
            <w:tcW w:w="734" w:type="pct"/>
            <w:tcBorders>
              <w:top w:val="nil"/>
              <w:left w:val="nil"/>
              <w:bottom w:val="single" w:sz="4" w:space="0" w:color="auto"/>
              <w:right w:val="single" w:sz="4" w:space="0" w:color="auto"/>
            </w:tcBorders>
            <w:shd w:val="clear" w:color="000000" w:fill="C0C0C0"/>
            <w:noWrap/>
            <w:vAlign w:val="center"/>
            <w:hideMark/>
          </w:tcPr>
          <w:p w14:paraId="261A08F3"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7,332,402.99 </w:t>
            </w:r>
          </w:p>
        </w:tc>
        <w:tc>
          <w:tcPr>
            <w:tcW w:w="493" w:type="pct"/>
            <w:tcBorders>
              <w:top w:val="nil"/>
              <w:left w:val="nil"/>
              <w:bottom w:val="single" w:sz="4" w:space="0" w:color="auto"/>
              <w:right w:val="single" w:sz="4" w:space="0" w:color="auto"/>
            </w:tcBorders>
            <w:shd w:val="clear" w:color="000000" w:fill="C0C0C0"/>
            <w:noWrap/>
            <w:vAlign w:val="center"/>
            <w:hideMark/>
          </w:tcPr>
          <w:p w14:paraId="4FD61842"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2.41 </w:t>
            </w:r>
          </w:p>
        </w:tc>
        <w:tc>
          <w:tcPr>
            <w:tcW w:w="547" w:type="pct"/>
            <w:tcBorders>
              <w:top w:val="nil"/>
              <w:left w:val="nil"/>
              <w:bottom w:val="single" w:sz="4" w:space="0" w:color="auto"/>
              <w:right w:val="single" w:sz="4" w:space="0" w:color="auto"/>
            </w:tcBorders>
            <w:shd w:val="clear" w:color="000000" w:fill="C0C0C0"/>
            <w:noWrap/>
            <w:vAlign w:val="center"/>
            <w:hideMark/>
          </w:tcPr>
          <w:p w14:paraId="636D8ED7"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2.35 </w:t>
            </w:r>
          </w:p>
        </w:tc>
        <w:tc>
          <w:tcPr>
            <w:tcW w:w="413" w:type="pct"/>
            <w:tcBorders>
              <w:top w:val="nil"/>
              <w:left w:val="nil"/>
              <w:bottom w:val="single" w:sz="4" w:space="0" w:color="auto"/>
              <w:right w:val="single" w:sz="4" w:space="0" w:color="auto"/>
            </w:tcBorders>
            <w:shd w:val="clear" w:color="000000" w:fill="C0C0C0"/>
            <w:noWrap/>
            <w:vAlign w:val="center"/>
            <w:hideMark/>
          </w:tcPr>
          <w:p w14:paraId="7D0DB96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494" w:type="pct"/>
            <w:tcBorders>
              <w:top w:val="nil"/>
              <w:left w:val="nil"/>
              <w:bottom w:val="single" w:sz="4" w:space="0" w:color="auto"/>
              <w:right w:val="single" w:sz="4" w:space="0" w:color="auto"/>
            </w:tcBorders>
            <w:shd w:val="clear" w:color="000000" w:fill="C0C0C0"/>
            <w:noWrap/>
            <w:vAlign w:val="center"/>
            <w:hideMark/>
          </w:tcPr>
          <w:p w14:paraId="128E8275"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002F747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39" w:type="pct"/>
            <w:tcBorders>
              <w:top w:val="nil"/>
              <w:left w:val="nil"/>
              <w:bottom w:val="single" w:sz="4" w:space="0" w:color="auto"/>
              <w:right w:val="single" w:sz="4" w:space="0" w:color="auto"/>
            </w:tcBorders>
            <w:shd w:val="clear" w:color="000000" w:fill="C0C0C0"/>
            <w:noWrap/>
            <w:vAlign w:val="center"/>
            <w:hideMark/>
          </w:tcPr>
          <w:p w14:paraId="3794727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single" w:sz="4" w:space="0" w:color="auto"/>
              <w:right w:val="single" w:sz="4" w:space="0" w:color="auto"/>
            </w:tcBorders>
            <w:shd w:val="clear" w:color="000000" w:fill="C0C0C0"/>
            <w:noWrap/>
            <w:vAlign w:val="center"/>
            <w:hideMark/>
          </w:tcPr>
          <w:p w14:paraId="54F73823"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7,332,402.99 </w:t>
            </w:r>
          </w:p>
        </w:tc>
      </w:tr>
      <w:tr w:rsidR="001A1870" w:rsidRPr="001A1870" w14:paraId="4E26FEE3" w14:textId="77777777" w:rsidTr="001A1870">
        <w:trPr>
          <w:trHeight w:val="300"/>
        </w:trPr>
        <w:tc>
          <w:tcPr>
            <w:tcW w:w="409" w:type="pct"/>
            <w:vMerge/>
            <w:tcBorders>
              <w:top w:val="nil"/>
              <w:left w:val="single" w:sz="4" w:space="0" w:color="auto"/>
              <w:bottom w:val="single" w:sz="4" w:space="0" w:color="000000"/>
              <w:right w:val="single" w:sz="4" w:space="0" w:color="auto"/>
            </w:tcBorders>
            <w:vAlign w:val="center"/>
            <w:hideMark/>
          </w:tcPr>
          <w:p w14:paraId="2202B168" w14:textId="77777777" w:rsidR="001A1870" w:rsidRPr="001A1870" w:rsidRDefault="001A1870" w:rsidP="001A1870">
            <w:pPr>
              <w:spacing w:before="0"/>
              <w:rPr>
                <w:rFonts w:ascii="宋体" w:eastAsia="宋体" w:hAnsi="宋体" w:cs="宋体"/>
                <w:b/>
                <w:bCs/>
                <w:color w:val="FFFFFF"/>
                <w:szCs w:val="20"/>
                <w:lang w:val="en-US" w:eastAsia="zh-CN"/>
              </w:rPr>
            </w:pPr>
          </w:p>
        </w:tc>
        <w:tc>
          <w:tcPr>
            <w:tcW w:w="505" w:type="pct"/>
            <w:tcBorders>
              <w:top w:val="nil"/>
              <w:left w:val="nil"/>
              <w:bottom w:val="single" w:sz="4" w:space="0" w:color="auto"/>
              <w:right w:val="single" w:sz="4" w:space="0" w:color="auto"/>
            </w:tcBorders>
            <w:shd w:val="clear" w:color="000000" w:fill="C0C0C0"/>
            <w:noWrap/>
            <w:vAlign w:val="center"/>
            <w:hideMark/>
          </w:tcPr>
          <w:p w14:paraId="5C5CB341" w14:textId="77777777" w:rsidR="001A1870" w:rsidRPr="001A1870" w:rsidRDefault="001A1870" w:rsidP="001A1870">
            <w:pPr>
              <w:spacing w:before="0"/>
              <w:jc w:val="center"/>
              <w:rPr>
                <w:rFonts w:ascii="宋体" w:eastAsia="宋体" w:hAnsi="宋体" w:cs="宋体"/>
                <w:b/>
                <w:bCs/>
                <w:szCs w:val="20"/>
                <w:lang w:val="en-US" w:eastAsia="zh-CN"/>
              </w:rPr>
            </w:pPr>
            <w:r w:rsidRPr="001A1870">
              <w:rPr>
                <w:rFonts w:ascii="宋体" w:eastAsia="宋体" w:hAnsi="宋体" w:cs="宋体" w:hint="eastAsia"/>
                <w:b/>
                <w:bCs/>
                <w:szCs w:val="20"/>
                <w:lang w:val="en-US" w:eastAsia="zh-CN"/>
              </w:rPr>
              <w:t>总计</w:t>
            </w:r>
          </w:p>
        </w:tc>
        <w:tc>
          <w:tcPr>
            <w:tcW w:w="734" w:type="pct"/>
            <w:tcBorders>
              <w:top w:val="nil"/>
              <w:left w:val="nil"/>
              <w:bottom w:val="single" w:sz="4" w:space="0" w:color="auto"/>
              <w:right w:val="single" w:sz="4" w:space="0" w:color="auto"/>
            </w:tcBorders>
            <w:shd w:val="clear" w:color="000000" w:fill="C0C0C0"/>
            <w:noWrap/>
            <w:vAlign w:val="center"/>
            <w:hideMark/>
          </w:tcPr>
          <w:p w14:paraId="6B55A199" w14:textId="77777777" w:rsidR="001A1870" w:rsidRPr="001A1870" w:rsidRDefault="001A1870" w:rsidP="001A1870">
            <w:pPr>
              <w:spacing w:before="0"/>
              <w:jc w:val="center"/>
              <w:rPr>
                <w:rFonts w:eastAsia="PMingLiU" w:cs="Arial" w:hint="eastAsia"/>
                <w:b/>
                <w:bCs/>
                <w:szCs w:val="20"/>
                <w:lang w:val="en-US" w:eastAsia="zh-CN"/>
              </w:rPr>
            </w:pPr>
            <w:r w:rsidRPr="001A1870">
              <w:rPr>
                <w:rFonts w:eastAsia="PMingLiU" w:cs="Arial"/>
                <w:b/>
                <w:bCs/>
                <w:szCs w:val="20"/>
                <w:lang w:val="en-US" w:eastAsia="zh-CN"/>
              </w:rPr>
              <w:t xml:space="preserve">15,580,383.66 </w:t>
            </w:r>
          </w:p>
        </w:tc>
        <w:tc>
          <w:tcPr>
            <w:tcW w:w="493" w:type="pct"/>
            <w:tcBorders>
              <w:top w:val="nil"/>
              <w:left w:val="nil"/>
              <w:bottom w:val="single" w:sz="4" w:space="0" w:color="auto"/>
              <w:right w:val="single" w:sz="4" w:space="0" w:color="auto"/>
            </w:tcBorders>
            <w:shd w:val="clear" w:color="000000" w:fill="C0C0C0"/>
            <w:noWrap/>
            <w:vAlign w:val="center"/>
            <w:hideMark/>
          </w:tcPr>
          <w:p w14:paraId="4F25546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2,572.09 </w:t>
            </w:r>
          </w:p>
        </w:tc>
        <w:tc>
          <w:tcPr>
            <w:tcW w:w="547" w:type="pct"/>
            <w:tcBorders>
              <w:top w:val="nil"/>
              <w:left w:val="nil"/>
              <w:bottom w:val="single" w:sz="4" w:space="0" w:color="auto"/>
              <w:right w:val="single" w:sz="4" w:space="0" w:color="auto"/>
            </w:tcBorders>
            <w:shd w:val="clear" w:color="000000" w:fill="C0C0C0"/>
            <w:noWrap/>
            <w:vAlign w:val="center"/>
            <w:hideMark/>
          </w:tcPr>
          <w:p w14:paraId="6622F95C"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30,424.97 </w:t>
            </w:r>
          </w:p>
        </w:tc>
        <w:tc>
          <w:tcPr>
            <w:tcW w:w="413" w:type="pct"/>
            <w:tcBorders>
              <w:top w:val="nil"/>
              <w:left w:val="nil"/>
              <w:bottom w:val="single" w:sz="4" w:space="0" w:color="auto"/>
              <w:right w:val="single" w:sz="4" w:space="0" w:color="auto"/>
            </w:tcBorders>
            <w:shd w:val="clear" w:color="000000" w:fill="C0C0C0"/>
            <w:noWrap/>
            <w:vAlign w:val="center"/>
            <w:hideMark/>
          </w:tcPr>
          <w:p w14:paraId="66C51C6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717.03 </w:t>
            </w:r>
          </w:p>
        </w:tc>
        <w:tc>
          <w:tcPr>
            <w:tcW w:w="494" w:type="pct"/>
            <w:tcBorders>
              <w:top w:val="nil"/>
              <w:left w:val="nil"/>
              <w:bottom w:val="single" w:sz="4" w:space="0" w:color="auto"/>
              <w:right w:val="single" w:sz="4" w:space="0" w:color="auto"/>
            </w:tcBorders>
            <w:shd w:val="clear" w:color="000000" w:fill="C0C0C0"/>
            <w:noWrap/>
            <w:vAlign w:val="center"/>
            <w:hideMark/>
          </w:tcPr>
          <w:p w14:paraId="32DEACE6"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364" w:type="pct"/>
            <w:tcBorders>
              <w:top w:val="nil"/>
              <w:left w:val="nil"/>
              <w:bottom w:val="single" w:sz="4" w:space="0" w:color="auto"/>
              <w:right w:val="single" w:sz="4" w:space="0" w:color="auto"/>
            </w:tcBorders>
            <w:shd w:val="clear" w:color="000000" w:fill="C0C0C0"/>
            <w:noWrap/>
            <w:vAlign w:val="center"/>
            <w:hideMark/>
          </w:tcPr>
          <w:p w14:paraId="239BD078"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2,459.16 </w:t>
            </w:r>
          </w:p>
        </w:tc>
        <w:tc>
          <w:tcPr>
            <w:tcW w:w="339" w:type="pct"/>
            <w:tcBorders>
              <w:top w:val="nil"/>
              <w:left w:val="nil"/>
              <w:bottom w:val="single" w:sz="4" w:space="0" w:color="auto"/>
              <w:right w:val="single" w:sz="4" w:space="0" w:color="auto"/>
            </w:tcBorders>
            <w:shd w:val="clear" w:color="000000" w:fill="C0C0C0"/>
            <w:noWrap/>
            <w:vAlign w:val="center"/>
            <w:hideMark/>
          </w:tcPr>
          <w:p w14:paraId="2B994810"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0.00 </w:t>
            </w:r>
          </w:p>
        </w:tc>
        <w:tc>
          <w:tcPr>
            <w:tcW w:w="702" w:type="pct"/>
            <w:tcBorders>
              <w:top w:val="nil"/>
              <w:left w:val="nil"/>
              <w:bottom w:val="single" w:sz="4" w:space="0" w:color="auto"/>
              <w:right w:val="single" w:sz="4" w:space="0" w:color="auto"/>
            </w:tcBorders>
            <w:shd w:val="clear" w:color="000000" w:fill="C0C0C0"/>
            <w:noWrap/>
            <w:vAlign w:val="center"/>
            <w:hideMark/>
          </w:tcPr>
          <w:p w14:paraId="326E57B1" w14:textId="77777777" w:rsidR="001A1870" w:rsidRPr="001A1870" w:rsidRDefault="001A1870" w:rsidP="001A1870">
            <w:pPr>
              <w:spacing w:before="0"/>
              <w:jc w:val="center"/>
              <w:rPr>
                <w:rFonts w:eastAsia="PMingLiU" w:cs="Arial"/>
                <w:b/>
                <w:bCs/>
                <w:szCs w:val="20"/>
                <w:lang w:val="en-US" w:eastAsia="zh-CN"/>
              </w:rPr>
            </w:pPr>
            <w:r w:rsidRPr="001A1870">
              <w:rPr>
                <w:rFonts w:eastAsia="PMingLiU" w:cs="Arial"/>
                <w:b/>
                <w:bCs/>
                <w:szCs w:val="20"/>
                <w:lang w:val="en-US" w:eastAsia="zh-CN"/>
              </w:rPr>
              <w:t xml:space="preserve">15,616,552.15 </w:t>
            </w:r>
          </w:p>
        </w:tc>
      </w:tr>
    </w:tbl>
    <w:p w14:paraId="65ED97DB" w14:textId="77777777" w:rsidR="0076773F" w:rsidRDefault="0076773F">
      <w:pPr>
        <w:spacing w:before="0" w:line="360" w:lineRule="auto"/>
        <w:ind w:right="1200"/>
        <w:rPr>
          <w:rFonts w:eastAsia="宋体" w:cs="Arial"/>
          <w:iCs/>
          <w:sz w:val="24"/>
          <w:lang w:eastAsia="zh-CN"/>
        </w:rPr>
      </w:pPr>
    </w:p>
    <w:p w14:paraId="07275CB6" w14:textId="77777777" w:rsidR="0076773F" w:rsidRDefault="00000000">
      <w:pPr>
        <w:pStyle w:val="Style2"/>
        <w:numPr>
          <w:ilvl w:val="2"/>
          <w:numId w:val="15"/>
        </w:numPr>
        <w:spacing w:line="360" w:lineRule="auto"/>
      </w:pPr>
      <w:bookmarkStart w:id="263" w:name="_Toc204099797"/>
      <w:r>
        <w:rPr>
          <w:rFonts w:hint="eastAsia"/>
          <w:lang w:val="en-US"/>
        </w:rPr>
        <w:t>各排放源</w:t>
      </w:r>
      <w:commentRangeStart w:id="264"/>
      <w:commentRangeStart w:id="265"/>
      <w:r>
        <w:rPr>
          <w:rFonts w:hint="eastAsia"/>
          <w:lang w:val="en-US"/>
        </w:rPr>
        <w:t>明细</w:t>
      </w:r>
      <w:commentRangeEnd w:id="264"/>
      <w:r>
        <w:rPr>
          <w:rStyle w:val="af8"/>
          <w:rFonts w:eastAsiaTheme="minorEastAsia" w:cs="Times New Roman"/>
          <w:caps w:val="0"/>
          <w:spacing w:val="0"/>
          <w:lang w:eastAsia="fr-FR"/>
        </w:rPr>
        <w:commentReference w:id="264"/>
      </w:r>
      <w:commentRangeEnd w:id="265"/>
      <w:r>
        <w:rPr>
          <w:rStyle w:val="af8"/>
          <w:rFonts w:eastAsiaTheme="minorEastAsia" w:cs="Times New Roman"/>
          <w:caps w:val="0"/>
          <w:spacing w:val="0"/>
          <w:lang w:eastAsia="fr-FR"/>
        </w:rPr>
        <w:commentReference w:id="265"/>
      </w:r>
      <w:r>
        <w:rPr>
          <w:rFonts w:hint="eastAsia"/>
          <w:lang w:val="en-US"/>
        </w:rPr>
        <w:t>（基于位置）</w:t>
      </w:r>
      <w:bookmarkEnd w:id="263"/>
    </w:p>
    <w:tbl>
      <w:tblPr>
        <w:tblW w:w="4998" w:type="pct"/>
        <w:tblLayout w:type="fixed"/>
        <w:tblLook w:val="04A0" w:firstRow="1" w:lastRow="0" w:firstColumn="1" w:lastColumn="0" w:noHBand="0" w:noVBand="1"/>
        <w:tblPrChange w:id="266" w:author="Jezin" w:date="2025-07-21T09:38:00Z">
          <w:tblPr>
            <w:tblW w:w="3670" w:type="pct"/>
            <w:tblLayout w:type="fixed"/>
            <w:tblLook w:val="04A0" w:firstRow="1" w:lastRow="0" w:firstColumn="1" w:lastColumn="0" w:noHBand="0" w:noVBand="1"/>
          </w:tblPr>
        </w:tblPrChange>
      </w:tblPr>
      <w:tblGrid>
        <w:gridCol w:w="829"/>
        <w:gridCol w:w="2053"/>
        <w:gridCol w:w="1938"/>
        <w:gridCol w:w="1350"/>
        <w:gridCol w:w="1739"/>
        <w:gridCol w:w="828"/>
        <w:gridCol w:w="321"/>
        <w:tblGridChange w:id="267">
          <w:tblGrid>
            <w:gridCol w:w="626"/>
            <w:gridCol w:w="203"/>
            <w:gridCol w:w="1341"/>
            <w:gridCol w:w="712"/>
            <w:gridCol w:w="746"/>
            <w:gridCol w:w="1016"/>
            <w:gridCol w:w="176"/>
            <w:gridCol w:w="1132"/>
            <w:gridCol w:w="218"/>
            <w:gridCol w:w="406"/>
            <w:gridCol w:w="242"/>
            <w:gridCol w:w="1091"/>
            <w:gridCol w:w="828"/>
            <w:gridCol w:w="321"/>
          </w:tblGrid>
        </w:tblGridChange>
      </w:tblGrid>
      <w:tr w:rsidR="0076773F" w14:paraId="38FC763B" w14:textId="77777777" w:rsidTr="001A1870">
        <w:trPr>
          <w:gridAfter w:val="1"/>
          <w:wAfter w:w="177" w:type="pct"/>
          <w:trHeight w:val="330"/>
          <w:trPrChange w:id="268" w:author="Jezin" w:date="2025-07-21T09:38:00Z">
            <w:trPr>
              <w:gridAfter w:val="1"/>
              <w:wAfter w:w="177" w:type="pct"/>
              <w:trHeight w:val="330"/>
            </w:trPr>
          </w:trPrChange>
        </w:trPr>
        <w:tc>
          <w:tcPr>
            <w:tcW w:w="45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269" w:author="Jezin" w:date="2025-07-21T09:38:00Z">
              <w:tcPr>
                <w:tcW w:w="45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3A24A9E7"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编号</w:t>
            </w:r>
          </w:p>
        </w:tc>
        <w:tc>
          <w:tcPr>
            <w:tcW w:w="1133"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270" w:author="Jezin" w:date="2025-07-21T09:38:00Z">
              <w:tcPr>
                <w:tcW w:w="1132"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2B96C36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GHG</w:t>
            </w:r>
            <w:r>
              <w:rPr>
                <w:rFonts w:ascii="宋体" w:eastAsia="宋体" w:hAnsi="宋体" w:cs="Arial" w:hint="eastAsia"/>
                <w:b/>
                <w:bCs/>
                <w:szCs w:val="20"/>
                <w:lang w:val="en-US" w:eastAsia="zh-CN"/>
              </w:rPr>
              <w:t>排放类别</w:t>
            </w:r>
          </w:p>
        </w:tc>
        <w:tc>
          <w:tcPr>
            <w:tcW w:w="1070"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271" w:author="Jezin" w:date="2025-07-21T09:38:00Z">
              <w:tcPr>
                <w:tcW w:w="1069" w:type="pct"/>
                <w:gridSpan w:val="2"/>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51D43BDC"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排放源</w:t>
            </w:r>
          </w:p>
        </w:tc>
        <w:tc>
          <w:tcPr>
            <w:tcW w:w="745"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272" w:author="Jezin" w:date="2025-07-21T09:38:00Z">
              <w:tcPr>
                <w:tcW w:w="745"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3DBB36DB"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报告边界</w:t>
            </w:r>
          </w:p>
        </w:tc>
        <w:tc>
          <w:tcPr>
            <w:tcW w:w="1417"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273" w:author="Jezin" w:date="2025-07-21T09:38:00Z">
              <w:tcPr>
                <w:tcW w:w="1416" w:type="pct"/>
                <w:gridSpan w:val="4"/>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52343C5C"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活动数据</w:t>
            </w:r>
          </w:p>
        </w:tc>
      </w:tr>
      <w:tr w:rsidR="0076773F" w14:paraId="56010A85" w14:textId="77777777" w:rsidTr="001A1870">
        <w:trPr>
          <w:trHeight w:val="315"/>
          <w:trPrChange w:id="274" w:author="Jezin" w:date="2025-07-21T09:38:00Z">
            <w:trPr>
              <w:gridAfter w:val="0"/>
              <w:trHeight w:val="315"/>
            </w:trPr>
          </w:trPrChange>
        </w:trPr>
        <w:tc>
          <w:tcPr>
            <w:tcW w:w="458" w:type="pct"/>
            <w:vMerge/>
            <w:tcBorders>
              <w:top w:val="single" w:sz="4" w:space="0" w:color="auto"/>
              <w:left w:val="single" w:sz="4" w:space="0" w:color="auto"/>
              <w:bottom w:val="single" w:sz="4" w:space="0" w:color="auto"/>
              <w:right w:val="single" w:sz="4" w:space="0" w:color="auto"/>
            </w:tcBorders>
            <w:vAlign w:val="center"/>
            <w:tcPrChange w:id="275" w:author="Jezin" w:date="2025-07-21T09:38:00Z">
              <w:tcPr>
                <w:tcW w:w="459" w:type="pct"/>
                <w:vMerge/>
                <w:tcBorders>
                  <w:top w:val="single" w:sz="4" w:space="0" w:color="auto"/>
                  <w:left w:val="single" w:sz="4" w:space="0" w:color="auto"/>
                  <w:bottom w:val="single" w:sz="4" w:space="0" w:color="auto"/>
                  <w:right w:val="single" w:sz="4" w:space="0" w:color="auto"/>
                </w:tcBorders>
                <w:vAlign w:val="center"/>
              </w:tcPr>
            </w:tcPrChange>
          </w:tcPr>
          <w:p w14:paraId="485082FC" w14:textId="77777777" w:rsidR="0076773F" w:rsidRDefault="0076773F">
            <w:pPr>
              <w:spacing w:before="0"/>
              <w:rPr>
                <w:rFonts w:eastAsia="PMingLiU" w:cs="Arial"/>
                <w:b/>
                <w:bCs/>
                <w:szCs w:val="20"/>
                <w:lang w:val="en-US" w:eastAsia="zh-CN"/>
              </w:rPr>
            </w:pPr>
          </w:p>
        </w:tc>
        <w:tc>
          <w:tcPr>
            <w:tcW w:w="1133" w:type="pct"/>
            <w:vMerge/>
            <w:tcBorders>
              <w:top w:val="single" w:sz="4" w:space="0" w:color="auto"/>
              <w:left w:val="single" w:sz="4" w:space="0" w:color="auto"/>
              <w:bottom w:val="single" w:sz="4" w:space="0" w:color="auto"/>
              <w:right w:val="single" w:sz="4" w:space="0" w:color="auto"/>
            </w:tcBorders>
            <w:vAlign w:val="center"/>
            <w:tcPrChange w:id="276" w:author="Jezin" w:date="2025-07-21T09:38:00Z">
              <w:tcPr>
                <w:tcW w:w="1132" w:type="pct"/>
                <w:gridSpan w:val="2"/>
                <w:vMerge/>
                <w:tcBorders>
                  <w:top w:val="single" w:sz="4" w:space="0" w:color="auto"/>
                  <w:left w:val="single" w:sz="4" w:space="0" w:color="auto"/>
                  <w:bottom w:val="single" w:sz="4" w:space="0" w:color="auto"/>
                  <w:right w:val="single" w:sz="4" w:space="0" w:color="auto"/>
                </w:tcBorders>
                <w:vAlign w:val="center"/>
              </w:tcPr>
            </w:tcPrChange>
          </w:tcPr>
          <w:p w14:paraId="53BDD74F" w14:textId="77777777" w:rsidR="0076773F" w:rsidRDefault="0076773F">
            <w:pPr>
              <w:spacing w:before="0"/>
              <w:rPr>
                <w:rFonts w:eastAsia="PMingLiU" w:cs="Arial"/>
                <w:b/>
                <w:bCs/>
                <w:szCs w:val="20"/>
                <w:lang w:val="en-US" w:eastAsia="zh-CN"/>
              </w:rPr>
            </w:pPr>
          </w:p>
        </w:tc>
        <w:tc>
          <w:tcPr>
            <w:tcW w:w="1070" w:type="pct"/>
            <w:vMerge/>
            <w:tcBorders>
              <w:top w:val="single" w:sz="4" w:space="0" w:color="auto"/>
              <w:left w:val="single" w:sz="4" w:space="0" w:color="auto"/>
              <w:bottom w:val="single" w:sz="4" w:space="0" w:color="auto"/>
              <w:right w:val="single" w:sz="4" w:space="0" w:color="auto"/>
            </w:tcBorders>
            <w:vAlign w:val="center"/>
            <w:tcPrChange w:id="277" w:author="Jezin" w:date="2025-07-21T09:38:00Z">
              <w:tcPr>
                <w:tcW w:w="1069" w:type="pct"/>
                <w:gridSpan w:val="2"/>
                <w:vMerge/>
                <w:tcBorders>
                  <w:top w:val="single" w:sz="4" w:space="0" w:color="auto"/>
                  <w:left w:val="single" w:sz="4" w:space="0" w:color="auto"/>
                  <w:bottom w:val="single" w:sz="4" w:space="0" w:color="auto"/>
                  <w:right w:val="single" w:sz="4" w:space="0" w:color="auto"/>
                </w:tcBorders>
                <w:vAlign w:val="center"/>
              </w:tcPr>
            </w:tcPrChange>
          </w:tcPr>
          <w:p w14:paraId="34F9E2C4" w14:textId="77777777" w:rsidR="0076773F" w:rsidRDefault="0076773F">
            <w:pPr>
              <w:spacing w:before="0"/>
              <w:rPr>
                <w:rFonts w:eastAsia="PMingLiU" w:cs="Arial"/>
                <w:b/>
                <w:bCs/>
                <w:szCs w:val="20"/>
                <w:lang w:val="en-US" w:eastAsia="zh-CN"/>
              </w:rPr>
            </w:pPr>
          </w:p>
        </w:tc>
        <w:tc>
          <w:tcPr>
            <w:tcW w:w="745" w:type="pct"/>
            <w:vMerge/>
            <w:tcBorders>
              <w:top w:val="single" w:sz="4" w:space="0" w:color="auto"/>
              <w:left w:val="single" w:sz="4" w:space="0" w:color="auto"/>
              <w:bottom w:val="single" w:sz="4" w:space="0" w:color="auto"/>
              <w:right w:val="single" w:sz="4" w:space="0" w:color="auto"/>
            </w:tcBorders>
            <w:vAlign w:val="center"/>
            <w:tcPrChange w:id="278" w:author="Jezin" w:date="2025-07-21T09:38:00Z">
              <w:tcPr>
                <w:tcW w:w="745" w:type="pct"/>
                <w:vMerge/>
                <w:tcBorders>
                  <w:top w:val="single" w:sz="4" w:space="0" w:color="auto"/>
                  <w:left w:val="single" w:sz="4" w:space="0" w:color="auto"/>
                  <w:bottom w:val="single" w:sz="4" w:space="0" w:color="auto"/>
                  <w:right w:val="single" w:sz="4" w:space="0" w:color="auto"/>
                </w:tcBorders>
                <w:vAlign w:val="center"/>
              </w:tcPr>
            </w:tcPrChange>
          </w:tcPr>
          <w:p w14:paraId="70747854" w14:textId="77777777" w:rsidR="0076773F" w:rsidRDefault="0076773F">
            <w:pPr>
              <w:spacing w:before="0"/>
              <w:rPr>
                <w:rFonts w:eastAsia="PMingLiU" w:cs="Arial"/>
                <w:b/>
                <w:bCs/>
                <w:szCs w:val="20"/>
                <w:lang w:val="en-US" w:eastAsia="zh-CN"/>
              </w:rPr>
            </w:pPr>
          </w:p>
        </w:tc>
        <w:tc>
          <w:tcPr>
            <w:tcW w:w="1417" w:type="pct"/>
            <w:gridSpan w:val="2"/>
            <w:vMerge/>
            <w:tcBorders>
              <w:top w:val="single" w:sz="4" w:space="0" w:color="auto"/>
              <w:left w:val="single" w:sz="4" w:space="0" w:color="auto"/>
              <w:bottom w:val="single" w:sz="4" w:space="0" w:color="auto"/>
              <w:right w:val="single" w:sz="4" w:space="0" w:color="auto"/>
            </w:tcBorders>
            <w:vAlign w:val="center"/>
            <w:tcPrChange w:id="279" w:author="Jezin" w:date="2025-07-21T09:38:00Z">
              <w:tcPr>
                <w:tcW w:w="1416" w:type="pct"/>
                <w:gridSpan w:val="4"/>
                <w:vMerge/>
                <w:tcBorders>
                  <w:top w:val="single" w:sz="4" w:space="0" w:color="auto"/>
                  <w:left w:val="single" w:sz="4" w:space="0" w:color="auto"/>
                  <w:bottom w:val="single" w:sz="4" w:space="0" w:color="auto"/>
                  <w:right w:val="single" w:sz="4" w:space="0" w:color="auto"/>
                </w:tcBorders>
                <w:vAlign w:val="center"/>
              </w:tcPr>
            </w:tcPrChange>
          </w:tcPr>
          <w:p w14:paraId="3F39243A" w14:textId="77777777" w:rsidR="0076773F" w:rsidRDefault="0076773F">
            <w:pPr>
              <w:spacing w:before="0"/>
              <w:rPr>
                <w:rFonts w:eastAsia="PMingLiU" w:cs="Arial"/>
                <w:b/>
                <w:bCs/>
                <w:szCs w:val="20"/>
                <w:lang w:val="en-US" w:eastAsia="zh-CN"/>
              </w:rPr>
            </w:pPr>
          </w:p>
        </w:tc>
        <w:tc>
          <w:tcPr>
            <w:tcW w:w="177" w:type="pct"/>
            <w:tcBorders>
              <w:top w:val="nil"/>
              <w:left w:val="nil"/>
              <w:bottom w:val="nil"/>
              <w:right w:val="nil"/>
            </w:tcBorders>
            <w:shd w:val="clear" w:color="auto" w:fill="auto"/>
            <w:noWrap/>
            <w:vAlign w:val="center"/>
            <w:tcPrChange w:id="280" w:author="Jezin" w:date="2025-07-21T09:38:00Z">
              <w:tcPr>
                <w:tcW w:w="177" w:type="pct"/>
                <w:tcBorders>
                  <w:top w:val="nil"/>
                  <w:left w:val="nil"/>
                  <w:bottom w:val="nil"/>
                  <w:right w:val="nil"/>
                </w:tcBorders>
                <w:shd w:val="clear" w:color="auto" w:fill="auto"/>
                <w:noWrap/>
                <w:vAlign w:val="center"/>
              </w:tcPr>
            </w:tcPrChange>
          </w:tcPr>
          <w:p w14:paraId="0E2FACB3" w14:textId="77777777" w:rsidR="0076773F" w:rsidRDefault="0076773F">
            <w:pPr>
              <w:spacing w:before="0"/>
              <w:jc w:val="center"/>
              <w:rPr>
                <w:rFonts w:eastAsia="PMingLiU" w:cs="Arial"/>
                <w:b/>
                <w:bCs/>
                <w:szCs w:val="20"/>
                <w:lang w:val="en-US" w:eastAsia="zh-CN"/>
              </w:rPr>
            </w:pPr>
          </w:p>
        </w:tc>
      </w:tr>
      <w:tr w:rsidR="0076773F" w14:paraId="4C89B8E1" w14:textId="77777777" w:rsidTr="001A1870">
        <w:trPr>
          <w:trHeight w:val="315"/>
          <w:trPrChange w:id="281" w:author="Jezin" w:date="2025-07-21T09:38:00Z">
            <w:trPr>
              <w:gridAfter w:val="0"/>
              <w:trHeight w:val="315"/>
            </w:trPr>
          </w:trPrChange>
        </w:trPr>
        <w:tc>
          <w:tcPr>
            <w:tcW w:w="458" w:type="pct"/>
            <w:vMerge/>
            <w:tcBorders>
              <w:top w:val="single" w:sz="4" w:space="0" w:color="auto"/>
              <w:left w:val="single" w:sz="4" w:space="0" w:color="auto"/>
              <w:bottom w:val="single" w:sz="4" w:space="0" w:color="auto"/>
              <w:right w:val="single" w:sz="4" w:space="0" w:color="auto"/>
            </w:tcBorders>
            <w:vAlign w:val="center"/>
            <w:tcPrChange w:id="282" w:author="Jezin" w:date="2025-07-21T09:38:00Z">
              <w:tcPr>
                <w:tcW w:w="459" w:type="pct"/>
                <w:vMerge/>
                <w:tcBorders>
                  <w:top w:val="single" w:sz="4" w:space="0" w:color="auto"/>
                  <w:left w:val="single" w:sz="4" w:space="0" w:color="auto"/>
                  <w:bottom w:val="single" w:sz="4" w:space="0" w:color="auto"/>
                  <w:right w:val="single" w:sz="4" w:space="0" w:color="auto"/>
                </w:tcBorders>
                <w:vAlign w:val="center"/>
              </w:tcPr>
            </w:tcPrChange>
          </w:tcPr>
          <w:p w14:paraId="00FD72B4" w14:textId="77777777" w:rsidR="0076773F" w:rsidRDefault="0076773F">
            <w:pPr>
              <w:spacing w:before="0"/>
              <w:rPr>
                <w:rFonts w:eastAsia="PMingLiU" w:cs="Arial"/>
                <w:b/>
                <w:bCs/>
                <w:szCs w:val="20"/>
                <w:lang w:val="en-US" w:eastAsia="zh-CN"/>
              </w:rPr>
            </w:pPr>
          </w:p>
        </w:tc>
        <w:tc>
          <w:tcPr>
            <w:tcW w:w="1133" w:type="pct"/>
            <w:vMerge/>
            <w:tcBorders>
              <w:top w:val="single" w:sz="4" w:space="0" w:color="auto"/>
              <w:left w:val="single" w:sz="4" w:space="0" w:color="auto"/>
              <w:bottom w:val="single" w:sz="4" w:space="0" w:color="auto"/>
              <w:right w:val="single" w:sz="4" w:space="0" w:color="auto"/>
            </w:tcBorders>
            <w:vAlign w:val="center"/>
            <w:tcPrChange w:id="283" w:author="Jezin" w:date="2025-07-21T09:38:00Z">
              <w:tcPr>
                <w:tcW w:w="1132" w:type="pct"/>
                <w:gridSpan w:val="2"/>
                <w:vMerge/>
                <w:tcBorders>
                  <w:top w:val="single" w:sz="4" w:space="0" w:color="auto"/>
                  <w:left w:val="single" w:sz="4" w:space="0" w:color="auto"/>
                  <w:bottom w:val="single" w:sz="4" w:space="0" w:color="auto"/>
                  <w:right w:val="single" w:sz="4" w:space="0" w:color="auto"/>
                </w:tcBorders>
                <w:vAlign w:val="center"/>
              </w:tcPr>
            </w:tcPrChange>
          </w:tcPr>
          <w:p w14:paraId="16260376" w14:textId="77777777" w:rsidR="0076773F" w:rsidRDefault="0076773F">
            <w:pPr>
              <w:spacing w:before="0"/>
              <w:rPr>
                <w:rFonts w:eastAsia="PMingLiU" w:cs="Arial"/>
                <w:b/>
                <w:bCs/>
                <w:szCs w:val="20"/>
                <w:lang w:val="en-US" w:eastAsia="zh-CN"/>
              </w:rPr>
            </w:pPr>
          </w:p>
        </w:tc>
        <w:tc>
          <w:tcPr>
            <w:tcW w:w="1070" w:type="pct"/>
            <w:vMerge/>
            <w:tcBorders>
              <w:top w:val="single" w:sz="4" w:space="0" w:color="auto"/>
              <w:left w:val="single" w:sz="4" w:space="0" w:color="auto"/>
              <w:bottom w:val="single" w:sz="4" w:space="0" w:color="auto"/>
              <w:right w:val="single" w:sz="4" w:space="0" w:color="auto"/>
            </w:tcBorders>
            <w:vAlign w:val="center"/>
            <w:tcPrChange w:id="284" w:author="Jezin" w:date="2025-07-21T09:38:00Z">
              <w:tcPr>
                <w:tcW w:w="1069" w:type="pct"/>
                <w:gridSpan w:val="2"/>
                <w:vMerge/>
                <w:tcBorders>
                  <w:top w:val="single" w:sz="4" w:space="0" w:color="auto"/>
                  <w:left w:val="single" w:sz="4" w:space="0" w:color="auto"/>
                  <w:bottom w:val="single" w:sz="4" w:space="0" w:color="auto"/>
                  <w:right w:val="single" w:sz="4" w:space="0" w:color="auto"/>
                </w:tcBorders>
                <w:vAlign w:val="center"/>
              </w:tcPr>
            </w:tcPrChange>
          </w:tcPr>
          <w:p w14:paraId="4B5F95D1" w14:textId="77777777" w:rsidR="0076773F" w:rsidRDefault="0076773F">
            <w:pPr>
              <w:spacing w:before="0"/>
              <w:rPr>
                <w:rFonts w:eastAsia="PMingLiU" w:cs="Arial"/>
                <w:b/>
                <w:bCs/>
                <w:szCs w:val="20"/>
                <w:lang w:val="en-US" w:eastAsia="zh-CN"/>
              </w:rPr>
            </w:pPr>
          </w:p>
        </w:tc>
        <w:tc>
          <w:tcPr>
            <w:tcW w:w="745" w:type="pct"/>
            <w:vMerge/>
            <w:tcBorders>
              <w:top w:val="single" w:sz="4" w:space="0" w:color="auto"/>
              <w:left w:val="single" w:sz="4" w:space="0" w:color="auto"/>
              <w:bottom w:val="single" w:sz="4" w:space="0" w:color="auto"/>
              <w:right w:val="single" w:sz="4" w:space="0" w:color="auto"/>
            </w:tcBorders>
            <w:vAlign w:val="center"/>
            <w:tcPrChange w:id="285" w:author="Jezin" w:date="2025-07-21T09:38:00Z">
              <w:tcPr>
                <w:tcW w:w="745" w:type="pct"/>
                <w:vMerge/>
                <w:tcBorders>
                  <w:top w:val="single" w:sz="4" w:space="0" w:color="auto"/>
                  <w:left w:val="single" w:sz="4" w:space="0" w:color="auto"/>
                  <w:bottom w:val="single" w:sz="4" w:space="0" w:color="auto"/>
                  <w:right w:val="single" w:sz="4" w:space="0" w:color="auto"/>
                </w:tcBorders>
                <w:vAlign w:val="center"/>
              </w:tcPr>
            </w:tcPrChange>
          </w:tcPr>
          <w:p w14:paraId="73473587" w14:textId="77777777" w:rsidR="0076773F" w:rsidRDefault="0076773F">
            <w:pPr>
              <w:spacing w:before="0"/>
              <w:rPr>
                <w:rFonts w:eastAsia="PMingLiU" w:cs="Arial"/>
                <w:b/>
                <w:bCs/>
                <w:szCs w:val="20"/>
                <w:lang w:val="en-US" w:eastAsia="zh-CN"/>
              </w:rPr>
            </w:pPr>
          </w:p>
        </w:tc>
        <w:tc>
          <w:tcPr>
            <w:tcW w:w="960" w:type="pct"/>
            <w:tcBorders>
              <w:top w:val="nil"/>
              <w:left w:val="nil"/>
              <w:bottom w:val="single" w:sz="4" w:space="0" w:color="auto"/>
              <w:right w:val="single" w:sz="4" w:space="0" w:color="auto"/>
            </w:tcBorders>
            <w:shd w:val="clear" w:color="000000" w:fill="FF6600"/>
            <w:noWrap/>
            <w:vAlign w:val="center"/>
            <w:tcPrChange w:id="286" w:author="Jezin" w:date="2025-07-21T09:38:00Z">
              <w:tcPr>
                <w:tcW w:w="959" w:type="pct"/>
                <w:gridSpan w:val="2"/>
                <w:tcBorders>
                  <w:top w:val="nil"/>
                  <w:left w:val="nil"/>
                  <w:bottom w:val="single" w:sz="4" w:space="0" w:color="auto"/>
                  <w:right w:val="single" w:sz="4" w:space="0" w:color="auto"/>
                </w:tcBorders>
                <w:shd w:val="clear" w:color="000000" w:fill="FF6600"/>
                <w:noWrap/>
                <w:vAlign w:val="center"/>
              </w:tcPr>
            </w:tcPrChange>
          </w:tcPr>
          <w:p w14:paraId="0DDD75A8"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数值</w:t>
            </w:r>
          </w:p>
        </w:tc>
        <w:tc>
          <w:tcPr>
            <w:tcW w:w="457" w:type="pct"/>
            <w:tcBorders>
              <w:top w:val="nil"/>
              <w:left w:val="nil"/>
              <w:bottom w:val="single" w:sz="4" w:space="0" w:color="auto"/>
              <w:right w:val="single" w:sz="4" w:space="0" w:color="auto"/>
            </w:tcBorders>
            <w:shd w:val="clear" w:color="000000" w:fill="FF6600"/>
            <w:noWrap/>
            <w:vAlign w:val="center"/>
            <w:tcPrChange w:id="287" w:author="Jezin" w:date="2025-07-21T09:38:00Z">
              <w:tcPr>
                <w:tcW w:w="457" w:type="pct"/>
                <w:gridSpan w:val="2"/>
                <w:tcBorders>
                  <w:top w:val="nil"/>
                  <w:left w:val="nil"/>
                  <w:bottom w:val="single" w:sz="4" w:space="0" w:color="auto"/>
                  <w:right w:val="single" w:sz="4" w:space="0" w:color="auto"/>
                </w:tcBorders>
                <w:shd w:val="clear" w:color="000000" w:fill="FF6600"/>
                <w:noWrap/>
                <w:vAlign w:val="center"/>
              </w:tcPr>
            </w:tcPrChange>
          </w:tcPr>
          <w:p w14:paraId="03F75A05"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计量单位</w:t>
            </w:r>
          </w:p>
        </w:tc>
        <w:tc>
          <w:tcPr>
            <w:tcW w:w="177" w:type="pct"/>
            <w:vAlign w:val="center"/>
            <w:tcPrChange w:id="288" w:author="Jezin" w:date="2025-07-21T09:38:00Z">
              <w:tcPr>
                <w:tcW w:w="177" w:type="pct"/>
                <w:vAlign w:val="center"/>
              </w:tcPr>
            </w:tcPrChange>
          </w:tcPr>
          <w:p w14:paraId="434516D5" w14:textId="77777777" w:rsidR="0076773F" w:rsidRDefault="0076773F">
            <w:pPr>
              <w:spacing w:before="0"/>
              <w:rPr>
                <w:rFonts w:ascii="Times New Roman" w:eastAsia="Times New Roman" w:hAnsi="Times New Roman"/>
                <w:szCs w:val="20"/>
                <w:lang w:val="en-US" w:eastAsia="zh-CN"/>
              </w:rPr>
            </w:pPr>
          </w:p>
        </w:tc>
      </w:tr>
      <w:tr w:rsidR="0076773F" w14:paraId="5B043339" w14:textId="77777777" w:rsidTr="001A1870">
        <w:trPr>
          <w:trHeight w:val="315"/>
          <w:trPrChange w:id="289"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29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A865ED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w:t>
            </w:r>
          </w:p>
        </w:tc>
        <w:tc>
          <w:tcPr>
            <w:tcW w:w="1133" w:type="pct"/>
            <w:tcBorders>
              <w:top w:val="nil"/>
              <w:left w:val="nil"/>
              <w:bottom w:val="single" w:sz="4" w:space="0" w:color="auto"/>
              <w:right w:val="single" w:sz="4" w:space="0" w:color="auto"/>
            </w:tcBorders>
            <w:shd w:val="clear" w:color="000000" w:fill="FFFFFF"/>
            <w:vAlign w:val="center"/>
            <w:tcPrChange w:id="29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FF216E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29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668FB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天然气燃烧</w:t>
            </w:r>
          </w:p>
        </w:tc>
        <w:tc>
          <w:tcPr>
            <w:tcW w:w="745" w:type="pct"/>
            <w:tcBorders>
              <w:top w:val="nil"/>
              <w:left w:val="nil"/>
              <w:bottom w:val="single" w:sz="4" w:space="0" w:color="auto"/>
              <w:right w:val="single" w:sz="4" w:space="0" w:color="auto"/>
            </w:tcBorders>
            <w:shd w:val="clear" w:color="000000" w:fill="FFFFFF"/>
            <w:vAlign w:val="center"/>
            <w:tcPrChange w:id="29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5387E8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29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359D72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1,796.49</w:t>
            </w:r>
          </w:p>
        </w:tc>
        <w:tc>
          <w:tcPr>
            <w:tcW w:w="457" w:type="pct"/>
            <w:tcBorders>
              <w:top w:val="nil"/>
              <w:left w:val="nil"/>
              <w:bottom w:val="single" w:sz="4" w:space="0" w:color="auto"/>
              <w:right w:val="single" w:sz="4" w:space="0" w:color="auto"/>
            </w:tcBorders>
            <w:shd w:val="clear" w:color="000000" w:fill="FFFFFF"/>
            <w:noWrap/>
            <w:vAlign w:val="center"/>
            <w:tcPrChange w:id="29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8A0E20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10000Nm3</w:t>
            </w:r>
          </w:p>
        </w:tc>
        <w:tc>
          <w:tcPr>
            <w:tcW w:w="177" w:type="pct"/>
            <w:vAlign w:val="center"/>
            <w:tcPrChange w:id="296" w:author="Jezin" w:date="2025-07-21T09:38:00Z">
              <w:tcPr>
                <w:tcW w:w="177" w:type="pct"/>
                <w:vAlign w:val="center"/>
              </w:tcPr>
            </w:tcPrChange>
          </w:tcPr>
          <w:p w14:paraId="5F0B9947" w14:textId="77777777" w:rsidR="0076773F" w:rsidRDefault="0076773F">
            <w:pPr>
              <w:spacing w:before="0"/>
              <w:rPr>
                <w:rFonts w:ascii="Times New Roman" w:eastAsia="Times New Roman" w:hAnsi="Times New Roman"/>
                <w:szCs w:val="20"/>
                <w:lang w:val="en-US" w:eastAsia="zh-CN"/>
              </w:rPr>
            </w:pPr>
          </w:p>
        </w:tc>
      </w:tr>
      <w:tr w:rsidR="0076773F" w14:paraId="511E1095" w14:textId="77777777" w:rsidTr="001A1870">
        <w:trPr>
          <w:trHeight w:val="285"/>
          <w:trPrChange w:id="29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29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B2E0A4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w:t>
            </w:r>
          </w:p>
        </w:tc>
        <w:tc>
          <w:tcPr>
            <w:tcW w:w="1133" w:type="pct"/>
            <w:tcBorders>
              <w:top w:val="nil"/>
              <w:left w:val="nil"/>
              <w:bottom w:val="single" w:sz="4" w:space="0" w:color="auto"/>
              <w:right w:val="single" w:sz="4" w:space="0" w:color="auto"/>
            </w:tcBorders>
            <w:shd w:val="clear" w:color="000000" w:fill="FFFFFF"/>
            <w:vAlign w:val="center"/>
            <w:tcPrChange w:id="29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04CB68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0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A0270F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液化石油气燃烧</w:t>
            </w:r>
          </w:p>
        </w:tc>
        <w:tc>
          <w:tcPr>
            <w:tcW w:w="745" w:type="pct"/>
            <w:tcBorders>
              <w:top w:val="nil"/>
              <w:left w:val="nil"/>
              <w:bottom w:val="single" w:sz="4" w:space="0" w:color="auto"/>
              <w:right w:val="single" w:sz="4" w:space="0" w:color="auto"/>
            </w:tcBorders>
            <w:shd w:val="clear" w:color="000000" w:fill="FFFFFF"/>
            <w:vAlign w:val="center"/>
            <w:tcPrChange w:id="30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FAFDD4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0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8C8FD4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9.39</w:t>
            </w:r>
          </w:p>
        </w:tc>
        <w:tc>
          <w:tcPr>
            <w:tcW w:w="457" w:type="pct"/>
            <w:tcBorders>
              <w:top w:val="nil"/>
              <w:left w:val="nil"/>
              <w:bottom w:val="single" w:sz="4" w:space="0" w:color="auto"/>
              <w:right w:val="single" w:sz="4" w:space="0" w:color="auto"/>
            </w:tcBorders>
            <w:shd w:val="clear" w:color="000000" w:fill="FFFFFF"/>
            <w:noWrap/>
            <w:vAlign w:val="center"/>
            <w:tcPrChange w:id="30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1A8883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04" w:author="Jezin" w:date="2025-07-21T09:38:00Z">
              <w:tcPr>
                <w:tcW w:w="177" w:type="pct"/>
                <w:vAlign w:val="center"/>
              </w:tcPr>
            </w:tcPrChange>
          </w:tcPr>
          <w:p w14:paraId="197FA65E" w14:textId="77777777" w:rsidR="0076773F" w:rsidRDefault="0076773F">
            <w:pPr>
              <w:spacing w:before="0"/>
              <w:rPr>
                <w:rFonts w:ascii="Times New Roman" w:eastAsia="Times New Roman" w:hAnsi="Times New Roman"/>
                <w:szCs w:val="20"/>
                <w:lang w:val="en-US" w:eastAsia="zh-CN"/>
              </w:rPr>
            </w:pPr>
          </w:p>
        </w:tc>
      </w:tr>
      <w:tr w:rsidR="0076773F" w14:paraId="10CCC428" w14:textId="77777777" w:rsidTr="001A1870">
        <w:trPr>
          <w:trHeight w:val="315"/>
          <w:trPrChange w:id="305"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0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96EF2F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w:t>
            </w:r>
          </w:p>
        </w:tc>
        <w:tc>
          <w:tcPr>
            <w:tcW w:w="1133" w:type="pct"/>
            <w:tcBorders>
              <w:top w:val="nil"/>
              <w:left w:val="nil"/>
              <w:bottom w:val="single" w:sz="4" w:space="0" w:color="auto"/>
              <w:right w:val="single" w:sz="4" w:space="0" w:color="auto"/>
            </w:tcBorders>
            <w:shd w:val="clear" w:color="000000" w:fill="FFFFFF"/>
            <w:vAlign w:val="center"/>
            <w:tcPrChange w:id="30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06B57C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0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1133EA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烟煤燃烧</w:t>
            </w:r>
          </w:p>
        </w:tc>
        <w:tc>
          <w:tcPr>
            <w:tcW w:w="745" w:type="pct"/>
            <w:tcBorders>
              <w:top w:val="nil"/>
              <w:left w:val="nil"/>
              <w:bottom w:val="single" w:sz="4" w:space="0" w:color="auto"/>
              <w:right w:val="single" w:sz="4" w:space="0" w:color="auto"/>
            </w:tcBorders>
            <w:shd w:val="clear" w:color="000000" w:fill="FFFFFF"/>
            <w:vAlign w:val="center"/>
            <w:tcPrChange w:id="30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8C4CE6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1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130047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399,079.16</w:t>
            </w:r>
          </w:p>
        </w:tc>
        <w:tc>
          <w:tcPr>
            <w:tcW w:w="457" w:type="pct"/>
            <w:tcBorders>
              <w:top w:val="nil"/>
              <w:left w:val="nil"/>
              <w:bottom w:val="single" w:sz="4" w:space="0" w:color="auto"/>
              <w:right w:val="single" w:sz="4" w:space="0" w:color="auto"/>
            </w:tcBorders>
            <w:shd w:val="clear" w:color="000000" w:fill="FFFFFF"/>
            <w:noWrap/>
            <w:vAlign w:val="center"/>
            <w:tcPrChange w:id="31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A280D0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12" w:author="Jezin" w:date="2025-07-21T09:38:00Z">
              <w:tcPr>
                <w:tcW w:w="177" w:type="pct"/>
                <w:vAlign w:val="center"/>
              </w:tcPr>
            </w:tcPrChange>
          </w:tcPr>
          <w:p w14:paraId="7D89213B" w14:textId="77777777" w:rsidR="0076773F" w:rsidRDefault="0076773F">
            <w:pPr>
              <w:spacing w:before="0"/>
              <w:rPr>
                <w:rFonts w:ascii="Times New Roman" w:eastAsia="Times New Roman" w:hAnsi="Times New Roman"/>
                <w:szCs w:val="20"/>
                <w:lang w:val="en-US" w:eastAsia="zh-CN"/>
              </w:rPr>
            </w:pPr>
          </w:p>
        </w:tc>
      </w:tr>
      <w:tr w:rsidR="0076773F" w14:paraId="301D1D79" w14:textId="77777777" w:rsidTr="001A1870">
        <w:trPr>
          <w:trHeight w:val="315"/>
          <w:trPrChange w:id="313"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1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A8DDF6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w:t>
            </w:r>
          </w:p>
        </w:tc>
        <w:tc>
          <w:tcPr>
            <w:tcW w:w="1133" w:type="pct"/>
            <w:tcBorders>
              <w:top w:val="nil"/>
              <w:left w:val="nil"/>
              <w:bottom w:val="single" w:sz="4" w:space="0" w:color="auto"/>
              <w:right w:val="single" w:sz="4" w:space="0" w:color="auto"/>
            </w:tcBorders>
            <w:shd w:val="clear" w:color="000000" w:fill="FFFFFF"/>
            <w:vAlign w:val="center"/>
            <w:tcPrChange w:id="31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FC0B7C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1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F57381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无烟煤燃烧</w:t>
            </w:r>
          </w:p>
        </w:tc>
        <w:tc>
          <w:tcPr>
            <w:tcW w:w="745" w:type="pct"/>
            <w:tcBorders>
              <w:top w:val="nil"/>
              <w:left w:val="nil"/>
              <w:bottom w:val="single" w:sz="4" w:space="0" w:color="auto"/>
              <w:right w:val="single" w:sz="4" w:space="0" w:color="auto"/>
            </w:tcBorders>
            <w:shd w:val="clear" w:color="000000" w:fill="FFFFFF"/>
            <w:vAlign w:val="center"/>
            <w:tcPrChange w:id="31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FADDBD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1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BD85D1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260,530.34</w:t>
            </w:r>
          </w:p>
        </w:tc>
        <w:tc>
          <w:tcPr>
            <w:tcW w:w="457" w:type="pct"/>
            <w:tcBorders>
              <w:top w:val="nil"/>
              <w:left w:val="nil"/>
              <w:bottom w:val="single" w:sz="4" w:space="0" w:color="auto"/>
              <w:right w:val="single" w:sz="4" w:space="0" w:color="auto"/>
            </w:tcBorders>
            <w:shd w:val="clear" w:color="000000" w:fill="FFFFFF"/>
            <w:noWrap/>
            <w:vAlign w:val="center"/>
            <w:tcPrChange w:id="31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67810D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20" w:author="Jezin" w:date="2025-07-21T09:38:00Z">
              <w:tcPr>
                <w:tcW w:w="177" w:type="pct"/>
                <w:vAlign w:val="center"/>
              </w:tcPr>
            </w:tcPrChange>
          </w:tcPr>
          <w:p w14:paraId="572B3856" w14:textId="77777777" w:rsidR="0076773F" w:rsidRDefault="0076773F">
            <w:pPr>
              <w:spacing w:before="0"/>
              <w:rPr>
                <w:rFonts w:ascii="Times New Roman" w:eastAsia="Times New Roman" w:hAnsi="Times New Roman"/>
                <w:szCs w:val="20"/>
                <w:lang w:val="en-US" w:eastAsia="zh-CN"/>
              </w:rPr>
            </w:pPr>
          </w:p>
        </w:tc>
      </w:tr>
      <w:tr w:rsidR="0076773F" w14:paraId="05A68D2E" w14:textId="77777777" w:rsidTr="001A1870">
        <w:trPr>
          <w:trHeight w:val="285"/>
          <w:trPrChange w:id="32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2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80089D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w:t>
            </w:r>
          </w:p>
        </w:tc>
        <w:tc>
          <w:tcPr>
            <w:tcW w:w="1133" w:type="pct"/>
            <w:tcBorders>
              <w:top w:val="nil"/>
              <w:left w:val="nil"/>
              <w:bottom w:val="single" w:sz="4" w:space="0" w:color="auto"/>
              <w:right w:val="single" w:sz="4" w:space="0" w:color="auto"/>
            </w:tcBorders>
            <w:shd w:val="clear" w:color="000000" w:fill="FFFFFF"/>
            <w:vAlign w:val="center"/>
            <w:tcPrChange w:id="32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7B3EF1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2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CE923B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洗精煤燃烧</w:t>
            </w:r>
          </w:p>
        </w:tc>
        <w:tc>
          <w:tcPr>
            <w:tcW w:w="745" w:type="pct"/>
            <w:tcBorders>
              <w:top w:val="nil"/>
              <w:left w:val="nil"/>
              <w:bottom w:val="single" w:sz="4" w:space="0" w:color="auto"/>
              <w:right w:val="single" w:sz="4" w:space="0" w:color="auto"/>
            </w:tcBorders>
            <w:shd w:val="clear" w:color="000000" w:fill="FFFFFF"/>
            <w:vAlign w:val="center"/>
            <w:tcPrChange w:id="32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9C72AF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2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8C8389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1,946,577.05</w:t>
            </w:r>
          </w:p>
        </w:tc>
        <w:tc>
          <w:tcPr>
            <w:tcW w:w="457" w:type="pct"/>
            <w:tcBorders>
              <w:top w:val="nil"/>
              <w:left w:val="nil"/>
              <w:bottom w:val="single" w:sz="4" w:space="0" w:color="auto"/>
              <w:right w:val="single" w:sz="4" w:space="0" w:color="auto"/>
            </w:tcBorders>
            <w:shd w:val="clear" w:color="000000" w:fill="FFFFFF"/>
            <w:noWrap/>
            <w:vAlign w:val="center"/>
            <w:tcPrChange w:id="32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4300A8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28" w:author="Jezin" w:date="2025-07-21T09:38:00Z">
              <w:tcPr>
                <w:tcW w:w="177" w:type="pct"/>
                <w:vAlign w:val="center"/>
              </w:tcPr>
            </w:tcPrChange>
          </w:tcPr>
          <w:p w14:paraId="421047FD" w14:textId="77777777" w:rsidR="0076773F" w:rsidRDefault="0076773F">
            <w:pPr>
              <w:spacing w:before="0"/>
              <w:rPr>
                <w:rFonts w:ascii="Times New Roman" w:eastAsia="Times New Roman" w:hAnsi="Times New Roman"/>
                <w:szCs w:val="20"/>
                <w:lang w:val="en-US" w:eastAsia="zh-CN"/>
              </w:rPr>
            </w:pPr>
          </w:p>
        </w:tc>
      </w:tr>
      <w:tr w:rsidR="0076773F" w14:paraId="28BFACEC" w14:textId="77777777" w:rsidTr="001A1870">
        <w:trPr>
          <w:trHeight w:val="315"/>
          <w:trPrChange w:id="329"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3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182D02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w:t>
            </w:r>
          </w:p>
        </w:tc>
        <w:tc>
          <w:tcPr>
            <w:tcW w:w="1133" w:type="pct"/>
            <w:tcBorders>
              <w:top w:val="nil"/>
              <w:left w:val="nil"/>
              <w:bottom w:val="single" w:sz="4" w:space="0" w:color="auto"/>
              <w:right w:val="single" w:sz="4" w:space="0" w:color="auto"/>
            </w:tcBorders>
            <w:shd w:val="clear" w:color="000000" w:fill="FFFFFF"/>
            <w:vAlign w:val="center"/>
            <w:tcPrChange w:id="33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277B1E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3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4F1711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焦炭燃烧</w:t>
            </w:r>
          </w:p>
        </w:tc>
        <w:tc>
          <w:tcPr>
            <w:tcW w:w="745" w:type="pct"/>
            <w:tcBorders>
              <w:top w:val="nil"/>
              <w:left w:val="nil"/>
              <w:bottom w:val="single" w:sz="4" w:space="0" w:color="auto"/>
              <w:right w:val="single" w:sz="4" w:space="0" w:color="auto"/>
            </w:tcBorders>
            <w:shd w:val="clear" w:color="000000" w:fill="FFFFFF"/>
            <w:vAlign w:val="center"/>
            <w:tcPrChange w:id="33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F827FA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3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C687F9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145,430.20</w:t>
            </w:r>
          </w:p>
        </w:tc>
        <w:tc>
          <w:tcPr>
            <w:tcW w:w="457" w:type="pct"/>
            <w:tcBorders>
              <w:top w:val="nil"/>
              <w:left w:val="nil"/>
              <w:bottom w:val="single" w:sz="4" w:space="0" w:color="auto"/>
              <w:right w:val="single" w:sz="4" w:space="0" w:color="auto"/>
            </w:tcBorders>
            <w:shd w:val="clear" w:color="000000" w:fill="FFFFFF"/>
            <w:noWrap/>
            <w:vAlign w:val="center"/>
            <w:tcPrChange w:id="33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FF38DB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36" w:author="Jezin" w:date="2025-07-21T09:38:00Z">
              <w:tcPr>
                <w:tcW w:w="177" w:type="pct"/>
                <w:vAlign w:val="center"/>
              </w:tcPr>
            </w:tcPrChange>
          </w:tcPr>
          <w:p w14:paraId="5D9142E1" w14:textId="77777777" w:rsidR="0076773F" w:rsidRDefault="0076773F">
            <w:pPr>
              <w:spacing w:before="0"/>
              <w:rPr>
                <w:rFonts w:ascii="Times New Roman" w:eastAsia="Times New Roman" w:hAnsi="Times New Roman"/>
                <w:szCs w:val="20"/>
                <w:lang w:val="en-US" w:eastAsia="zh-CN"/>
              </w:rPr>
            </w:pPr>
          </w:p>
        </w:tc>
      </w:tr>
      <w:tr w:rsidR="0076773F" w14:paraId="14FAE5C7" w14:textId="77777777" w:rsidTr="001A1870">
        <w:trPr>
          <w:trHeight w:val="315"/>
          <w:trPrChange w:id="337"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3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C59A4E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w:t>
            </w:r>
          </w:p>
        </w:tc>
        <w:tc>
          <w:tcPr>
            <w:tcW w:w="1133" w:type="pct"/>
            <w:tcBorders>
              <w:top w:val="nil"/>
              <w:left w:val="nil"/>
              <w:bottom w:val="single" w:sz="4" w:space="0" w:color="auto"/>
              <w:right w:val="single" w:sz="4" w:space="0" w:color="auto"/>
            </w:tcBorders>
            <w:shd w:val="clear" w:color="000000" w:fill="FFFFFF"/>
            <w:vAlign w:val="center"/>
            <w:tcPrChange w:id="33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617796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4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D99FFB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焦屑燃烧</w:t>
            </w:r>
          </w:p>
        </w:tc>
        <w:tc>
          <w:tcPr>
            <w:tcW w:w="745" w:type="pct"/>
            <w:tcBorders>
              <w:top w:val="nil"/>
              <w:left w:val="nil"/>
              <w:bottom w:val="single" w:sz="4" w:space="0" w:color="auto"/>
              <w:right w:val="single" w:sz="4" w:space="0" w:color="auto"/>
            </w:tcBorders>
            <w:shd w:val="clear" w:color="000000" w:fill="FFFFFF"/>
            <w:vAlign w:val="center"/>
            <w:tcPrChange w:id="34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D8E0A5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4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D2F383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120,570.50</w:t>
            </w:r>
          </w:p>
        </w:tc>
        <w:tc>
          <w:tcPr>
            <w:tcW w:w="457" w:type="pct"/>
            <w:tcBorders>
              <w:top w:val="nil"/>
              <w:left w:val="nil"/>
              <w:bottom w:val="single" w:sz="4" w:space="0" w:color="auto"/>
              <w:right w:val="single" w:sz="4" w:space="0" w:color="auto"/>
            </w:tcBorders>
            <w:shd w:val="clear" w:color="000000" w:fill="FFFFFF"/>
            <w:noWrap/>
            <w:vAlign w:val="center"/>
            <w:tcPrChange w:id="34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78B9D6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44" w:author="Jezin" w:date="2025-07-21T09:38:00Z">
              <w:tcPr>
                <w:tcW w:w="177" w:type="pct"/>
                <w:vAlign w:val="center"/>
              </w:tcPr>
            </w:tcPrChange>
          </w:tcPr>
          <w:p w14:paraId="0223081D" w14:textId="77777777" w:rsidR="0076773F" w:rsidRDefault="0076773F">
            <w:pPr>
              <w:spacing w:before="0"/>
              <w:rPr>
                <w:rFonts w:ascii="Times New Roman" w:eastAsia="Times New Roman" w:hAnsi="Times New Roman"/>
                <w:szCs w:val="20"/>
                <w:lang w:val="en-US" w:eastAsia="zh-CN"/>
              </w:rPr>
            </w:pPr>
          </w:p>
        </w:tc>
      </w:tr>
      <w:tr w:rsidR="0076773F" w14:paraId="73BE5F83" w14:textId="77777777" w:rsidTr="001A1870">
        <w:trPr>
          <w:trHeight w:val="315"/>
          <w:trPrChange w:id="345"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4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84DC15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w:t>
            </w:r>
          </w:p>
        </w:tc>
        <w:tc>
          <w:tcPr>
            <w:tcW w:w="1133" w:type="pct"/>
            <w:tcBorders>
              <w:top w:val="nil"/>
              <w:left w:val="nil"/>
              <w:bottom w:val="single" w:sz="4" w:space="0" w:color="auto"/>
              <w:right w:val="single" w:sz="4" w:space="0" w:color="auto"/>
            </w:tcBorders>
            <w:shd w:val="clear" w:color="000000" w:fill="FFFFFF"/>
            <w:vAlign w:val="center"/>
            <w:tcPrChange w:id="34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9FEDA0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34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0FE499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焦炉煤气燃烧</w:t>
            </w:r>
          </w:p>
        </w:tc>
        <w:tc>
          <w:tcPr>
            <w:tcW w:w="745" w:type="pct"/>
            <w:tcBorders>
              <w:top w:val="nil"/>
              <w:left w:val="nil"/>
              <w:bottom w:val="single" w:sz="4" w:space="0" w:color="auto"/>
              <w:right w:val="single" w:sz="4" w:space="0" w:color="auto"/>
            </w:tcBorders>
            <w:shd w:val="clear" w:color="000000" w:fill="FFFFFF"/>
            <w:vAlign w:val="center"/>
            <w:tcPrChange w:id="34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717699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5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83A95E0" w14:textId="77777777" w:rsidR="0076773F" w:rsidRDefault="00000000">
            <w:pPr>
              <w:spacing w:before="0"/>
              <w:jc w:val="right"/>
              <w:rPr>
                <w:rFonts w:eastAsia="PMingLiU" w:cs="Arial"/>
                <w:b/>
                <w:bCs/>
                <w:szCs w:val="20"/>
                <w:lang w:val="en-US" w:eastAsia="zh-CN"/>
              </w:rPr>
            </w:pPr>
            <w:r>
              <w:rPr>
                <w:rFonts w:eastAsia="PMingLiU" w:cs="Arial"/>
                <w:b/>
                <w:bCs/>
                <w:color w:val="FF0000"/>
                <w:szCs w:val="20"/>
                <w:lang w:val="en-US" w:eastAsia="zh-CN"/>
              </w:rPr>
              <w:t>500.97</w:t>
            </w:r>
          </w:p>
        </w:tc>
        <w:tc>
          <w:tcPr>
            <w:tcW w:w="457" w:type="pct"/>
            <w:tcBorders>
              <w:top w:val="nil"/>
              <w:left w:val="nil"/>
              <w:bottom w:val="single" w:sz="4" w:space="0" w:color="auto"/>
              <w:right w:val="single" w:sz="4" w:space="0" w:color="auto"/>
            </w:tcBorders>
            <w:shd w:val="clear" w:color="000000" w:fill="FFFFFF"/>
            <w:noWrap/>
            <w:vAlign w:val="center"/>
            <w:tcPrChange w:id="35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A94B24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10000Nm3</w:t>
            </w:r>
          </w:p>
        </w:tc>
        <w:tc>
          <w:tcPr>
            <w:tcW w:w="177" w:type="pct"/>
            <w:vAlign w:val="center"/>
            <w:tcPrChange w:id="352" w:author="Jezin" w:date="2025-07-21T09:38:00Z">
              <w:tcPr>
                <w:tcW w:w="177" w:type="pct"/>
                <w:vAlign w:val="center"/>
              </w:tcPr>
            </w:tcPrChange>
          </w:tcPr>
          <w:p w14:paraId="258829F5" w14:textId="77777777" w:rsidR="0076773F" w:rsidRDefault="0076773F">
            <w:pPr>
              <w:spacing w:before="0"/>
              <w:rPr>
                <w:rFonts w:ascii="Times New Roman" w:eastAsia="Times New Roman" w:hAnsi="Times New Roman"/>
                <w:szCs w:val="20"/>
                <w:lang w:val="en-US" w:eastAsia="zh-CN"/>
              </w:rPr>
            </w:pPr>
          </w:p>
        </w:tc>
      </w:tr>
      <w:tr w:rsidR="0076773F" w14:paraId="1482197A" w14:textId="77777777" w:rsidTr="001A1870">
        <w:trPr>
          <w:trHeight w:val="315"/>
          <w:trPrChange w:id="353"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5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96317A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w:t>
            </w:r>
          </w:p>
        </w:tc>
        <w:tc>
          <w:tcPr>
            <w:tcW w:w="1133" w:type="pct"/>
            <w:tcBorders>
              <w:top w:val="nil"/>
              <w:left w:val="nil"/>
              <w:bottom w:val="single" w:sz="4" w:space="0" w:color="auto"/>
              <w:right w:val="single" w:sz="4" w:space="0" w:color="auto"/>
            </w:tcBorders>
            <w:shd w:val="clear" w:color="000000" w:fill="FFFFFF"/>
            <w:vAlign w:val="center"/>
            <w:tcPrChange w:id="35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990480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移动燃烧</w:t>
            </w:r>
          </w:p>
        </w:tc>
        <w:tc>
          <w:tcPr>
            <w:tcW w:w="1070" w:type="pct"/>
            <w:tcBorders>
              <w:top w:val="nil"/>
              <w:left w:val="nil"/>
              <w:bottom w:val="single" w:sz="4" w:space="0" w:color="auto"/>
              <w:right w:val="single" w:sz="4" w:space="0" w:color="auto"/>
            </w:tcBorders>
            <w:shd w:val="clear" w:color="auto" w:fill="auto"/>
            <w:vAlign w:val="center"/>
            <w:tcPrChange w:id="35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F28EC6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0#</w:t>
            </w:r>
            <w:r>
              <w:rPr>
                <w:rFonts w:eastAsia="PMingLiU" w:cs="Arial"/>
                <w:b/>
                <w:bCs/>
                <w:szCs w:val="20"/>
                <w:lang w:val="en-US" w:eastAsia="zh-CN"/>
              </w:rPr>
              <w:t>柴油燃烧</w:t>
            </w:r>
          </w:p>
        </w:tc>
        <w:tc>
          <w:tcPr>
            <w:tcW w:w="745" w:type="pct"/>
            <w:tcBorders>
              <w:top w:val="nil"/>
              <w:left w:val="nil"/>
              <w:bottom w:val="single" w:sz="4" w:space="0" w:color="auto"/>
              <w:right w:val="single" w:sz="4" w:space="0" w:color="auto"/>
            </w:tcBorders>
            <w:shd w:val="clear" w:color="000000" w:fill="FFFFFF"/>
            <w:vAlign w:val="center"/>
            <w:tcPrChange w:id="35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CFFCBD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5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C3C5C5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1,403.87</w:t>
            </w:r>
          </w:p>
        </w:tc>
        <w:tc>
          <w:tcPr>
            <w:tcW w:w="457" w:type="pct"/>
            <w:tcBorders>
              <w:top w:val="nil"/>
              <w:left w:val="nil"/>
              <w:bottom w:val="single" w:sz="4" w:space="0" w:color="auto"/>
              <w:right w:val="single" w:sz="4" w:space="0" w:color="auto"/>
            </w:tcBorders>
            <w:shd w:val="clear" w:color="000000" w:fill="FFFFFF"/>
            <w:noWrap/>
            <w:vAlign w:val="center"/>
            <w:tcPrChange w:id="35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2AE350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60" w:author="Jezin" w:date="2025-07-21T09:38:00Z">
              <w:tcPr>
                <w:tcW w:w="177" w:type="pct"/>
                <w:vAlign w:val="center"/>
              </w:tcPr>
            </w:tcPrChange>
          </w:tcPr>
          <w:p w14:paraId="3035A184" w14:textId="77777777" w:rsidR="0076773F" w:rsidRDefault="0076773F">
            <w:pPr>
              <w:spacing w:before="0"/>
              <w:rPr>
                <w:rFonts w:ascii="Times New Roman" w:eastAsia="Times New Roman" w:hAnsi="Times New Roman"/>
                <w:szCs w:val="20"/>
                <w:lang w:val="en-US" w:eastAsia="zh-CN"/>
              </w:rPr>
            </w:pPr>
          </w:p>
        </w:tc>
      </w:tr>
      <w:tr w:rsidR="0076773F" w14:paraId="1FF3300C" w14:textId="77777777" w:rsidTr="001A1870">
        <w:trPr>
          <w:trHeight w:val="315"/>
          <w:trPrChange w:id="361"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6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E180C9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10</w:t>
            </w:r>
          </w:p>
        </w:tc>
        <w:tc>
          <w:tcPr>
            <w:tcW w:w="1133" w:type="pct"/>
            <w:tcBorders>
              <w:top w:val="nil"/>
              <w:left w:val="nil"/>
              <w:bottom w:val="single" w:sz="4" w:space="0" w:color="auto"/>
              <w:right w:val="single" w:sz="4" w:space="0" w:color="auto"/>
            </w:tcBorders>
            <w:shd w:val="clear" w:color="000000" w:fill="FFFFFF"/>
            <w:vAlign w:val="center"/>
            <w:tcPrChange w:id="36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BA83B0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移动燃烧</w:t>
            </w:r>
          </w:p>
        </w:tc>
        <w:tc>
          <w:tcPr>
            <w:tcW w:w="1070" w:type="pct"/>
            <w:tcBorders>
              <w:top w:val="nil"/>
              <w:left w:val="nil"/>
              <w:bottom w:val="single" w:sz="4" w:space="0" w:color="auto"/>
              <w:right w:val="single" w:sz="4" w:space="0" w:color="auto"/>
            </w:tcBorders>
            <w:shd w:val="clear" w:color="auto" w:fill="auto"/>
            <w:vAlign w:val="center"/>
            <w:tcPrChange w:id="36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FED2F2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92#</w:t>
            </w:r>
            <w:r>
              <w:rPr>
                <w:rFonts w:eastAsia="PMingLiU" w:cs="Arial"/>
                <w:b/>
                <w:bCs/>
                <w:szCs w:val="20"/>
                <w:lang w:val="en-US" w:eastAsia="zh-CN"/>
              </w:rPr>
              <w:t>汽油燃烧</w:t>
            </w:r>
          </w:p>
        </w:tc>
        <w:tc>
          <w:tcPr>
            <w:tcW w:w="745" w:type="pct"/>
            <w:tcBorders>
              <w:top w:val="nil"/>
              <w:left w:val="nil"/>
              <w:bottom w:val="single" w:sz="4" w:space="0" w:color="auto"/>
              <w:right w:val="single" w:sz="4" w:space="0" w:color="auto"/>
            </w:tcBorders>
            <w:shd w:val="clear" w:color="000000" w:fill="FFFFFF"/>
            <w:vAlign w:val="center"/>
            <w:tcPrChange w:id="36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D0CFC9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6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642AF1B"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49.06</w:t>
            </w:r>
          </w:p>
        </w:tc>
        <w:tc>
          <w:tcPr>
            <w:tcW w:w="457" w:type="pct"/>
            <w:tcBorders>
              <w:top w:val="nil"/>
              <w:left w:val="nil"/>
              <w:bottom w:val="single" w:sz="4" w:space="0" w:color="auto"/>
              <w:right w:val="single" w:sz="4" w:space="0" w:color="auto"/>
            </w:tcBorders>
            <w:shd w:val="clear" w:color="000000" w:fill="FFFFFF"/>
            <w:noWrap/>
            <w:vAlign w:val="center"/>
            <w:tcPrChange w:id="36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744638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68" w:author="Jezin" w:date="2025-07-21T09:38:00Z">
              <w:tcPr>
                <w:tcW w:w="177" w:type="pct"/>
                <w:vAlign w:val="center"/>
              </w:tcPr>
            </w:tcPrChange>
          </w:tcPr>
          <w:p w14:paraId="25AAAE73" w14:textId="77777777" w:rsidR="0076773F" w:rsidRDefault="0076773F">
            <w:pPr>
              <w:spacing w:before="0"/>
              <w:rPr>
                <w:rFonts w:ascii="Times New Roman" w:eastAsia="Times New Roman" w:hAnsi="Times New Roman"/>
                <w:szCs w:val="20"/>
                <w:lang w:val="en-US" w:eastAsia="zh-CN"/>
              </w:rPr>
            </w:pPr>
          </w:p>
        </w:tc>
      </w:tr>
      <w:tr w:rsidR="0076773F" w14:paraId="552421DF" w14:textId="77777777" w:rsidTr="001A1870">
        <w:trPr>
          <w:trHeight w:val="330"/>
          <w:trPrChange w:id="369" w:author="Jezin" w:date="2025-07-21T09:38:00Z">
            <w:trPr>
              <w:gridAfter w:val="0"/>
              <w:trHeight w:val="33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7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F86EDA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11</w:t>
            </w:r>
          </w:p>
        </w:tc>
        <w:tc>
          <w:tcPr>
            <w:tcW w:w="1133" w:type="pct"/>
            <w:tcBorders>
              <w:top w:val="nil"/>
              <w:left w:val="nil"/>
              <w:bottom w:val="single" w:sz="4" w:space="0" w:color="auto"/>
              <w:right w:val="single" w:sz="4" w:space="0" w:color="auto"/>
            </w:tcBorders>
            <w:shd w:val="clear" w:color="000000" w:fill="FFFFFF"/>
            <w:vAlign w:val="center"/>
            <w:tcPrChange w:id="37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6585A2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37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687DB1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制冷剂逸散（</w:t>
            </w:r>
            <w:r>
              <w:rPr>
                <w:rFonts w:eastAsia="PMingLiU" w:cs="Arial"/>
                <w:b/>
                <w:bCs/>
                <w:szCs w:val="20"/>
                <w:lang w:val="en-US" w:eastAsia="zh-CN"/>
              </w:rPr>
              <w:t>R32</w:t>
            </w:r>
            <w:r>
              <w:rPr>
                <w:rFonts w:eastAsia="PMingLiU" w:cs="Arial"/>
                <w:b/>
                <w:bCs/>
                <w:szCs w:val="20"/>
                <w:lang w:val="en-US" w:eastAsia="zh-CN"/>
              </w:rPr>
              <w:t>）</w:t>
            </w:r>
          </w:p>
        </w:tc>
        <w:tc>
          <w:tcPr>
            <w:tcW w:w="745" w:type="pct"/>
            <w:tcBorders>
              <w:top w:val="nil"/>
              <w:left w:val="nil"/>
              <w:bottom w:val="single" w:sz="4" w:space="0" w:color="auto"/>
              <w:right w:val="single" w:sz="4" w:space="0" w:color="auto"/>
            </w:tcBorders>
            <w:shd w:val="clear" w:color="000000" w:fill="FFFFFF"/>
            <w:vAlign w:val="center"/>
            <w:tcPrChange w:id="37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D84D0B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7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B4791D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0.93</w:t>
            </w:r>
          </w:p>
        </w:tc>
        <w:tc>
          <w:tcPr>
            <w:tcW w:w="457" w:type="pct"/>
            <w:tcBorders>
              <w:top w:val="nil"/>
              <w:left w:val="nil"/>
              <w:bottom w:val="single" w:sz="4" w:space="0" w:color="auto"/>
              <w:right w:val="single" w:sz="4" w:space="0" w:color="auto"/>
            </w:tcBorders>
            <w:shd w:val="clear" w:color="000000" w:fill="FFFFFF"/>
            <w:noWrap/>
            <w:vAlign w:val="center"/>
            <w:tcPrChange w:id="37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3B28FA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76" w:author="Jezin" w:date="2025-07-21T09:38:00Z">
              <w:tcPr>
                <w:tcW w:w="177" w:type="pct"/>
                <w:vAlign w:val="center"/>
              </w:tcPr>
            </w:tcPrChange>
          </w:tcPr>
          <w:p w14:paraId="343E4D31" w14:textId="77777777" w:rsidR="0076773F" w:rsidRDefault="0076773F">
            <w:pPr>
              <w:spacing w:before="0"/>
              <w:rPr>
                <w:rFonts w:ascii="Times New Roman" w:eastAsia="Times New Roman" w:hAnsi="Times New Roman"/>
                <w:szCs w:val="20"/>
                <w:lang w:val="en-US" w:eastAsia="zh-CN"/>
              </w:rPr>
            </w:pPr>
          </w:p>
        </w:tc>
      </w:tr>
      <w:tr w:rsidR="0076773F" w14:paraId="6CFE0153" w14:textId="77777777" w:rsidTr="001A1870">
        <w:trPr>
          <w:trHeight w:val="285"/>
          <w:trPrChange w:id="37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7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634566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12</w:t>
            </w:r>
          </w:p>
        </w:tc>
        <w:tc>
          <w:tcPr>
            <w:tcW w:w="1133" w:type="pct"/>
            <w:tcBorders>
              <w:top w:val="nil"/>
              <w:left w:val="nil"/>
              <w:bottom w:val="single" w:sz="4" w:space="0" w:color="auto"/>
              <w:right w:val="single" w:sz="4" w:space="0" w:color="auto"/>
            </w:tcBorders>
            <w:shd w:val="clear" w:color="000000" w:fill="FFFFFF"/>
            <w:vAlign w:val="center"/>
            <w:tcPrChange w:id="37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0E2B67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38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47D891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CO2</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38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7E3564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8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771DC5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0.66</w:t>
            </w:r>
          </w:p>
        </w:tc>
        <w:tc>
          <w:tcPr>
            <w:tcW w:w="457" w:type="pct"/>
            <w:tcBorders>
              <w:top w:val="nil"/>
              <w:left w:val="nil"/>
              <w:bottom w:val="single" w:sz="4" w:space="0" w:color="auto"/>
              <w:right w:val="single" w:sz="4" w:space="0" w:color="auto"/>
            </w:tcBorders>
            <w:shd w:val="clear" w:color="000000" w:fill="FFFFFF"/>
            <w:noWrap/>
            <w:vAlign w:val="center"/>
            <w:tcPrChange w:id="38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61EBF0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384" w:author="Jezin" w:date="2025-07-21T09:38:00Z">
              <w:tcPr>
                <w:tcW w:w="177" w:type="pct"/>
                <w:vAlign w:val="center"/>
              </w:tcPr>
            </w:tcPrChange>
          </w:tcPr>
          <w:p w14:paraId="44939669" w14:textId="77777777" w:rsidR="0076773F" w:rsidRDefault="0076773F">
            <w:pPr>
              <w:spacing w:before="0"/>
              <w:rPr>
                <w:rFonts w:ascii="Times New Roman" w:eastAsia="Times New Roman" w:hAnsi="Times New Roman"/>
                <w:szCs w:val="20"/>
                <w:lang w:val="en-US" w:eastAsia="zh-CN"/>
              </w:rPr>
            </w:pPr>
          </w:p>
        </w:tc>
      </w:tr>
      <w:tr w:rsidR="0076773F" w14:paraId="27BE21AD" w14:textId="77777777" w:rsidTr="001A1870">
        <w:trPr>
          <w:trHeight w:val="285"/>
          <w:trPrChange w:id="38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8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785BC6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13</w:t>
            </w:r>
          </w:p>
        </w:tc>
        <w:tc>
          <w:tcPr>
            <w:tcW w:w="1133" w:type="pct"/>
            <w:tcBorders>
              <w:top w:val="nil"/>
              <w:left w:val="nil"/>
              <w:bottom w:val="single" w:sz="4" w:space="0" w:color="auto"/>
              <w:right w:val="single" w:sz="4" w:space="0" w:color="auto"/>
            </w:tcBorders>
            <w:shd w:val="clear" w:color="000000" w:fill="FFFFFF"/>
            <w:vAlign w:val="center"/>
            <w:tcPrChange w:id="38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09A4B0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38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A3D5CE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CH4</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38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45EC1C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9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23DACE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22.36</w:t>
            </w:r>
          </w:p>
        </w:tc>
        <w:tc>
          <w:tcPr>
            <w:tcW w:w="457" w:type="pct"/>
            <w:tcBorders>
              <w:top w:val="nil"/>
              <w:left w:val="nil"/>
              <w:bottom w:val="single" w:sz="4" w:space="0" w:color="auto"/>
              <w:right w:val="single" w:sz="4" w:space="0" w:color="auto"/>
            </w:tcBorders>
            <w:shd w:val="clear" w:color="000000" w:fill="FFFFFF"/>
            <w:noWrap/>
            <w:vAlign w:val="center"/>
            <w:tcPrChange w:id="39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31F65D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tBOD</w:t>
            </w:r>
          </w:p>
        </w:tc>
        <w:tc>
          <w:tcPr>
            <w:tcW w:w="177" w:type="pct"/>
            <w:vAlign w:val="center"/>
            <w:tcPrChange w:id="392" w:author="Jezin" w:date="2025-07-21T09:38:00Z">
              <w:tcPr>
                <w:tcW w:w="177" w:type="pct"/>
                <w:vAlign w:val="center"/>
              </w:tcPr>
            </w:tcPrChange>
          </w:tcPr>
          <w:p w14:paraId="7694062F" w14:textId="77777777" w:rsidR="0076773F" w:rsidRDefault="0076773F">
            <w:pPr>
              <w:spacing w:before="0"/>
              <w:rPr>
                <w:rFonts w:ascii="Times New Roman" w:eastAsia="Times New Roman" w:hAnsi="Times New Roman"/>
                <w:szCs w:val="20"/>
                <w:lang w:val="en-US" w:eastAsia="zh-CN"/>
              </w:rPr>
            </w:pPr>
          </w:p>
        </w:tc>
      </w:tr>
      <w:tr w:rsidR="0076773F" w14:paraId="22DDBA8A" w14:textId="77777777" w:rsidTr="001A1870">
        <w:trPr>
          <w:trHeight w:val="285"/>
          <w:trPrChange w:id="39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39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41EB33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14</w:t>
            </w:r>
          </w:p>
        </w:tc>
        <w:tc>
          <w:tcPr>
            <w:tcW w:w="1133" w:type="pct"/>
            <w:tcBorders>
              <w:top w:val="nil"/>
              <w:left w:val="nil"/>
              <w:bottom w:val="single" w:sz="4" w:space="0" w:color="auto"/>
              <w:right w:val="single" w:sz="4" w:space="0" w:color="auto"/>
            </w:tcBorders>
            <w:shd w:val="clear" w:color="000000" w:fill="FFFFFF"/>
            <w:vAlign w:val="center"/>
            <w:tcPrChange w:id="39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8CDA50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39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442221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CH4</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39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9F4CC3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39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F4ADF8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174.71</w:t>
            </w:r>
          </w:p>
        </w:tc>
        <w:tc>
          <w:tcPr>
            <w:tcW w:w="457" w:type="pct"/>
            <w:tcBorders>
              <w:top w:val="nil"/>
              <w:left w:val="nil"/>
              <w:bottom w:val="single" w:sz="4" w:space="0" w:color="auto"/>
              <w:right w:val="single" w:sz="4" w:space="0" w:color="auto"/>
            </w:tcBorders>
            <w:shd w:val="clear" w:color="000000" w:fill="FFFFFF"/>
            <w:noWrap/>
            <w:vAlign w:val="center"/>
            <w:tcPrChange w:id="39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66E027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tCOD</w:t>
            </w:r>
          </w:p>
        </w:tc>
        <w:tc>
          <w:tcPr>
            <w:tcW w:w="177" w:type="pct"/>
            <w:vAlign w:val="center"/>
            <w:tcPrChange w:id="400" w:author="Jezin" w:date="2025-07-21T09:38:00Z">
              <w:tcPr>
                <w:tcW w:w="177" w:type="pct"/>
                <w:vAlign w:val="center"/>
              </w:tcPr>
            </w:tcPrChange>
          </w:tcPr>
          <w:p w14:paraId="7560EFD5" w14:textId="77777777" w:rsidR="0076773F" w:rsidRDefault="0076773F">
            <w:pPr>
              <w:spacing w:before="0"/>
              <w:rPr>
                <w:rFonts w:ascii="Times New Roman" w:eastAsia="Times New Roman" w:hAnsi="Times New Roman"/>
                <w:szCs w:val="20"/>
                <w:lang w:val="en-US" w:eastAsia="zh-CN"/>
              </w:rPr>
            </w:pPr>
          </w:p>
        </w:tc>
      </w:tr>
      <w:tr w:rsidR="0076773F" w14:paraId="51ED8DDB" w14:textId="77777777" w:rsidTr="001A1870">
        <w:trPr>
          <w:trHeight w:val="285"/>
          <w:trPrChange w:id="40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F49F2D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15</w:t>
            </w:r>
          </w:p>
        </w:tc>
        <w:tc>
          <w:tcPr>
            <w:tcW w:w="1133" w:type="pct"/>
            <w:tcBorders>
              <w:top w:val="nil"/>
              <w:left w:val="nil"/>
              <w:bottom w:val="single" w:sz="4" w:space="0" w:color="auto"/>
              <w:right w:val="single" w:sz="4" w:space="0" w:color="auto"/>
            </w:tcBorders>
            <w:shd w:val="clear" w:color="000000" w:fill="FFFFFF"/>
            <w:vAlign w:val="center"/>
            <w:tcPrChange w:id="4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2F6BAA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4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E62DB7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SF6</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4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BEF8B5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FC26F5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20.24</w:t>
            </w:r>
          </w:p>
        </w:tc>
        <w:tc>
          <w:tcPr>
            <w:tcW w:w="457" w:type="pct"/>
            <w:tcBorders>
              <w:top w:val="nil"/>
              <w:left w:val="nil"/>
              <w:bottom w:val="single" w:sz="4" w:space="0" w:color="auto"/>
              <w:right w:val="single" w:sz="4" w:space="0" w:color="auto"/>
            </w:tcBorders>
            <w:shd w:val="clear" w:color="000000" w:fill="FFFFFF"/>
            <w:noWrap/>
            <w:vAlign w:val="center"/>
            <w:tcPrChange w:id="40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1371C6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08" w:author="Jezin" w:date="2025-07-21T09:38:00Z">
              <w:tcPr>
                <w:tcW w:w="177" w:type="pct"/>
                <w:vAlign w:val="center"/>
              </w:tcPr>
            </w:tcPrChange>
          </w:tcPr>
          <w:p w14:paraId="6A4AC828" w14:textId="77777777" w:rsidR="0076773F" w:rsidRDefault="0076773F">
            <w:pPr>
              <w:spacing w:before="0"/>
              <w:rPr>
                <w:rFonts w:ascii="Times New Roman" w:eastAsia="Times New Roman" w:hAnsi="Times New Roman"/>
                <w:szCs w:val="20"/>
                <w:lang w:val="en-US" w:eastAsia="zh-CN"/>
              </w:rPr>
            </w:pPr>
          </w:p>
        </w:tc>
      </w:tr>
      <w:tr w:rsidR="0076773F" w14:paraId="5C2F30A3" w14:textId="77777777" w:rsidTr="001A1870">
        <w:trPr>
          <w:trHeight w:val="285"/>
          <w:trPrChange w:id="40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1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167F6E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16</w:t>
            </w:r>
          </w:p>
        </w:tc>
        <w:tc>
          <w:tcPr>
            <w:tcW w:w="1133" w:type="pct"/>
            <w:tcBorders>
              <w:top w:val="nil"/>
              <w:left w:val="nil"/>
              <w:bottom w:val="single" w:sz="4" w:space="0" w:color="auto"/>
              <w:right w:val="single" w:sz="4" w:space="0" w:color="auto"/>
            </w:tcBorders>
            <w:shd w:val="clear" w:color="000000" w:fill="FFFFFF"/>
            <w:vAlign w:val="center"/>
            <w:tcPrChange w:id="41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C77EEC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1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1059F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石灰石</w:t>
            </w:r>
          </w:p>
        </w:tc>
        <w:tc>
          <w:tcPr>
            <w:tcW w:w="745" w:type="pct"/>
            <w:tcBorders>
              <w:top w:val="nil"/>
              <w:left w:val="nil"/>
              <w:bottom w:val="single" w:sz="4" w:space="0" w:color="auto"/>
              <w:right w:val="single" w:sz="4" w:space="0" w:color="auto"/>
            </w:tcBorders>
            <w:shd w:val="clear" w:color="000000" w:fill="FFFFFF"/>
            <w:vAlign w:val="center"/>
            <w:tcPrChange w:id="41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7FA9C1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1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443DD5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19,365.77</w:t>
            </w:r>
          </w:p>
        </w:tc>
        <w:tc>
          <w:tcPr>
            <w:tcW w:w="457" w:type="pct"/>
            <w:tcBorders>
              <w:top w:val="nil"/>
              <w:left w:val="nil"/>
              <w:bottom w:val="single" w:sz="4" w:space="0" w:color="auto"/>
              <w:right w:val="single" w:sz="4" w:space="0" w:color="auto"/>
            </w:tcBorders>
            <w:shd w:val="clear" w:color="000000" w:fill="FFFFFF"/>
            <w:noWrap/>
            <w:vAlign w:val="center"/>
            <w:tcPrChange w:id="41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A8E9C5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16" w:author="Jezin" w:date="2025-07-21T09:38:00Z">
              <w:tcPr>
                <w:tcW w:w="177" w:type="pct"/>
                <w:vAlign w:val="center"/>
              </w:tcPr>
            </w:tcPrChange>
          </w:tcPr>
          <w:p w14:paraId="1C113BC8" w14:textId="77777777" w:rsidR="0076773F" w:rsidRDefault="0076773F">
            <w:pPr>
              <w:spacing w:before="0"/>
              <w:rPr>
                <w:rFonts w:ascii="Times New Roman" w:eastAsia="Times New Roman" w:hAnsi="Times New Roman"/>
                <w:szCs w:val="20"/>
                <w:lang w:val="en-US" w:eastAsia="zh-CN"/>
              </w:rPr>
            </w:pPr>
          </w:p>
        </w:tc>
      </w:tr>
      <w:tr w:rsidR="0076773F" w14:paraId="729B00B8" w14:textId="77777777" w:rsidTr="001A1870">
        <w:trPr>
          <w:trHeight w:val="285"/>
          <w:trPrChange w:id="41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1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969B3E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17</w:t>
            </w:r>
          </w:p>
        </w:tc>
        <w:tc>
          <w:tcPr>
            <w:tcW w:w="1133" w:type="pct"/>
            <w:tcBorders>
              <w:top w:val="nil"/>
              <w:left w:val="nil"/>
              <w:bottom w:val="single" w:sz="4" w:space="0" w:color="auto"/>
              <w:right w:val="single" w:sz="4" w:space="0" w:color="auto"/>
            </w:tcBorders>
            <w:shd w:val="clear" w:color="000000" w:fill="FFFFFF"/>
            <w:vAlign w:val="center"/>
            <w:tcPrChange w:id="41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727AB3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2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7DF3D7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白云石</w:t>
            </w:r>
          </w:p>
        </w:tc>
        <w:tc>
          <w:tcPr>
            <w:tcW w:w="745" w:type="pct"/>
            <w:tcBorders>
              <w:top w:val="nil"/>
              <w:left w:val="nil"/>
              <w:bottom w:val="single" w:sz="4" w:space="0" w:color="auto"/>
              <w:right w:val="single" w:sz="4" w:space="0" w:color="auto"/>
            </w:tcBorders>
            <w:shd w:val="clear" w:color="000000" w:fill="FFFFFF"/>
            <w:vAlign w:val="center"/>
            <w:tcPrChange w:id="42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AA60DA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2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F65BAE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356,289.39</w:t>
            </w:r>
          </w:p>
        </w:tc>
        <w:tc>
          <w:tcPr>
            <w:tcW w:w="457" w:type="pct"/>
            <w:tcBorders>
              <w:top w:val="nil"/>
              <w:left w:val="nil"/>
              <w:bottom w:val="single" w:sz="4" w:space="0" w:color="auto"/>
              <w:right w:val="single" w:sz="4" w:space="0" w:color="auto"/>
            </w:tcBorders>
            <w:shd w:val="clear" w:color="000000" w:fill="FFFFFF"/>
            <w:noWrap/>
            <w:vAlign w:val="center"/>
            <w:tcPrChange w:id="42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CBFC22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24" w:author="Jezin" w:date="2025-07-21T09:38:00Z">
              <w:tcPr>
                <w:tcW w:w="177" w:type="pct"/>
                <w:vAlign w:val="center"/>
              </w:tcPr>
            </w:tcPrChange>
          </w:tcPr>
          <w:p w14:paraId="038724CA" w14:textId="77777777" w:rsidR="0076773F" w:rsidRDefault="0076773F">
            <w:pPr>
              <w:spacing w:before="0"/>
              <w:rPr>
                <w:rFonts w:ascii="Times New Roman" w:eastAsia="Times New Roman" w:hAnsi="Times New Roman"/>
                <w:szCs w:val="20"/>
                <w:lang w:val="en-US" w:eastAsia="zh-CN"/>
              </w:rPr>
            </w:pPr>
          </w:p>
        </w:tc>
      </w:tr>
      <w:tr w:rsidR="0076773F" w14:paraId="30D896D3" w14:textId="77777777" w:rsidTr="001A1870">
        <w:trPr>
          <w:trHeight w:val="285"/>
          <w:trPrChange w:id="42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2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F777A8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18</w:t>
            </w:r>
          </w:p>
        </w:tc>
        <w:tc>
          <w:tcPr>
            <w:tcW w:w="1133" w:type="pct"/>
            <w:tcBorders>
              <w:top w:val="nil"/>
              <w:left w:val="nil"/>
              <w:bottom w:val="single" w:sz="4" w:space="0" w:color="auto"/>
              <w:right w:val="single" w:sz="4" w:space="0" w:color="auto"/>
            </w:tcBorders>
            <w:shd w:val="clear" w:color="000000" w:fill="FFFFFF"/>
            <w:vAlign w:val="center"/>
            <w:tcPrChange w:id="42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5A50F5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2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8499B0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电极</w:t>
            </w:r>
          </w:p>
        </w:tc>
        <w:tc>
          <w:tcPr>
            <w:tcW w:w="745" w:type="pct"/>
            <w:tcBorders>
              <w:top w:val="nil"/>
              <w:left w:val="nil"/>
              <w:bottom w:val="single" w:sz="4" w:space="0" w:color="auto"/>
              <w:right w:val="single" w:sz="4" w:space="0" w:color="auto"/>
            </w:tcBorders>
            <w:shd w:val="clear" w:color="000000" w:fill="FFFFFF"/>
            <w:vAlign w:val="center"/>
            <w:tcPrChange w:id="42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D2A15D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3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29470B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4,763.07</w:t>
            </w:r>
          </w:p>
        </w:tc>
        <w:tc>
          <w:tcPr>
            <w:tcW w:w="457" w:type="pct"/>
            <w:tcBorders>
              <w:top w:val="nil"/>
              <w:left w:val="nil"/>
              <w:bottom w:val="single" w:sz="4" w:space="0" w:color="auto"/>
              <w:right w:val="single" w:sz="4" w:space="0" w:color="auto"/>
            </w:tcBorders>
            <w:shd w:val="clear" w:color="000000" w:fill="FFFFFF"/>
            <w:noWrap/>
            <w:vAlign w:val="center"/>
            <w:tcPrChange w:id="43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3B4B1E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32" w:author="Jezin" w:date="2025-07-21T09:38:00Z">
              <w:tcPr>
                <w:tcW w:w="177" w:type="pct"/>
                <w:vAlign w:val="center"/>
              </w:tcPr>
            </w:tcPrChange>
          </w:tcPr>
          <w:p w14:paraId="061A0FB0" w14:textId="77777777" w:rsidR="0076773F" w:rsidRDefault="0076773F">
            <w:pPr>
              <w:spacing w:before="0"/>
              <w:rPr>
                <w:rFonts w:ascii="Times New Roman" w:eastAsia="Times New Roman" w:hAnsi="Times New Roman"/>
                <w:szCs w:val="20"/>
                <w:lang w:val="en-US" w:eastAsia="zh-CN"/>
              </w:rPr>
            </w:pPr>
          </w:p>
        </w:tc>
      </w:tr>
      <w:tr w:rsidR="0076773F" w14:paraId="416F0096" w14:textId="77777777" w:rsidTr="001A1870">
        <w:trPr>
          <w:trHeight w:val="285"/>
          <w:trPrChange w:id="43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3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01EE5D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19</w:t>
            </w:r>
          </w:p>
        </w:tc>
        <w:tc>
          <w:tcPr>
            <w:tcW w:w="1133" w:type="pct"/>
            <w:tcBorders>
              <w:top w:val="nil"/>
              <w:left w:val="nil"/>
              <w:bottom w:val="single" w:sz="4" w:space="0" w:color="auto"/>
              <w:right w:val="single" w:sz="4" w:space="0" w:color="auto"/>
            </w:tcBorders>
            <w:shd w:val="clear" w:color="000000" w:fill="FFFFFF"/>
            <w:vAlign w:val="center"/>
            <w:tcPrChange w:id="43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C64EE2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3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711481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废钢</w:t>
            </w:r>
          </w:p>
        </w:tc>
        <w:tc>
          <w:tcPr>
            <w:tcW w:w="745" w:type="pct"/>
            <w:tcBorders>
              <w:top w:val="nil"/>
              <w:left w:val="nil"/>
              <w:bottom w:val="single" w:sz="4" w:space="0" w:color="auto"/>
              <w:right w:val="single" w:sz="4" w:space="0" w:color="auto"/>
            </w:tcBorders>
            <w:shd w:val="clear" w:color="000000" w:fill="FFFFFF"/>
            <w:vAlign w:val="center"/>
            <w:tcPrChange w:id="43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03560D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3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AD0156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1,077,722.64</w:t>
            </w:r>
          </w:p>
        </w:tc>
        <w:tc>
          <w:tcPr>
            <w:tcW w:w="457" w:type="pct"/>
            <w:tcBorders>
              <w:top w:val="nil"/>
              <w:left w:val="nil"/>
              <w:bottom w:val="single" w:sz="4" w:space="0" w:color="auto"/>
              <w:right w:val="single" w:sz="4" w:space="0" w:color="auto"/>
            </w:tcBorders>
            <w:shd w:val="clear" w:color="000000" w:fill="FFFFFF"/>
            <w:noWrap/>
            <w:vAlign w:val="center"/>
            <w:tcPrChange w:id="43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BD2FF3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40" w:author="Jezin" w:date="2025-07-21T09:38:00Z">
              <w:tcPr>
                <w:tcW w:w="177" w:type="pct"/>
                <w:vAlign w:val="center"/>
              </w:tcPr>
            </w:tcPrChange>
          </w:tcPr>
          <w:p w14:paraId="3894D9A9" w14:textId="77777777" w:rsidR="0076773F" w:rsidRDefault="0076773F">
            <w:pPr>
              <w:spacing w:before="0"/>
              <w:rPr>
                <w:rFonts w:ascii="Times New Roman" w:eastAsia="Times New Roman" w:hAnsi="Times New Roman"/>
                <w:szCs w:val="20"/>
                <w:lang w:val="en-US" w:eastAsia="zh-CN"/>
              </w:rPr>
            </w:pPr>
          </w:p>
        </w:tc>
      </w:tr>
      <w:tr w:rsidR="0076773F" w14:paraId="059CE369" w14:textId="77777777" w:rsidTr="001A1870">
        <w:trPr>
          <w:trHeight w:val="285"/>
          <w:trPrChange w:id="44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4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A764C5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20</w:t>
            </w:r>
          </w:p>
        </w:tc>
        <w:tc>
          <w:tcPr>
            <w:tcW w:w="1133" w:type="pct"/>
            <w:tcBorders>
              <w:top w:val="nil"/>
              <w:left w:val="nil"/>
              <w:bottom w:val="single" w:sz="4" w:space="0" w:color="auto"/>
              <w:right w:val="single" w:sz="4" w:space="0" w:color="auto"/>
            </w:tcBorders>
            <w:shd w:val="clear" w:color="000000" w:fill="FFFFFF"/>
            <w:vAlign w:val="center"/>
            <w:tcPrChange w:id="44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75A806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4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FC42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锰铁</w:t>
            </w:r>
          </w:p>
        </w:tc>
        <w:tc>
          <w:tcPr>
            <w:tcW w:w="745" w:type="pct"/>
            <w:tcBorders>
              <w:top w:val="nil"/>
              <w:left w:val="nil"/>
              <w:bottom w:val="single" w:sz="4" w:space="0" w:color="auto"/>
              <w:right w:val="single" w:sz="4" w:space="0" w:color="auto"/>
            </w:tcBorders>
            <w:shd w:val="clear" w:color="000000" w:fill="FFFFFF"/>
            <w:vAlign w:val="center"/>
            <w:tcPrChange w:id="44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EC3569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4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6DE7CB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47,687.64</w:t>
            </w:r>
          </w:p>
        </w:tc>
        <w:tc>
          <w:tcPr>
            <w:tcW w:w="457" w:type="pct"/>
            <w:tcBorders>
              <w:top w:val="nil"/>
              <w:left w:val="nil"/>
              <w:bottom w:val="single" w:sz="4" w:space="0" w:color="auto"/>
              <w:right w:val="single" w:sz="4" w:space="0" w:color="auto"/>
            </w:tcBorders>
            <w:shd w:val="clear" w:color="000000" w:fill="FFFFFF"/>
            <w:noWrap/>
            <w:vAlign w:val="center"/>
            <w:tcPrChange w:id="44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063041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48" w:author="Jezin" w:date="2025-07-21T09:38:00Z">
              <w:tcPr>
                <w:tcW w:w="177" w:type="pct"/>
                <w:vAlign w:val="center"/>
              </w:tcPr>
            </w:tcPrChange>
          </w:tcPr>
          <w:p w14:paraId="31A0EC7A" w14:textId="77777777" w:rsidR="0076773F" w:rsidRDefault="0076773F">
            <w:pPr>
              <w:spacing w:before="0"/>
              <w:rPr>
                <w:rFonts w:ascii="Times New Roman" w:eastAsia="Times New Roman" w:hAnsi="Times New Roman"/>
                <w:szCs w:val="20"/>
                <w:lang w:val="en-US" w:eastAsia="zh-CN"/>
              </w:rPr>
            </w:pPr>
          </w:p>
        </w:tc>
      </w:tr>
      <w:tr w:rsidR="0076773F" w14:paraId="31955EBD" w14:textId="77777777" w:rsidTr="001A1870">
        <w:trPr>
          <w:trHeight w:val="285"/>
          <w:trPrChange w:id="44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5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ECCD38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21</w:t>
            </w:r>
          </w:p>
        </w:tc>
        <w:tc>
          <w:tcPr>
            <w:tcW w:w="1133" w:type="pct"/>
            <w:tcBorders>
              <w:top w:val="nil"/>
              <w:left w:val="nil"/>
              <w:bottom w:val="single" w:sz="4" w:space="0" w:color="auto"/>
              <w:right w:val="single" w:sz="4" w:space="0" w:color="auto"/>
            </w:tcBorders>
            <w:shd w:val="clear" w:color="000000" w:fill="FFFFFF"/>
            <w:vAlign w:val="center"/>
            <w:tcPrChange w:id="45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2DB346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5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E7688A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镍铁</w:t>
            </w:r>
          </w:p>
        </w:tc>
        <w:tc>
          <w:tcPr>
            <w:tcW w:w="745" w:type="pct"/>
            <w:tcBorders>
              <w:top w:val="nil"/>
              <w:left w:val="nil"/>
              <w:bottom w:val="single" w:sz="4" w:space="0" w:color="auto"/>
              <w:right w:val="single" w:sz="4" w:space="0" w:color="auto"/>
            </w:tcBorders>
            <w:shd w:val="clear" w:color="000000" w:fill="FFFFFF"/>
            <w:vAlign w:val="center"/>
            <w:tcPrChange w:id="45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5D6727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5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EF1A50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9,445.11</w:t>
            </w:r>
          </w:p>
        </w:tc>
        <w:tc>
          <w:tcPr>
            <w:tcW w:w="457" w:type="pct"/>
            <w:tcBorders>
              <w:top w:val="nil"/>
              <w:left w:val="nil"/>
              <w:bottom w:val="single" w:sz="4" w:space="0" w:color="auto"/>
              <w:right w:val="single" w:sz="4" w:space="0" w:color="auto"/>
            </w:tcBorders>
            <w:shd w:val="clear" w:color="000000" w:fill="FFFFFF"/>
            <w:noWrap/>
            <w:vAlign w:val="center"/>
            <w:tcPrChange w:id="45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754018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56" w:author="Jezin" w:date="2025-07-21T09:38:00Z">
              <w:tcPr>
                <w:tcW w:w="177" w:type="pct"/>
                <w:vAlign w:val="center"/>
              </w:tcPr>
            </w:tcPrChange>
          </w:tcPr>
          <w:p w14:paraId="7CCBCD71" w14:textId="77777777" w:rsidR="0076773F" w:rsidRDefault="0076773F">
            <w:pPr>
              <w:spacing w:before="0"/>
              <w:rPr>
                <w:rFonts w:ascii="Times New Roman" w:eastAsia="Times New Roman" w:hAnsi="Times New Roman"/>
                <w:szCs w:val="20"/>
                <w:lang w:val="en-US" w:eastAsia="zh-CN"/>
              </w:rPr>
            </w:pPr>
          </w:p>
        </w:tc>
      </w:tr>
      <w:tr w:rsidR="0076773F" w14:paraId="510637D1" w14:textId="77777777" w:rsidTr="001A1870">
        <w:trPr>
          <w:trHeight w:val="285"/>
          <w:trPrChange w:id="45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5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A6047B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22</w:t>
            </w:r>
          </w:p>
        </w:tc>
        <w:tc>
          <w:tcPr>
            <w:tcW w:w="1133" w:type="pct"/>
            <w:tcBorders>
              <w:top w:val="nil"/>
              <w:left w:val="nil"/>
              <w:bottom w:val="single" w:sz="4" w:space="0" w:color="auto"/>
              <w:right w:val="single" w:sz="4" w:space="0" w:color="auto"/>
            </w:tcBorders>
            <w:shd w:val="clear" w:color="000000" w:fill="FFFFFF"/>
            <w:vAlign w:val="center"/>
            <w:tcPrChange w:id="45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AABDCC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6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E42431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铬铁</w:t>
            </w:r>
          </w:p>
        </w:tc>
        <w:tc>
          <w:tcPr>
            <w:tcW w:w="745" w:type="pct"/>
            <w:tcBorders>
              <w:top w:val="nil"/>
              <w:left w:val="nil"/>
              <w:bottom w:val="single" w:sz="4" w:space="0" w:color="auto"/>
              <w:right w:val="single" w:sz="4" w:space="0" w:color="auto"/>
            </w:tcBorders>
            <w:shd w:val="clear" w:color="000000" w:fill="FFFFFF"/>
            <w:vAlign w:val="center"/>
            <w:tcPrChange w:id="46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FB0040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6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E98B2F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65,858.93</w:t>
            </w:r>
          </w:p>
        </w:tc>
        <w:tc>
          <w:tcPr>
            <w:tcW w:w="457" w:type="pct"/>
            <w:tcBorders>
              <w:top w:val="nil"/>
              <w:left w:val="nil"/>
              <w:bottom w:val="single" w:sz="4" w:space="0" w:color="auto"/>
              <w:right w:val="single" w:sz="4" w:space="0" w:color="auto"/>
            </w:tcBorders>
            <w:shd w:val="clear" w:color="000000" w:fill="FFFFFF"/>
            <w:noWrap/>
            <w:vAlign w:val="center"/>
            <w:tcPrChange w:id="46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31700A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64" w:author="Jezin" w:date="2025-07-21T09:38:00Z">
              <w:tcPr>
                <w:tcW w:w="177" w:type="pct"/>
                <w:vAlign w:val="center"/>
              </w:tcPr>
            </w:tcPrChange>
          </w:tcPr>
          <w:p w14:paraId="3480ECB9" w14:textId="77777777" w:rsidR="0076773F" w:rsidRDefault="0076773F">
            <w:pPr>
              <w:spacing w:before="0"/>
              <w:rPr>
                <w:rFonts w:ascii="Times New Roman" w:eastAsia="Times New Roman" w:hAnsi="Times New Roman"/>
                <w:szCs w:val="20"/>
                <w:lang w:val="en-US" w:eastAsia="zh-CN"/>
              </w:rPr>
            </w:pPr>
          </w:p>
        </w:tc>
      </w:tr>
      <w:tr w:rsidR="0076773F" w14:paraId="6691324F" w14:textId="77777777" w:rsidTr="001A1870">
        <w:trPr>
          <w:trHeight w:val="285"/>
          <w:trPrChange w:id="46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6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698391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23</w:t>
            </w:r>
          </w:p>
        </w:tc>
        <w:tc>
          <w:tcPr>
            <w:tcW w:w="1133" w:type="pct"/>
            <w:tcBorders>
              <w:top w:val="nil"/>
              <w:left w:val="nil"/>
              <w:bottom w:val="single" w:sz="4" w:space="0" w:color="auto"/>
              <w:right w:val="single" w:sz="4" w:space="0" w:color="auto"/>
            </w:tcBorders>
            <w:shd w:val="clear" w:color="000000" w:fill="FFFFFF"/>
            <w:vAlign w:val="center"/>
            <w:tcPrChange w:id="46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8D43F3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6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18908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硅铁</w:t>
            </w:r>
          </w:p>
        </w:tc>
        <w:tc>
          <w:tcPr>
            <w:tcW w:w="745" w:type="pct"/>
            <w:tcBorders>
              <w:top w:val="nil"/>
              <w:left w:val="nil"/>
              <w:bottom w:val="single" w:sz="4" w:space="0" w:color="auto"/>
              <w:right w:val="single" w:sz="4" w:space="0" w:color="auto"/>
            </w:tcBorders>
            <w:shd w:val="clear" w:color="000000" w:fill="FFFFFF"/>
            <w:vAlign w:val="center"/>
            <w:tcPrChange w:id="46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AD9580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7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F1220B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10,672.48</w:t>
            </w:r>
          </w:p>
        </w:tc>
        <w:tc>
          <w:tcPr>
            <w:tcW w:w="457" w:type="pct"/>
            <w:tcBorders>
              <w:top w:val="nil"/>
              <w:left w:val="nil"/>
              <w:bottom w:val="single" w:sz="4" w:space="0" w:color="auto"/>
              <w:right w:val="single" w:sz="4" w:space="0" w:color="auto"/>
            </w:tcBorders>
            <w:shd w:val="clear" w:color="000000" w:fill="FFFFFF"/>
            <w:noWrap/>
            <w:vAlign w:val="center"/>
            <w:tcPrChange w:id="47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57ECE9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72" w:author="Jezin" w:date="2025-07-21T09:38:00Z">
              <w:tcPr>
                <w:tcW w:w="177" w:type="pct"/>
                <w:vAlign w:val="center"/>
              </w:tcPr>
            </w:tcPrChange>
          </w:tcPr>
          <w:p w14:paraId="6CC8988C" w14:textId="77777777" w:rsidR="0076773F" w:rsidRDefault="0076773F">
            <w:pPr>
              <w:spacing w:before="0"/>
              <w:rPr>
                <w:rFonts w:ascii="Times New Roman" w:eastAsia="Times New Roman" w:hAnsi="Times New Roman"/>
                <w:szCs w:val="20"/>
                <w:lang w:val="en-US" w:eastAsia="zh-CN"/>
              </w:rPr>
            </w:pPr>
          </w:p>
        </w:tc>
      </w:tr>
      <w:tr w:rsidR="0076773F" w14:paraId="2A5F66A1" w14:textId="77777777" w:rsidTr="001A1870">
        <w:trPr>
          <w:trHeight w:val="285"/>
          <w:trPrChange w:id="47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7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B43FFD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24</w:t>
            </w:r>
          </w:p>
        </w:tc>
        <w:tc>
          <w:tcPr>
            <w:tcW w:w="1133" w:type="pct"/>
            <w:tcBorders>
              <w:top w:val="nil"/>
              <w:left w:val="nil"/>
              <w:bottom w:val="single" w:sz="4" w:space="0" w:color="auto"/>
              <w:right w:val="single" w:sz="4" w:space="0" w:color="auto"/>
            </w:tcBorders>
            <w:shd w:val="clear" w:color="000000" w:fill="FFFFFF"/>
            <w:vAlign w:val="center"/>
            <w:tcPrChange w:id="47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ABB316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7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A6302C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钼铁</w:t>
            </w:r>
          </w:p>
        </w:tc>
        <w:tc>
          <w:tcPr>
            <w:tcW w:w="745" w:type="pct"/>
            <w:tcBorders>
              <w:top w:val="nil"/>
              <w:left w:val="nil"/>
              <w:bottom w:val="single" w:sz="4" w:space="0" w:color="auto"/>
              <w:right w:val="single" w:sz="4" w:space="0" w:color="auto"/>
            </w:tcBorders>
            <w:shd w:val="clear" w:color="000000" w:fill="FFFFFF"/>
            <w:vAlign w:val="center"/>
            <w:tcPrChange w:id="47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ACA351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7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A64C63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7,945.16</w:t>
            </w:r>
          </w:p>
        </w:tc>
        <w:tc>
          <w:tcPr>
            <w:tcW w:w="457" w:type="pct"/>
            <w:tcBorders>
              <w:top w:val="nil"/>
              <w:left w:val="nil"/>
              <w:bottom w:val="single" w:sz="4" w:space="0" w:color="auto"/>
              <w:right w:val="single" w:sz="4" w:space="0" w:color="auto"/>
            </w:tcBorders>
            <w:shd w:val="clear" w:color="000000" w:fill="FFFFFF"/>
            <w:noWrap/>
            <w:vAlign w:val="center"/>
            <w:tcPrChange w:id="47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7162C9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80" w:author="Jezin" w:date="2025-07-21T09:38:00Z">
              <w:tcPr>
                <w:tcW w:w="177" w:type="pct"/>
                <w:vAlign w:val="center"/>
              </w:tcPr>
            </w:tcPrChange>
          </w:tcPr>
          <w:p w14:paraId="68B95E31" w14:textId="77777777" w:rsidR="0076773F" w:rsidRDefault="0076773F">
            <w:pPr>
              <w:spacing w:before="0"/>
              <w:rPr>
                <w:rFonts w:ascii="Times New Roman" w:eastAsia="Times New Roman" w:hAnsi="Times New Roman"/>
                <w:szCs w:val="20"/>
                <w:lang w:val="en-US" w:eastAsia="zh-CN"/>
              </w:rPr>
            </w:pPr>
          </w:p>
        </w:tc>
      </w:tr>
      <w:tr w:rsidR="0076773F" w14:paraId="01793EEA" w14:textId="77777777" w:rsidTr="001A1870">
        <w:trPr>
          <w:trHeight w:val="285"/>
          <w:trPrChange w:id="48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8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8F0E66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25</w:t>
            </w:r>
          </w:p>
        </w:tc>
        <w:tc>
          <w:tcPr>
            <w:tcW w:w="1133" w:type="pct"/>
            <w:tcBorders>
              <w:top w:val="nil"/>
              <w:left w:val="nil"/>
              <w:bottom w:val="single" w:sz="4" w:space="0" w:color="auto"/>
              <w:right w:val="single" w:sz="4" w:space="0" w:color="auto"/>
            </w:tcBorders>
            <w:shd w:val="clear" w:color="000000" w:fill="FFFFFF"/>
            <w:vAlign w:val="center"/>
            <w:tcPrChange w:id="48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CC32AC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8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64CBA5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钢坯</w:t>
            </w:r>
          </w:p>
        </w:tc>
        <w:tc>
          <w:tcPr>
            <w:tcW w:w="745" w:type="pct"/>
            <w:tcBorders>
              <w:top w:val="nil"/>
              <w:left w:val="nil"/>
              <w:bottom w:val="single" w:sz="4" w:space="0" w:color="auto"/>
              <w:right w:val="single" w:sz="4" w:space="0" w:color="auto"/>
            </w:tcBorders>
            <w:shd w:val="clear" w:color="000000" w:fill="FFFFFF"/>
            <w:vAlign w:val="center"/>
            <w:tcPrChange w:id="48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158CD1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8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6C1F628" w14:textId="77777777" w:rsidR="0076773F" w:rsidRDefault="00000000">
            <w:pPr>
              <w:spacing w:before="0"/>
              <w:jc w:val="right"/>
              <w:rPr>
                <w:rFonts w:eastAsia="PMingLiU" w:cs="Arial"/>
                <w:b/>
                <w:bCs/>
                <w:szCs w:val="20"/>
                <w:lang w:val="en-US" w:eastAsia="zh-CN"/>
              </w:rPr>
            </w:pPr>
            <w:r>
              <w:rPr>
                <w:rFonts w:eastAsia="PMingLiU" w:cs="Arial"/>
                <w:b/>
                <w:bCs/>
                <w:color w:val="FF0000"/>
                <w:szCs w:val="20"/>
                <w:lang w:val="en-US" w:eastAsia="zh-CN"/>
              </w:rPr>
              <w:t>4,332,821.94</w:t>
            </w:r>
          </w:p>
        </w:tc>
        <w:tc>
          <w:tcPr>
            <w:tcW w:w="457" w:type="pct"/>
            <w:tcBorders>
              <w:top w:val="nil"/>
              <w:left w:val="nil"/>
              <w:bottom w:val="single" w:sz="4" w:space="0" w:color="auto"/>
              <w:right w:val="single" w:sz="4" w:space="0" w:color="auto"/>
            </w:tcBorders>
            <w:shd w:val="clear" w:color="000000" w:fill="FFFFFF"/>
            <w:noWrap/>
            <w:vAlign w:val="center"/>
            <w:tcPrChange w:id="48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A0D127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488" w:author="Jezin" w:date="2025-07-21T09:38:00Z">
              <w:tcPr>
                <w:tcW w:w="177" w:type="pct"/>
                <w:vAlign w:val="center"/>
              </w:tcPr>
            </w:tcPrChange>
          </w:tcPr>
          <w:p w14:paraId="628ACA21" w14:textId="77777777" w:rsidR="0076773F" w:rsidRDefault="0076773F">
            <w:pPr>
              <w:spacing w:before="0"/>
              <w:rPr>
                <w:rFonts w:ascii="Times New Roman" w:eastAsia="Times New Roman" w:hAnsi="Times New Roman"/>
                <w:szCs w:val="20"/>
                <w:lang w:val="en-US" w:eastAsia="zh-CN"/>
              </w:rPr>
            </w:pPr>
          </w:p>
        </w:tc>
      </w:tr>
      <w:tr w:rsidR="0076773F" w14:paraId="593108DE" w14:textId="77777777" w:rsidTr="001A1870">
        <w:trPr>
          <w:trHeight w:val="285"/>
          <w:trPrChange w:id="48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49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36F523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26</w:t>
            </w:r>
          </w:p>
        </w:tc>
        <w:tc>
          <w:tcPr>
            <w:tcW w:w="1133" w:type="pct"/>
            <w:tcBorders>
              <w:top w:val="nil"/>
              <w:left w:val="nil"/>
              <w:bottom w:val="single" w:sz="4" w:space="0" w:color="auto"/>
              <w:right w:val="single" w:sz="4" w:space="0" w:color="auto"/>
            </w:tcBorders>
            <w:shd w:val="clear" w:color="000000" w:fill="FFFFFF"/>
            <w:vAlign w:val="center"/>
            <w:tcPrChange w:id="49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0B15B6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49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F0C3A7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粗苯</w:t>
            </w:r>
          </w:p>
        </w:tc>
        <w:tc>
          <w:tcPr>
            <w:tcW w:w="745" w:type="pct"/>
            <w:tcBorders>
              <w:top w:val="nil"/>
              <w:left w:val="nil"/>
              <w:bottom w:val="single" w:sz="4" w:space="0" w:color="auto"/>
              <w:right w:val="single" w:sz="4" w:space="0" w:color="auto"/>
            </w:tcBorders>
            <w:shd w:val="clear" w:color="000000" w:fill="FFFFFF"/>
            <w:vAlign w:val="center"/>
            <w:tcPrChange w:id="49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C9732A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49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F7F3870" w14:textId="77777777" w:rsidR="0076773F" w:rsidRPr="0076773F" w:rsidRDefault="00000000">
            <w:pPr>
              <w:spacing w:before="0"/>
              <w:jc w:val="right"/>
              <w:rPr>
                <w:rFonts w:eastAsia="PMingLiU" w:cs="Arial"/>
                <w:b/>
                <w:bCs/>
                <w:color w:val="FF0000"/>
                <w:szCs w:val="20"/>
                <w:lang w:val="en-US" w:eastAsia="zh-CN"/>
                <w:rPrChange w:id="495" w:author="Jezin" w:date="2025-07-22T11:06:00Z">
                  <w:rPr>
                    <w:rFonts w:eastAsia="PMingLiU" w:cs="Arial"/>
                    <w:b/>
                    <w:bCs/>
                    <w:szCs w:val="20"/>
                    <w:lang w:val="en-US" w:eastAsia="zh-CN"/>
                  </w:rPr>
                </w:rPrChange>
              </w:rPr>
              <w:pPrChange w:id="496" w:author="Jezin" w:date="2025-07-22T11:06:00Z">
                <w:pPr>
                  <w:jc w:val="right"/>
                  <w:textAlignment w:val="center"/>
                </w:pPr>
              </w:pPrChange>
            </w:pPr>
            <w:ins w:id="497" w:author="Jezin" w:date="2025-07-22T11:06:00Z">
              <w:r>
                <w:rPr>
                  <w:rFonts w:eastAsia="PMingLiU" w:cs="Arial"/>
                  <w:b/>
                  <w:bCs/>
                  <w:color w:val="FF0000"/>
                  <w:szCs w:val="20"/>
                  <w:lang w:val="en-US" w:eastAsia="zh-CN" w:bidi="ar"/>
                  <w:rPrChange w:id="498" w:author="Jezin" w:date="2025-07-22T11:06:00Z">
                    <w:rPr>
                      <w:rFonts w:eastAsia="PMingLiU" w:cs="Arial"/>
                      <w:b/>
                      <w:bCs/>
                      <w:color w:val="FF0000"/>
                      <w:sz w:val="12"/>
                      <w:szCs w:val="12"/>
                      <w:lang w:val="en-US" w:eastAsia="zh-CN" w:bidi="ar"/>
                    </w:rPr>
                  </w:rPrChange>
                </w:rPr>
                <w:t>19,501.18</w:t>
              </w:r>
            </w:ins>
            <w:del w:id="499" w:author="Jezin" w:date="2025-07-22T11:06:00Z">
              <w:r>
                <w:rPr>
                  <w:rFonts w:eastAsia="PMingLiU" w:cs="Arial"/>
                  <w:b/>
                  <w:bCs/>
                  <w:color w:val="FF0000"/>
                  <w:szCs w:val="20"/>
                  <w:lang w:val="en-US" w:eastAsia="zh-CN"/>
                </w:rPr>
                <w:delText>19,274.50</w:delText>
              </w:r>
            </w:del>
          </w:p>
        </w:tc>
        <w:tc>
          <w:tcPr>
            <w:tcW w:w="457" w:type="pct"/>
            <w:tcBorders>
              <w:top w:val="nil"/>
              <w:left w:val="nil"/>
              <w:bottom w:val="single" w:sz="4" w:space="0" w:color="auto"/>
              <w:right w:val="single" w:sz="4" w:space="0" w:color="auto"/>
            </w:tcBorders>
            <w:shd w:val="clear" w:color="000000" w:fill="FFFFFF"/>
            <w:noWrap/>
            <w:vAlign w:val="center"/>
            <w:tcPrChange w:id="500"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EA516A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01" w:author="Jezin" w:date="2025-07-21T09:38:00Z">
              <w:tcPr>
                <w:tcW w:w="177" w:type="pct"/>
                <w:vAlign w:val="center"/>
              </w:tcPr>
            </w:tcPrChange>
          </w:tcPr>
          <w:p w14:paraId="0E61CE39" w14:textId="77777777" w:rsidR="0076773F" w:rsidRDefault="0076773F">
            <w:pPr>
              <w:spacing w:before="0"/>
              <w:rPr>
                <w:rFonts w:ascii="Times New Roman" w:eastAsia="Times New Roman" w:hAnsi="Times New Roman"/>
                <w:szCs w:val="20"/>
                <w:lang w:val="en-US" w:eastAsia="zh-CN"/>
              </w:rPr>
            </w:pPr>
          </w:p>
        </w:tc>
      </w:tr>
      <w:tr w:rsidR="0076773F" w14:paraId="0D3D4F9F" w14:textId="77777777" w:rsidTr="001A1870">
        <w:trPr>
          <w:trHeight w:val="285"/>
          <w:trPrChange w:id="502"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03"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92E144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27</w:t>
            </w:r>
          </w:p>
        </w:tc>
        <w:tc>
          <w:tcPr>
            <w:tcW w:w="1133" w:type="pct"/>
            <w:tcBorders>
              <w:top w:val="nil"/>
              <w:left w:val="nil"/>
              <w:bottom w:val="single" w:sz="4" w:space="0" w:color="auto"/>
              <w:right w:val="single" w:sz="4" w:space="0" w:color="auto"/>
            </w:tcBorders>
            <w:shd w:val="clear" w:color="000000" w:fill="FFFFFF"/>
            <w:vAlign w:val="center"/>
            <w:tcPrChange w:id="504"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7CCA34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505"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0A109E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煤焦油</w:t>
            </w:r>
          </w:p>
        </w:tc>
        <w:tc>
          <w:tcPr>
            <w:tcW w:w="745" w:type="pct"/>
            <w:tcBorders>
              <w:top w:val="nil"/>
              <w:left w:val="nil"/>
              <w:bottom w:val="single" w:sz="4" w:space="0" w:color="auto"/>
              <w:right w:val="single" w:sz="4" w:space="0" w:color="auto"/>
            </w:tcBorders>
            <w:shd w:val="clear" w:color="000000" w:fill="FFFFFF"/>
            <w:vAlign w:val="center"/>
            <w:tcPrChange w:id="506"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D3EB1A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507"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931D984" w14:textId="77777777" w:rsidR="0076773F" w:rsidRPr="0076773F" w:rsidRDefault="00000000">
            <w:pPr>
              <w:spacing w:before="0"/>
              <w:jc w:val="right"/>
              <w:rPr>
                <w:rFonts w:eastAsia="PMingLiU" w:cs="Arial"/>
                <w:b/>
                <w:bCs/>
                <w:color w:val="FF0000"/>
                <w:szCs w:val="20"/>
                <w:lang w:val="en-US" w:eastAsia="zh-CN"/>
                <w:rPrChange w:id="508" w:author="Jezin" w:date="2025-07-22T11:06:00Z">
                  <w:rPr>
                    <w:rFonts w:eastAsia="PMingLiU" w:cs="Arial"/>
                    <w:b/>
                    <w:bCs/>
                    <w:szCs w:val="20"/>
                    <w:lang w:val="en-US" w:eastAsia="zh-CN"/>
                  </w:rPr>
                </w:rPrChange>
              </w:rPr>
              <w:pPrChange w:id="509" w:author="Jezin" w:date="2025-07-22T11:06:00Z">
                <w:pPr>
                  <w:jc w:val="right"/>
                  <w:textAlignment w:val="center"/>
                </w:pPr>
              </w:pPrChange>
            </w:pPr>
            <w:ins w:id="510" w:author="Jezin" w:date="2025-07-22T11:06:00Z">
              <w:r>
                <w:rPr>
                  <w:rFonts w:eastAsia="PMingLiU" w:cs="Arial"/>
                  <w:b/>
                  <w:bCs/>
                  <w:color w:val="FF0000"/>
                  <w:szCs w:val="20"/>
                  <w:lang w:val="en-US" w:eastAsia="zh-CN" w:bidi="ar"/>
                  <w:rPrChange w:id="511" w:author="Jezin" w:date="2025-07-22T11:06:00Z">
                    <w:rPr>
                      <w:rFonts w:eastAsia="PMingLiU" w:cs="Arial"/>
                      <w:b/>
                      <w:bCs/>
                      <w:color w:val="FF0000"/>
                      <w:sz w:val="12"/>
                      <w:szCs w:val="12"/>
                      <w:lang w:val="en-US" w:eastAsia="zh-CN" w:bidi="ar"/>
                    </w:rPr>
                  </w:rPrChange>
                </w:rPr>
                <w:t>59,054.10</w:t>
              </w:r>
            </w:ins>
            <w:del w:id="512" w:author="Jezin" w:date="2025-07-22T11:06:00Z">
              <w:r>
                <w:rPr>
                  <w:rFonts w:eastAsia="PMingLiU" w:cs="Arial"/>
                  <w:b/>
                  <w:bCs/>
                  <w:color w:val="FF0000"/>
                  <w:szCs w:val="20"/>
                  <w:lang w:val="en-US" w:eastAsia="zh-CN"/>
                </w:rPr>
                <w:delText>57,478.34</w:delText>
              </w:r>
            </w:del>
          </w:p>
        </w:tc>
        <w:tc>
          <w:tcPr>
            <w:tcW w:w="457" w:type="pct"/>
            <w:tcBorders>
              <w:top w:val="nil"/>
              <w:left w:val="nil"/>
              <w:bottom w:val="single" w:sz="4" w:space="0" w:color="auto"/>
              <w:right w:val="single" w:sz="4" w:space="0" w:color="auto"/>
            </w:tcBorders>
            <w:shd w:val="clear" w:color="000000" w:fill="FFFFFF"/>
            <w:noWrap/>
            <w:vAlign w:val="center"/>
            <w:tcPrChange w:id="51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872570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14" w:author="Jezin" w:date="2025-07-21T09:38:00Z">
              <w:tcPr>
                <w:tcW w:w="177" w:type="pct"/>
                <w:vAlign w:val="center"/>
              </w:tcPr>
            </w:tcPrChange>
          </w:tcPr>
          <w:p w14:paraId="45815241" w14:textId="77777777" w:rsidR="0076773F" w:rsidRDefault="0076773F">
            <w:pPr>
              <w:spacing w:before="0"/>
              <w:rPr>
                <w:rFonts w:ascii="Times New Roman" w:eastAsia="Times New Roman" w:hAnsi="Times New Roman"/>
                <w:szCs w:val="20"/>
                <w:lang w:val="en-US" w:eastAsia="zh-CN"/>
              </w:rPr>
            </w:pPr>
          </w:p>
        </w:tc>
      </w:tr>
      <w:tr w:rsidR="0076773F" w14:paraId="11F0CE54" w14:textId="77777777" w:rsidTr="001A1870">
        <w:trPr>
          <w:trHeight w:val="330"/>
          <w:trPrChange w:id="515" w:author="Jezin" w:date="2025-07-21T09:38:00Z">
            <w:trPr>
              <w:gridAfter w:val="0"/>
              <w:trHeight w:val="33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1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4244F9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28</w:t>
            </w:r>
          </w:p>
        </w:tc>
        <w:tc>
          <w:tcPr>
            <w:tcW w:w="1133" w:type="pct"/>
            <w:tcBorders>
              <w:top w:val="nil"/>
              <w:left w:val="nil"/>
              <w:bottom w:val="single" w:sz="4" w:space="0" w:color="auto"/>
              <w:right w:val="single" w:sz="4" w:space="0" w:color="auto"/>
            </w:tcBorders>
            <w:shd w:val="clear" w:color="000000" w:fill="FFFFFF"/>
            <w:vAlign w:val="center"/>
            <w:tcPrChange w:id="51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00E42F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输入能源间接温室气体排放</w:t>
            </w:r>
          </w:p>
        </w:tc>
        <w:tc>
          <w:tcPr>
            <w:tcW w:w="1070" w:type="pct"/>
            <w:tcBorders>
              <w:top w:val="nil"/>
              <w:left w:val="nil"/>
              <w:bottom w:val="single" w:sz="4" w:space="0" w:color="auto"/>
              <w:right w:val="single" w:sz="4" w:space="0" w:color="auto"/>
            </w:tcBorders>
            <w:shd w:val="clear" w:color="auto" w:fill="auto"/>
            <w:vAlign w:val="center"/>
            <w:tcPrChange w:id="51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E2C329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外购电力（基于位置）</w:t>
            </w:r>
          </w:p>
        </w:tc>
        <w:tc>
          <w:tcPr>
            <w:tcW w:w="745" w:type="pct"/>
            <w:tcBorders>
              <w:top w:val="nil"/>
              <w:left w:val="nil"/>
              <w:bottom w:val="single" w:sz="4" w:space="0" w:color="auto"/>
              <w:right w:val="single" w:sz="4" w:space="0" w:color="auto"/>
            </w:tcBorders>
            <w:shd w:val="clear" w:color="000000" w:fill="FFFFFF"/>
            <w:vAlign w:val="center"/>
            <w:tcPrChange w:id="51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486374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范围二</w:t>
            </w:r>
          </w:p>
        </w:tc>
        <w:tc>
          <w:tcPr>
            <w:tcW w:w="960" w:type="pct"/>
            <w:tcBorders>
              <w:top w:val="nil"/>
              <w:left w:val="nil"/>
              <w:bottom w:val="single" w:sz="4" w:space="0" w:color="auto"/>
              <w:right w:val="single" w:sz="4" w:space="0" w:color="auto"/>
            </w:tcBorders>
            <w:shd w:val="clear" w:color="000000" w:fill="FFFFFF"/>
            <w:noWrap/>
            <w:vAlign w:val="center"/>
            <w:tcPrChange w:id="52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C04504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1,992,878.77</w:t>
            </w:r>
          </w:p>
        </w:tc>
        <w:tc>
          <w:tcPr>
            <w:tcW w:w="457" w:type="pct"/>
            <w:tcBorders>
              <w:top w:val="nil"/>
              <w:left w:val="nil"/>
              <w:bottom w:val="single" w:sz="4" w:space="0" w:color="auto"/>
              <w:right w:val="single" w:sz="4" w:space="0" w:color="auto"/>
            </w:tcBorders>
            <w:shd w:val="clear" w:color="000000" w:fill="FFFFFF"/>
            <w:noWrap/>
            <w:vAlign w:val="center"/>
            <w:tcPrChange w:id="52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C887C5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MWh</w:t>
            </w:r>
          </w:p>
        </w:tc>
        <w:tc>
          <w:tcPr>
            <w:tcW w:w="177" w:type="pct"/>
            <w:vAlign w:val="center"/>
            <w:tcPrChange w:id="522" w:author="Jezin" w:date="2025-07-21T09:38:00Z">
              <w:tcPr>
                <w:tcW w:w="177" w:type="pct"/>
                <w:vAlign w:val="center"/>
              </w:tcPr>
            </w:tcPrChange>
          </w:tcPr>
          <w:p w14:paraId="2B164F66" w14:textId="77777777" w:rsidR="0076773F" w:rsidRDefault="0076773F">
            <w:pPr>
              <w:spacing w:before="0"/>
              <w:rPr>
                <w:rFonts w:ascii="Times New Roman" w:eastAsia="Times New Roman" w:hAnsi="Times New Roman"/>
                <w:szCs w:val="20"/>
                <w:lang w:val="en-US" w:eastAsia="zh-CN"/>
              </w:rPr>
            </w:pPr>
          </w:p>
        </w:tc>
      </w:tr>
      <w:tr w:rsidR="0076773F" w14:paraId="63961179" w14:textId="77777777" w:rsidTr="001A1870">
        <w:trPr>
          <w:trHeight w:val="360"/>
          <w:trPrChange w:id="52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2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E2830E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29</w:t>
            </w:r>
          </w:p>
        </w:tc>
        <w:tc>
          <w:tcPr>
            <w:tcW w:w="1133" w:type="pct"/>
            <w:tcBorders>
              <w:top w:val="nil"/>
              <w:left w:val="nil"/>
              <w:bottom w:val="single" w:sz="4" w:space="0" w:color="auto"/>
              <w:right w:val="single" w:sz="4" w:space="0" w:color="auto"/>
            </w:tcBorders>
            <w:shd w:val="clear" w:color="000000" w:fill="FFFFFF"/>
            <w:vAlign w:val="center"/>
            <w:tcPrChange w:id="52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6E9C7B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2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19FAC9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铁矿石生产</w:t>
            </w:r>
          </w:p>
        </w:tc>
        <w:tc>
          <w:tcPr>
            <w:tcW w:w="745" w:type="pct"/>
            <w:tcBorders>
              <w:top w:val="nil"/>
              <w:left w:val="nil"/>
              <w:bottom w:val="single" w:sz="4" w:space="0" w:color="auto"/>
              <w:right w:val="single" w:sz="4" w:space="0" w:color="auto"/>
            </w:tcBorders>
            <w:shd w:val="clear" w:color="000000" w:fill="FFFFFF"/>
            <w:vAlign w:val="center"/>
            <w:tcPrChange w:id="52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CB3C07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2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6EB2C0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4,538,211.34</w:t>
            </w:r>
          </w:p>
        </w:tc>
        <w:tc>
          <w:tcPr>
            <w:tcW w:w="457" w:type="pct"/>
            <w:tcBorders>
              <w:top w:val="nil"/>
              <w:left w:val="nil"/>
              <w:bottom w:val="single" w:sz="4" w:space="0" w:color="auto"/>
              <w:right w:val="single" w:sz="4" w:space="0" w:color="auto"/>
            </w:tcBorders>
            <w:shd w:val="clear" w:color="000000" w:fill="FFFFFF"/>
            <w:noWrap/>
            <w:vAlign w:val="center"/>
            <w:tcPrChange w:id="52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7042AF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30" w:author="Jezin" w:date="2025-07-21T09:38:00Z">
              <w:tcPr>
                <w:tcW w:w="177" w:type="pct"/>
                <w:vAlign w:val="center"/>
              </w:tcPr>
            </w:tcPrChange>
          </w:tcPr>
          <w:p w14:paraId="65F0D7DC" w14:textId="77777777" w:rsidR="0076773F" w:rsidRDefault="0076773F">
            <w:pPr>
              <w:spacing w:before="0"/>
              <w:rPr>
                <w:rFonts w:ascii="Times New Roman" w:eastAsia="Times New Roman" w:hAnsi="Times New Roman"/>
                <w:szCs w:val="20"/>
                <w:lang w:val="en-US" w:eastAsia="zh-CN"/>
              </w:rPr>
            </w:pPr>
          </w:p>
        </w:tc>
      </w:tr>
      <w:tr w:rsidR="0076773F" w14:paraId="13C14718" w14:textId="77777777" w:rsidTr="001A1870">
        <w:trPr>
          <w:trHeight w:val="360"/>
          <w:trPrChange w:id="53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3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F29472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30</w:t>
            </w:r>
          </w:p>
        </w:tc>
        <w:tc>
          <w:tcPr>
            <w:tcW w:w="1133" w:type="pct"/>
            <w:tcBorders>
              <w:top w:val="nil"/>
              <w:left w:val="nil"/>
              <w:bottom w:val="single" w:sz="4" w:space="0" w:color="auto"/>
              <w:right w:val="single" w:sz="4" w:space="0" w:color="auto"/>
            </w:tcBorders>
            <w:shd w:val="clear" w:color="000000" w:fill="FFFFFF"/>
            <w:vAlign w:val="center"/>
            <w:tcPrChange w:id="53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D9B176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3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1DDB6C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生石灰生产</w:t>
            </w:r>
          </w:p>
        </w:tc>
        <w:tc>
          <w:tcPr>
            <w:tcW w:w="745" w:type="pct"/>
            <w:tcBorders>
              <w:top w:val="nil"/>
              <w:left w:val="nil"/>
              <w:bottom w:val="single" w:sz="4" w:space="0" w:color="auto"/>
              <w:right w:val="single" w:sz="4" w:space="0" w:color="auto"/>
            </w:tcBorders>
            <w:shd w:val="clear" w:color="000000" w:fill="FFFFFF"/>
            <w:vAlign w:val="center"/>
            <w:tcPrChange w:id="53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C4D69B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3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0DC79F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611,514.48</w:t>
            </w:r>
          </w:p>
        </w:tc>
        <w:tc>
          <w:tcPr>
            <w:tcW w:w="457" w:type="pct"/>
            <w:tcBorders>
              <w:top w:val="nil"/>
              <w:left w:val="nil"/>
              <w:bottom w:val="single" w:sz="4" w:space="0" w:color="auto"/>
              <w:right w:val="single" w:sz="4" w:space="0" w:color="auto"/>
            </w:tcBorders>
            <w:shd w:val="clear" w:color="000000" w:fill="FFFFFF"/>
            <w:noWrap/>
            <w:vAlign w:val="center"/>
            <w:tcPrChange w:id="53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5403B0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38" w:author="Jezin" w:date="2025-07-21T09:38:00Z">
              <w:tcPr>
                <w:tcW w:w="177" w:type="pct"/>
                <w:vAlign w:val="center"/>
              </w:tcPr>
            </w:tcPrChange>
          </w:tcPr>
          <w:p w14:paraId="5C25086E" w14:textId="77777777" w:rsidR="0076773F" w:rsidRDefault="0076773F">
            <w:pPr>
              <w:spacing w:before="0"/>
              <w:rPr>
                <w:rFonts w:ascii="Times New Roman" w:eastAsia="Times New Roman" w:hAnsi="Times New Roman"/>
                <w:szCs w:val="20"/>
                <w:lang w:val="en-US" w:eastAsia="zh-CN"/>
              </w:rPr>
            </w:pPr>
          </w:p>
        </w:tc>
      </w:tr>
      <w:tr w:rsidR="0076773F" w14:paraId="104604E2" w14:textId="77777777" w:rsidTr="001A1870">
        <w:trPr>
          <w:trHeight w:val="360"/>
          <w:trPrChange w:id="53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4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8D1231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31</w:t>
            </w:r>
          </w:p>
        </w:tc>
        <w:tc>
          <w:tcPr>
            <w:tcW w:w="1133" w:type="pct"/>
            <w:tcBorders>
              <w:top w:val="nil"/>
              <w:left w:val="nil"/>
              <w:bottom w:val="single" w:sz="4" w:space="0" w:color="auto"/>
              <w:right w:val="single" w:sz="4" w:space="0" w:color="auto"/>
            </w:tcBorders>
            <w:shd w:val="clear" w:color="000000" w:fill="FFFFFF"/>
            <w:vAlign w:val="center"/>
            <w:tcPrChange w:id="54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A3CB64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4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62971D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石灰石生产</w:t>
            </w:r>
          </w:p>
        </w:tc>
        <w:tc>
          <w:tcPr>
            <w:tcW w:w="745" w:type="pct"/>
            <w:tcBorders>
              <w:top w:val="nil"/>
              <w:left w:val="nil"/>
              <w:bottom w:val="single" w:sz="4" w:space="0" w:color="auto"/>
              <w:right w:val="single" w:sz="4" w:space="0" w:color="auto"/>
            </w:tcBorders>
            <w:shd w:val="clear" w:color="000000" w:fill="FFFFFF"/>
            <w:vAlign w:val="center"/>
            <w:tcPrChange w:id="54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EC98A1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4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4C3049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19,365.77</w:t>
            </w:r>
          </w:p>
        </w:tc>
        <w:tc>
          <w:tcPr>
            <w:tcW w:w="457" w:type="pct"/>
            <w:tcBorders>
              <w:top w:val="nil"/>
              <w:left w:val="nil"/>
              <w:bottom w:val="single" w:sz="4" w:space="0" w:color="auto"/>
              <w:right w:val="single" w:sz="4" w:space="0" w:color="auto"/>
            </w:tcBorders>
            <w:shd w:val="clear" w:color="000000" w:fill="FFFFFF"/>
            <w:noWrap/>
            <w:vAlign w:val="center"/>
            <w:tcPrChange w:id="54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8951C0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46" w:author="Jezin" w:date="2025-07-21T09:38:00Z">
              <w:tcPr>
                <w:tcW w:w="177" w:type="pct"/>
                <w:vAlign w:val="center"/>
              </w:tcPr>
            </w:tcPrChange>
          </w:tcPr>
          <w:p w14:paraId="4B622C30" w14:textId="77777777" w:rsidR="0076773F" w:rsidRDefault="0076773F">
            <w:pPr>
              <w:spacing w:before="0"/>
              <w:rPr>
                <w:rFonts w:ascii="Times New Roman" w:eastAsia="Times New Roman" w:hAnsi="Times New Roman"/>
                <w:szCs w:val="20"/>
                <w:lang w:val="en-US" w:eastAsia="zh-CN"/>
              </w:rPr>
            </w:pPr>
          </w:p>
        </w:tc>
      </w:tr>
      <w:tr w:rsidR="0076773F" w14:paraId="540E1B9C" w14:textId="77777777" w:rsidTr="001A1870">
        <w:trPr>
          <w:trHeight w:val="360"/>
          <w:trPrChange w:id="54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4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936049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32</w:t>
            </w:r>
          </w:p>
        </w:tc>
        <w:tc>
          <w:tcPr>
            <w:tcW w:w="1133" w:type="pct"/>
            <w:tcBorders>
              <w:top w:val="nil"/>
              <w:left w:val="nil"/>
              <w:bottom w:val="single" w:sz="4" w:space="0" w:color="auto"/>
              <w:right w:val="single" w:sz="4" w:space="0" w:color="auto"/>
            </w:tcBorders>
            <w:shd w:val="clear" w:color="000000" w:fill="FFFFFF"/>
            <w:vAlign w:val="center"/>
            <w:tcPrChange w:id="54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85B721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5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735D18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白云石生产</w:t>
            </w:r>
          </w:p>
        </w:tc>
        <w:tc>
          <w:tcPr>
            <w:tcW w:w="745" w:type="pct"/>
            <w:tcBorders>
              <w:top w:val="nil"/>
              <w:left w:val="nil"/>
              <w:bottom w:val="single" w:sz="4" w:space="0" w:color="auto"/>
              <w:right w:val="single" w:sz="4" w:space="0" w:color="auto"/>
            </w:tcBorders>
            <w:shd w:val="clear" w:color="000000" w:fill="FFFFFF"/>
            <w:vAlign w:val="center"/>
            <w:tcPrChange w:id="55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80278B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5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1DE696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356,289.39</w:t>
            </w:r>
          </w:p>
        </w:tc>
        <w:tc>
          <w:tcPr>
            <w:tcW w:w="457" w:type="pct"/>
            <w:tcBorders>
              <w:top w:val="nil"/>
              <w:left w:val="nil"/>
              <w:bottom w:val="single" w:sz="4" w:space="0" w:color="auto"/>
              <w:right w:val="single" w:sz="4" w:space="0" w:color="auto"/>
            </w:tcBorders>
            <w:shd w:val="clear" w:color="000000" w:fill="FFFFFF"/>
            <w:noWrap/>
            <w:vAlign w:val="center"/>
            <w:tcPrChange w:id="55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C7DD16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54" w:author="Jezin" w:date="2025-07-21T09:38:00Z">
              <w:tcPr>
                <w:tcW w:w="177" w:type="pct"/>
                <w:vAlign w:val="center"/>
              </w:tcPr>
            </w:tcPrChange>
          </w:tcPr>
          <w:p w14:paraId="31D85A54" w14:textId="77777777" w:rsidR="0076773F" w:rsidRDefault="0076773F">
            <w:pPr>
              <w:spacing w:before="0"/>
              <w:rPr>
                <w:rFonts w:ascii="Times New Roman" w:eastAsia="Times New Roman" w:hAnsi="Times New Roman"/>
                <w:szCs w:val="20"/>
                <w:lang w:val="en-US" w:eastAsia="zh-CN"/>
              </w:rPr>
            </w:pPr>
          </w:p>
        </w:tc>
      </w:tr>
      <w:tr w:rsidR="0076773F" w14:paraId="09F1F791" w14:textId="77777777" w:rsidTr="001A1870">
        <w:trPr>
          <w:trHeight w:val="360"/>
          <w:trPrChange w:id="55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5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C461A5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33</w:t>
            </w:r>
          </w:p>
        </w:tc>
        <w:tc>
          <w:tcPr>
            <w:tcW w:w="1133" w:type="pct"/>
            <w:tcBorders>
              <w:top w:val="nil"/>
              <w:left w:val="nil"/>
              <w:bottom w:val="single" w:sz="4" w:space="0" w:color="auto"/>
              <w:right w:val="single" w:sz="4" w:space="0" w:color="auto"/>
            </w:tcBorders>
            <w:shd w:val="clear" w:color="000000" w:fill="FFFFFF"/>
            <w:vAlign w:val="center"/>
            <w:tcPrChange w:id="55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86E7B2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5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177CD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轻烧白云石生产</w:t>
            </w:r>
          </w:p>
        </w:tc>
        <w:tc>
          <w:tcPr>
            <w:tcW w:w="745" w:type="pct"/>
            <w:tcBorders>
              <w:top w:val="nil"/>
              <w:left w:val="nil"/>
              <w:bottom w:val="single" w:sz="4" w:space="0" w:color="auto"/>
              <w:right w:val="single" w:sz="4" w:space="0" w:color="auto"/>
            </w:tcBorders>
            <w:shd w:val="clear" w:color="000000" w:fill="FFFFFF"/>
            <w:vAlign w:val="center"/>
            <w:tcPrChange w:id="55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09311C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6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51CA51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2,786.84</w:t>
            </w:r>
          </w:p>
        </w:tc>
        <w:tc>
          <w:tcPr>
            <w:tcW w:w="457" w:type="pct"/>
            <w:tcBorders>
              <w:top w:val="nil"/>
              <w:left w:val="nil"/>
              <w:bottom w:val="single" w:sz="4" w:space="0" w:color="auto"/>
              <w:right w:val="single" w:sz="4" w:space="0" w:color="auto"/>
            </w:tcBorders>
            <w:shd w:val="clear" w:color="000000" w:fill="FFFFFF"/>
            <w:noWrap/>
            <w:vAlign w:val="center"/>
            <w:tcPrChange w:id="56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6F6B2A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62" w:author="Jezin" w:date="2025-07-21T09:38:00Z">
              <w:tcPr>
                <w:tcW w:w="177" w:type="pct"/>
                <w:vAlign w:val="center"/>
              </w:tcPr>
            </w:tcPrChange>
          </w:tcPr>
          <w:p w14:paraId="2131AE21" w14:textId="77777777" w:rsidR="0076773F" w:rsidRDefault="0076773F">
            <w:pPr>
              <w:spacing w:before="0"/>
              <w:rPr>
                <w:rFonts w:ascii="Times New Roman" w:eastAsia="Times New Roman" w:hAnsi="Times New Roman"/>
                <w:szCs w:val="20"/>
                <w:lang w:val="en-US" w:eastAsia="zh-CN"/>
              </w:rPr>
            </w:pPr>
          </w:p>
        </w:tc>
      </w:tr>
      <w:tr w:rsidR="0076773F" w14:paraId="30DAAC10" w14:textId="77777777" w:rsidTr="001A1870">
        <w:trPr>
          <w:trHeight w:val="360"/>
          <w:trPrChange w:id="56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6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2B3256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34</w:t>
            </w:r>
          </w:p>
        </w:tc>
        <w:tc>
          <w:tcPr>
            <w:tcW w:w="1133" w:type="pct"/>
            <w:tcBorders>
              <w:top w:val="nil"/>
              <w:left w:val="nil"/>
              <w:bottom w:val="single" w:sz="4" w:space="0" w:color="auto"/>
              <w:right w:val="single" w:sz="4" w:space="0" w:color="auto"/>
            </w:tcBorders>
            <w:shd w:val="clear" w:color="000000" w:fill="FFFFFF"/>
            <w:vAlign w:val="center"/>
            <w:tcPrChange w:id="56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DAED54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6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739F8F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球团生产</w:t>
            </w:r>
          </w:p>
        </w:tc>
        <w:tc>
          <w:tcPr>
            <w:tcW w:w="745" w:type="pct"/>
            <w:tcBorders>
              <w:top w:val="nil"/>
              <w:left w:val="nil"/>
              <w:bottom w:val="single" w:sz="4" w:space="0" w:color="auto"/>
              <w:right w:val="single" w:sz="4" w:space="0" w:color="auto"/>
            </w:tcBorders>
            <w:shd w:val="clear" w:color="000000" w:fill="FFFFFF"/>
            <w:vAlign w:val="center"/>
            <w:tcPrChange w:id="56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F1D881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6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AFAA0C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685,439.89</w:t>
            </w:r>
          </w:p>
        </w:tc>
        <w:tc>
          <w:tcPr>
            <w:tcW w:w="457" w:type="pct"/>
            <w:tcBorders>
              <w:top w:val="nil"/>
              <w:left w:val="nil"/>
              <w:bottom w:val="single" w:sz="4" w:space="0" w:color="auto"/>
              <w:right w:val="single" w:sz="4" w:space="0" w:color="auto"/>
            </w:tcBorders>
            <w:shd w:val="clear" w:color="000000" w:fill="FFFFFF"/>
            <w:noWrap/>
            <w:vAlign w:val="center"/>
            <w:tcPrChange w:id="56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BF7355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70" w:author="Jezin" w:date="2025-07-21T09:38:00Z">
              <w:tcPr>
                <w:tcW w:w="177" w:type="pct"/>
                <w:vAlign w:val="center"/>
              </w:tcPr>
            </w:tcPrChange>
          </w:tcPr>
          <w:p w14:paraId="25C5D074" w14:textId="77777777" w:rsidR="0076773F" w:rsidRDefault="0076773F">
            <w:pPr>
              <w:spacing w:before="0"/>
              <w:rPr>
                <w:rFonts w:ascii="Times New Roman" w:eastAsia="Times New Roman" w:hAnsi="Times New Roman"/>
                <w:szCs w:val="20"/>
                <w:lang w:val="en-US" w:eastAsia="zh-CN"/>
              </w:rPr>
            </w:pPr>
          </w:p>
        </w:tc>
      </w:tr>
      <w:tr w:rsidR="0076773F" w14:paraId="6957B3B5" w14:textId="77777777" w:rsidTr="001A1870">
        <w:trPr>
          <w:trHeight w:val="360"/>
          <w:trPrChange w:id="57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7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007A4F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35</w:t>
            </w:r>
          </w:p>
        </w:tc>
        <w:tc>
          <w:tcPr>
            <w:tcW w:w="1133" w:type="pct"/>
            <w:tcBorders>
              <w:top w:val="nil"/>
              <w:left w:val="nil"/>
              <w:bottom w:val="single" w:sz="4" w:space="0" w:color="auto"/>
              <w:right w:val="single" w:sz="4" w:space="0" w:color="auto"/>
            </w:tcBorders>
            <w:shd w:val="clear" w:color="000000" w:fill="FFFFFF"/>
            <w:vAlign w:val="center"/>
            <w:tcPrChange w:id="57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04FCE8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7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0B2D9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废钢生产</w:t>
            </w:r>
          </w:p>
        </w:tc>
        <w:tc>
          <w:tcPr>
            <w:tcW w:w="745" w:type="pct"/>
            <w:tcBorders>
              <w:top w:val="nil"/>
              <w:left w:val="nil"/>
              <w:bottom w:val="single" w:sz="4" w:space="0" w:color="auto"/>
              <w:right w:val="single" w:sz="4" w:space="0" w:color="auto"/>
            </w:tcBorders>
            <w:shd w:val="clear" w:color="000000" w:fill="FFFFFF"/>
            <w:vAlign w:val="center"/>
            <w:tcPrChange w:id="57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B25CA3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7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3CC21F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1,077,722.64</w:t>
            </w:r>
          </w:p>
        </w:tc>
        <w:tc>
          <w:tcPr>
            <w:tcW w:w="457" w:type="pct"/>
            <w:tcBorders>
              <w:top w:val="nil"/>
              <w:left w:val="nil"/>
              <w:bottom w:val="single" w:sz="4" w:space="0" w:color="auto"/>
              <w:right w:val="single" w:sz="4" w:space="0" w:color="auto"/>
            </w:tcBorders>
            <w:shd w:val="clear" w:color="000000" w:fill="FFFFFF"/>
            <w:noWrap/>
            <w:vAlign w:val="center"/>
            <w:tcPrChange w:id="57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93F9CC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78" w:author="Jezin" w:date="2025-07-21T09:38:00Z">
              <w:tcPr>
                <w:tcW w:w="177" w:type="pct"/>
                <w:vAlign w:val="center"/>
              </w:tcPr>
            </w:tcPrChange>
          </w:tcPr>
          <w:p w14:paraId="086D6F69" w14:textId="77777777" w:rsidR="0076773F" w:rsidRDefault="0076773F">
            <w:pPr>
              <w:spacing w:before="0"/>
              <w:rPr>
                <w:rFonts w:ascii="Times New Roman" w:eastAsia="Times New Roman" w:hAnsi="Times New Roman"/>
                <w:szCs w:val="20"/>
                <w:lang w:val="en-US" w:eastAsia="zh-CN"/>
              </w:rPr>
            </w:pPr>
          </w:p>
        </w:tc>
      </w:tr>
      <w:tr w:rsidR="0076773F" w14:paraId="5D26149C" w14:textId="77777777" w:rsidTr="001A1870">
        <w:trPr>
          <w:trHeight w:val="360"/>
          <w:trPrChange w:id="57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8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496192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36</w:t>
            </w:r>
          </w:p>
        </w:tc>
        <w:tc>
          <w:tcPr>
            <w:tcW w:w="1133" w:type="pct"/>
            <w:tcBorders>
              <w:top w:val="nil"/>
              <w:left w:val="nil"/>
              <w:bottom w:val="single" w:sz="4" w:space="0" w:color="auto"/>
              <w:right w:val="single" w:sz="4" w:space="0" w:color="auto"/>
            </w:tcBorders>
            <w:shd w:val="clear" w:color="000000" w:fill="FFFFFF"/>
            <w:vAlign w:val="center"/>
            <w:tcPrChange w:id="58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D506E7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8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1AAE85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电极生产</w:t>
            </w:r>
          </w:p>
        </w:tc>
        <w:tc>
          <w:tcPr>
            <w:tcW w:w="745" w:type="pct"/>
            <w:tcBorders>
              <w:top w:val="nil"/>
              <w:left w:val="nil"/>
              <w:bottom w:val="single" w:sz="4" w:space="0" w:color="auto"/>
              <w:right w:val="single" w:sz="4" w:space="0" w:color="auto"/>
            </w:tcBorders>
            <w:shd w:val="clear" w:color="000000" w:fill="FFFFFF"/>
            <w:vAlign w:val="center"/>
            <w:tcPrChange w:id="58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61EC3B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8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54644E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4,473.46</w:t>
            </w:r>
          </w:p>
        </w:tc>
        <w:tc>
          <w:tcPr>
            <w:tcW w:w="457" w:type="pct"/>
            <w:tcBorders>
              <w:top w:val="nil"/>
              <w:left w:val="nil"/>
              <w:bottom w:val="single" w:sz="4" w:space="0" w:color="auto"/>
              <w:right w:val="single" w:sz="4" w:space="0" w:color="auto"/>
            </w:tcBorders>
            <w:shd w:val="clear" w:color="000000" w:fill="FFFFFF"/>
            <w:noWrap/>
            <w:vAlign w:val="center"/>
            <w:tcPrChange w:id="58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3CF19F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86" w:author="Jezin" w:date="2025-07-21T09:38:00Z">
              <w:tcPr>
                <w:tcW w:w="177" w:type="pct"/>
                <w:vAlign w:val="center"/>
              </w:tcPr>
            </w:tcPrChange>
          </w:tcPr>
          <w:p w14:paraId="3B238806" w14:textId="77777777" w:rsidR="0076773F" w:rsidRDefault="0076773F">
            <w:pPr>
              <w:spacing w:before="0"/>
              <w:rPr>
                <w:rFonts w:ascii="Times New Roman" w:eastAsia="Times New Roman" w:hAnsi="Times New Roman"/>
                <w:szCs w:val="20"/>
                <w:lang w:val="en-US" w:eastAsia="zh-CN"/>
              </w:rPr>
            </w:pPr>
          </w:p>
        </w:tc>
      </w:tr>
      <w:tr w:rsidR="0076773F" w14:paraId="6319F7FC" w14:textId="77777777" w:rsidTr="001A1870">
        <w:trPr>
          <w:trHeight w:val="360"/>
          <w:trPrChange w:id="58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8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8F19AF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37</w:t>
            </w:r>
          </w:p>
        </w:tc>
        <w:tc>
          <w:tcPr>
            <w:tcW w:w="1133" w:type="pct"/>
            <w:tcBorders>
              <w:top w:val="nil"/>
              <w:left w:val="nil"/>
              <w:bottom w:val="single" w:sz="4" w:space="0" w:color="auto"/>
              <w:right w:val="single" w:sz="4" w:space="0" w:color="auto"/>
            </w:tcBorders>
            <w:shd w:val="clear" w:color="000000" w:fill="FFFFFF"/>
            <w:vAlign w:val="center"/>
            <w:tcPrChange w:id="58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7D3881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9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919C72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锰铁生产</w:t>
            </w:r>
          </w:p>
        </w:tc>
        <w:tc>
          <w:tcPr>
            <w:tcW w:w="745" w:type="pct"/>
            <w:tcBorders>
              <w:top w:val="nil"/>
              <w:left w:val="nil"/>
              <w:bottom w:val="single" w:sz="4" w:space="0" w:color="auto"/>
              <w:right w:val="single" w:sz="4" w:space="0" w:color="auto"/>
            </w:tcBorders>
            <w:shd w:val="clear" w:color="000000" w:fill="FFFFFF"/>
            <w:vAlign w:val="center"/>
            <w:tcPrChange w:id="59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802FCD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59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5AB98B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47,651.68</w:t>
            </w:r>
          </w:p>
        </w:tc>
        <w:tc>
          <w:tcPr>
            <w:tcW w:w="457" w:type="pct"/>
            <w:tcBorders>
              <w:top w:val="nil"/>
              <w:left w:val="nil"/>
              <w:bottom w:val="single" w:sz="4" w:space="0" w:color="auto"/>
              <w:right w:val="single" w:sz="4" w:space="0" w:color="auto"/>
            </w:tcBorders>
            <w:shd w:val="clear" w:color="000000" w:fill="FFFFFF"/>
            <w:noWrap/>
            <w:vAlign w:val="center"/>
            <w:tcPrChange w:id="59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30F0DB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594" w:author="Jezin" w:date="2025-07-21T09:38:00Z">
              <w:tcPr>
                <w:tcW w:w="177" w:type="pct"/>
                <w:vAlign w:val="center"/>
              </w:tcPr>
            </w:tcPrChange>
          </w:tcPr>
          <w:p w14:paraId="138EA9EF" w14:textId="77777777" w:rsidR="0076773F" w:rsidRDefault="0076773F">
            <w:pPr>
              <w:spacing w:before="0"/>
              <w:rPr>
                <w:rFonts w:ascii="Times New Roman" w:eastAsia="Times New Roman" w:hAnsi="Times New Roman"/>
                <w:szCs w:val="20"/>
                <w:lang w:val="en-US" w:eastAsia="zh-CN"/>
              </w:rPr>
            </w:pPr>
          </w:p>
        </w:tc>
      </w:tr>
      <w:tr w:rsidR="0076773F" w14:paraId="08B7449D" w14:textId="77777777" w:rsidTr="001A1870">
        <w:trPr>
          <w:trHeight w:val="360"/>
          <w:trPrChange w:id="59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59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64B674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38</w:t>
            </w:r>
          </w:p>
        </w:tc>
        <w:tc>
          <w:tcPr>
            <w:tcW w:w="1133" w:type="pct"/>
            <w:tcBorders>
              <w:top w:val="nil"/>
              <w:left w:val="nil"/>
              <w:bottom w:val="single" w:sz="4" w:space="0" w:color="auto"/>
              <w:right w:val="single" w:sz="4" w:space="0" w:color="auto"/>
            </w:tcBorders>
            <w:shd w:val="clear" w:color="000000" w:fill="FFFFFF"/>
            <w:vAlign w:val="center"/>
            <w:tcPrChange w:id="59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5C6A5E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59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0D759E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镍铁生产</w:t>
            </w:r>
          </w:p>
        </w:tc>
        <w:tc>
          <w:tcPr>
            <w:tcW w:w="745" w:type="pct"/>
            <w:tcBorders>
              <w:top w:val="nil"/>
              <w:left w:val="nil"/>
              <w:bottom w:val="single" w:sz="4" w:space="0" w:color="auto"/>
              <w:right w:val="single" w:sz="4" w:space="0" w:color="auto"/>
            </w:tcBorders>
            <w:shd w:val="clear" w:color="000000" w:fill="FFFFFF"/>
            <w:vAlign w:val="center"/>
            <w:tcPrChange w:id="59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F9520D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0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719CF3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9,688.41</w:t>
            </w:r>
          </w:p>
        </w:tc>
        <w:tc>
          <w:tcPr>
            <w:tcW w:w="457" w:type="pct"/>
            <w:tcBorders>
              <w:top w:val="nil"/>
              <w:left w:val="nil"/>
              <w:bottom w:val="single" w:sz="4" w:space="0" w:color="auto"/>
              <w:right w:val="single" w:sz="4" w:space="0" w:color="auto"/>
            </w:tcBorders>
            <w:shd w:val="clear" w:color="000000" w:fill="FFFFFF"/>
            <w:noWrap/>
            <w:vAlign w:val="center"/>
            <w:tcPrChange w:id="60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430500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02" w:author="Jezin" w:date="2025-07-21T09:38:00Z">
              <w:tcPr>
                <w:tcW w:w="177" w:type="pct"/>
                <w:vAlign w:val="center"/>
              </w:tcPr>
            </w:tcPrChange>
          </w:tcPr>
          <w:p w14:paraId="7C7AA921" w14:textId="77777777" w:rsidR="0076773F" w:rsidRDefault="0076773F">
            <w:pPr>
              <w:spacing w:before="0"/>
              <w:rPr>
                <w:rFonts w:ascii="Times New Roman" w:eastAsia="Times New Roman" w:hAnsi="Times New Roman"/>
                <w:szCs w:val="20"/>
                <w:lang w:val="en-US" w:eastAsia="zh-CN"/>
              </w:rPr>
            </w:pPr>
          </w:p>
        </w:tc>
      </w:tr>
      <w:tr w:rsidR="0076773F" w14:paraId="29DC4FCF" w14:textId="77777777" w:rsidTr="001A1870">
        <w:trPr>
          <w:trHeight w:val="360"/>
          <w:trPrChange w:id="60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0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9CFE49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39</w:t>
            </w:r>
          </w:p>
        </w:tc>
        <w:tc>
          <w:tcPr>
            <w:tcW w:w="1133" w:type="pct"/>
            <w:tcBorders>
              <w:top w:val="nil"/>
              <w:left w:val="nil"/>
              <w:bottom w:val="single" w:sz="4" w:space="0" w:color="auto"/>
              <w:right w:val="single" w:sz="4" w:space="0" w:color="auto"/>
            </w:tcBorders>
            <w:shd w:val="clear" w:color="000000" w:fill="FFFFFF"/>
            <w:vAlign w:val="center"/>
            <w:tcPrChange w:id="60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7827A5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0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39BEF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铬铁生产</w:t>
            </w:r>
          </w:p>
        </w:tc>
        <w:tc>
          <w:tcPr>
            <w:tcW w:w="745" w:type="pct"/>
            <w:tcBorders>
              <w:top w:val="nil"/>
              <w:left w:val="nil"/>
              <w:bottom w:val="single" w:sz="4" w:space="0" w:color="auto"/>
              <w:right w:val="single" w:sz="4" w:space="0" w:color="auto"/>
            </w:tcBorders>
            <w:shd w:val="clear" w:color="000000" w:fill="FFFFFF"/>
            <w:vAlign w:val="center"/>
            <w:tcPrChange w:id="60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78A83B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0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7EC190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67,771.93</w:t>
            </w:r>
          </w:p>
        </w:tc>
        <w:tc>
          <w:tcPr>
            <w:tcW w:w="457" w:type="pct"/>
            <w:tcBorders>
              <w:top w:val="nil"/>
              <w:left w:val="nil"/>
              <w:bottom w:val="single" w:sz="4" w:space="0" w:color="auto"/>
              <w:right w:val="single" w:sz="4" w:space="0" w:color="auto"/>
            </w:tcBorders>
            <w:shd w:val="clear" w:color="000000" w:fill="FFFFFF"/>
            <w:noWrap/>
            <w:vAlign w:val="center"/>
            <w:tcPrChange w:id="60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7895D6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10" w:author="Jezin" w:date="2025-07-21T09:38:00Z">
              <w:tcPr>
                <w:tcW w:w="177" w:type="pct"/>
                <w:vAlign w:val="center"/>
              </w:tcPr>
            </w:tcPrChange>
          </w:tcPr>
          <w:p w14:paraId="1BD0871E" w14:textId="77777777" w:rsidR="0076773F" w:rsidRDefault="0076773F">
            <w:pPr>
              <w:spacing w:before="0"/>
              <w:rPr>
                <w:rFonts w:ascii="Times New Roman" w:eastAsia="Times New Roman" w:hAnsi="Times New Roman"/>
                <w:szCs w:val="20"/>
                <w:lang w:val="en-US" w:eastAsia="zh-CN"/>
              </w:rPr>
            </w:pPr>
          </w:p>
        </w:tc>
      </w:tr>
      <w:tr w:rsidR="0076773F" w14:paraId="7ADD26AE" w14:textId="77777777" w:rsidTr="001A1870">
        <w:trPr>
          <w:trHeight w:val="360"/>
          <w:trPrChange w:id="61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1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3EE7DB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40</w:t>
            </w:r>
          </w:p>
        </w:tc>
        <w:tc>
          <w:tcPr>
            <w:tcW w:w="1133" w:type="pct"/>
            <w:tcBorders>
              <w:top w:val="nil"/>
              <w:left w:val="nil"/>
              <w:bottom w:val="single" w:sz="4" w:space="0" w:color="auto"/>
              <w:right w:val="single" w:sz="4" w:space="0" w:color="auto"/>
            </w:tcBorders>
            <w:shd w:val="clear" w:color="000000" w:fill="FFFFFF"/>
            <w:vAlign w:val="center"/>
            <w:tcPrChange w:id="61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F5A5E5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1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8E2805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萤石生产</w:t>
            </w:r>
          </w:p>
        </w:tc>
        <w:tc>
          <w:tcPr>
            <w:tcW w:w="745" w:type="pct"/>
            <w:tcBorders>
              <w:top w:val="nil"/>
              <w:left w:val="nil"/>
              <w:bottom w:val="single" w:sz="4" w:space="0" w:color="auto"/>
              <w:right w:val="single" w:sz="4" w:space="0" w:color="auto"/>
            </w:tcBorders>
            <w:shd w:val="clear" w:color="000000" w:fill="FFFFFF"/>
            <w:vAlign w:val="center"/>
            <w:tcPrChange w:id="61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4DD51A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1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993604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3,237.84</w:t>
            </w:r>
          </w:p>
        </w:tc>
        <w:tc>
          <w:tcPr>
            <w:tcW w:w="457" w:type="pct"/>
            <w:tcBorders>
              <w:top w:val="nil"/>
              <w:left w:val="nil"/>
              <w:bottom w:val="single" w:sz="4" w:space="0" w:color="auto"/>
              <w:right w:val="single" w:sz="4" w:space="0" w:color="auto"/>
            </w:tcBorders>
            <w:shd w:val="clear" w:color="000000" w:fill="FFFFFF"/>
            <w:noWrap/>
            <w:vAlign w:val="center"/>
            <w:tcPrChange w:id="61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5E10BA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18" w:author="Jezin" w:date="2025-07-21T09:38:00Z">
              <w:tcPr>
                <w:tcW w:w="177" w:type="pct"/>
                <w:vAlign w:val="center"/>
              </w:tcPr>
            </w:tcPrChange>
          </w:tcPr>
          <w:p w14:paraId="05892F03" w14:textId="77777777" w:rsidR="0076773F" w:rsidRDefault="0076773F">
            <w:pPr>
              <w:spacing w:before="0"/>
              <w:rPr>
                <w:rFonts w:ascii="Times New Roman" w:eastAsia="Times New Roman" w:hAnsi="Times New Roman"/>
                <w:szCs w:val="20"/>
                <w:lang w:val="en-US" w:eastAsia="zh-CN"/>
              </w:rPr>
            </w:pPr>
          </w:p>
        </w:tc>
      </w:tr>
      <w:tr w:rsidR="0076773F" w14:paraId="3F0E9A85" w14:textId="77777777" w:rsidTr="001A1870">
        <w:trPr>
          <w:trHeight w:val="360"/>
          <w:trPrChange w:id="61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2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121E1F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41</w:t>
            </w:r>
          </w:p>
        </w:tc>
        <w:tc>
          <w:tcPr>
            <w:tcW w:w="1133" w:type="pct"/>
            <w:tcBorders>
              <w:top w:val="nil"/>
              <w:left w:val="nil"/>
              <w:bottom w:val="single" w:sz="4" w:space="0" w:color="auto"/>
              <w:right w:val="single" w:sz="4" w:space="0" w:color="auto"/>
            </w:tcBorders>
            <w:shd w:val="clear" w:color="000000" w:fill="FFFFFF"/>
            <w:vAlign w:val="center"/>
            <w:tcPrChange w:id="62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BE5906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2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E2701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硅铁生产</w:t>
            </w:r>
          </w:p>
        </w:tc>
        <w:tc>
          <w:tcPr>
            <w:tcW w:w="745" w:type="pct"/>
            <w:tcBorders>
              <w:top w:val="nil"/>
              <w:left w:val="nil"/>
              <w:bottom w:val="single" w:sz="4" w:space="0" w:color="auto"/>
              <w:right w:val="single" w:sz="4" w:space="0" w:color="auto"/>
            </w:tcBorders>
            <w:shd w:val="clear" w:color="000000" w:fill="FFFFFF"/>
            <w:vAlign w:val="center"/>
            <w:tcPrChange w:id="62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5ED803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2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35CFF3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10,209.54</w:t>
            </w:r>
          </w:p>
        </w:tc>
        <w:tc>
          <w:tcPr>
            <w:tcW w:w="457" w:type="pct"/>
            <w:tcBorders>
              <w:top w:val="nil"/>
              <w:left w:val="nil"/>
              <w:bottom w:val="single" w:sz="4" w:space="0" w:color="auto"/>
              <w:right w:val="single" w:sz="4" w:space="0" w:color="auto"/>
            </w:tcBorders>
            <w:shd w:val="clear" w:color="000000" w:fill="FFFFFF"/>
            <w:noWrap/>
            <w:vAlign w:val="center"/>
            <w:tcPrChange w:id="62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1B7F27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26" w:author="Jezin" w:date="2025-07-21T09:38:00Z">
              <w:tcPr>
                <w:tcW w:w="177" w:type="pct"/>
                <w:vAlign w:val="center"/>
              </w:tcPr>
            </w:tcPrChange>
          </w:tcPr>
          <w:p w14:paraId="68DE9BDF" w14:textId="77777777" w:rsidR="0076773F" w:rsidRDefault="0076773F">
            <w:pPr>
              <w:spacing w:before="0"/>
              <w:rPr>
                <w:rFonts w:ascii="Times New Roman" w:eastAsia="Times New Roman" w:hAnsi="Times New Roman"/>
                <w:szCs w:val="20"/>
                <w:lang w:val="en-US" w:eastAsia="zh-CN"/>
              </w:rPr>
            </w:pPr>
          </w:p>
        </w:tc>
      </w:tr>
      <w:tr w:rsidR="0076773F" w14:paraId="3BDDC029" w14:textId="77777777" w:rsidTr="001A1870">
        <w:trPr>
          <w:trHeight w:val="360"/>
          <w:trPrChange w:id="62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2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E4AB85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42</w:t>
            </w:r>
          </w:p>
        </w:tc>
        <w:tc>
          <w:tcPr>
            <w:tcW w:w="1133" w:type="pct"/>
            <w:tcBorders>
              <w:top w:val="nil"/>
              <w:left w:val="nil"/>
              <w:bottom w:val="single" w:sz="4" w:space="0" w:color="auto"/>
              <w:right w:val="single" w:sz="4" w:space="0" w:color="auto"/>
            </w:tcBorders>
            <w:shd w:val="clear" w:color="000000" w:fill="FFFFFF"/>
            <w:vAlign w:val="center"/>
            <w:tcPrChange w:id="62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38F65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3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F2E50E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钼铁生产</w:t>
            </w:r>
          </w:p>
        </w:tc>
        <w:tc>
          <w:tcPr>
            <w:tcW w:w="745" w:type="pct"/>
            <w:tcBorders>
              <w:top w:val="nil"/>
              <w:left w:val="nil"/>
              <w:bottom w:val="single" w:sz="4" w:space="0" w:color="auto"/>
              <w:right w:val="single" w:sz="4" w:space="0" w:color="auto"/>
            </w:tcBorders>
            <w:shd w:val="clear" w:color="000000" w:fill="FFFFFF"/>
            <w:vAlign w:val="center"/>
            <w:tcPrChange w:id="63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628307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3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ED9664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7,772.40</w:t>
            </w:r>
          </w:p>
        </w:tc>
        <w:tc>
          <w:tcPr>
            <w:tcW w:w="457" w:type="pct"/>
            <w:tcBorders>
              <w:top w:val="nil"/>
              <w:left w:val="nil"/>
              <w:bottom w:val="single" w:sz="4" w:space="0" w:color="auto"/>
              <w:right w:val="single" w:sz="4" w:space="0" w:color="auto"/>
            </w:tcBorders>
            <w:shd w:val="clear" w:color="000000" w:fill="FFFFFF"/>
            <w:noWrap/>
            <w:vAlign w:val="center"/>
            <w:tcPrChange w:id="63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535B29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34" w:author="Jezin" w:date="2025-07-21T09:38:00Z">
              <w:tcPr>
                <w:tcW w:w="177" w:type="pct"/>
                <w:vAlign w:val="center"/>
              </w:tcPr>
            </w:tcPrChange>
          </w:tcPr>
          <w:p w14:paraId="2811545A" w14:textId="77777777" w:rsidR="0076773F" w:rsidRDefault="0076773F">
            <w:pPr>
              <w:spacing w:before="0"/>
              <w:rPr>
                <w:rFonts w:ascii="Times New Roman" w:eastAsia="Times New Roman" w:hAnsi="Times New Roman"/>
                <w:szCs w:val="20"/>
                <w:lang w:val="en-US" w:eastAsia="zh-CN"/>
              </w:rPr>
            </w:pPr>
          </w:p>
        </w:tc>
      </w:tr>
      <w:tr w:rsidR="0076773F" w14:paraId="0EE3A41F" w14:textId="77777777" w:rsidTr="001A1870">
        <w:trPr>
          <w:trHeight w:val="1215"/>
          <w:trPrChange w:id="635" w:author="Jezin" w:date="2025-07-21T09:38:00Z">
            <w:trPr>
              <w:gridAfter w:val="0"/>
              <w:trHeight w:val="12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3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521B8F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43</w:t>
            </w:r>
          </w:p>
        </w:tc>
        <w:tc>
          <w:tcPr>
            <w:tcW w:w="1133" w:type="pct"/>
            <w:tcBorders>
              <w:top w:val="nil"/>
              <w:left w:val="nil"/>
              <w:bottom w:val="single" w:sz="4" w:space="0" w:color="auto"/>
              <w:right w:val="single" w:sz="4" w:space="0" w:color="auto"/>
            </w:tcBorders>
            <w:shd w:val="clear" w:color="000000" w:fill="FFFFFF"/>
            <w:vAlign w:val="center"/>
            <w:tcPrChange w:id="63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9C1ADE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3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63A40E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铝铁生产</w:t>
            </w:r>
          </w:p>
        </w:tc>
        <w:tc>
          <w:tcPr>
            <w:tcW w:w="745" w:type="pct"/>
            <w:tcBorders>
              <w:top w:val="nil"/>
              <w:left w:val="nil"/>
              <w:bottom w:val="single" w:sz="4" w:space="0" w:color="auto"/>
              <w:right w:val="single" w:sz="4" w:space="0" w:color="auto"/>
            </w:tcBorders>
            <w:shd w:val="clear" w:color="000000" w:fill="FFFFFF"/>
            <w:vAlign w:val="center"/>
            <w:tcPrChange w:id="63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BBDE2C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4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EB1794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11,018.51</w:t>
            </w:r>
          </w:p>
        </w:tc>
        <w:tc>
          <w:tcPr>
            <w:tcW w:w="457" w:type="pct"/>
            <w:tcBorders>
              <w:top w:val="nil"/>
              <w:left w:val="nil"/>
              <w:bottom w:val="single" w:sz="4" w:space="0" w:color="auto"/>
              <w:right w:val="single" w:sz="4" w:space="0" w:color="auto"/>
            </w:tcBorders>
            <w:shd w:val="clear" w:color="000000" w:fill="FFFFFF"/>
            <w:noWrap/>
            <w:vAlign w:val="center"/>
            <w:tcPrChange w:id="64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9859CC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42" w:author="Jezin" w:date="2025-07-21T09:38:00Z">
              <w:tcPr>
                <w:tcW w:w="177" w:type="pct"/>
                <w:vAlign w:val="center"/>
              </w:tcPr>
            </w:tcPrChange>
          </w:tcPr>
          <w:p w14:paraId="55DCB39E" w14:textId="77777777" w:rsidR="0076773F" w:rsidRDefault="0076773F">
            <w:pPr>
              <w:spacing w:before="0"/>
              <w:rPr>
                <w:rFonts w:ascii="Times New Roman" w:eastAsia="Times New Roman" w:hAnsi="Times New Roman"/>
                <w:szCs w:val="20"/>
                <w:lang w:val="en-US" w:eastAsia="zh-CN"/>
              </w:rPr>
            </w:pPr>
          </w:p>
        </w:tc>
      </w:tr>
      <w:tr w:rsidR="0076773F" w14:paraId="577B077E" w14:textId="77777777" w:rsidTr="001A1870">
        <w:trPr>
          <w:trHeight w:val="360"/>
          <w:trPrChange w:id="64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4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E1BE61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44</w:t>
            </w:r>
          </w:p>
        </w:tc>
        <w:tc>
          <w:tcPr>
            <w:tcW w:w="1133" w:type="pct"/>
            <w:tcBorders>
              <w:top w:val="nil"/>
              <w:left w:val="nil"/>
              <w:bottom w:val="single" w:sz="4" w:space="0" w:color="auto"/>
              <w:right w:val="single" w:sz="4" w:space="0" w:color="auto"/>
            </w:tcBorders>
            <w:shd w:val="clear" w:color="000000" w:fill="FFFFFF"/>
            <w:vAlign w:val="center"/>
            <w:tcPrChange w:id="64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F560BD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4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31126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铝生产</w:t>
            </w:r>
          </w:p>
        </w:tc>
        <w:tc>
          <w:tcPr>
            <w:tcW w:w="745" w:type="pct"/>
            <w:tcBorders>
              <w:top w:val="nil"/>
              <w:left w:val="nil"/>
              <w:bottom w:val="single" w:sz="4" w:space="0" w:color="auto"/>
              <w:right w:val="single" w:sz="4" w:space="0" w:color="auto"/>
            </w:tcBorders>
            <w:shd w:val="clear" w:color="000000" w:fill="FFFFFF"/>
            <w:vAlign w:val="center"/>
            <w:tcPrChange w:id="64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195C02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4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8F9A94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2,841.66</w:t>
            </w:r>
          </w:p>
        </w:tc>
        <w:tc>
          <w:tcPr>
            <w:tcW w:w="457" w:type="pct"/>
            <w:tcBorders>
              <w:top w:val="nil"/>
              <w:left w:val="nil"/>
              <w:bottom w:val="single" w:sz="4" w:space="0" w:color="auto"/>
              <w:right w:val="single" w:sz="4" w:space="0" w:color="auto"/>
            </w:tcBorders>
            <w:shd w:val="clear" w:color="000000" w:fill="FFFFFF"/>
            <w:noWrap/>
            <w:vAlign w:val="center"/>
            <w:tcPrChange w:id="64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CE0E8F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50" w:author="Jezin" w:date="2025-07-21T09:38:00Z">
              <w:tcPr>
                <w:tcW w:w="177" w:type="pct"/>
                <w:vAlign w:val="center"/>
              </w:tcPr>
            </w:tcPrChange>
          </w:tcPr>
          <w:p w14:paraId="6B55D937" w14:textId="77777777" w:rsidR="0076773F" w:rsidRDefault="0076773F">
            <w:pPr>
              <w:spacing w:before="0"/>
              <w:rPr>
                <w:rFonts w:ascii="Times New Roman" w:eastAsia="Times New Roman" w:hAnsi="Times New Roman"/>
                <w:szCs w:val="20"/>
                <w:lang w:val="en-US" w:eastAsia="zh-CN"/>
              </w:rPr>
            </w:pPr>
          </w:p>
        </w:tc>
      </w:tr>
      <w:tr w:rsidR="0076773F" w14:paraId="2CB2292B" w14:textId="77777777" w:rsidTr="001A1870">
        <w:trPr>
          <w:trHeight w:val="360"/>
          <w:trPrChange w:id="65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5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5DB57F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45</w:t>
            </w:r>
          </w:p>
        </w:tc>
        <w:tc>
          <w:tcPr>
            <w:tcW w:w="1133" w:type="pct"/>
            <w:tcBorders>
              <w:top w:val="nil"/>
              <w:left w:val="nil"/>
              <w:bottom w:val="single" w:sz="4" w:space="0" w:color="auto"/>
              <w:right w:val="single" w:sz="4" w:space="0" w:color="auto"/>
            </w:tcBorders>
            <w:shd w:val="clear" w:color="000000" w:fill="FFFFFF"/>
            <w:vAlign w:val="center"/>
            <w:tcPrChange w:id="65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ACBA8B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5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213DDC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增碳剂生产</w:t>
            </w:r>
          </w:p>
        </w:tc>
        <w:tc>
          <w:tcPr>
            <w:tcW w:w="745" w:type="pct"/>
            <w:tcBorders>
              <w:top w:val="nil"/>
              <w:left w:val="nil"/>
              <w:bottom w:val="single" w:sz="4" w:space="0" w:color="auto"/>
              <w:right w:val="single" w:sz="4" w:space="0" w:color="auto"/>
            </w:tcBorders>
            <w:shd w:val="clear" w:color="000000" w:fill="FFFFFF"/>
            <w:vAlign w:val="center"/>
            <w:tcPrChange w:id="65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DA82D5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5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7E0AC8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10,680.66</w:t>
            </w:r>
          </w:p>
        </w:tc>
        <w:tc>
          <w:tcPr>
            <w:tcW w:w="457" w:type="pct"/>
            <w:tcBorders>
              <w:top w:val="nil"/>
              <w:left w:val="nil"/>
              <w:bottom w:val="single" w:sz="4" w:space="0" w:color="auto"/>
              <w:right w:val="single" w:sz="4" w:space="0" w:color="auto"/>
            </w:tcBorders>
            <w:shd w:val="clear" w:color="000000" w:fill="FFFFFF"/>
            <w:noWrap/>
            <w:vAlign w:val="center"/>
            <w:tcPrChange w:id="65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147F19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58" w:author="Jezin" w:date="2025-07-21T09:38:00Z">
              <w:tcPr>
                <w:tcW w:w="177" w:type="pct"/>
                <w:vAlign w:val="center"/>
              </w:tcPr>
            </w:tcPrChange>
          </w:tcPr>
          <w:p w14:paraId="200CF8D1" w14:textId="77777777" w:rsidR="0076773F" w:rsidRDefault="0076773F">
            <w:pPr>
              <w:spacing w:before="0"/>
              <w:rPr>
                <w:rFonts w:ascii="Times New Roman" w:eastAsia="Times New Roman" w:hAnsi="Times New Roman"/>
                <w:szCs w:val="20"/>
                <w:lang w:val="en-US" w:eastAsia="zh-CN"/>
              </w:rPr>
            </w:pPr>
          </w:p>
        </w:tc>
      </w:tr>
      <w:tr w:rsidR="0076773F" w14:paraId="7CC6CD6E" w14:textId="77777777" w:rsidTr="001A1870">
        <w:trPr>
          <w:trHeight w:val="360"/>
          <w:trPrChange w:id="65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6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9E215C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46</w:t>
            </w:r>
          </w:p>
        </w:tc>
        <w:tc>
          <w:tcPr>
            <w:tcW w:w="1133" w:type="pct"/>
            <w:tcBorders>
              <w:top w:val="nil"/>
              <w:left w:val="nil"/>
              <w:bottom w:val="single" w:sz="4" w:space="0" w:color="auto"/>
              <w:right w:val="single" w:sz="4" w:space="0" w:color="auto"/>
            </w:tcBorders>
            <w:shd w:val="clear" w:color="000000" w:fill="FFFFFF"/>
            <w:vAlign w:val="center"/>
            <w:tcPrChange w:id="66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16A9E9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6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252767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铁鳞生产</w:t>
            </w:r>
          </w:p>
        </w:tc>
        <w:tc>
          <w:tcPr>
            <w:tcW w:w="745" w:type="pct"/>
            <w:tcBorders>
              <w:top w:val="nil"/>
              <w:left w:val="nil"/>
              <w:bottom w:val="single" w:sz="4" w:space="0" w:color="auto"/>
              <w:right w:val="single" w:sz="4" w:space="0" w:color="auto"/>
            </w:tcBorders>
            <w:shd w:val="clear" w:color="000000" w:fill="FFFFFF"/>
            <w:vAlign w:val="center"/>
            <w:tcPrChange w:id="66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591E53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6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9131BA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172,683.99</w:t>
            </w:r>
          </w:p>
        </w:tc>
        <w:tc>
          <w:tcPr>
            <w:tcW w:w="457" w:type="pct"/>
            <w:tcBorders>
              <w:top w:val="nil"/>
              <w:left w:val="nil"/>
              <w:bottom w:val="single" w:sz="4" w:space="0" w:color="auto"/>
              <w:right w:val="single" w:sz="4" w:space="0" w:color="auto"/>
            </w:tcBorders>
            <w:shd w:val="clear" w:color="000000" w:fill="FFFFFF"/>
            <w:noWrap/>
            <w:vAlign w:val="center"/>
            <w:tcPrChange w:id="66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D181FF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66" w:author="Jezin" w:date="2025-07-21T09:38:00Z">
              <w:tcPr>
                <w:tcW w:w="177" w:type="pct"/>
                <w:vAlign w:val="center"/>
              </w:tcPr>
            </w:tcPrChange>
          </w:tcPr>
          <w:p w14:paraId="718E57AF" w14:textId="77777777" w:rsidR="0076773F" w:rsidRDefault="0076773F">
            <w:pPr>
              <w:spacing w:before="0"/>
              <w:rPr>
                <w:rFonts w:ascii="Times New Roman" w:eastAsia="Times New Roman" w:hAnsi="Times New Roman"/>
                <w:szCs w:val="20"/>
                <w:lang w:val="en-US" w:eastAsia="zh-CN"/>
              </w:rPr>
            </w:pPr>
          </w:p>
        </w:tc>
      </w:tr>
      <w:tr w:rsidR="0076773F" w14:paraId="56B46E21" w14:textId="77777777" w:rsidTr="001A1870">
        <w:trPr>
          <w:trHeight w:val="360"/>
          <w:trPrChange w:id="66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6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1C3F4B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47</w:t>
            </w:r>
          </w:p>
        </w:tc>
        <w:tc>
          <w:tcPr>
            <w:tcW w:w="1133" w:type="pct"/>
            <w:tcBorders>
              <w:top w:val="nil"/>
              <w:left w:val="nil"/>
              <w:bottom w:val="single" w:sz="4" w:space="0" w:color="auto"/>
              <w:right w:val="single" w:sz="4" w:space="0" w:color="auto"/>
            </w:tcBorders>
            <w:shd w:val="clear" w:color="000000" w:fill="FFFFFF"/>
            <w:vAlign w:val="center"/>
            <w:tcPrChange w:id="66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58FDEC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7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B62717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氨水生产</w:t>
            </w:r>
          </w:p>
        </w:tc>
        <w:tc>
          <w:tcPr>
            <w:tcW w:w="745" w:type="pct"/>
            <w:tcBorders>
              <w:top w:val="nil"/>
              <w:left w:val="nil"/>
              <w:bottom w:val="single" w:sz="4" w:space="0" w:color="auto"/>
              <w:right w:val="single" w:sz="4" w:space="0" w:color="auto"/>
            </w:tcBorders>
            <w:shd w:val="clear" w:color="000000" w:fill="FFFFFF"/>
            <w:vAlign w:val="center"/>
            <w:tcPrChange w:id="67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D0109D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7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BE45B0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4,496.14</w:t>
            </w:r>
          </w:p>
        </w:tc>
        <w:tc>
          <w:tcPr>
            <w:tcW w:w="457" w:type="pct"/>
            <w:tcBorders>
              <w:top w:val="nil"/>
              <w:left w:val="nil"/>
              <w:bottom w:val="single" w:sz="4" w:space="0" w:color="auto"/>
              <w:right w:val="single" w:sz="4" w:space="0" w:color="auto"/>
            </w:tcBorders>
            <w:shd w:val="clear" w:color="000000" w:fill="FFFFFF"/>
            <w:noWrap/>
            <w:vAlign w:val="center"/>
            <w:tcPrChange w:id="67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284B2B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74" w:author="Jezin" w:date="2025-07-21T09:38:00Z">
              <w:tcPr>
                <w:tcW w:w="177" w:type="pct"/>
                <w:vAlign w:val="center"/>
              </w:tcPr>
            </w:tcPrChange>
          </w:tcPr>
          <w:p w14:paraId="77C8355F" w14:textId="77777777" w:rsidR="0076773F" w:rsidRDefault="0076773F">
            <w:pPr>
              <w:spacing w:before="0"/>
              <w:rPr>
                <w:rFonts w:ascii="Times New Roman" w:eastAsia="Times New Roman" w:hAnsi="Times New Roman"/>
                <w:szCs w:val="20"/>
                <w:lang w:val="en-US" w:eastAsia="zh-CN"/>
              </w:rPr>
            </w:pPr>
          </w:p>
        </w:tc>
      </w:tr>
      <w:tr w:rsidR="0076773F" w14:paraId="62CF3C38" w14:textId="77777777" w:rsidTr="001A1870">
        <w:trPr>
          <w:trHeight w:val="360"/>
          <w:trPrChange w:id="67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7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2F1C22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48</w:t>
            </w:r>
          </w:p>
        </w:tc>
        <w:tc>
          <w:tcPr>
            <w:tcW w:w="1133" w:type="pct"/>
            <w:tcBorders>
              <w:top w:val="nil"/>
              <w:left w:val="nil"/>
              <w:bottom w:val="single" w:sz="4" w:space="0" w:color="auto"/>
              <w:right w:val="single" w:sz="4" w:space="0" w:color="auto"/>
            </w:tcBorders>
            <w:shd w:val="clear" w:color="000000" w:fill="FFFFFF"/>
            <w:vAlign w:val="center"/>
            <w:tcPrChange w:id="67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FB1332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7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C04E7E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碳化硅生产</w:t>
            </w:r>
          </w:p>
        </w:tc>
        <w:tc>
          <w:tcPr>
            <w:tcW w:w="745" w:type="pct"/>
            <w:tcBorders>
              <w:top w:val="nil"/>
              <w:left w:val="nil"/>
              <w:bottom w:val="single" w:sz="4" w:space="0" w:color="auto"/>
              <w:right w:val="single" w:sz="4" w:space="0" w:color="auto"/>
            </w:tcBorders>
            <w:shd w:val="clear" w:color="000000" w:fill="FFFFFF"/>
            <w:vAlign w:val="center"/>
            <w:tcPrChange w:id="67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BB6163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8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37E6BA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6,614.80</w:t>
            </w:r>
          </w:p>
        </w:tc>
        <w:tc>
          <w:tcPr>
            <w:tcW w:w="457" w:type="pct"/>
            <w:tcBorders>
              <w:top w:val="nil"/>
              <w:left w:val="nil"/>
              <w:bottom w:val="single" w:sz="4" w:space="0" w:color="auto"/>
              <w:right w:val="single" w:sz="4" w:space="0" w:color="auto"/>
            </w:tcBorders>
            <w:shd w:val="clear" w:color="000000" w:fill="FFFFFF"/>
            <w:noWrap/>
            <w:vAlign w:val="center"/>
            <w:tcPrChange w:id="68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3F4F0A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82" w:author="Jezin" w:date="2025-07-21T09:38:00Z">
              <w:tcPr>
                <w:tcW w:w="177" w:type="pct"/>
                <w:vAlign w:val="center"/>
              </w:tcPr>
            </w:tcPrChange>
          </w:tcPr>
          <w:p w14:paraId="26C15B10" w14:textId="77777777" w:rsidR="0076773F" w:rsidRDefault="0076773F">
            <w:pPr>
              <w:spacing w:before="0"/>
              <w:rPr>
                <w:rFonts w:ascii="Times New Roman" w:eastAsia="Times New Roman" w:hAnsi="Times New Roman"/>
                <w:szCs w:val="20"/>
                <w:lang w:val="en-US" w:eastAsia="zh-CN"/>
              </w:rPr>
            </w:pPr>
          </w:p>
        </w:tc>
      </w:tr>
      <w:tr w:rsidR="0076773F" w14:paraId="2D0DED15" w14:textId="77777777" w:rsidTr="001A1870">
        <w:trPr>
          <w:trHeight w:val="360"/>
          <w:trPrChange w:id="68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8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3460E2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49</w:t>
            </w:r>
          </w:p>
        </w:tc>
        <w:tc>
          <w:tcPr>
            <w:tcW w:w="1133" w:type="pct"/>
            <w:tcBorders>
              <w:top w:val="nil"/>
              <w:left w:val="nil"/>
              <w:bottom w:val="single" w:sz="4" w:space="0" w:color="auto"/>
              <w:right w:val="single" w:sz="4" w:space="0" w:color="auto"/>
            </w:tcBorders>
            <w:shd w:val="clear" w:color="000000" w:fill="FFFFFF"/>
            <w:vAlign w:val="center"/>
            <w:tcPrChange w:id="68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199D7E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8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FC2AF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镁生产</w:t>
            </w:r>
          </w:p>
        </w:tc>
        <w:tc>
          <w:tcPr>
            <w:tcW w:w="745" w:type="pct"/>
            <w:tcBorders>
              <w:top w:val="nil"/>
              <w:left w:val="nil"/>
              <w:bottom w:val="single" w:sz="4" w:space="0" w:color="auto"/>
              <w:right w:val="single" w:sz="4" w:space="0" w:color="auto"/>
            </w:tcBorders>
            <w:shd w:val="clear" w:color="000000" w:fill="FFFFFF"/>
            <w:vAlign w:val="center"/>
            <w:tcPrChange w:id="68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F4DDE5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8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958945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11,710.71</w:t>
            </w:r>
          </w:p>
        </w:tc>
        <w:tc>
          <w:tcPr>
            <w:tcW w:w="457" w:type="pct"/>
            <w:tcBorders>
              <w:top w:val="nil"/>
              <w:left w:val="nil"/>
              <w:bottom w:val="single" w:sz="4" w:space="0" w:color="auto"/>
              <w:right w:val="single" w:sz="4" w:space="0" w:color="auto"/>
            </w:tcBorders>
            <w:shd w:val="clear" w:color="000000" w:fill="FFFFFF"/>
            <w:noWrap/>
            <w:vAlign w:val="center"/>
            <w:tcPrChange w:id="68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63F9F6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690" w:author="Jezin" w:date="2025-07-21T09:38:00Z">
              <w:tcPr>
                <w:tcW w:w="177" w:type="pct"/>
                <w:vAlign w:val="center"/>
              </w:tcPr>
            </w:tcPrChange>
          </w:tcPr>
          <w:p w14:paraId="31D3FFED" w14:textId="77777777" w:rsidR="0076773F" w:rsidRDefault="0076773F">
            <w:pPr>
              <w:spacing w:before="0"/>
              <w:rPr>
                <w:rFonts w:ascii="Times New Roman" w:eastAsia="Times New Roman" w:hAnsi="Times New Roman"/>
                <w:szCs w:val="20"/>
                <w:lang w:val="en-US" w:eastAsia="zh-CN"/>
              </w:rPr>
            </w:pPr>
          </w:p>
        </w:tc>
      </w:tr>
      <w:tr w:rsidR="0076773F" w14:paraId="0E4C9FE2" w14:textId="77777777" w:rsidTr="001A1870">
        <w:trPr>
          <w:trHeight w:val="360"/>
          <w:trPrChange w:id="69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69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A4D0B2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50</w:t>
            </w:r>
          </w:p>
        </w:tc>
        <w:tc>
          <w:tcPr>
            <w:tcW w:w="1133" w:type="pct"/>
            <w:tcBorders>
              <w:top w:val="nil"/>
              <w:left w:val="nil"/>
              <w:bottom w:val="single" w:sz="4" w:space="0" w:color="auto"/>
              <w:right w:val="single" w:sz="4" w:space="0" w:color="auto"/>
            </w:tcBorders>
            <w:shd w:val="clear" w:color="000000" w:fill="FFFFFF"/>
            <w:vAlign w:val="center"/>
            <w:tcPrChange w:id="69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8B0DC4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69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3FFBA8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所有其他纸制品加工制造</w:t>
            </w:r>
          </w:p>
        </w:tc>
        <w:tc>
          <w:tcPr>
            <w:tcW w:w="745" w:type="pct"/>
            <w:tcBorders>
              <w:top w:val="nil"/>
              <w:left w:val="nil"/>
              <w:bottom w:val="single" w:sz="4" w:space="0" w:color="auto"/>
              <w:right w:val="single" w:sz="4" w:space="0" w:color="auto"/>
            </w:tcBorders>
            <w:shd w:val="clear" w:color="000000" w:fill="FFFFFF"/>
            <w:vAlign w:val="center"/>
            <w:tcPrChange w:id="69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D47D0F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69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72936C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16,162.17</w:t>
            </w:r>
          </w:p>
        </w:tc>
        <w:tc>
          <w:tcPr>
            <w:tcW w:w="457" w:type="pct"/>
            <w:tcBorders>
              <w:top w:val="nil"/>
              <w:left w:val="nil"/>
              <w:bottom w:val="single" w:sz="4" w:space="0" w:color="auto"/>
              <w:right w:val="single" w:sz="4" w:space="0" w:color="auto"/>
            </w:tcBorders>
            <w:shd w:val="clear" w:color="000000" w:fill="FFFFFF"/>
            <w:noWrap/>
            <w:vAlign w:val="center"/>
            <w:tcPrChange w:id="69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326507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698" w:author="Jezin" w:date="2025-07-21T09:38:00Z">
              <w:tcPr>
                <w:tcW w:w="177" w:type="pct"/>
                <w:vAlign w:val="center"/>
              </w:tcPr>
            </w:tcPrChange>
          </w:tcPr>
          <w:p w14:paraId="3FE9FAF0" w14:textId="77777777" w:rsidR="0076773F" w:rsidRDefault="0076773F">
            <w:pPr>
              <w:spacing w:before="0"/>
              <w:rPr>
                <w:rFonts w:ascii="Times New Roman" w:eastAsia="Times New Roman" w:hAnsi="Times New Roman"/>
                <w:szCs w:val="20"/>
                <w:lang w:val="en-US" w:eastAsia="zh-CN"/>
              </w:rPr>
            </w:pPr>
          </w:p>
        </w:tc>
      </w:tr>
      <w:tr w:rsidR="0076773F" w14:paraId="1DD94AF2" w14:textId="77777777" w:rsidTr="001A1870">
        <w:trPr>
          <w:trHeight w:val="360"/>
          <w:trPrChange w:id="69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0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C9E5AA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51</w:t>
            </w:r>
          </w:p>
        </w:tc>
        <w:tc>
          <w:tcPr>
            <w:tcW w:w="1133" w:type="pct"/>
            <w:tcBorders>
              <w:top w:val="nil"/>
              <w:left w:val="nil"/>
              <w:bottom w:val="single" w:sz="4" w:space="0" w:color="auto"/>
              <w:right w:val="single" w:sz="4" w:space="0" w:color="auto"/>
            </w:tcBorders>
            <w:shd w:val="clear" w:color="000000" w:fill="FFFFFF"/>
            <w:vAlign w:val="center"/>
            <w:tcPrChange w:id="70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20858F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70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549BA3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办公用品</w:t>
            </w:r>
            <w:r>
              <w:rPr>
                <w:rFonts w:eastAsia="PMingLiU" w:cs="Arial"/>
                <w:b/>
                <w:bCs/>
                <w:szCs w:val="20"/>
                <w:lang w:val="en-US" w:eastAsia="zh-CN"/>
              </w:rPr>
              <w:t>(</w:t>
            </w:r>
            <w:r>
              <w:rPr>
                <w:rFonts w:eastAsia="PMingLiU" w:cs="Arial"/>
                <w:b/>
                <w:bCs/>
                <w:szCs w:val="20"/>
                <w:lang w:val="en-US" w:eastAsia="zh-CN"/>
              </w:rPr>
              <w:t>纸张除外</w:t>
            </w:r>
            <w:r>
              <w:rPr>
                <w:rFonts w:eastAsia="PMingLiU" w:cs="Arial"/>
                <w:b/>
                <w:bCs/>
                <w:szCs w:val="20"/>
                <w:lang w:val="en-US" w:eastAsia="zh-CN"/>
              </w:rPr>
              <w:t>)</w:t>
            </w:r>
            <w:r>
              <w:rPr>
                <w:rFonts w:eastAsia="PMingLiU" w:cs="Arial"/>
                <w:b/>
                <w:bCs/>
                <w:szCs w:val="20"/>
                <w:lang w:val="en-US" w:eastAsia="zh-CN"/>
              </w:rPr>
              <w:t>制造</w:t>
            </w:r>
          </w:p>
        </w:tc>
        <w:tc>
          <w:tcPr>
            <w:tcW w:w="745" w:type="pct"/>
            <w:tcBorders>
              <w:top w:val="nil"/>
              <w:left w:val="nil"/>
              <w:bottom w:val="single" w:sz="4" w:space="0" w:color="auto"/>
              <w:right w:val="single" w:sz="4" w:space="0" w:color="auto"/>
            </w:tcBorders>
            <w:shd w:val="clear" w:color="000000" w:fill="FFFFFF"/>
            <w:vAlign w:val="center"/>
            <w:tcPrChange w:id="70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7030C6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70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B001D7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177,487.76</w:t>
            </w:r>
          </w:p>
        </w:tc>
        <w:tc>
          <w:tcPr>
            <w:tcW w:w="457" w:type="pct"/>
            <w:tcBorders>
              <w:top w:val="nil"/>
              <w:left w:val="nil"/>
              <w:bottom w:val="single" w:sz="4" w:space="0" w:color="auto"/>
              <w:right w:val="single" w:sz="4" w:space="0" w:color="auto"/>
            </w:tcBorders>
            <w:shd w:val="clear" w:color="000000" w:fill="FFFFFF"/>
            <w:noWrap/>
            <w:vAlign w:val="center"/>
            <w:tcPrChange w:id="70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E76573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06" w:author="Jezin" w:date="2025-07-21T09:38:00Z">
              <w:tcPr>
                <w:tcW w:w="177" w:type="pct"/>
                <w:vAlign w:val="center"/>
              </w:tcPr>
            </w:tcPrChange>
          </w:tcPr>
          <w:p w14:paraId="1CFC8078" w14:textId="77777777" w:rsidR="0076773F" w:rsidRDefault="0076773F">
            <w:pPr>
              <w:spacing w:before="0"/>
              <w:rPr>
                <w:rFonts w:ascii="Times New Roman" w:eastAsia="Times New Roman" w:hAnsi="Times New Roman"/>
                <w:szCs w:val="20"/>
                <w:lang w:val="en-US" w:eastAsia="zh-CN"/>
              </w:rPr>
            </w:pPr>
          </w:p>
        </w:tc>
      </w:tr>
      <w:tr w:rsidR="0076773F" w14:paraId="25C82152" w14:textId="77777777" w:rsidTr="001A1870">
        <w:trPr>
          <w:trHeight w:val="360"/>
          <w:trPrChange w:id="70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0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41CE71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52</w:t>
            </w:r>
          </w:p>
        </w:tc>
        <w:tc>
          <w:tcPr>
            <w:tcW w:w="1133" w:type="pct"/>
            <w:tcBorders>
              <w:top w:val="nil"/>
              <w:left w:val="nil"/>
              <w:bottom w:val="single" w:sz="4" w:space="0" w:color="auto"/>
              <w:right w:val="single" w:sz="4" w:space="0" w:color="auto"/>
            </w:tcBorders>
            <w:shd w:val="clear" w:color="000000" w:fill="FFFFFF"/>
            <w:vAlign w:val="center"/>
            <w:tcPrChange w:id="70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3DAAB5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71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6EBC26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源水</w:t>
            </w:r>
          </w:p>
        </w:tc>
        <w:tc>
          <w:tcPr>
            <w:tcW w:w="745" w:type="pct"/>
            <w:tcBorders>
              <w:top w:val="nil"/>
              <w:left w:val="nil"/>
              <w:bottom w:val="single" w:sz="4" w:space="0" w:color="auto"/>
              <w:right w:val="single" w:sz="4" w:space="0" w:color="auto"/>
            </w:tcBorders>
            <w:shd w:val="clear" w:color="000000" w:fill="FFFFFF"/>
            <w:vAlign w:val="center"/>
            <w:tcPrChange w:id="71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2D2F9D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71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2C87A7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23,278,634.00</w:t>
            </w:r>
          </w:p>
        </w:tc>
        <w:tc>
          <w:tcPr>
            <w:tcW w:w="457" w:type="pct"/>
            <w:tcBorders>
              <w:top w:val="nil"/>
              <w:left w:val="nil"/>
              <w:bottom w:val="single" w:sz="4" w:space="0" w:color="auto"/>
              <w:right w:val="single" w:sz="4" w:space="0" w:color="auto"/>
            </w:tcBorders>
            <w:shd w:val="clear" w:color="000000" w:fill="FFFFFF"/>
            <w:noWrap/>
            <w:vAlign w:val="center"/>
            <w:tcPrChange w:id="71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00EDF4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714" w:author="Jezin" w:date="2025-07-21T09:38:00Z">
              <w:tcPr>
                <w:tcW w:w="177" w:type="pct"/>
                <w:vAlign w:val="center"/>
              </w:tcPr>
            </w:tcPrChange>
          </w:tcPr>
          <w:p w14:paraId="65987B89" w14:textId="77777777" w:rsidR="0076773F" w:rsidRDefault="0076773F">
            <w:pPr>
              <w:spacing w:before="0"/>
              <w:rPr>
                <w:rFonts w:ascii="Times New Roman" w:eastAsia="Times New Roman" w:hAnsi="Times New Roman"/>
                <w:szCs w:val="20"/>
                <w:lang w:val="en-US" w:eastAsia="zh-CN"/>
              </w:rPr>
            </w:pPr>
          </w:p>
        </w:tc>
      </w:tr>
      <w:tr w:rsidR="0076773F" w14:paraId="0ED62EDE" w14:textId="77777777" w:rsidTr="001A1870">
        <w:trPr>
          <w:trHeight w:val="660"/>
          <w:trPrChange w:id="715" w:author="Jezin" w:date="2025-07-21T09:38:00Z">
            <w:trPr>
              <w:gridAfter w:val="0"/>
              <w:trHeight w:val="6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1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9B3058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53</w:t>
            </w:r>
          </w:p>
        </w:tc>
        <w:tc>
          <w:tcPr>
            <w:tcW w:w="1133" w:type="pct"/>
            <w:tcBorders>
              <w:top w:val="nil"/>
              <w:left w:val="nil"/>
              <w:bottom w:val="single" w:sz="4" w:space="0" w:color="auto"/>
              <w:right w:val="single" w:sz="4" w:space="0" w:color="auto"/>
            </w:tcBorders>
            <w:shd w:val="clear" w:color="000000" w:fill="FFFFFF"/>
            <w:vAlign w:val="center"/>
            <w:tcPrChange w:id="71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3E700F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1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01D4BD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采购产品空调和暖空气加热设备和商业和工业制冷设备制造</w:t>
            </w:r>
          </w:p>
        </w:tc>
        <w:tc>
          <w:tcPr>
            <w:tcW w:w="745" w:type="pct"/>
            <w:tcBorders>
              <w:top w:val="nil"/>
              <w:left w:val="nil"/>
              <w:bottom w:val="single" w:sz="4" w:space="0" w:color="auto"/>
              <w:right w:val="single" w:sz="4" w:space="0" w:color="auto"/>
            </w:tcBorders>
            <w:shd w:val="clear" w:color="000000" w:fill="FFFFFF"/>
            <w:vAlign w:val="center"/>
            <w:tcPrChange w:id="71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AE22D9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2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1FAC9E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137,337.40</w:t>
            </w:r>
          </w:p>
        </w:tc>
        <w:tc>
          <w:tcPr>
            <w:tcW w:w="457" w:type="pct"/>
            <w:tcBorders>
              <w:top w:val="nil"/>
              <w:left w:val="nil"/>
              <w:bottom w:val="single" w:sz="4" w:space="0" w:color="auto"/>
              <w:right w:val="single" w:sz="4" w:space="0" w:color="auto"/>
            </w:tcBorders>
            <w:shd w:val="clear" w:color="000000" w:fill="FFFFFF"/>
            <w:noWrap/>
            <w:vAlign w:val="center"/>
            <w:tcPrChange w:id="72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D2150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22" w:author="Jezin" w:date="2025-07-21T09:38:00Z">
              <w:tcPr>
                <w:tcW w:w="177" w:type="pct"/>
                <w:vAlign w:val="center"/>
              </w:tcPr>
            </w:tcPrChange>
          </w:tcPr>
          <w:p w14:paraId="62090373" w14:textId="77777777" w:rsidR="0076773F" w:rsidRDefault="0076773F">
            <w:pPr>
              <w:spacing w:before="0"/>
              <w:rPr>
                <w:rFonts w:ascii="Times New Roman" w:eastAsia="Times New Roman" w:hAnsi="Times New Roman"/>
                <w:szCs w:val="20"/>
                <w:lang w:val="en-US" w:eastAsia="zh-CN"/>
              </w:rPr>
            </w:pPr>
          </w:p>
        </w:tc>
      </w:tr>
      <w:tr w:rsidR="0076773F" w14:paraId="5A3BE416" w14:textId="77777777" w:rsidTr="001A1870">
        <w:trPr>
          <w:trHeight w:val="360"/>
          <w:trPrChange w:id="72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2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9D0B73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54</w:t>
            </w:r>
          </w:p>
        </w:tc>
        <w:tc>
          <w:tcPr>
            <w:tcW w:w="1133" w:type="pct"/>
            <w:tcBorders>
              <w:top w:val="nil"/>
              <w:left w:val="nil"/>
              <w:bottom w:val="single" w:sz="4" w:space="0" w:color="auto"/>
              <w:right w:val="single" w:sz="4" w:space="0" w:color="auto"/>
            </w:tcBorders>
            <w:shd w:val="clear" w:color="000000" w:fill="FFFFFF"/>
            <w:vAlign w:val="center"/>
            <w:tcPrChange w:id="72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710A3A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2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462F0C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电子计算机制造</w:t>
            </w:r>
          </w:p>
        </w:tc>
        <w:tc>
          <w:tcPr>
            <w:tcW w:w="745" w:type="pct"/>
            <w:tcBorders>
              <w:top w:val="nil"/>
              <w:left w:val="nil"/>
              <w:bottom w:val="single" w:sz="4" w:space="0" w:color="auto"/>
              <w:right w:val="single" w:sz="4" w:space="0" w:color="auto"/>
            </w:tcBorders>
            <w:shd w:val="clear" w:color="000000" w:fill="FFFFFF"/>
            <w:vAlign w:val="center"/>
            <w:tcPrChange w:id="72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FC7227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2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582485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65,311.03</w:t>
            </w:r>
          </w:p>
        </w:tc>
        <w:tc>
          <w:tcPr>
            <w:tcW w:w="457" w:type="pct"/>
            <w:tcBorders>
              <w:top w:val="nil"/>
              <w:left w:val="nil"/>
              <w:bottom w:val="single" w:sz="4" w:space="0" w:color="auto"/>
              <w:right w:val="single" w:sz="4" w:space="0" w:color="auto"/>
            </w:tcBorders>
            <w:shd w:val="clear" w:color="000000" w:fill="FFFFFF"/>
            <w:noWrap/>
            <w:vAlign w:val="center"/>
            <w:tcPrChange w:id="72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21CDC1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30" w:author="Jezin" w:date="2025-07-21T09:38:00Z">
              <w:tcPr>
                <w:tcW w:w="177" w:type="pct"/>
                <w:vAlign w:val="center"/>
              </w:tcPr>
            </w:tcPrChange>
          </w:tcPr>
          <w:p w14:paraId="783311B9" w14:textId="77777777" w:rsidR="0076773F" w:rsidRDefault="0076773F">
            <w:pPr>
              <w:spacing w:before="0"/>
              <w:rPr>
                <w:rFonts w:ascii="Times New Roman" w:eastAsia="Times New Roman" w:hAnsi="Times New Roman"/>
                <w:szCs w:val="20"/>
                <w:lang w:val="en-US" w:eastAsia="zh-CN"/>
              </w:rPr>
            </w:pPr>
          </w:p>
        </w:tc>
      </w:tr>
      <w:tr w:rsidR="0076773F" w14:paraId="064C51E6" w14:textId="77777777" w:rsidTr="001A1870">
        <w:trPr>
          <w:trHeight w:val="360"/>
          <w:trPrChange w:id="73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3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6A9FFD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55</w:t>
            </w:r>
          </w:p>
        </w:tc>
        <w:tc>
          <w:tcPr>
            <w:tcW w:w="1133" w:type="pct"/>
            <w:tcBorders>
              <w:top w:val="nil"/>
              <w:left w:val="nil"/>
              <w:bottom w:val="single" w:sz="4" w:space="0" w:color="auto"/>
              <w:right w:val="single" w:sz="4" w:space="0" w:color="auto"/>
            </w:tcBorders>
            <w:shd w:val="clear" w:color="000000" w:fill="FFFFFF"/>
            <w:vAlign w:val="center"/>
            <w:tcPrChange w:id="73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2C827B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3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3A80D5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焊接及焊接设备制造</w:t>
            </w:r>
          </w:p>
        </w:tc>
        <w:tc>
          <w:tcPr>
            <w:tcW w:w="745" w:type="pct"/>
            <w:tcBorders>
              <w:top w:val="nil"/>
              <w:left w:val="nil"/>
              <w:bottom w:val="single" w:sz="4" w:space="0" w:color="auto"/>
              <w:right w:val="single" w:sz="4" w:space="0" w:color="auto"/>
            </w:tcBorders>
            <w:shd w:val="clear" w:color="000000" w:fill="FFFFFF"/>
            <w:vAlign w:val="center"/>
            <w:tcPrChange w:id="73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4015D1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3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35E0C2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869,121.80</w:t>
            </w:r>
          </w:p>
        </w:tc>
        <w:tc>
          <w:tcPr>
            <w:tcW w:w="457" w:type="pct"/>
            <w:tcBorders>
              <w:top w:val="nil"/>
              <w:left w:val="nil"/>
              <w:bottom w:val="single" w:sz="4" w:space="0" w:color="auto"/>
              <w:right w:val="single" w:sz="4" w:space="0" w:color="auto"/>
            </w:tcBorders>
            <w:shd w:val="clear" w:color="000000" w:fill="FFFFFF"/>
            <w:noWrap/>
            <w:vAlign w:val="center"/>
            <w:tcPrChange w:id="73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A05469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38" w:author="Jezin" w:date="2025-07-21T09:38:00Z">
              <w:tcPr>
                <w:tcW w:w="177" w:type="pct"/>
                <w:vAlign w:val="center"/>
              </w:tcPr>
            </w:tcPrChange>
          </w:tcPr>
          <w:p w14:paraId="677172C1" w14:textId="77777777" w:rsidR="0076773F" w:rsidRDefault="0076773F">
            <w:pPr>
              <w:spacing w:before="0"/>
              <w:rPr>
                <w:rFonts w:ascii="Times New Roman" w:eastAsia="Times New Roman" w:hAnsi="Times New Roman"/>
                <w:szCs w:val="20"/>
                <w:lang w:val="en-US" w:eastAsia="zh-CN"/>
              </w:rPr>
            </w:pPr>
          </w:p>
        </w:tc>
      </w:tr>
      <w:tr w:rsidR="0076773F" w14:paraId="4F83C261" w14:textId="77777777" w:rsidTr="001A1870">
        <w:trPr>
          <w:trHeight w:val="360"/>
          <w:trPrChange w:id="73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4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8EE9AB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56</w:t>
            </w:r>
          </w:p>
        </w:tc>
        <w:tc>
          <w:tcPr>
            <w:tcW w:w="1133" w:type="pct"/>
            <w:tcBorders>
              <w:top w:val="nil"/>
              <w:left w:val="nil"/>
              <w:bottom w:val="single" w:sz="4" w:space="0" w:color="auto"/>
              <w:right w:val="single" w:sz="4" w:space="0" w:color="auto"/>
            </w:tcBorders>
            <w:shd w:val="clear" w:color="000000" w:fill="FFFFFF"/>
            <w:vAlign w:val="center"/>
            <w:tcPrChange w:id="74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4B2B7E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4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746B73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其他工业设备制造</w:t>
            </w:r>
          </w:p>
        </w:tc>
        <w:tc>
          <w:tcPr>
            <w:tcW w:w="745" w:type="pct"/>
            <w:tcBorders>
              <w:top w:val="nil"/>
              <w:left w:val="nil"/>
              <w:bottom w:val="single" w:sz="4" w:space="0" w:color="auto"/>
              <w:right w:val="single" w:sz="4" w:space="0" w:color="auto"/>
            </w:tcBorders>
            <w:shd w:val="clear" w:color="000000" w:fill="FFFFFF"/>
            <w:vAlign w:val="center"/>
            <w:tcPrChange w:id="74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DE7EE8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4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5B5FD1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6,234,953.43</w:t>
            </w:r>
          </w:p>
        </w:tc>
        <w:tc>
          <w:tcPr>
            <w:tcW w:w="457" w:type="pct"/>
            <w:tcBorders>
              <w:top w:val="nil"/>
              <w:left w:val="nil"/>
              <w:bottom w:val="single" w:sz="4" w:space="0" w:color="auto"/>
              <w:right w:val="single" w:sz="4" w:space="0" w:color="auto"/>
            </w:tcBorders>
            <w:shd w:val="clear" w:color="000000" w:fill="FFFFFF"/>
            <w:noWrap/>
            <w:vAlign w:val="center"/>
            <w:tcPrChange w:id="74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1BC467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46" w:author="Jezin" w:date="2025-07-21T09:38:00Z">
              <w:tcPr>
                <w:tcW w:w="177" w:type="pct"/>
                <w:vAlign w:val="center"/>
              </w:tcPr>
            </w:tcPrChange>
          </w:tcPr>
          <w:p w14:paraId="6EE7D92F" w14:textId="77777777" w:rsidR="0076773F" w:rsidRDefault="0076773F">
            <w:pPr>
              <w:spacing w:before="0"/>
              <w:rPr>
                <w:rFonts w:ascii="Times New Roman" w:eastAsia="Times New Roman" w:hAnsi="Times New Roman"/>
                <w:szCs w:val="20"/>
                <w:lang w:val="en-US" w:eastAsia="zh-CN"/>
              </w:rPr>
            </w:pPr>
          </w:p>
        </w:tc>
      </w:tr>
      <w:tr w:rsidR="0076773F" w14:paraId="616D67EE" w14:textId="77777777" w:rsidTr="001A1870">
        <w:trPr>
          <w:trHeight w:val="495"/>
          <w:trPrChange w:id="747" w:author="Jezin" w:date="2025-07-21T09:38:00Z">
            <w:trPr>
              <w:gridAfter w:val="0"/>
              <w:trHeight w:val="49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4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CC4E91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57</w:t>
            </w:r>
          </w:p>
        </w:tc>
        <w:tc>
          <w:tcPr>
            <w:tcW w:w="1133" w:type="pct"/>
            <w:tcBorders>
              <w:top w:val="nil"/>
              <w:left w:val="nil"/>
              <w:bottom w:val="single" w:sz="4" w:space="0" w:color="auto"/>
              <w:right w:val="single" w:sz="4" w:space="0" w:color="auto"/>
            </w:tcBorders>
            <w:shd w:val="clear" w:color="000000" w:fill="FFFFFF"/>
            <w:vAlign w:val="center"/>
            <w:tcPrChange w:id="74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92E053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5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58C141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测量和测试电力和电气信号的仪器制造</w:t>
            </w:r>
          </w:p>
        </w:tc>
        <w:tc>
          <w:tcPr>
            <w:tcW w:w="745" w:type="pct"/>
            <w:tcBorders>
              <w:top w:val="nil"/>
              <w:left w:val="nil"/>
              <w:bottom w:val="single" w:sz="4" w:space="0" w:color="auto"/>
              <w:right w:val="single" w:sz="4" w:space="0" w:color="auto"/>
            </w:tcBorders>
            <w:shd w:val="clear" w:color="000000" w:fill="FFFFFF"/>
            <w:vAlign w:val="center"/>
            <w:tcPrChange w:id="75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309530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5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7C26B5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560,965.85</w:t>
            </w:r>
          </w:p>
        </w:tc>
        <w:tc>
          <w:tcPr>
            <w:tcW w:w="457" w:type="pct"/>
            <w:tcBorders>
              <w:top w:val="nil"/>
              <w:left w:val="nil"/>
              <w:bottom w:val="single" w:sz="4" w:space="0" w:color="auto"/>
              <w:right w:val="single" w:sz="4" w:space="0" w:color="auto"/>
            </w:tcBorders>
            <w:shd w:val="clear" w:color="000000" w:fill="FFFFFF"/>
            <w:noWrap/>
            <w:vAlign w:val="center"/>
            <w:tcPrChange w:id="75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89BB20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54" w:author="Jezin" w:date="2025-07-21T09:38:00Z">
              <w:tcPr>
                <w:tcW w:w="177" w:type="pct"/>
                <w:vAlign w:val="center"/>
              </w:tcPr>
            </w:tcPrChange>
          </w:tcPr>
          <w:p w14:paraId="5808B750" w14:textId="77777777" w:rsidR="0076773F" w:rsidRDefault="0076773F">
            <w:pPr>
              <w:spacing w:before="0"/>
              <w:rPr>
                <w:rFonts w:ascii="Times New Roman" w:eastAsia="Times New Roman" w:hAnsi="Times New Roman"/>
                <w:szCs w:val="20"/>
                <w:lang w:val="en-US" w:eastAsia="zh-CN"/>
              </w:rPr>
            </w:pPr>
          </w:p>
        </w:tc>
      </w:tr>
      <w:tr w:rsidR="0076773F" w14:paraId="38C00DFB" w14:textId="77777777" w:rsidTr="001A1870">
        <w:trPr>
          <w:trHeight w:val="360"/>
          <w:trPrChange w:id="75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5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D38F69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58</w:t>
            </w:r>
          </w:p>
        </w:tc>
        <w:tc>
          <w:tcPr>
            <w:tcW w:w="1133" w:type="pct"/>
            <w:tcBorders>
              <w:top w:val="nil"/>
              <w:left w:val="nil"/>
              <w:bottom w:val="single" w:sz="4" w:space="0" w:color="auto"/>
              <w:right w:val="single" w:sz="4" w:space="0" w:color="auto"/>
            </w:tcBorders>
            <w:shd w:val="clear" w:color="000000" w:fill="FFFFFF"/>
            <w:vAlign w:val="center"/>
            <w:tcPrChange w:id="75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D58021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5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45568B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计算机系统设计服务</w:t>
            </w:r>
          </w:p>
        </w:tc>
        <w:tc>
          <w:tcPr>
            <w:tcW w:w="745" w:type="pct"/>
            <w:tcBorders>
              <w:top w:val="nil"/>
              <w:left w:val="nil"/>
              <w:bottom w:val="single" w:sz="4" w:space="0" w:color="auto"/>
              <w:right w:val="single" w:sz="4" w:space="0" w:color="auto"/>
            </w:tcBorders>
            <w:shd w:val="clear" w:color="000000" w:fill="FFFFFF"/>
            <w:vAlign w:val="center"/>
            <w:tcPrChange w:id="75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F29425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6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CE3653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631,698.52</w:t>
            </w:r>
          </w:p>
        </w:tc>
        <w:tc>
          <w:tcPr>
            <w:tcW w:w="457" w:type="pct"/>
            <w:tcBorders>
              <w:top w:val="nil"/>
              <w:left w:val="nil"/>
              <w:bottom w:val="single" w:sz="4" w:space="0" w:color="auto"/>
              <w:right w:val="single" w:sz="4" w:space="0" w:color="auto"/>
            </w:tcBorders>
            <w:shd w:val="clear" w:color="000000" w:fill="FFFFFF"/>
            <w:noWrap/>
            <w:vAlign w:val="center"/>
            <w:tcPrChange w:id="76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AAEC5C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62" w:author="Jezin" w:date="2025-07-21T09:38:00Z">
              <w:tcPr>
                <w:tcW w:w="177" w:type="pct"/>
                <w:vAlign w:val="center"/>
              </w:tcPr>
            </w:tcPrChange>
          </w:tcPr>
          <w:p w14:paraId="5DE51769" w14:textId="77777777" w:rsidR="0076773F" w:rsidRDefault="0076773F">
            <w:pPr>
              <w:spacing w:before="0"/>
              <w:rPr>
                <w:rFonts w:ascii="Times New Roman" w:eastAsia="Times New Roman" w:hAnsi="Times New Roman"/>
                <w:szCs w:val="20"/>
                <w:lang w:val="en-US" w:eastAsia="zh-CN"/>
              </w:rPr>
            </w:pPr>
          </w:p>
        </w:tc>
      </w:tr>
      <w:tr w:rsidR="0076773F" w14:paraId="47530BE9" w14:textId="77777777" w:rsidTr="001A1870">
        <w:trPr>
          <w:trHeight w:val="360"/>
          <w:trPrChange w:id="76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6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AE5332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59</w:t>
            </w:r>
          </w:p>
        </w:tc>
        <w:tc>
          <w:tcPr>
            <w:tcW w:w="1133" w:type="pct"/>
            <w:tcBorders>
              <w:top w:val="nil"/>
              <w:left w:val="nil"/>
              <w:bottom w:val="single" w:sz="4" w:space="0" w:color="auto"/>
              <w:right w:val="single" w:sz="4" w:space="0" w:color="auto"/>
            </w:tcBorders>
            <w:shd w:val="clear" w:color="000000" w:fill="FFFFFF"/>
            <w:vAlign w:val="center"/>
            <w:tcPrChange w:id="76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5E8E26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6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2430EF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机械动力传动设备制造</w:t>
            </w:r>
          </w:p>
        </w:tc>
        <w:tc>
          <w:tcPr>
            <w:tcW w:w="745" w:type="pct"/>
            <w:tcBorders>
              <w:top w:val="nil"/>
              <w:left w:val="nil"/>
              <w:bottom w:val="single" w:sz="4" w:space="0" w:color="auto"/>
              <w:right w:val="single" w:sz="4" w:space="0" w:color="auto"/>
            </w:tcBorders>
            <w:shd w:val="clear" w:color="000000" w:fill="FFFFFF"/>
            <w:vAlign w:val="center"/>
            <w:tcPrChange w:id="76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5E6431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6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DA8CCB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168,918.91</w:t>
            </w:r>
          </w:p>
        </w:tc>
        <w:tc>
          <w:tcPr>
            <w:tcW w:w="457" w:type="pct"/>
            <w:tcBorders>
              <w:top w:val="nil"/>
              <w:left w:val="nil"/>
              <w:bottom w:val="single" w:sz="4" w:space="0" w:color="auto"/>
              <w:right w:val="single" w:sz="4" w:space="0" w:color="auto"/>
            </w:tcBorders>
            <w:shd w:val="clear" w:color="000000" w:fill="FFFFFF"/>
            <w:noWrap/>
            <w:vAlign w:val="center"/>
            <w:tcPrChange w:id="76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FC1FF3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70" w:author="Jezin" w:date="2025-07-21T09:38:00Z">
              <w:tcPr>
                <w:tcW w:w="177" w:type="pct"/>
                <w:vAlign w:val="center"/>
              </w:tcPr>
            </w:tcPrChange>
          </w:tcPr>
          <w:p w14:paraId="2067C090" w14:textId="77777777" w:rsidR="0076773F" w:rsidRDefault="0076773F">
            <w:pPr>
              <w:spacing w:before="0"/>
              <w:rPr>
                <w:rFonts w:ascii="Times New Roman" w:eastAsia="Times New Roman" w:hAnsi="Times New Roman"/>
                <w:szCs w:val="20"/>
                <w:lang w:val="en-US" w:eastAsia="zh-CN"/>
              </w:rPr>
            </w:pPr>
          </w:p>
        </w:tc>
      </w:tr>
      <w:tr w:rsidR="0076773F" w14:paraId="306EC8F5" w14:textId="77777777" w:rsidTr="001A1870">
        <w:trPr>
          <w:trHeight w:val="360"/>
          <w:trPrChange w:id="77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7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7FCBAF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60</w:t>
            </w:r>
          </w:p>
        </w:tc>
        <w:tc>
          <w:tcPr>
            <w:tcW w:w="1133" w:type="pct"/>
            <w:tcBorders>
              <w:top w:val="nil"/>
              <w:left w:val="nil"/>
              <w:bottom w:val="single" w:sz="4" w:space="0" w:color="auto"/>
              <w:right w:val="single" w:sz="4" w:space="0" w:color="auto"/>
            </w:tcBorders>
            <w:shd w:val="clear" w:color="000000" w:fill="FFFFFF"/>
            <w:vAlign w:val="center"/>
            <w:tcPrChange w:id="77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59C8C7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7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1C56DB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测量、分配及其他泵类设备制造</w:t>
            </w:r>
          </w:p>
        </w:tc>
        <w:tc>
          <w:tcPr>
            <w:tcW w:w="745" w:type="pct"/>
            <w:tcBorders>
              <w:top w:val="nil"/>
              <w:left w:val="nil"/>
              <w:bottom w:val="single" w:sz="4" w:space="0" w:color="auto"/>
              <w:right w:val="single" w:sz="4" w:space="0" w:color="auto"/>
            </w:tcBorders>
            <w:shd w:val="clear" w:color="000000" w:fill="FFFFFF"/>
            <w:vAlign w:val="center"/>
            <w:tcPrChange w:id="77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236E2D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7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EAA338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1,937,496.95</w:t>
            </w:r>
          </w:p>
        </w:tc>
        <w:tc>
          <w:tcPr>
            <w:tcW w:w="457" w:type="pct"/>
            <w:tcBorders>
              <w:top w:val="nil"/>
              <w:left w:val="nil"/>
              <w:bottom w:val="single" w:sz="4" w:space="0" w:color="auto"/>
              <w:right w:val="single" w:sz="4" w:space="0" w:color="auto"/>
            </w:tcBorders>
            <w:shd w:val="clear" w:color="000000" w:fill="FFFFFF"/>
            <w:noWrap/>
            <w:vAlign w:val="center"/>
            <w:tcPrChange w:id="77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2882D9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78" w:author="Jezin" w:date="2025-07-21T09:38:00Z">
              <w:tcPr>
                <w:tcW w:w="177" w:type="pct"/>
                <w:vAlign w:val="center"/>
              </w:tcPr>
            </w:tcPrChange>
          </w:tcPr>
          <w:p w14:paraId="2D4AFA3D" w14:textId="77777777" w:rsidR="0076773F" w:rsidRDefault="0076773F">
            <w:pPr>
              <w:spacing w:before="0"/>
              <w:rPr>
                <w:rFonts w:ascii="Times New Roman" w:eastAsia="Times New Roman" w:hAnsi="Times New Roman"/>
                <w:szCs w:val="20"/>
                <w:lang w:val="en-US" w:eastAsia="zh-CN"/>
              </w:rPr>
            </w:pPr>
          </w:p>
        </w:tc>
      </w:tr>
      <w:tr w:rsidR="0076773F" w14:paraId="6504D00F" w14:textId="77777777" w:rsidTr="001A1870">
        <w:trPr>
          <w:trHeight w:val="660"/>
          <w:trPrChange w:id="779" w:author="Jezin" w:date="2025-07-21T09:38:00Z">
            <w:trPr>
              <w:gridAfter w:val="0"/>
              <w:trHeight w:val="6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8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5202DD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61</w:t>
            </w:r>
          </w:p>
        </w:tc>
        <w:tc>
          <w:tcPr>
            <w:tcW w:w="1133" w:type="pct"/>
            <w:tcBorders>
              <w:top w:val="nil"/>
              <w:left w:val="nil"/>
              <w:bottom w:val="single" w:sz="4" w:space="0" w:color="auto"/>
              <w:right w:val="single" w:sz="4" w:space="0" w:color="auto"/>
            </w:tcBorders>
            <w:shd w:val="clear" w:color="000000" w:fill="FFFFFF"/>
            <w:vAlign w:val="center"/>
            <w:tcPrChange w:id="78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E8AFB2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8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4D1D88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用于测量、显示和控制工业过程变量的仪器及相关产品制造</w:t>
            </w:r>
          </w:p>
        </w:tc>
        <w:tc>
          <w:tcPr>
            <w:tcW w:w="745" w:type="pct"/>
            <w:tcBorders>
              <w:top w:val="nil"/>
              <w:left w:val="nil"/>
              <w:bottom w:val="single" w:sz="4" w:space="0" w:color="auto"/>
              <w:right w:val="single" w:sz="4" w:space="0" w:color="auto"/>
            </w:tcBorders>
            <w:shd w:val="clear" w:color="000000" w:fill="FFFFFF"/>
            <w:vAlign w:val="center"/>
            <w:tcPrChange w:id="78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F25F3C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8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E06C9B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177,532.58</w:t>
            </w:r>
          </w:p>
        </w:tc>
        <w:tc>
          <w:tcPr>
            <w:tcW w:w="457" w:type="pct"/>
            <w:tcBorders>
              <w:top w:val="nil"/>
              <w:left w:val="nil"/>
              <w:bottom w:val="single" w:sz="4" w:space="0" w:color="auto"/>
              <w:right w:val="single" w:sz="4" w:space="0" w:color="auto"/>
            </w:tcBorders>
            <w:shd w:val="clear" w:color="000000" w:fill="FFFFFF"/>
            <w:noWrap/>
            <w:vAlign w:val="center"/>
            <w:tcPrChange w:id="78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575BE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86" w:author="Jezin" w:date="2025-07-21T09:38:00Z">
              <w:tcPr>
                <w:tcW w:w="177" w:type="pct"/>
                <w:vAlign w:val="center"/>
              </w:tcPr>
            </w:tcPrChange>
          </w:tcPr>
          <w:p w14:paraId="411F336E" w14:textId="77777777" w:rsidR="0076773F" w:rsidRDefault="0076773F">
            <w:pPr>
              <w:spacing w:before="0"/>
              <w:rPr>
                <w:rFonts w:ascii="Times New Roman" w:eastAsia="Times New Roman" w:hAnsi="Times New Roman"/>
                <w:szCs w:val="20"/>
                <w:lang w:val="en-US" w:eastAsia="zh-CN"/>
              </w:rPr>
            </w:pPr>
          </w:p>
        </w:tc>
      </w:tr>
      <w:tr w:rsidR="0076773F" w14:paraId="51E8E02B" w14:textId="77777777" w:rsidTr="001A1870">
        <w:trPr>
          <w:trHeight w:val="360"/>
          <w:trPrChange w:id="78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8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4AECC2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62</w:t>
            </w:r>
          </w:p>
        </w:tc>
        <w:tc>
          <w:tcPr>
            <w:tcW w:w="1133" w:type="pct"/>
            <w:tcBorders>
              <w:top w:val="nil"/>
              <w:left w:val="nil"/>
              <w:bottom w:val="single" w:sz="4" w:space="0" w:color="auto"/>
              <w:right w:val="single" w:sz="4" w:space="0" w:color="auto"/>
            </w:tcBorders>
            <w:shd w:val="clear" w:color="000000" w:fill="FFFFFF"/>
            <w:vAlign w:val="center"/>
            <w:tcPrChange w:id="78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0D9F16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9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40F712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所有其他杂项电气设备及元件制造</w:t>
            </w:r>
          </w:p>
        </w:tc>
        <w:tc>
          <w:tcPr>
            <w:tcW w:w="745" w:type="pct"/>
            <w:tcBorders>
              <w:top w:val="nil"/>
              <w:left w:val="nil"/>
              <w:bottom w:val="single" w:sz="4" w:space="0" w:color="auto"/>
              <w:right w:val="single" w:sz="4" w:space="0" w:color="auto"/>
            </w:tcBorders>
            <w:shd w:val="clear" w:color="000000" w:fill="FFFFFF"/>
            <w:vAlign w:val="center"/>
            <w:tcPrChange w:id="79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1707CB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79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36C8E0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4,336,501.56</w:t>
            </w:r>
          </w:p>
        </w:tc>
        <w:tc>
          <w:tcPr>
            <w:tcW w:w="457" w:type="pct"/>
            <w:tcBorders>
              <w:top w:val="nil"/>
              <w:left w:val="nil"/>
              <w:bottom w:val="single" w:sz="4" w:space="0" w:color="auto"/>
              <w:right w:val="single" w:sz="4" w:space="0" w:color="auto"/>
            </w:tcBorders>
            <w:shd w:val="clear" w:color="000000" w:fill="FFFFFF"/>
            <w:noWrap/>
            <w:vAlign w:val="center"/>
            <w:tcPrChange w:id="79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690B84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794" w:author="Jezin" w:date="2025-07-21T09:38:00Z">
              <w:tcPr>
                <w:tcW w:w="177" w:type="pct"/>
                <w:vAlign w:val="center"/>
              </w:tcPr>
            </w:tcPrChange>
          </w:tcPr>
          <w:p w14:paraId="78FB0B2E" w14:textId="77777777" w:rsidR="0076773F" w:rsidRDefault="0076773F">
            <w:pPr>
              <w:spacing w:before="0"/>
              <w:rPr>
                <w:rFonts w:ascii="Times New Roman" w:eastAsia="Times New Roman" w:hAnsi="Times New Roman"/>
                <w:szCs w:val="20"/>
                <w:lang w:val="en-US" w:eastAsia="zh-CN"/>
              </w:rPr>
            </w:pPr>
          </w:p>
        </w:tc>
      </w:tr>
      <w:tr w:rsidR="0076773F" w14:paraId="49F4067B" w14:textId="77777777" w:rsidTr="001A1870">
        <w:trPr>
          <w:trHeight w:val="360"/>
          <w:trPrChange w:id="79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79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DECA03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63</w:t>
            </w:r>
          </w:p>
        </w:tc>
        <w:tc>
          <w:tcPr>
            <w:tcW w:w="1133" w:type="pct"/>
            <w:tcBorders>
              <w:top w:val="nil"/>
              <w:left w:val="nil"/>
              <w:bottom w:val="single" w:sz="4" w:space="0" w:color="auto"/>
              <w:right w:val="single" w:sz="4" w:space="0" w:color="auto"/>
            </w:tcBorders>
            <w:shd w:val="clear" w:color="000000" w:fill="FFFFFF"/>
            <w:vAlign w:val="center"/>
            <w:tcPrChange w:id="79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9CB72F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79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D053EE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所有其他杂项制造</w:t>
            </w:r>
          </w:p>
        </w:tc>
        <w:tc>
          <w:tcPr>
            <w:tcW w:w="745" w:type="pct"/>
            <w:tcBorders>
              <w:top w:val="nil"/>
              <w:left w:val="nil"/>
              <w:bottom w:val="single" w:sz="4" w:space="0" w:color="auto"/>
              <w:right w:val="single" w:sz="4" w:space="0" w:color="auto"/>
            </w:tcBorders>
            <w:shd w:val="clear" w:color="000000" w:fill="FFFFFF"/>
            <w:vAlign w:val="center"/>
            <w:tcPrChange w:id="79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F0A92D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80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3AFE50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270,792,923.39</w:t>
            </w:r>
          </w:p>
        </w:tc>
        <w:tc>
          <w:tcPr>
            <w:tcW w:w="457" w:type="pct"/>
            <w:tcBorders>
              <w:top w:val="nil"/>
              <w:left w:val="nil"/>
              <w:bottom w:val="single" w:sz="4" w:space="0" w:color="auto"/>
              <w:right w:val="single" w:sz="4" w:space="0" w:color="auto"/>
            </w:tcBorders>
            <w:shd w:val="clear" w:color="000000" w:fill="FFFFFF"/>
            <w:noWrap/>
            <w:vAlign w:val="center"/>
            <w:tcPrChange w:id="80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DF1E38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802" w:author="Jezin" w:date="2025-07-21T09:38:00Z">
              <w:tcPr>
                <w:tcW w:w="177" w:type="pct"/>
                <w:vAlign w:val="center"/>
              </w:tcPr>
            </w:tcPrChange>
          </w:tcPr>
          <w:p w14:paraId="13B2B5C5" w14:textId="77777777" w:rsidR="0076773F" w:rsidRDefault="0076773F">
            <w:pPr>
              <w:spacing w:before="0"/>
              <w:rPr>
                <w:rFonts w:ascii="Times New Roman" w:eastAsia="Times New Roman" w:hAnsi="Times New Roman"/>
                <w:szCs w:val="20"/>
                <w:lang w:val="en-US" w:eastAsia="zh-CN"/>
              </w:rPr>
            </w:pPr>
          </w:p>
        </w:tc>
      </w:tr>
      <w:tr w:rsidR="0076773F" w14:paraId="20F58AF8" w14:textId="77777777" w:rsidTr="001A1870">
        <w:trPr>
          <w:trHeight w:val="360"/>
          <w:trPrChange w:id="80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0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1A9743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64</w:t>
            </w:r>
          </w:p>
        </w:tc>
        <w:tc>
          <w:tcPr>
            <w:tcW w:w="1133" w:type="pct"/>
            <w:tcBorders>
              <w:top w:val="nil"/>
              <w:left w:val="nil"/>
              <w:bottom w:val="single" w:sz="4" w:space="0" w:color="auto"/>
              <w:right w:val="single" w:sz="4" w:space="0" w:color="auto"/>
            </w:tcBorders>
            <w:shd w:val="clear" w:color="000000" w:fill="FFFFFF"/>
            <w:vAlign w:val="center"/>
            <w:tcPrChange w:id="80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CDBA85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0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1D6B77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液化石油气生产</w:t>
            </w:r>
          </w:p>
        </w:tc>
        <w:tc>
          <w:tcPr>
            <w:tcW w:w="745" w:type="pct"/>
            <w:tcBorders>
              <w:top w:val="nil"/>
              <w:left w:val="nil"/>
              <w:bottom w:val="single" w:sz="4" w:space="0" w:color="auto"/>
              <w:right w:val="single" w:sz="4" w:space="0" w:color="auto"/>
            </w:tcBorders>
            <w:shd w:val="clear" w:color="000000" w:fill="FFFFFF"/>
            <w:vAlign w:val="center"/>
            <w:tcPrChange w:id="80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0A3E7A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0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AFAFCF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9.39</w:t>
            </w:r>
          </w:p>
        </w:tc>
        <w:tc>
          <w:tcPr>
            <w:tcW w:w="457" w:type="pct"/>
            <w:tcBorders>
              <w:top w:val="nil"/>
              <w:left w:val="nil"/>
              <w:bottom w:val="single" w:sz="4" w:space="0" w:color="auto"/>
              <w:right w:val="single" w:sz="4" w:space="0" w:color="auto"/>
            </w:tcBorders>
            <w:shd w:val="clear" w:color="000000" w:fill="FFFFFF"/>
            <w:noWrap/>
            <w:vAlign w:val="center"/>
            <w:tcPrChange w:id="80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9C7368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10" w:author="Jezin" w:date="2025-07-21T09:38:00Z">
              <w:tcPr>
                <w:tcW w:w="177" w:type="pct"/>
                <w:vAlign w:val="center"/>
              </w:tcPr>
            </w:tcPrChange>
          </w:tcPr>
          <w:p w14:paraId="5A844FC8" w14:textId="77777777" w:rsidR="0076773F" w:rsidRDefault="0076773F">
            <w:pPr>
              <w:spacing w:before="0"/>
              <w:rPr>
                <w:rFonts w:ascii="Times New Roman" w:eastAsia="Times New Roman" w:hAnsi="Times New Roman"/>
                <w:szCs w:val="20"/>
                <w:lang w:val="en-US" w:eastAsia="zh-CN"/>
              </w:rPr>
            </w:pPr>
          </w:p>
        </w:tc>
      </w:tr>
      <w:tr w:rsidR="0076773F" w14:paraId="5FC6F1D9" w14:textId="77777777" w:rsidTr="001A1870">
        <w:trPr>
          <w:trHeight w:val="360"/>
          <w:trPrChange w:id="81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1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6E1015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65</w:t>
            </w:r>
          </w:p>
        </w:tc>
        <w:tc>
          <w:tcPr>
            <w:tcW w:w="1133" w:type="pct"/>
            <w:tcBorders>
              <w:top w:val="nil"/>
              <w:left w:val="nil"/>
              <w:bottom w:val="single" w:sz="4" w:space="0" w:color="auto"/>
              <w:right w:val="single" w:sz="4" w:space="0" w:color="auto"/>
            </w:tcBorders>
            <w:shd w:val="clear" w:color="000000" w:fill="FFFFFF"/>
            <w:vAlign w:val="center"/>
            <w:tcPrChange w:id="81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0FE529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1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7B3EDE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洗精煤生产</w:t>
            </w:r>
          </w:p>
        </w:tc>
        <w:tc>
          <w:tcPr>
            <w:tcW w:w="745" w:type="pct"/>
            <w:tcBorders>
              <w:top w:val="nil"/>
              <w:left w:val="nil"/>
              <w:bottom w:val="single" w:sz="4" w:space="0" w:color="auto"/>
              <w:right w:val="single" w:sz="4" w:space="0" w:color="auto"/>
            </w:tcBorders>
            <w:shd w:val="clear" w:color="000000" w:fill="FFFFFF"/>
            <w:vAlign w:val="center"/>
            <w:tcPrChange w:id="81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F2CEF3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1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9E1D92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1,946,577.05</w:t>
            </w:r>
          </w:p>
        </w:tc>
        <w:tc>
          <w:tcPr>
            <w:tcW w:w="457" w:type="pct"/>
            <w:tcBorders>
              <w:top w:val="nil"/>
              <w:left w:val="nil"/>
              <w:bottom w:val="single" w:sz="4" w:space="0" w:color="auto"/>
              <w:right w:val="single" w:sz="4" w:space="0" w:color="auto"/>
            </w:tcBorders>
            <w:shd w:val="clear" w:color="000000" w:fill="FFFFFF"/>
            <w:noWrap/>
            <w:vAlign w:val="center"/>
            <w:tcPrChange w:id="81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853EA7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18" w:author="Jezin" w:date="2025-07-21T09:38:00Z">
              <w:tcPr>
                <w:tcW w:w="177" w:type="pct"/>
                <w:vAlign w:val="center"/>
              </w:tcPr>
            </w:tcPrChange>
          </w:tcPr>
          <w:p w14:paraId="06575790" w14:textId="77777777" w:rsidR="0076773F" w:rsidRDefault="0076773F">
            <w:pPr>
              <w:spacing w:before="0"/>
              <w:rPr>
                <w:rFonts w:ascii="Times New Roman" w:eastAsia="Times New Roman" w:hAnsi="Times New Roman"/>
                <w:szCs w:val="20"/>
                <w:lang w:val="en-US" w:eastAsia="zh-CN"/>
              </w:rPr>
            </w:pPr>
          </w:p>
        </w:tc>
      </w:tr>
      <w:tr w:rsidR="0076773F" w14:paraId="76CE0D2C" w14:textId="77777777" w:rsidTr="001A1870">
        <w:trPr>
          <w:trHeight w:val="360"/>
          <w:trPrChange w:id="81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2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E38F70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66</w:t>
            </w:r>
          </w:p>
        </w:tc>
        <w:tc>
          <w:tcPr>
            <w:tcW w:w="1133" w:type="pct"/>
            <w:tcBorders>
              <w:top w:val="nil"/>
              <w:left w:val="nil"/>
              <w:bottom w:val="single" w:sz="4" w:space="0" w:color="auto"/>
              <w:right w:val="single" w:sz="4" w:space="0" w:color="auto"/>
            </w:tcBorders>
            <w:shd w:val="clear" w:color="000000" w:fill="FFFFFF"/>
            <w:vAlign w:val="center"/>
            <w:tcPrChange w:id="82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A6AE38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2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1A6727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柴油生产</w:t>
            </w:r>
          </w:p>
        </w:tc>
        <w:tc>
          <w:tcPr>
            <w:tcW w:w="745" w:type="pct"/>
            <w:tcBorders>
              <w:top w:val="nil"/>
              <w:left w:val="nil"/>
              <w:bottom w:val="single" w:sz="4" w:space="0" w:color="auto"/>
              <w:right w:val="single" w:sz="4" w:space="0" w:color="auto"/>
            </w:tcBorders>
            <w:shd w:val="clear" w:color="000000" w:fill="FFFFFF"/>
            <w:vAlign w:val="center"/>
            <w:tcPrChange w:id="82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B2B9DF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2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358CD6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1,403.87</w:t>
            </w:r>
          </w:p>
        </w:tc>
        <w:tc>
          <w:tcPr>
            <w:tcW w:w="457" w:type="pct"/>
            <w:tcBorders>
              <w:top w:val="nil"/>
              <w:left w:val="nil"/>
              <w:bottom w:val="single" w:sz="4" w:space="0" w:color="auto"/>
              <w:right w:val="single" w:sz="4" w:space="0" w:color="auto"/>
            </w:tcBorders>
            <w:shd w:val="clear" w:color="000000" w:fill="FFFFFF"/>
            <w:noWrap/>
            <w:vAlign w:val="center"/>
            <w:tcPrChange w:id="82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0CD924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26" w:author="Jezin" w:date="2025-07-21T09:38:00Z">
              <w:tcPr>
                <w:tcW w:w="177" w:type="pct"/>
                <w:vAlign w:val="center"/>
              </w:tcPr>
            </w:tcPrChange>
          </w:tcPr>
          <w:p w14:paraId="7970C8A3" w14:textId="77777777" w:rsidR="0076773F" w:rsidRDefault="0076773F">
            <w:pPr>
              <w:spacing w:before="0"/>
              <w:rPr>
                <w:rFonts w:ascii="Times New Roman" w:eastAsia="Times New Roman" w:hAnsi="Times New Roman"/>
                <w:szCs w:val="20"/>
                <w:lang w:val="en-US" w:eastAsia="zh-CN"/>
              </w:rPr>
            </w:pPr>
          </w:p>
        </w:tc>
      </w:tr>
      <w:tr w:rsidR="0076773F" w14:paraId="574A0859" w14:textId="77777777" w:rsidTr="001A1870">
        <w:trPr>
          <w:trHeight w:val="360"/>
          <w:trPrChange w:id="82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2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9DC49D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67</w:t>
            </w:r>
          </w:p>
        </w:tc>
        <w:tc>
          <w:tcPr>
            <w:tcW w:w="1133" w:type="pct"/>
            <w:tcBorders>
              <w:top w:val="nil"/>
              <w:left w:val="nil"/>
              <w:bottom w:val="single" w:sz="4" w:space="0" w:color="auto"/>
              <w:right w:val="single" w:sz="4" w:space="0" w:color="auto"/>
            </w:tcBorders>
            <w:shd w:val="clear" w:color="000000" w:fill="FFFFFF"/>
            <w:vAlign w:val="center"/>
            <w:tcPrChange w:id="82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309BCD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3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79F122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汽油生产</w:t>
            </w:r>
          </w:p>
        </w:tc>
        <w:tc>
          <w:tcPr>
            <w:tcW w:w="745" w:type="pct"/>
            <w:tcBorders>
              <w:top w:val="nil"/>
              <w:left w:val="nil"/>
              <w:bottom w:val="single" w:sz="4" w:space="0" w:color="auto"/>
              <w:right w:val="single" w:sz="4" w:space="0" w:color="auto"/>
            </w:tcBorders>
            <w:shd w:val="clear" w:color="000000" w:fill="FFFFFF"/>
            <w:vAlign w:val="center"/>
            <w:tcPrChange w:id="83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996C4E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3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80D98F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49.06</w:t>
            </w:r>
          </w:p>
        </w:tc>
        <w:tc>
          <w:tcPr>
            <w:tcW w:w="457" w:type="pct"/>
            <w:tcBorders>
              <w:top w:val="nil"/>
              <w:left w:val="nil"/>
              <w:bottom w:val="single" w:sz="4" w:space="0" w:color="auto"/>
              <w:right w:val="single" w:sz="4" w:space="0" w:color="auto"/>
            </w:tcBorders>
            <w:shd w:val="clear" w:color="000000" w:fill="FFFFFF"/>
            <w:noWrap/>
            <w:vAlign w:val="center"/>
            <w:tcPrChange w:id="83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CB2A9B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34" w:author="Jezin" w:date="2025-07-21T09:38:00Z">
              <w:tcPr>
                <w:tcW w:w="177" w:type="pct"/>
                <w:vAlign w:val="center"/>
              </w:tcPr>
            </w:tcPrChange>
          </w:tcPr>
          <w:p w14:paraId="3D253409" w14:textId="77777777" w:rsidR="0076773F" w:rsidRDefault="0076773F">
            <w:pPr>
              <w:spacing w:before="0"/>
              <w:rPr>
                <w:rFonts w:ascii="Times New Roman" w:eastAsia="Times New Roman" w:hAnsi="Times New Roman"/>
                <w:szCs w:val="20"/>
                <w:lang w:val="en-US" w:eastAsia="zh-CN"/>
              </w:rPr>
            </w:pPr>
          </w:p>
        </w:tc>
      </w:tr>
      <w:tr w:rsidR="0076773F" w14:paraId="0A7A269A" w14:textId="77777777" w:rsidTr="001A1870">
        <w:trPr>
          <w:trHeight w:val="360"/>
          <w:trPrChange w:id="83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3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E2F185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68</w:t>
            </w:r>
          </w:p>
        </w:tc>
        <w:tc>
          <w:tcPr>
            <w:tcW w:w="1133" w:type="pct"/>
            <w:tcBorders>
              <w:top w:val="nil"/>
              <w:left w:val="nil"/>
              <w:bottom w:val="single" w:sz="4" w:space="0" w:color="auto"/>
              <w:right w:val="single" w:sz="4" w:space="0" w:color="auto"/>
            </w:tcBorders>
            <w:shd w:val="clear" w:color="000000" w:fill="FFFFFF"/>
            <w:vAlign w:val="center"/>
            <w:tcPrChange w:id="83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FC4E16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3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F07D73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焦炭生产</w:t>
            </w:r>
          </w:p>
        </w:tc>
        <w:tc>
          <w:tcPr>
            <w:tcW w:w="745" w:type="pct"/>
            <w:tcBorders>
              <w:top w:val="nil"/>
              <w:left w:val="nil"/>
              <w:bottom w:val="single" w:sz="4" w:space="0" w:color="auto"/>
              <w:right w:val="single" w:sz="4" w:space="0" w:color="auto"/>
            </w:tcBorders>
            <w:shd w:val="clear" w:color="000000" w:fill="FFFFFF"/>
            <w:vAlign w:val="center"/>
            <w:tcPrChange w:id="83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0454D3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4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DB0957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145,430.20</w:t>
            </w:r>
          </w:p>
        </w:tc>
        <w:tc>
          <w:tcPr>
            <w:tcW w:w="457" w:type="pct"/>
            <w:tcBorders>
              <w:top w:val="nil"/>
              <w:left w:val="nil"/>
              <w:bottom w:val="single" w:sz="4" w:space="0" w:color="auto"/>
              <w:right w:val="single" w:sz="4" w:space="0" w:color="auto"/>
            </w:tcBorders>
            <w:shd w:val="clear" w:color="000000" w:fill="FFFFFF"/>
            <w:noWrap/>
            <w:vAlign w:val="center"/>
            <w:tcPrChange w:id="84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A61F5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42" w:author="Jezin" w:date="2025-07-21T09:38:00Z">
              <w:tcPr>
                <w:tcW w:w="177" w:type="pct"/>
                <w:vAlign w:val="center"/>
              </w:tcPr>
            </w:tcPrChange>
          </w:tcPr>
          <w:p w14:paraId="0B02EE3C" w14:textId="77777777" w:rsidR="0076773F" w:rsidRDefault="0076773F">
            <w:pPr>
              <w:spacing w:before="0"/>
              <w:rPr>
                <w:rFonts w:ascii="Times New Roman" w:eastAsia="Times New Roman" w:hAnsi="Times New Roman"/>
                <w:szCs w:val="20"/>
                <w:lang w:val="en-US" w:eastAsia="zh-CN"/>
              </w:rPr>
            </w:pPr>
          </w:p>
        </w:tc>
      </w:tr>
      <w:tr w:rsidR="0076773F" w14:paraId="3F610FD4" w14:textId="77777777" w:rsidTr="001A1870">
        <w:trPr>
          <w:trHeight w:val="360"/>
          <w:trPrChange w:id="84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4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B279B4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69</w:t>
            </w:r>
          </w:p>
        </w:tc>
        <w:tc>
          <w:tcPr>
            <w:tcW w:w="1133" w:type="pct"/>
            <w:tcBorders>
              <w:top w:val="nil"/>
              <w:left w:val="nil"/>
              <w:bottom w:val="single" w:sz="4" w:space="0" w:color="auto"/>
              <w:right w:val="single" w:sz="4" w:space="0" w:color="auto"/>
            </w:tcBorders>
            <w:shd w:val="clear" w:color="000000" w:fill="FFFFFF"/>
            <w:vAlign w:val="center"/>
            <w:tcPrChange w:id="84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97C57D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4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241DE2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焦屑生产</w:t>
            </w:r>
          </w:p>
        </w:tc>
        <w:tc>
          <w:tcPr>
            <w:tcW w:w="745" w:type="pct"/>
            <w:tcBorders>
              <w:top w:val="nil"/>
              <w:left w:val="nil"/>
              <w:bottom w:val="single" w:sz="4" w:space="0" w:color="auto"/>
              <w:right w:val="single" w:sz="4" w:space="0" w:color="auto"/>
            </w:tcBorders>
            <w:shd w:val="clear" w:color="000000" w:fill="FFFFFF"/>
            <w:vAlign w:val="center"/>
            <w:tcPrChange w:id="84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1455EA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4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D4D13B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120,570.50</w:t>
            </w:r>
          </w:p>
        </w:tc>
        <w:tc>
          <w:tcPr>
            <w:tcW w:w="457" w:type="pct"/>
            <w:tcBorders>
              <w:top w:val="nil"/>
              <w:left w:val="nil"/>
              <w:bottom w:val="single" w:sz="4" w:space="0" w:color="auto"/>
              <w:right w:val="single" w:sz="4" w:space="0" w:color="auto"/>
            </w:tcBorders>
            <w:shd w:val="clear" w:color="000000" w:fill="FFFFFF"/>
            <w:noWrap/>
            <w:vAlign w:val="center"/>
            <w:tcPrChange w:id="84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0F9642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50" w:author="Jezin" w:date="2025-07-21T09:38:00Z">
              <w:tcPr>
                <w:tcW w:w="177" w:type="pct"/>
                <w:vAlign w:val="center"/>
              </w:tcPr>
            </w:tcPrChange>
          </w:tcPr>
          <w:p w14:paraId="1A836FB4" w14:textId="77777777" w:rsidR="0076773F" w:rsidRDefault="0076773F">
            <w:pPr>
              <w:spacing w:before="0"/>
              <w:rPr>
                <w:rFonts w:ascii="Times New Roman" w:eastAsia="Times New Roman" w:hAnsi="Times New Roman"/>
                <w:szCs w:val="20"/>
                <w:lang w:val="en-US" w:eastAsia="zh-CN"/>
              </w:rPr>
            </w:pPr>
          </w:p>
        </w:tc>
      </w:tr>
      <w:tr w:rsidR="0076773F" w14:paraId="61551548" w14:textId="77777777" w:rsidTr="001A1870">
        <w:trPr>
          <w:trHeight w:val="360"/>
          <w:trPrChange w:id="85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5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9A8FDC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70</w:t>
            </w:r>
          </w:p>
        </w:tc>
        <w:tc>
          <w:tcPr>
            <w:tcW w:w="1133" w:type="pct"/>
            <w:tcBorders>
              <w:top w:val="nil"/>
              <w:left w:val="nil"/>
              <w:bottom w:val="single" w:sz="4" w:space="0" w:color="auto"/>
              <w:right w:val="single" w:sz="4" w:space="0" w:color="auto"/>
            </w:tcBorders>
            <w:shd w:val="clear" w:color="000000" w:fill="FFFFFF"/>
            <w:vAlign w:val="center"/>
            <w:tcPrChange w:id="85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31C72E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5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57066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烟煤生产</w:t>
            </w:r>
          </w:p>
        </w:tc>
        <w:tc>
          <w:tcPr>
            <w:tcW w:w="745" w:type="pct"/>
            <w:tcBorders>
              <w:top w:val="nil"/>
              <w:left w:val="nil"/>
              <w:bottom w:val="single" w:sz="4" w:space="0" w:color="auto"/>
              <w:right w:val="single" w:sz="4" w:space="0" w:color="auto"/>
            </w:tcBorders>
            <w:shd w:val="clear" w:color="000000" w:fill="FFFFFF"/>
            <w:vAlign w:val="center"/>
            <w:tcPrChange w:id="85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A09889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5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ACA45D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399,079.16</w:t>
            </w:r>
          </w:p>
        </w:tc>
        <w:tc>
          <w:tcPr>
            <w:tcW w:w="457" w:type="pct"/>
            <w:tcBorders>
              <w:top w:val="nil"/>
              <w:left w:val="nil"/>
              <w:bottom w:val="single" w:sz="4" w:space="0" w:color="auto"/>
              <w:right w:val="single" w:sz="4" w:space="0" w:color="auto"/>
            </w:tcBorders>
            <w:shd w:val="clear" w:color="000000" w:fill="FFFFFF"/>
            <w:noWrap/>
            <w:vAlign w:val="center"/>
            <w:tcPrChange w:id="85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CE58D3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58" w:author="Jezin" w:date="2025-07-21T09:38:00Z">
              <w:tcPr>
                <w:tcW w:w="177" w:type="pct"/>
                <w:vAlign w:val="center"/>
              </w:tcPr>
            </w:tcPrChange>
          </w:tcPr>
          <w:p w14:paraId="3D68320E" w14:textId="77777777" w:rsidR="0076773F" w:rsidRDefault="0076773F">
            <w:pPr>
              <w:spacing w:before="0"/>
              <w:rPr>
                <w:rFonts w:ascii="Times New Roman" w:eastAsia="Times New Roman" w:hAnsi="Times New Roman"/>
                <w:szCs w:val="20"/>
                <w:lang w:val="en-US" w:eastAsia="zh-CN"/>
              </w:rPr>
            </w:pPr>
          </w:p>
        </w:tc>
      </w:tr>
      <w:tr w:rsidR="0076773F" w14:paraId="177C1DCD" w14:textId="77777777" w:rsidTr="001A1870">
        <w:trPr>
          <w:trHeight w:val="360"/>
          <w:trPrChange w:id="85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6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81E4EF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71</w:t>
            </w:r>
          </w:p>
        </w:tc>
        <w:tc>
          <w:tcPr>
            <w:tcW w:w="1133" w:type="pct"/>
            <w:tcBorders>
              <w:top w:val="nil"/>
              <w:left w:val="nil"/>
              <w:bottom w:val="single" w:sz="4" w:space="0" w:color="auto"/>
              <w:right w:val="single" w:sz="4" w:space="0" w:color="auto"/>
            </w:tcBorders>
            <w:shd w:val="clear" w:color="000000" w:fill="FFFFFF"/>
            <w:vAlign w:val="center"/>
            <w:tcPrChange w:id="86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DC80B1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6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E5EFF8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无烟煤生产</w:t>
            </w:r>
          </w:p>
        </w:tc>
        <w:tc>
          <w:tcPr>
            <w:tcW w:w="745" w:type="pct"/>
            <w:tcBorders>
              <w:top w:val="nil"/>
              <w:left w:val="nil"/>
              <w:bottom w:val="single" w:sz="4" w:space="0" w:color="auto"/>
              <w:right w:val="single" w:sz="4" w:space="0" w:color="auto"/>
            </w:tcBorders>
            <w:shd w:val="clear" w:color="000000" w:fill="FFFFFF"/>
            <w:vAlign w:val="center"/>
            <w:tcPrChange w:id="86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7BD1FF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6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D7FDBA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260,530.34</w:t>
            </w:r>
          </w:p>
        </w:tc>
        <w:tc>
          <w:tcPr>
            <w:tcW w:w="457" w:type="pct"/>
            <w:tcBorders>
              <w:top w:val="nil"/>
              <w:left w:val="nil"/>
              <w:bottom w:val="single" w:sz="4" w:space="0" w:color="auto"/>
              <w:right w:val="single" w:sz="4" w:space="0" w:color="auto"/>
            </w:tcBorders>
            <w:shd w:val="clear" w:color="000000" w:fill="FFFFFF"/>
            <w:noWrap/>
            <w:vAlign w:val="center"/>
            <w:tcPrChange w:id="86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D19C9C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866" w:author="Jezin" w:date="2025-07-21T09:38:00Z">
              <w:tcPr>
                <w:tcW w:w="177" w:type="pct"/>
                <w:vAlign w:val="center"/>
              </w:tcPr>
            </w:tcPrChange>
          </w:tcPr>
          <w:p w14:paraId="015E3DF9" w14:textId="77777777" w:rsidR="0076773F" w:rsidRDefault="0076773F">
            <w:pPr>
              <w:spacing w:before="0"/>
              <w:rPr>
                <w:rFonts w:ascii="Times New Roman" w:eastAsia="Times New Roman" w:hAnsi="Times New Roman"/>
                <w:szCs w:val="20"/>
                <w:lang w:val="en-US" w:eastAsia="zh-CN"/>
              </w:rPr>
            </w:pPr>
          </w:p>
        </w:tc>
      </w:tr>
      <w:tr w:rsidR="0076773F" w14:paraId="395B5F18" w14:textId="77777777" w:rsidTr="001A1870">
        <w:trPr>
          <w:trHeight w:val="360"/>
          <w:trPrChange w:id="86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6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F8FF8A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72</w:t>
            </w:r>
          </w:p>
        </w:tc>
        <w:tc>
          <w:tcPr>
            <w:tcW w:w="1133" w:type="pct"/>
            <w:tcBorders>
              <w:top w:val="nil"/>
              <w:left w:val="nil"/>
              <w:bottom w:val="single" w:sz="4" w:space="0" w:color="auto"/>
              <w:right w:val="single" w:sz="4" w:space="0" w:color="auto"/>
            </w:tcBorders>
            <w:shd w:val="clear" w:color="000000" w:fill="FFFFFF"/>
            <w:vAlign w:val="center"/>
            <w:tcPrChange w:id="86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141C51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7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333C77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天然气生产</w:t>
            </w:r>
          </w:p>
        </w:tc>
        <w:tc>
          <w:tcPr>
            <w:tcW w:w="745" w:type="pct"/>
            <w:tcBorders>
              <w:top w:val="nil"/>
              <w:left w:val="nil"/>
              <w:bottom w:val="single" w:sz="4" w:space="0" w:color="auto"/>
              <w:right w:val="single" w:sz="4" w:space="0" w:color="auto"/>
            </w:tcBorders>
            <w:shd w:val="clear" w:color="000000" w:fill="FFFFFF"/>
            <w:vAlign w:val="center"/>
            <w:tcPrChange w:id="87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F545E6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7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2B66F5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1,796.49</w:t>
            </w:r>
          </w:p>
        </w:tc>
        <w:tc>
          <w:tcPr>
            <w:tcW w:w="457" w:type="pct"/>
            <w:tcBorders>
              <w:top w:val="nil"/>
              <w:left w:val="nil"/>
              <w:bottom w:val="single" w:sz="4" w:space="0" w:color="auto"/>
              <w:right w:val="single" w:sz="4" w:space="0" w:color="auto"/>
            </w:tcBorders>
            <w:shd w:val="clear" w:color="000000" w:fill="FFFFFF"/>
            <w:noWrap/>
            <w:vAlign w:val="center"/>
            <w:tcPrChange w:id="87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BD9E885" w14:textId="77777777" w:rsidR="0076773F" w:rsidRDefault="00000000">
            <w:pPr>
              <w:spacing w:before="0"/>
              <w:rPr>
                <w:rFonts w:eastAsia="PMingLiU" w:cs="Arial"/>
                <w:b/>
                <w:bCs/>
                <w:szCs w:val="20"/>
                <w:lang w:val="en-US" w:eastAsia="zh-CN"/>
              </w:rPr>
            </w:pPr>
            <w:ins w:id="874" w:author="Jezin" w:date="2025-07-22T11:06:00Z">
              <w:r>
                <w:rPr>
                  <w:rFonts w:eastAsia="PMingLiU" w:cs="Arial"/>
                  <w:b/>
                  <w:bCs/>
                  <w:szCs w:val="20"/>
                  <w:lang w:val="en-US" w:eastAsia="zh-CN"/>
                </w:rPr>
                <w:t>10000Nm3</w:t>
              </w:r>
            </w:ins>
            <w:del w:id="875" w:author="Jezin" w:date="2025-07-22T11:06:00Z">
              <w:r>
                <w:rPr>
                  <w:rFonts w:eastAsia="PMingLiU" w:cs="Arial"/>
                  <w:b/>
                  <w:bCs/>
                  <w:szCs w:val="20"/>
                  <w:lang w:val="en-US" w:eastAsia="zh-CN"/>
                </w:rPr>
                <w:delText>t</w:delText>
              </w:r>
            </w:del>
          </w:p>
        </w:tc>
        <w:tc>
          <w:tcPr>
            <w:tcW w:w="177" w:type="pct"/>
            <w:vAlign w:val="center"/>
            <w:tcPrChange w:id="876" w:author="Jezin" w:date="2025-07-21T09:38:00Z">
              <w:tcPr>
                <w:tcW w:w="177" w:type="pct"/>
                <w:vAlign w:val="center"/>
              </w:tcPr>
            </w:tcPrChange>
          </w:tcPr>
          <w:p w14:paraId="61BA0B96" w14:textId="77777777" w:rsidR="0076773F" w:rsidRDefault="0076773F">
            <w:pPr>
              <w:spacing w:before="0"/>
              <w:rPr>
                <w:rFonts w:ascii="Times New Roman" w:eastAsia="Times New Roman" w:hAnsi="Times New Roman"/>
                <w:szCs w:val="20"/>
                <w:lang w:val="en-US" w:eastAsia="zh-CN"/>
              </w:rPr>
            </w:pPr>
          </w:p>
        </w:tc>
      </w:tr>
      <w:tr w:rsidR="0076773F" w14:paraId="3422B806" w14:textId="77777777" w:rsidTr="001A1870">
        <w:trPr>
          <w:trHeight w:val="360"/>
          <w:trPrChange w:id="87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7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15C014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73</w:t>
            </w:r>
          </w:p>
        </w:tc>
        <w:tc>
          <w:tcPr>
            <w:tcW w:w="1133" w:type="pct"/>
            <w:tcBorders>
              <w:top w:val="nil"/>
              <w:left w:val="nil"/>
              <w:bottom w:val="single" w:sz="4" w:space="0" w:color="auto"/>
              <w:right w:val="single" w:sz="4" w:space="0" w:color="auto"/>
            </w:tcBorders>
            <w:shd w:val="clear" w:color="000000" w:fill="FFFFFF"/>
            <w:vAlign w:val="center"/>
            <w:tcPrChange w:id="87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1A8AC7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88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EEC741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外购电力上游排放</w:t>
            </w:r>
          </w:p>
        </w:tc>
        <w:tc>
          <w:tcPr>
            <w:tcW w:w="745" w:type="pct"/>
            <w:tcBorders>
              <w:top w:val="nil"/>
              <w:left w:val="nil"/>
              <w:bottom w:val="single" w:sz="4" w:space="0" w:color="auto"/>
              <w:right w:val="single" w:sz="4" w:space="0" w:color="auto"/>
            </w:tcBorders>
            <w:shd w:val="clear" w:color="000000" w:fill="FFFFFF"/>
            <w:vAlign w:val="center"/>
            <w:tcPrChange w:id="88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94F5B4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88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46E3CF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1,992,878.77</w:t>
            </w:r>
          </w:p>
        </w:tc>
        <w:tc>
          <w:tcPr>
            <w:tcW w:w="457" w:type="pct"/>
            <w:tcBorders>
              <w:top w:val="nil"/>
              <w:left w:val="nil"/>
              <w:bottom w:val="single" w:sz="4" w:space="0" w:color="auto"/>
              <w:right w:val="single" w:sz="4" w:space="0" w:color="auto"/>
            </w:tcBorders>
            <w:shd w:val="clear" w:color="000000" w:fill="FFFFFF"/>
            <w:noWrap/>
            <w:vAlign w:val="center"/>
            <w:tcPrChange w:id="88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424A43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MWh</w:t>
            </w:r>
          </w:p>
        </w:tc>
        <w:tc>
          <w:tcPr>
            <w:tcW w:w="177" w:type="pct"/>
            <w:vAlign w:val="center"/>
            <w:tcPrChange w:id="884" w:author="Jezin" w:date="2025-07-21T09:38:00Z">
              <w:tcPr>
                <w:tcW w:w="177" w:type="pct"/>
                <w:vAlign w:val="center"/>
              </w:tcPr>
            </w:tcPrChange>
          </w:tcPr>
          <w:p w14:paraId="3CBCDACD" w14:textId="77777777" w:rsidR="0076773F" w:rsidRDefault="0076773F">
            <w:pPr>
              <w:spacing w:before="0"/>
              <w:rPr>
                <w:rFonts w:ascii="Times New Roman" w:eastAsia="Times New Roman" w:hAnsi="Times New Roman"/>
                <w:szCs w:val="20"/>
                <w:lang w:val="en-US" w:eastAsia="zh-CN"/>
              </w:rPr>
            </w:pPr>
          </w:p>
        </w:tc>
      </w:tr>
      <w:tr w:rsidR="0076773F" w14:paraId="50E98924" w14:textId="77777777" w:rsidTr="001A1870">
        <w:trPr>
          <w:trHeight w:val="360"/>
          <w:trPrChange w:id="88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8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2FA97F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74</w:t>
            </w:r>
          </w:p>
        </w:tc>
        <w:tc>
          <w:tcPr>
            <w:tcW w:w="1133" w:type="pct"/>
            <w:tcBorders>
              <w:top w:val="nil"/>
              <w:left w:val="nil"/>
              <w:bottom w:val="single" w:sz="4" w:space="0" w:color="auto"/>
              <w:right w:val="single" w:sz="4" w:space="0" w:color="auto"/>
            </w:tcBorders>
            <w:shd w:val="clear" w:color="000000" w:fill="FFFFFF"/>
            <w:vAlign w:val="center"/>
            <w:tcPrChange w:id="88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2A3E99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88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5462FE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船运</w:t>
            </w:r>
          </w:p>
        </w:tc>
        <w:tc>
          <w:tcPr>
            <w:tcW w:w="745" w:type="pct"/>
            <w:tcBorders>
              <w:top w:val="nil"/>
              <w:left w:val="nil"/>
              <w:bottom w:val="single" w:sz="4" w:space="0" w:color="auto"/>
              <w:right w:val="single" w:sz="4" w:space="0" w:color="auto"/>
            </w:tcBorders>
            <w:shd w:val="clear" w:color="000000" w:fill="FFFFFF"/>
            <w:vAlign w:val="center"/>
            <w:tcPrChange w:id="88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693967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89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700FA9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4,937,773,501.30</w:t>
            </w:r>
          </w:p>
        </w:tc>
        <w:tc>
          <w:tcPr>
            <w:tcW w:w="457" w:type="pct"/>
            <w:tcBorders>
              <w:top w:val="nil"/>
              <w:left w:val="nil"/>
              <w:bottom w:val="single" w:sz="4" w:space="0" w:color="auto"/>
              <w:right w:val="single" w:sz="4" w:space="0" w:color="auto"/>
            </w:tcBorders>
            <w:shd w:val="clear" w:color="000000" w:fill="FFFFFF"/>
            <w:noWrap/>
            <w:vAlign w:val="center"/>
            <w:tcPrChange w:id="89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B9A9A7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892" w:author="Jezin" w:date="2025-07-21T09:38:00Z">
              <w:tcPr>
                <w:tcW w:w="177" w:type="pct"/>
                <w:vAlign w:val="center"/>
              </w:tcPr>
            </w:tcPrChange>
          </w:tcPr>
          <w:p w14:paraId="6524D418" w14:textId="77777777" w:rsidR="0076773F" w:rsidRDefault="0076773F">
            <w:pPr>
              <w:spacing w:before="0"/>
              <w:rPr>
                <w:rFonts w:ascii="Times New Roman" w:eastAsia="Times New Roman" w:hAnsi="Times New Roman"/>
                <w:szCs w:val="20"/>
                <w:lang w:val="en-US" w:eastAsia="zh-CN"/>
              </w:rPr>
            </w:pPr>
          </w:p>
        </w:tc>
      </w:tr>
      <w:tr w:rsidR="0076773F" w14:paraId="6C760DC5" w14:textId="77777777" w:rsidTr="001A1870">
        <w:trPr>
          <w:trHeight w:val="360"/>
          <w:trPrChange w:id="89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89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A3EFD8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75</w:t>
            </w:r>
          </w:p>
        </w:tc>
        <w:tc>
          <w:tcPr>
            <w:tcW w:w="1133" w:type="pct"/>
            <w:tcBorders>
              <w:top w:val="nil"/>
              <w:left w:val="nil"/>
              <w:bottom w:val="single" w:sz="4" w:space="0" w:color="auto"/>
              <w:right w:val="single" w:sz="4" w:space="0" w:color="auto"/>
            </w:tcBorders>
            <w:shd w:val="clear" w:color="000000" w:fill="FFFFFF"/>
            <w:vAlign w:val="center"/>
            <w:tcPrChange w:id="89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D91CB0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89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D26F6A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p>
        </w:tc>
        <w:tc>
          <w:tcPr>
            <w:tcW w:w="745" w:type="pct"/>
            <w:tcBorders>
              <w:top w:val="nil"/>
              <w:left w:val="nil"/>
              <w:bottom w:val="single" w:sz="4" w:space="0" w:color="auto"/>
              <w:right w:val="single" w:sz="4" w:space="0" w:color="auto"/>
            </w:tcBorders>
            <w:shd w:val="clear" w:color="000000" w:fill="FFFFFF"/>
            <w:vAlign w:val="center"/>
            <w:tcPrChange w:id="89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FD28C4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89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B5BD26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303,695,957.78</w:t>
            </w:r>
          </w:p>
        </w:tc>
        <w:tc>
          <w:tcPr>
            <w:tcW w:w="457" w:type="pct"/>
            <w:tcBorders>
              <w:top w:val="nil"/>
              <w:left w:val="nil"/>
              <w:bottom w:val="single" w:sz="4" w:space="0" w:color="auto"/>
              <w:right w:val="single" w:sz="4" w:space="0" w:color="auto"/>
            </w:tcBorders>
            <w:shd w:val="clear" w:color="000000" w:fill="FFFFFF"/>
            <w:noWrap/>
            <w:vAlign w:val="center"/>
            <w:tcPrChange w:id="89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CA2F6F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900" w:author="Jezin" w:date="2025-07-21T09:38:00Z">
              <w:tcPr>
                <w:tcW w:w="177" w:type="pct"/>
                <w:vAlign w:val="center"/>
              </w:tcPr>
            </w:tcPrChange>
          </w:tcPr>
          <w:p w14:paraId="72E8EA6B" w14:textId="77777777" w:rsidR="0076773F" w:rsidRDefault="0076773F">
            <w:pPr>
              <w:spacing w:before="0"/>
              <w:rPr>
                <w:rFonts w:ascii="Times New Roman" w:eastAsia="Times New Roman" w:hAnsi="Times New Roman"/>
                <w:szCs w:val="20"/>
                <w:lang w:val="en-US" w:eastAsia="zh-CN"/>
              </w:rPr>
            </w:pPr>
          </w:p>
        </w:tc>
      </w:tr>
      <w:tr w:rsidR="0076773F" w14:paraId="2BBB58CA" w14:textId="77777777" w:rsidTr="001A1870">
        <w:trPr>
          <w:trHeight w:val="360"/>
          <w:trPrChange w:id="90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7FB24F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76</w:t>
            </w:r>
          </w:p>
        </w:tc>
        <w:tc>
          <w:tcPr>
            <w:tcW w:w="1133" w:type="pct"/>
            <w:tcBorders>
              <w:top w:val="nil"/>
              <w:left w:val="nil"/>
              <w:bottom w:val="single" w:sz="4" w:space="0" w:color="auto"/>
              <w:right w:val="single" w:sz="4" w:space="0" w:color="auto"/>
            </w:tcBorders>
            <w:shd w:val="clear" w:color="000000" w:fill="FFFFFF"/>
            <w:vAlign w:val="center"/>
            <w:tcPrChange w:id="9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8C709C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9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6CFDC0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9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8FEB9C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9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F2AACF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1,226,509,412.23</w:t>
            </w:r>
          </w:p>
        </w:tc>
        <w:tc>
          <w:tcPr>
            <w:tcW w:w="457" w:type="pct"/>
            <w:tcBorders>
              <w:top w:val="nil"/>
              <w:left w:val="nil"/>
              <w:bottom w:val="single" w:sz="4" w:space="0" w:color="auto"/>
              <w:right w:val="single" w:sz="4" w:space="0" w:color="auto"/>
            </w:tcBorders>
            <w:shd w:val="clear" w:color="000000" w:fill="FFFFFF"/>
            <w:noWrap/>
            <w:vAlign w:val="center"/>
            <w:tcPrChange w:id="90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339474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908" w:author="Jezin" w:date="2025-07-21T09:38:00Z">
              <w:tcPr>
                <w:tcW w:w="177" w:type="pct"/>
                <w:vAlign w:val="center"/>
              </w:tcPr>
            </w:tcPrChange>
          </w:tcPr>
          <w:p w14:paraId="176F812D" w14:textId="77777777" w:rsidR="0076773F" w:rsidRDefault="0076773F">
            <w:pPr>
              <w:spacing w:before="0"/>
              <w:rPr>
                <w:rFonts w:ascii="Times New Roman" w:eastAsia="Times New Roman" w:hAnsi="Times New Roman"/>
                <w:szCs w:val="20"/>
                <w:lang w:val="en-US" w:eastAsia="zh-CN"/>
              </w:rPr>
            </w:pPr>
          </w:p>
        </w:tc>
      </w:tr>
      <w:tr w:rsidR="0076773F" w14:paraId="5CE354EE" w14:textId="77777777" w:rsidTr="001A1870">
        <w:trPr>
          <w:trHeight w:val="360"/>
          <w:trPrChange w:id="90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1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D4A152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77</w:t>
            </w:r>
          </w:p>
        </w:tc>
        <w:tc>
          <w:tcPr>
            <w:tcW w:w="1133" w:type="pct"/>
            <w:tcBorders>
              <w:top w:val="nil"/>
              <w:left w:val="nil"/>
              <w:bottom w:val="single" w:sz="4" w:space="0" w:color="auto"/>
              <w:right w:val="single" w:sz="4" w:space="0" w:color="auto"/>
            </w:tcBorders>
            <w:shd w:val="clear" w:color="000000" w:fill="FFFFFF"/>
            <w:vAlign w:val="center"/>
            <w:tcPrChange w:id="91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E193B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91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8F948B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生活垃圾和厨余垃圾</w:t>
            </w:r>
          </w:p>
        </w:tc>
        <w:tc>
          <w:tcPr>
            <w:tcW w:w="745" w:type="pct"/>
            <w:tcBorders>
              <w:top w:val="nil"/>
              <w:left w:val="nil"/>
              <w:bottom w:val="single" w:sz="4" w:space="0" w:color="auto"/>
              <w:right w:val="single" w:sz="4" w:space="0" w:color="auto"/>
            </w:tcBorders>
            <w:shd w:val="clear" w:color="000000" w:fill="FFFFFF"/>
            <w:vAlign w:val="center"/>
            <w:tcPrChange w:id="91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B31A4E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91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A8FFF6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2,610.16</w:t>
            </w:r>
          </w:p>
        </w:tc>
        <w:tc>
          <w:tcPr>
            <w:tcW w:w="457" w:type="pct"/>
            <w:tcBorders>
              <w:top w:val="nil"/>
              <w:left w:val="nil"/>
              <w:bottom w:val="single" w:sz="4" w:space="0" w:color="auto"/>
              <w:right w:val="single" w:sz="4" w:space="0" w:color="auto"/>
            </w:tcBorders>
            <w:shd w:val="clear" w:color="000000" w:fill="FFFFFF"/>
            <w:noWrap/>
            <w:vAlign w:val="center"/>
            <w:tcPrChange w:id="91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145987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916" w:author="Jezin" w:date="2025-07-21T09:38:00Z">
              <w:tcPr>
                <w:tcW w:w="177" w:type="pct"/>
                <w:vAlign w:val="center"/>
              </w:tcPr>
            </w:tcPrChange>
          </w:tcPr>
          <w:p w14:paraId="15F7C23D" w14:textId="77777777" w:rsidR="0076773F" w:rsidRDefault="0076773F">
            <w:pPr>
              <w:spacing w:before="0"/>
              <w:rPr>
                <w:rFonts w:ascii="Times New Roman" w:eastAsia="Times New Roman" w:hAnsi="Times New Roman"/>
                <w:szCs w:val="20"/>
                <w:lang w:val="en-US" w:eastAsia="zh-CN"/>
              </w:rPr>
            </w:pPr>
          </w:p>
        </w:tc>
      </w:tr>
      <w:tr w:rsidR="0076773F" w14:paraId="329E1E43" w14:textId="77777777" w:rsidTr="001A1870">
        <w:trPr>
          <w:trHeight w:val="360"/>
          <w:trPrChange w:id="91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1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83E263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78</w:t>
            </w:r>
          </w:p>
        </w:tc>
        <w:tc>
          <w:tcPr>
            <w:tcW w:w="1133" w:type="pct"/>
            <w:tcBorders>
              <w:top w:val="nil"/>
              <w:left w:val="nil"/>
              <w:bottom w:val="single" w:sz="4" w:space="0" w:color="auto"/>
              <w:right w:val="single" w:sz="4" w:space="0" w:color="auto"/>
            </w:tcBorders>
            <w:shd w:val="clear" w:color="000000" w:fill="FFFFFF"/>
            <w:vAlign w:val="center"/>
            <w:tcPrChange w:id="91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34C300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92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CDBF4B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废油</w:t>
            </w:r>
          </w:p>
        </w:tc>
        <w:tc>
          <w:tcPr>
            <w:tcW w:w="745" w:type="pct"/>
            <w:tcBorders>
              <w:top w:val="nil"/>
              <w:left w:val="nil"/>
              <w:bottom w:val="single" w:sz="4" w:space="0" w:color="auto"/>
              <w:right w:val="single" w:sz="4" w:space="0" w:color="auto"/>
            </w:tcBorders>
            <w:shd w:val="clear" w:color="000000" w:fill="FFFFFF"/>
            <w:vAlign w:val="center"/>
            <w:tcPrChange w:id="92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D1FBCC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92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59A77F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36.75</w:t>
            </w:r>
          </w:p>
        </w:tc>
        <w:tc>
          <w:tcPr>
            <w:tcW w:w="457" w:type="pct"/>
            <w:tcBorders>
              <w:top w:val="nil"/>
              <w:left w:val="nil"/>
              <w:bottom w:val="single" w:sz="4" w:space="0" w:color="auto"/>
              <w:right w:val="single" w:sz="4" w:space="0" w:color="auto"/>
            </w:tcBorders>
            <w:shd w:val="clear" w:color="000000" w:fill="FFFFFF"/>
            <w:noWrap/>
            <w:vAlign w:val="center"/>
            <w:tcPrChange w:id="92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1F8E56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924" w:author="Jezin" w:date="2025-07-21T09:38:00Z">
              <w:tcPr>
                <w:tcW w:w="177" w:type="pct"/>
                <w:vAlign w:val="center"/>
              </w:tcPr>
            </w:tcPrChange>
          </w:tcPr>
          <w:p w14:paraId="7485230A" w14:textId="77777777" w:rsidR="0076773F" w:rsidRDefault="0076773F">
            <w:pPr>
              <w:spacing w:before="0"/>
              <w:rPr>
                <w:rFonts w:ascii="Times New Roman" w:eastAsia="Times New Roman" w:hAnsi="Times New Roman"/>
                <w:szCs w:val="20"/>
                <w:lang w:val="en-US" w:eastAsia="zh-CN"/>
              </w:rPr>
            </w:pPr>
          </w:p>
        </w:tc>
      </w:tr>
      <w:tr w:rsidR="0076773F" w14:paraId="17D4E58C" w14:textId="77777777" w:rsidTr="001A1870">
        <w:trPr>
          <w:trHeight w:val="360"/>
          <w:trPrChange w:id="92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2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6FBABE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79</w:t>
            </w:r>
          </w:p>
        </w:tc>
        <w:tc>
          <w:tcPr>
            <w:tcW w:w="1133" w:type="pct"/>
            <w:tcBorders>
              <w:top w:val="nil"/>
              <w:left w:val="nil"/>
              <w:bottom w:val="single" w:sz="4" w:space="0" w:color="auto"/>
              <w:right w:val="single" w:sz="4" w:space="0" w:color="auto"/>
            </w:tcBorders>
            <w:shd w:val="clear" w:color="000000" w:fill="FFFFFF"/>
            <w:vAlign w:val="center"/>
            <w:tcPrChange w:id="92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FFECC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92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CFD25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废油水</w:t>
            </w:r>
          </w:p>
        </w:tc>
        <w:tc>
          <w:tcPr>
            <w:tcW w:w="745" w:type="pct"/>
            <w:tcBorders>
              <w:top w:val="nil"/>
              <w:left w:val="nil"/>
              <w:bottom w:val="single" w:sz="4" w:space="0" w:color="auto"/>
              <w:right w:val="single" w:sz="4" w:space="0" w:color="auto"/>
            </w:tcBorders>
            <w:shd w:val="clear" w:color="000000" w:fill="FFFFFF"/>
            <w:vAlign w:val="center"/>
            <w:tcPrChange w:id="92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5B5D2F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93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B6AF3D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229.50</w:t>
            </w:r>
          </w:p>
        </w:tc>
        <w:tc>
          <w:tcPr>
            <w:tcW w:w="457" w:type="pct"/>
            <w:tcBorders>
              <w:top w:val="nil"/>
              <w:left w:val="nil"/>
              <w:bottom w:val="single" w:sz="4" w:space="0" w:color="auto"/>
              <w:right w:val="single" w:sz="4" w:space="0" w:color="auto"/>
            </w:tcBorders>
            <w:shd w:val="clear" w:color="000000" w:fill="FFFFFF"/>
            <w:noWrap/>
            <w:vAlign w:val="center"/>
            <w:tcPrChange w:id="93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11A76F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932" w:author="Jezin" w:date="2025-07-21T09:38:00Z">
              <w:tcPr>
                <w:tcW w:w="177" w:type="pct"/>
                <w:vAlign w:val="center"/>
              </w:tcPr>
            </w:tcPrChange>
          </w:tcPr>
          <w:p w14:paraId="4F51FFF3" w14:textId="77777777" w:rsidR="0076773F" w:rsidRDefault="0076773F">
            <w:pPr>
              <w:spacing w:before="0"/>
              <w:rPr>
                <w:rFonts w:ascii="Times New Roman" w:eastAsia="Times New Roman" w:hAnsi="Times New Roman"/>
                <w:szCs w:val="20"/>
                <w:lang w:val="en-US" w:eastAsia="zh-CN"/>
              </w:rPr>
            </w:pPr>
          </w:p>
        </w:tc>
      </w:tr>
      <w:tr w:rsidR="0076773F" w14:paraId="3F5B888B" w14:textId="77777777" w:rsidTr="001A1870">
        <w:trPr>
          <w:trHeight w:val="293"/>
          <w:trPrChange w:id="933" w:author="Jezin" w:date="2025-07-21T09:38:00Z">
            <w:trPr>
              <w:gridAfter w:val="0"/>
              <w:trHeight w:val="293"/>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3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D76DE4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80</w:t>
            </w:r>
          </w:p>
        </w:tc>
        <w:tc>
          <w:tcPr>
            <w:tcW w:w="1133" w:type="pct"/>
            <w:tcBorders>
              <w:top w:val="nil"/>
              <w:left w:val="nil"/>
              <w:bottom w:val="single" w:sz="4" w:space="0" w:color="auto"/>
              <w:right w:val="single" w:sz="4" w:space="0" w:color="auto"/>
            </w:tcBorders>
            <w:shd w:val="clear" w:color="000000" w:fill="FFFFFF"/>
            <w:vAlign w:val="center"/>
            <w:tcPrChange w:id="93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43A79B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93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25C9AE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煤焦油</w:t>
            </w:r>
          </w:p>
        </w:tc>
        <w:tc>
          <w:tcPr>
            <w:tcW w:w="745" w:type="pct"/>
            <w:tcBorders>
              <w:top w:val="nil"/>
              <w:left w:val="nil"/>
              <w:bottom w:val="single" w:sz="4" w:space="0" w:color="auto"/>
              <w:right w:val="single" w:sz="4" w:space="0" w:color="auto"/>
            </w:tcBorders>
            <w:shd w:val="clear" w:color="000000" w:fill="FFFFFF"/>
            <w:vAlign w:val="center"/>
            <w:tcPrChange w:id="93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B3076B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93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D48370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57,478.34</w:t>
            </w:r>
          </w:p>
        </w:tc>
        <w:tc>
          <w:tcPr>
            <w:tcW w:w="457" w:type="pct"/>
            <w:tcBorders>
              <w:top w:val="nil"/>
              <w:left w:val="nil"/>
              <w:bottom w:val="single" w:sz="4" w:space="0" w:color="auto"/>
              <w:right w:val="single" w:sz="4" w:space="0" w:color="auto"/>
            </w:tcBorders>
            <w:shd w:val="clear" w:color="000000" w:fill="FFFFFF"/>
            <w:noWrap/>
            <w:vAlign w:val="center"/>
            <w:tcPrChange w:id="93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673155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940" w:author="Jezin" w:date="2025-07-21T09:38:00Z">
              <w:tcPr>
                <w:tcW w:w="177" w:type="pct"/>
                <w:vAlign w:val="center"/>
              </w:tcPr>
            </w:tcPrChange>
          </w:tcPr>
          <w:p w14:paraId="7806FE6D" w14:textId="77777777" w:rsidR="0076773F" w:rsidRDefault="0076773F">
            <w:pPr>
              <w:spacing w:before="0"/>
              <w:rPr>
                <w:rFonts w:ascii="Times New Roman" w:eastAsia="Times New Roman" w:hAnsi="Times New Roman"/>
                <w:szCs w:val="20"/>
                <w:lang w:val="en-US" w:eastAsia="zh-CN"/>
              </w:rPr>
            </w:pPr>
          </w:p>
        </w:tc>
      </w:tr>
      <w:tr w:rsidR="0076773F" w14:paraId="63FBA530" w14:textId="77777777" w:rsidTr="001A1870">
        <w:trPr>
          <w:trHeight w:val="308"/>
          <w:trPrChange w:id="941" w:author="Jezin" w:date="2025-07-21T09:38:00Z">
            <w:trPr>
              <w:gridAfter w:val="0"/>
              <w:trHeight w:val="308"/>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4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5921A8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81</w:t>
            </w:r>
          </w:p>
        </w:tc>
        <w:tc>
          <w:tcPr>
            <w:tcW w:w="1133" w:type="pct"/>
            <w:tcBorders>
              <w:top w:val="nil"/>
              <w:left w:val="nil"/>
              <w:bottom w:val="single" w:sz="4" w:space="0" w:color="auto"/>
              <w:right w:val="single" w:sz="4" w:space="0" w:color="auto"/>
            </w:tcBorders>
            <w:shd w:val="clear" w:color="000000" w:fill="FFFFFF"/>
            <w:vAlign w:val="center"/>
            <w:tcPrChange w:id="94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110ABA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94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796BE4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废弃物运输</w:t>
            </w:r>
          </w:p>
        </w:tc>
        <w:tc>
          <w:tcPr>
            <w:tcW w:w="745" w:type="pct"/>
            <w:tcBorders>
              <w:top w:val="nil"/>
              <w:left w:val="nil"/>
              <w:bottom w:val="single" w:sz="4" w:space="0" w:color="auto"/>
              <w:right w:val="single" w:sz="4" w:space="0" w:color="auto"/>
            </w:tcBorders>
            <w:shd w:val="clear" w:color="000000" w:fill="FFFFFF"/>
            <w:vAlign w:val="center"/>
            <w:tcPrChange w:id="94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C84419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94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8D46D6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5,589,690.04</w:t>
            </w:r>
          </w:p>
        </w:tc>
        <w:tc>
          <w:tcPr>
            <w:tcW w:w="457" w:type="pct"/>
            <w:tcBorders>
              <w:top w:val="nil"/>
              <w:left w:val="nil"/>
              <w:bottom w:val="single" w:sz="4" w:space="0" w:color="auto"/>
              <w:right w:val="single" w:sz="4" w:space="0" w:color="auto"/>
            </w:tcBorders>
            <w:shd w:val="clear" w:color="000000" w:fill="FFFFFF"/>
            <w:noWrap/>
            <w:vAlign w:val="center"/>
            <w:tcPrChange w:id="94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8751F4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948" w:author="Jezin" w:date="2025-07-21T09:38:00Z">
              <w:tcPr>
                <w:tcW w:w="177" w:type="pct"/>
                <w:vAlign w:val="center"/>
              </w:tcPr>
            </w:tcPrChange>
          </w:tcPr>
          <w:p w14:paraId="303E6028" w14:textId="77777777" w:rsidR="0076773F" w:rsidRDefault="0076773F">
            <w:pPr>
              <w:spacing w:before="0"/>
              <w:rPr>
                <w:rFonts w:ascii="Times New Roman" w:eastAsia="Times New Roman" w:hAnsi="Times New Roman"/>
                <w:szCs w:val="20"/>
                <w:lang w:val="en-US" w:eastAsia="zh-CN"/>
              </w:rPr>
            </w:pPr>
          </w:p>
        </w:tc>
      </w:tr>
      <w:tr w:rsidR="0076773F" w14:paraId="7408495B" w14:textId="77777777" w:rsidTr="001A1870">
        <w:trPr>
          <w:trHeight w:val="360"/>
          <w:trPrChange w:id="94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5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7FD074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82</w:t>
            </w:r>
          </w:p>
        </w:tc>
        <w:tc>
          <w:tcPr>
            <w:tcW w:w="1133" w:type="pct"/>
            <w:tcBorders>
              <w:top w:val="nil"/>
              <w:left w:val="nil"/>
              <w:bottom w:val="single" w:sz="4" w:space="0" w:color="auto"/>
              <w:right w:val="single" w:sz="4" w:space="0" w:color="auto"/>
            </w:tcBorders>
            <w:shd w:val="clear" w:color="000000" w:fill="FFFFFF"/>
            <w:vAlign w:val="center"/>
            <w:tcPrChange w:id="95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10D8E7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95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1ED98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航运</w:t>
            </w:r>
          </w:p>
        </w:tc>
        <w:tc>
          <w:tcPr>
            <w:tcW w:w="745" w:type="pct"/>
            <w:tcBorders>
              <w:top w:val="nil"/>
              <w:left w:val="nil"/>
              <w:bottom w:val="single" w:sz="4" w:space="0" w:color="auto"/>
              <w:right w:val="single" w:sz="4" w:space="0" w:color="auto"/>
            </w:tcBorders>
            <w:shd w:val="clear" w:color="000000" w:fill="FFFFFF"/>
            <w:vAlign w:val="center"/>
            <w:tcPrChange w:id="95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21A80E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95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DD011FB"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3,901,916.53</w:t>
            </w:r>
          </w:p>
        </w:tc>
        <w:tc>
          <w:tcPr>
            <w:tcW w:w="457" w:type="pct"/>
            <w:tcBorders>
              <w:top w:val="nil"/>
              <w:left w:val="nil"/>
              <w:bottom w:val="single" w:sz="4" w:space="0" w:color="auto"/>
              <w:right w:val="single" w:sz="4" w:space="0" w:color="auto"/>
            </w:tcBorders>
            <w:shd w:val="clear" w:color="000000" w:fill="FFFFFF"/>
            <w:noWrap/>
            <w:vAlign w:val="center"/>
            <w:tcPrChange w:id="95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24EB1E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956" w:author="Jezin" w:date="2025-07-21T09:38:00Z">
              <w:tcPr>
                <w:tcW w:w="177" w:type="pct"/>
                <w:vAlign w:val="center"/>
              </w:tcPr>
            </w:tcPrChange>
          </w:tcPr>
          <w:p w14:paraId="700B13EC" w14:textId="77777777" w:rsidR="0076773F" w:rsidRDefault="0076773F">
            <w:pPr>
              <w:spacing w:before="0"/>
              <w:rPr>
                <w:rFonts w:ascii="Times New Roman" w:eastAsia="Times New Roman" w:hAnsi="Times New Roman"/>
                <w:szCs w:val="20"/>
                <w:lang w:val="en-US" w:eastAsia="zh-CN"/>
              </w:rPr>
            </w:pPr>
          </w:p>
        </w:tc>
      </w:tr>
      <w:tr w:rsidR="0076773F" w14:paraId="13ECD697" w14:textId="77777777" w:rsidTr="001A1870">
        <w:trPr>
          <w:trHeight w:val="360"/>
          <w:trPrChange w:id="95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5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CF3156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83</w:t>
            </w:r>
          </w:p>
        </w:tc>
        <w:tc>
          <w:tcPr>
            <w:tcW w:w="1133" w:type="pct"/>
            <w:tcBorders>
              <w:top w:val="nil"/>
              <w:left w:val="nil"/>
              <w:bottom w:val="single" w:sz="4" w:space="0" w:color="auto"/>
              <w:right w:val="single" w:sz="4" w:space="0" w:color="auto"/>
            </w:tcBorders>
            <w:shd w:val="clear" w:color="000000" w:fill="FFFFFF"/>
            <w:vAlign w:val="center"/>
            <w:tcPrChange w:id="95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48804A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96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12843F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96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529DB8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96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1D6BA2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8,277,796.53</w:t>
            </w:r>
          </w:p>
        </w:tc>
        <w:tc>
          <w:tcPr>
            <w:tcW w:w="457" w:type="pct"/>
            <w:tcBorders>
              <w:top w:val="nil"/>
              <w:left w:val="nil"/>
              <w:bottom w:val="single" w:sz="4" w:space="0" w:color="auto"/>
              <w:right w:val="single" w:sz="4" w:space="0" w:color="auto"/>
            </w:tcBorders>
            <w:shd w:val="clear" w:color="000000" w:fill="FFFFFF"/>
            <w:noWrap/>
            <w:vAlign w:val="center"/>
            <w:tcPrChange w:id="96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5B15A2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964" w:author="Jezin" w:date="2025-07-21T09:38:00Z">
              <w:tcPr>
                <w:tcW w:w="177" w:type="pct"/>
                <w:vAlign w:val="center"/>
              </w:tcPr>
            </w:tcPrChange>
          </w:tcPr>
          <w:p w14:paraId="5FDBF257" w14:textId="77777777" w:rsidR="0076773F" w:rsidRDefault="0076773F">
            <w:pPr>
              <w:spacing w:before="0"/>
              <w:rPr>
                <w:rFonts w:ascii="Times New Roman" w:eastAsia="Times New Roman" w:hAnsi="Times New Roman"/>
                <w:szCs w:val="20"/>
                <w:lang w:val="en-US" w:eastAsia="zh-CN"/>
              </w:rPr>
            </w:pPr>
          </w:p>
        </w:tc>
      </w:tr>
      <w:tr w:rsidR="0076773F" w14:paraId="7082866F" w14:textId="77777777" w:rsidTr="001A1870">
        <w:trPr>
          <w:trHeight w:val="360"/>
          <w:trPrChange w:id="96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6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FF1104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84</w:t>
            </w:r>
          </w:p>
        </w:tc>
        <w:tc>
          <w:tcPr>
            <w:tcW w:w="1133" w:type="pct"/>
            <w:tcBorders>
              <w:top w:val="nil"/>
              <w:left w:val="nil"/>
              <w:bottom w:val="single" w:sz="4" w:space="0" w:color="auto"/>
              <w:right w:val="single" w:sz="4" w:space="0" w:color="auto"/>
            </w:tcBorders>
            <w:shd w:val="clear" w:color="000000" w:fill="FFFFFF"/>
            <w:vAlign w:val="center"/>
            <w:tcPrChange w:id="96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E0B7C0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96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9A287A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员工差旅住宿</w:t>
            </w:r>
          </w:p>
        </w:tc>
        <w:tc>
          <w:tcPr>
            <w:tcW w:w="745" w:type="pct"/>
            <w:tcBorders>
              <w:top w:val="nil"/>
              <w:left w:val="nil"/>
              <w:bottom w:val="single" w:sz="4" w:space="0" w:color="auto"/>
              <w:right w:val="single" w:sz="4" w:space="0" w:color="auto"/>
            </w:tcBorders>
            <w:shd w:val="clear" w:color="000000" w:fill="FFFFFF"/>
            <w:vAlign w:val="center"/>
            <w:tcPrChange w:id="96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AF42C2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97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44F5B3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13,507.00</w:t>
            </w:r>
          </w:p>
        </w:tc>
        <w:tc>
          <w:tcPr>
            <w:tcW w:w="457" w:type="pct"/>
            <w:tcBorders>
              <w:top w:val="nil"/>
              <w:left w:val="nil"/>
              <w:bottom w:val="single" w:sz="4" w:space="0" w:color="auto"/>
              <w:right w:val="single" w:sz="4" w:space="0" w:color="auto"/>
            </w:tcBorders>
            <w:shd w:val="clear" w:color="000000" w:fill="FFFFFF"/>
            <w:noWrap/>
            <w:vAlign w:val="center"/>
            <w:tcPrChange w:id="97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36C296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总间</w:t>
            </w:r>
            <w:r>
              <w:rPr>
                <w:rFonts w:eastAsia="PMingLiU" w:cs="Arial"/>
                <w:b/>
                <w:bCs/>
                <w:szCs w:val="20"/>
                <w:lang w:val="en-US" w:eastAsia="zh-CN"/>
              </w:rPr>
              <w:t>*</w:t>
            </w:r>
            <w:r>
              <w:rPr>
                <w:rFonts w:eastAsia="PMingLiU" w:cs="Arial"/>
                <w:b/>
                <w:bCs/>
                <w:szCs w:val="20"/>
                <w:lang w:val="en-US" w:eastAsia="zh-CN"/>
              </w:rPr>
              <w:t>晚</w:t>
            </w:r>
          </w:p>
        </w:tc>
        <w:tc>
          <w:tcPr>
            <w:tcW w:w="177" w:type="pct"/>
            <w:vAlign w:val="center"/>
            <w:tcPrChange w:id="972" w:author="Jezin" w:date="2025-07-21T09:38:00Z">
              <w:tcPr>
                <w:tcW w:w="177" w:type="pct"/>
                <w:vAlign w:val="center"/>
              </w:tcPr>
            </w:tcPrChange>
          </w:tcPr>
          <w:p w14:paraId="577CF9A8" w14:textId="77777777" w:rsidR="0076773F" w:rsidRDefault="0076773F">
            <w:pPr>
              <w:spacing w:before="0"/>
              <w:rPr>
                <w:rFonts w:ascii="Times New Roman" w:eastAsia="Times New Roman" w:hAnsi="Times New Roman"/>
                <w:szCs w:val="20"/>
                <w:lang w:val="en-US" w:eastAsia="zh-CN"/>
              </w:rPr>
            </w:pPr>
          </w:p>
        </w:tc>
      </w:tr>
      <w:tr w:rsidR="0076773F" w14:paraId="03558486" w14:textId="77777777" w:rsidTr="001A1870">
        <w:trPr>
          <w:trHeight w:val="360"/>
          <w:trPrChange w:id="97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7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A6C397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85</w:t>
            </w:r>
          </w:p>
        </w:tc>
        <w:tc>
          <w:tcPr>
            <w:tcW w:w="1133" w:type="pct"/>
            <w:tcBorders>
              <w:top w:val="nil"/>
              <w:left w:val="nil"/>
              <w:bottom w:val="single" w:sz="4" w:space="0" w:color="auto"/>
              <w:right w:val="single" w:sz="4" w:space="0" w:color="auto"/>
            </w:tcBorders>
            <w:shd w:val="clear" w:color="000000" w:fill="FFFFFF"/>
            <w:vAlign w:val="center"/>
            <w:tcPrChange w:id="97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4E4C4A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97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757EB6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通勤车</w:t>
            </w:r>
          </w:p>
        </w:tc>
        <w:tc>
          <w:tcPr>
            <w:tcW w:w="745" w:type="pct"/>
            <w:tcBorders>
              <w:top w:val="nil"/>
              <w:left w:val="nil"/>
              <w:bottom w:val="single" w:sz="4" w:space="0" w:color="auto"/>
              <w:right w:val="single" w:sz="4" w:space="0" w:color="auto"/>
            </w:tcBorders>
            <w:shd w:val="clear" w:color="000000" w:fill="FFFFFF"/>
            <w:vAlign w:val="center"/>
            <w:tcPrChange w:id="97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D51907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97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D1FFE2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12,637,097.00</w:t>
            </w:r>
          </w:p>
        </w:tc>
        <w:tc>
          <w:tcPr>
            <w:tcW w:w="457" w:type="pct"/>
            <w:tcBorders>
              <w:top w:val="nil"/>
              <w:left w:val="nil"/>
              <w:bottom w:val="single" w:sz="4" w:space="0" w:color="auto"/>
              <w:right w:val="single" w:sz="4" w:space="0" w:color="auto"/>
            </w:tcBorders>
            <w:shd w:val="clear" w:color="000000" w:fill="FFFFFF"/>
            <w:noWrap/>
            <w:vAlign w:val="center"/>
            <w:tcPrChange w:id="97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F66A8C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980" w:author="Jezin" w:date="2025-07-21T09:38:00Z">
              <w:tcPr>
                <w:tcW w:w="177" w:type="pct"/>
                <w:vAlign w:val="center"/>
              </w:tcPr>
            </w:tcPrChange>
          </w:tcPr>
          <w:p w14:paraId="40652552" w14:textId="77777777" w:rsidR="0076773F" w:rsidRDefault="0076773F">
            <w:pPr>
              <w:spacing w:before="0"/>
              <w:rPr>
                <w:rFonts w:ascii="Times New Roman" w:eastAsia="Times New Roman" w:hAnsi="Times New Roman"/>
                <w:szCs w:val="20"/>
                <w:lang w:val="en-US" w:eastAsia="zh-CN"/>
              </w:rPr>
            </w:pPr>
          </w:p>
        </w:tc>
      </w:tr>
      <w:tr w:rsidR="0076773F" w14:paraId="08DC015B" w14:textId="77777777" w:rsidTr="001A1870">
        <w:trPr>
          <w:trHeight w:val="360"/>
          <w:trPrChange w:id="98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8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2C9B1F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86</w:t>
            </w:r>
          </w:p>
        </w:tc>
        <w:tc>
          <w:tcPr>
            <w:tcW w:w="1133" w:type="pct"/>
            <w:tcBorders>
              <w:top w:val="nil"/>
              <w:left w:val="nil"/>
              <w:bottom w:val="single" w:sz="4" w:space="0" w:color="auto"/>
              <w:right w:val="single" w:sz="4" w:space="0" w:color="auto"/>
            </w:tcBorders>
            <w:shd w:val="clear" w:color="000000" w:fill="FFFFFF"/>
            <w:vAlign w:val="center"/>
            <w:tcPrChange w:id="98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EBD2DC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98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A928F2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电动车</w:t>
            </w:r>
          </w:p>
        </w:tc>
        <w:tc>
          <w:tcPr>
            <w:tcW w:w="745" w:type="pct"/>
            <w:tcBorders>
              <w:top w:val="nil"/>
              <w:left w:val="nil"/>
              <w:bottom w:val="single" w:sz="4" w:space="0" w:color="auto"/>
              <w:right w:val="single" w:sz="4" w:space="0" w:color="auto"/>
            </w:tcBorders>
            <w:shd w:val="clear" w:color="000000" w:fill="FFFFFF"/>
            <w:vAlign w:val="center"/>
            <w:tcPrChange w:id="98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8BB117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98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B99F73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17,561,466.00</w:t>
            </w:r>
          </w:p>
        </w:tc>
        <w:tc>
          <w:tcPr>
            <w:tcW w:w="457" w:type="pct"/>
            <w:tcBorders>
              <w:top w:val="nil"/>
              <w:left w:val="nil"/>
              <w:bottom w:val="single" w:sz="4" w:space="0" w:color="auto"/>
              <w:right w:val="single" w:sz="4" w:space="0" w:color="auto"/>
            </w:tcBorders>
            <w:shd w:val="clear" w:color="000000" w:fill="FFFFFF"/>
            <w:noWrap/>
            <w:vAlign w:val="center"/>
            <w:tcPrChange w:id="98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CAD016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988" w:author="Jezin" w:date="2025-07-21T09:38:00Z">
              <w:tcPr>
                <w:tcW w:w="177" w:type="pct"/>
                <w:vAlign w:val="center"/>
              </w:tcPr>
            </w:tcPrChange>
          </w:tcPr>
          <w:p w14:paraId="641B5D6D" w14:textId="77777777" w:rsidR="0076773F" w:rsidRDefault="0076773F">
            <w:pPr>
              <w:spacing w:before="0"/>
              <w:rPr>
                <w:rFonts w:ascii="Times New Roman" w:eastAsia="Times New Roman" w:hAnsi="Times New Roman"/>
                <w:szCs w:val="20"/>
                <w:lang w:val="en-US" w:eastAsia="zh-CN"/>
              </w:rPr>
            </w:pPr>
          </w:p>
        </w:tc>
      </w:tr>
      <w:tr w:rsidR="0076773F" w14:paraId="016B72D9" w14:textId="77777777" w:rsidTr="001A1870">
        <w:trPr>
          <w:trHeight w:val="360"/>
          <w:trPrChange w:id="98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9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B2CC2F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87</w:t>
            </w:r>
          </w:p>
        </w:tc>
        <w:tc>
          <w:tcPr>
            <w:tcW w:w="1133" w:type="pct"/>
            <w:tcBorders>
              <w:top w:val="nil"/>
              <w:left w:val="nil"/>
              <w:bottom w:val="single" w:sz="4" w:space="0" w:color="auto"/>
              <w:right w:val="single" w:sz="4" w:space="0" w:color="auto"/>
            </w:tcBorders>
            <w:shd w:val="clear" w:color="000000" w:fill="FFFFFF"/>
            <w:vAlign w:val="center"/>
            <w:tcPrChange w:id="99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F4085C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99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959DDE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自驾油车</w:t>
            </w:r>
          </w:p>
        </w:tc>
        <w:tc>
          <w:tcPr>
            <w:tcW w:w="745" w:type="pct"/>
            <w:tcBorders>
              <w:top w:val="nil"/>
              <w:left w:val="nil"/>
              <w:bottom w:val="single" w:sz="4" w:space="0" w:color="auto"/>
              <w:right w:val="single" w:sz="4" w:space="0" w:color="auto"/>
            </w:tcBorders>
            <w:shd w:val="clear" w:color="000000" w:fill="FFFFFF"/>
            <w:vAlign w:val="center"/>
            <w:tcPrChange w:id="99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F1F2E6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99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A45077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31,405,120.00</w:t>
            </w:r>
          </w:p>
        </w:tc>
        <w:tc>
          <w:tcPr>
            <w:tcW w:w="457" w:type="pct"/>
            <w:tcBorders>
              <w:top w:val="nil"/>
              <w:left w:val="nil"/>
              <w:bottom w:val="single" w:sz="4" w:space="0" w:color="auto"/>
              <w:right w:val="single" w:sz="4" w:space="0" w:color="auto"/>
            </w:tcBorders>
            <w:shd w:val="clear" w:color="000000" w:fill="FFFFFF"/>
            <w:noWrap/>
            <w:vAlign w:val="center"/>
            <w:tcPrChange w:id="99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53BD0A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km</w:t>
            </w:r>
          </w:p>
        </w:tc>
        <w:tc>
          <w:tcPr>
            <w:tcW w:w="177" w:type="pct"/>
            <w:vAlign w:val="center"/>
            <w:tcPrChange w:id="996" w:author="Jezin" w:date="2025-07-21T09:38:00Z">
              <w:tcPr>
                <w:tcW w:w="177" w:type="pct"/>
                <w:vAlign w:val="center"/>
              </w:tcPr>
            </w:tcPrChange>
          </w:tcPr>
          <w:p w14:paraId="62C02C2C" w14:textId="77777777" w:rsidR="0076773F" w:rsidRDefault="0076773F">
            <w:pPr>
              <w:spacing w:before="0"/>
              <w:rPr>
                <w:rFonts w:ascii="Times New Roman" w:eastAsia="Times New Roman" w:hAnsi="Times New Roman"/>
                <w:szCs w:val="20"/>
                <w:lang w:val="en-US" w:eastAsia="zh-CN"/>
              </w:rPr>
            </w:pPr>
          </w:p>
        </w:tc>
      </w:tr>
      <w:tr w:rsidR="0076773F" w14:paraId="326DC365" w14:textId="77777777" w:rsidTr="001A1870">
        <w:trPr>
          <w:trHeight w:val="360"/>
          <w:trPrChange w:id="99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99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221A0A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88</w:t>
            </w:r>
          </w:p>
        </w:tc>
        <w:tc>
          <w:tcPr>
            <w:tcW w:w="1133" w:type="pct"/>
            <w:tcBorders>
              <w:top w:val="nil"/>
              <w:left w:val="nil"/>
              <w:bottom w:val="single" w:sz="4" w:space="0" w:color="auto"/>
              <w:right w:val="single" w:sz="4" w:space="0" w:color="auto"/>
            </w:tcBorders>
            <w:shd w:val="clear" w:color="000000" w:fill="FFFFFF"/>
            <w:vAlign w:val="center"/>
            <w:tcPrChange w:id="99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F1D453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100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F541D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自驾电车</w:t>
            </w:r>
          </w:p>
        </w:tc>
        <w:tc>
          <w:tcPr>
            <w:tcW w:w="745" w:type="pct"/>
            <w:tcBorders>
              <w:top w:val="nil"/>
              <w:left w:val="nil"/>
              <w:bottom w:val="single" w:sz="4" w:space="0" w:color="auto"/>
              <w:right w:val="single" w:sz="4" w:space="0" w:color="auto"/>
            </w:tcBorders>
            <w:shd w:val="clear" w:color="000000" w:fill="FFFFFF"/>
            <w:vAlign w:val="center"/>
            <w:tcPrChange w:id="100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CDD964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100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BDB935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2,886,500.00</w:t>
            </w:r>
          </w:p>
        </w:tc>
        <w:tc>
          <w:tcPr>
            <w:tcW w:w="457" w:type="pct"/>
            <w:tcBorders>
              <w:top w:val="nil"/>
              <w:left w:val="nil"/>
              <w:bottom w:val="single" w:sz="4" w:space="0" w:color="auto"/>
              <w:right w:val="single" w:sz="4" w:space="0" w:color="auto"/>
            </w:tcBorders>
            <w:shd w:val="clear" w:color="000000" w:fill="FFFFFF"/>
            <w:noWrap/>
            <w:vAlign w:val="center"/>
            <w:tcPrChange w:id="100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1AFB1A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km</w:t>
            </w:r>
          </w:p>
        </w:tc>
        <w:tc>
          <w:tcPr>
            <w:tcW w:w="177" w:type="pct"/>
            <w:vAlign w:val="center"/>
            <w:tcPrChange w:id="1004" w:author="Jezin" w:date="2025-07-21T09:38:00Z">
              <w:tcPr>
                <w:tcW w:w="177" w:type="pct"/>
                <w:vAlign w:val="center"/>
              </w:tcPr>
            </w:tcPrChange>
          </w:tcPr>
          <w:p w14:paraId="7C3FB0C7" w14:textId="77777777" w:rsidR="0076773F" w:rsidRDefault="0076773F">
            <w:pPr>
              <w:spacing w:before="0"/>
              <w:rPr>
                <w:rFonts w:ascii="Times New Roman" w:eastAsia="Times New Roman" w:hAnsi="Times New Roman"/>
                <w:szCs w:val="20"/>
                <w:lang w:val="en-US" w:eastAsia="zh-CN"/>
              </w:rPr>
            </w:pPr>
          </w:p>
        </w:tc>
      </w:tr>
      <w:tr w:rsidR="0076773F" w14:paraId="41913031" w14:textId="77777777" w:rsidTr="001A1870">
        <w:trPr>
          <w:trHeight w:val="360"/>
          <w:trPrChange w:id="100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0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7EDD25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89</w:t>
            </w:r>
          </w:p>
        </w:tc>
        <w:tc>
          <w:tcPr>
            <w:tcW w:w="1133" w:type="pct"/>
            <w:tcBorders>
              <w:top w:val="nil"/>
              <w:left w:val="nil"/>
              <w:bottom w:val="single" w:sz="4" w:space="0" w:color="auto"/>
              <w:right w:val="single" w:sz="4" w:space="0" w:color="auto"/>
            </w:tcBorders>
            <w:shd w:val="clear" w:color="000000" w:fill="FFFFFF"/>
            <w:vAlign w:val="center"/>
            <w:tcPrChange w:id="100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9AADC2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00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ACC6C6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船运</w:t>
            </w:r>
          </w:p>
        </w:tc>
        <w:tc>
          <w:tcPr>
            <w:tcW w:w="745" w:type="pct"/>
            <w:tcBorders>
              <w:top w:val="nil"/>
              <w:left w:val="nil"/>
              <w:bottom w:val="single" w:sz="4" w:space="0" w:color="auto"/>
              <w:right w:val="single" w:sz="4" w:space="0" w:color="auto"/>
            </w:tcBorders>
            <w:shd w:val="clear" w:color="000000" w:fill="FFFFFF"/>
            <w:vAlign w:val="center"/>
            <w:tcPrChange w:id="100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48C42D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01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3EC7B6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1,029,048,283.74</w:t>
            </w:r>
          </w:p>
        </w:tc>
        <w:tc>
          <w:tcPr>
            <w:tcW w:w="457" w:type="pct"/>
            <w:tcBorders>
              <w:top w:val="nil"/>
              <w:left w:val="nil"/>
              <w:bottom w:val="single" w:sz="4" w:space="0" w:color="auto"/>
              <w:right w:val="single" w:sz="4" w:space="0" w:color="auto"/>
            </w:tcBorders>
            <w:shd w:val="clear" w:color="000000" w:fill="FFFFFF"/>
            <w:noWrap/>
            <w:vAlign w:val="center"/>
            <w:tcPrChange w:id="101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2472E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012" w:author="Jezin" w:date="2025-07-21T09:38:00Z">
              <w:tcPr>
                <w:tcW w:w="177" w:type="pct"/>
                <w:vAlign w:val="center"/>
              </w:tcPr>
            </w:tcPrChange>
          </w:tcPr>
          <w:p w14:paraId="2FBEB0CB" w14:textId="77777777" w:rsidR="0076773F" w:rsidRDefault="0076773F">
            <w:pPr>
              <w:spacing w:before="0"/>
              <w:rPr>
                <w:rFonts w:ascii="Times New Roman" w:eastAsia="Times New Roman" w:hAnsi="Times New Roman"/>
                <w:szCs w:val="20"/>
                <w:lang w:val="en-US" w:eastAsia="zh-CN"/>
              </w:rPr>
            </w:pPr>
          </w:p>
        </w:tc>
      </w:tr>
      <w:tr w:rsidR="0076773F" w14:paraId="330BCCD8" w14:textId="77777777" w:rsidTr="001A1870">
        <w:trPr>
          <w:trHeight w:val="360"/>
          <w:trPrChange w:id="101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1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9F2967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90</w:t>
            </w:r>
          </w:p>
        </w:tc>
        <w:tc>
          <w:tcPr>
            <w:tcW w:w="1133" w:type="pct"/>
            <w:tcBorders>
              <w:top w:val="nil"/>
              <w:left w:val="nil"/>
              <w:bottom w:val="single" w:sz="4" w:space="0" w:color="auto"/>
              <w:right w:val="single" w:sz="4" w:space="0" w:color="auto"/>
            </w:tcBorders>
            <w:shd w:val="clear" w:color="000000" w:fill="FFFFFF"/>
            <w:vAlign w:val="center"/>
            <w:tcPrChange w:id="101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A83958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01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50BE90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p>
        </w:tc>
        <w:tc>
          <w:tcPr>
            <w:tcW w:w="745" w:type="pct"/>
            <w:tcBorders>
              <w:top w:val="nil"/>
              <w:left w:val="nil"/>
              <w:bottom w:val="single" w:sz="4" w:space="0" w:color="auto"/>
              <w:right w:val="single" w:sz="4" w:space="0" w:color="auto"/>
            </w:tcBorders>
            <w:shd w:val="clear" w:color="000000" w:fill="FFFFFF"/>
            <w:vAlign w:val="center"/>
            <w:tcPrChange w:id="101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79C518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01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2EF68F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1,369,080,976.66</w:t>
            </w:r>
          </w:p>
        </w:tc>
        <w:tc>
          <w:tcPr>
            <w:tcW w:w="457" w:type="pct"/>
            <w:tcBorders>
              <w:top w:val="nil"/>
              <w:left w:val="nil"/>
              <w:bottom w:val="single" w:sz="4" w:space="0" w:color="auto"/>
              <w:right w:val="single" w:sz="4" w:space="0" w:color="auto"/>
            </w:tcBorders>
            <w:shd w:val="clear" w:color="000000" w:fill="FFFFFF"/>
            <w:noWrap/>
            <w:vAlign w:val="center"/>
            <w:tcPrChange w:id="101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59B119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020" w:author="Jezin" w:date="2025-07-21T09:38:00Z">
              <w:tcPr>
                <w:tcW w:w="177" w:type="pct"/>
                <w:vAlign w:val="center"/>
              </w:tcPr>
            </w:tcPrChange>
          </w:tcPr>
          <w:p w14:paraId="68FFA939" w14:textId="77777777" w:rsidR="0076773F" w:rsidRDefault="0076773F">
            <w:pPr>
              <w:spacing w:before="0"/>
              <w:rPr>
                <w:rFonts w:ascii="Times New Roman" w:eastAsia="Times New Roman" w:hAnsi="Times New Roman"/>
                <w:szCs w:val="20"/>
                <w:lang w:val="en-US" w:eastAsia="zh-CN"/>
              </w:rPr>
            </w:pPr>
          </w:p>
        </w:tc>
      </w:tr>
      <w:tr w:rsidR="0076773F" w14:paraId="425602F4" w14:textId="77777777" w:rsidTr="001A1870">
        <w:trPr>
          <w:trHeight w:val="360"/>
          <w:trPrChange w:id="102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2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6BE4BD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91</w:t>
            </w:r>
          </w:p>
        </w:tc>
        <w:tc>
          <w:tcPr>
            <w:tcW w:w="1133" w:type="pct"/>
            <w:tcBorders>
              <w:top w:val="nil"/>
              <w:left w:val="nil"/>
              <w:bottom w:val="single" w:sz="4" w:space="0" w:color="auto"/>
              <w:right w:val="single" w:sz="4" w:space="0" w:color="auto"/>
            </w:tcBorders>
            <w:shd w:val="clear" w:color="000000" w:fill="FFFFFF"/>
            <w:vAlign w:val="center"/>
            <w:tcPrChange w:id="102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D705AF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02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A5F544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102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203DB7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02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9087DB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228,437,028.19</w:t>
            </w:r>
          </w:p>
        </w:tc>
        <w:tc>
          <w:tcPr>
            <w:tcW w:w="457" w:type="pct"/>
            <w:tcBorders>
              <w:top w:val="nil"/>
              <w:left w:val="nil"/>
              <w:bottom w:val="single" w:sz="4" w:space="0" w:color="auto"/>
              <w:right w:val="single" w:sz="4" w:space="0" w:color="auto"/>
            </w:tcBorders>
            <w:shd w:val="clear" w:color="000000" w:fill="FFFFFF"/>
            <w:noWrap/>
            <w:vAlign w:val="center"/>
            <w:tcPrChange w:id="102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5CBA28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028" w:author="Jezin" w:date="2025-07-21T09:38:00Z">
              <w:tcPr>
                <w:tcW w:w="177" w:type="pct"/>
                <w:vAlign w:val="center"/>
              </w:tcPr>
            </w:tcPrChange>
          </w:tcPr>
          <w:p w14:paraId="30262494" w14:textId="77777777" w:rsidR="0076773F" w:rsidRDefault="0076773F">
            <w:pPr>
              <w:spacing w:before="0"/>
              <w:rPr>
                <w:rFonts w:ascii="Times New Roman" w:eastAsia="Times New Roman" w:hAnsi="Times New Roman"/>
                <w:szCs w:val="20"/>
                <w:lang w:val="en-US" w:eastAsia="zh-CN"/>
              </w:rPr>
            </w:pPr>
          </w:p>
        </w:tc>
      </w:tr>
      <w:tr w:rsidR="0076773F" w14:paraId="03FD0EF4" w14:textId="77777777" w:rsidTr="001A1870">
        <w:trPr>
          <w:trHeight w:val="360"/>
          <w:trPrChange w:id="102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3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8BC258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92</w:t>
            </w:r>
          </w:p>
        </w:tc>
        <w:tc>
          <w:tcPr>
            <w:tcW w:w="1133" w:type="pct"/>
            <w:tcBorders>
              <w:top w:val="nil"/>
              <w:left w:val="nil"/>
              <w:bottom w:val="single" w:sz="4" w:space="0" w:color="auto"/>
              <w:right w:val="single" w:sz="4" w:space="0" w:color="auto"/>
            </w:tcBorders>
            <w:shd w:val="clear" w:color="000000" w:fill="FFFFFF"/>
            <w:vAlign w:val="center"/>
            <w:tcPrChange w:id="103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4F8928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03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F1ACAE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r>
              <w:rPr>
                <w:rFonts w:eastAsia="PMingLiU" w:cs="Arial"/>
                <w:b/>
                <w:bCs/>
                <w:szCs w:val="20"/>
                <w:lang w:val="en-US" w:eastAsia="zh-CN"/>
              </w:rPr>
              <w:t>-</w:t>
            </w:r>
            <w:r>
              <w:rPr>
                <w:rFonts w:eastAsia="PMingLiU" w:cs="Arial"/>
                <w:b/>
                <w:bCs/>
                <w:szCs w:val="20"/>
                <w:lang w:val="en-US" w:eastAsia="zh-CN"/>
              </w:rPr>
              <w:t>副产品</w:t>
            </w:r>
          </w:p>
        </w:tc>
        <w:tc>
          <w:tcPr>
            <w:tcW w:w="745" w:type="pct"/>
            <w:tcBorders>
              <w:top w:val="nil"/>
              <w:left w:val="nil"/>
              <w:bottom w:val="single" w:sz="4" w:space="0" w:color="auto"/>
              <w:right w:val="single" w:sz="4" w:space="0" w:color="auto"/>
            </w:tcBorders>
            <w:shd w:val="clear" w:color="000000" w:fill="FFFFFF"/>
            <w:vAlign w:val="center"/>
            <w:tcPrChange w:id="103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6475B4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03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A85B79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12,973,524.00</w:t>
            </w:r>
          </w:p>
        </w:tc>
        <w:tc>
          <w:tcPr>
            <w:tcW w:w="457" w:type="pct"/>
            <w:tcBorders>
              <w:top w:val="nil"/>
              <w:left w:val="nil"/>
              <w:bottom w:val="single" w:sz="4" w:space="0" w:color="auto"/>
              <w:right w:val="single" w:sz="4" w:space="0" w:color="auto"/>
            </w:tcBorders>
            <w:shd w:val="clear" w:color="000000" w:fill="FFFFFF"/>
            <w:noWrap/>
            <w:vAlign w:val="center"/>
            <w:tcPrChange w:id="103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6E00A6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036" w:author="Jezin" w:date="2025-07-21T09:38:00Z">
              <w:tcPr>
                <w:tcW w:w="177" w:type="pct"/>
                <w:vAlign w:val="center"/>
              </w:tcPr>
            </w:tcPrChange>
          </w:tcPr>
          <w:p w14:paraId="5BFC956B" w14:textId="77777777" w:rsidR="0076773F" w:rsidRDefault="0076773F">
            <w:pPr>
              <w:spacing w:before="0"/>
              <w:rPr>
                <w:rFonts w:ascii="Times New Roman" w:eastAsia="Times New Roman" w:hAnsi="Times New Roman"/>
                <w:szCs w:val="20"/>
                <w:lang w:val="en-US" w:eastAsia="zh-CN"/>
              </w:rPr>
            </w:pPr>
          </w:p>
        </w:tc>
      </w:tr>
      <w:tr w:rsidR="0076773F" w14:paraId="54F903DB" w14:textId="77777777" w:rsidTr="001A1870">
        <w:trPr>
          <w:trHeight w:val="360"/>
          <w:trPrChange w:id="103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3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E335B6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93</w:t>
            </w:r>
          </w:p>
        </w:tc>
        <w:tc>
          <w:tcPr>
            <w:tcW w:w="1133" w:type="pct"/>
            <w:tcBorders>
              <w:top w:val="nil"/>
              <w:left w:val="nil"/>
              <w:bottom w:val="single" w:sz="4" w:space="0" w:color="auto"/>
              <w:right w:val="single" w:sz="4" w:space="0" w:color="auto"/>
            </w:tcBorders>
            <w:shd w:val="clear" w:color="000000" w:fill="FFFFFF"/>
            <w:vAlign w:val="center"/>
            <w:tcPrChange w:id="103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345E05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04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ABD7C9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锻材加工</w:t>
            </w:r>
          </w:p>
        </w:tc>
        <w:tc>
          <w:tcPr>
            <w:tcW w:w="745" w:type="pct"/>
            <w:tcBorders>
              <w:top w:val="nil"/>
              <w:left w:val="nil"/>
              <w:bottom w:val="single" w:sz="4" w:space="0" w:color="auto"/>
              <w:right w:val="single" w:sz="4" w:space="0" w:color="auto"/>
            </w:tcBorders>
            <w:shd w:val="clear" w:color="000000" w:fill="FFFFFF"/>
            <w:vAlign w:val="center"/>
            <w:tcPrChange w:id="104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4F1407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04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642DC3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149,966.00</w:t>
            </w:r>
          </w:p>
        </w:tc>
        <w:tc>
          <w:tcPr>
            <w:tcW w:w="457" w:type="pct"/>
            <w:tcBorders>
              <w:top w:val="nil"/>
              <w:left w:val="nil"/>
              <w:bottom w:val="single" w:sz="4" w:space="0" w:color="auto"/>
              <w:right w:val="single" w:sz="4" w:space="0" w:color="auto"/>
            </w:tcBorders>
            <w:shd w:val="clear" w:color="000000" w:fill="FFFFFF"/>
            <w:noWrap/>
            <w:vAlign w:val="center"/>
            <w:tcPrChange w:id="104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E05F7C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044" w:author="Jezin" w:date="2025-07-21T09:38:00Z">
              <w:tcPr>
                <w:tcW w:w="177" w:type="pct"/>
                <w:vAlign w:val="center"/>
              </w:tcPr>
            </w:tcPrChange>
          </w:tcPr>
          <w:p w14:paraId="06004F90" w14:textId="77777777" w:rsidR="0076773F" w:rsidRDefault="0076773F">
            <w:pPr>
              <w:spacing w:before="0"/>
              <w:rPr>
                <w:rFonts w:ascii="Times New Roman" w:eastAsia="Times New Roman" w:hAnsi="Times New Roman"/>
                <w:szCs w:val="20"/>
                <w:lang w:val="en-US" w:eastAsia="zh-CN"/>
              </w:rPr>
            </w:pPr>
          </w:p>
        </w:tc>
      </w:tr>
      <w:tr w:rsidR="0076773F" w14:paraId="45202F6B" w14:textId="77777777" w:rsidTr="001A1870">
        <w:trPr>
          <w:trHeight w:val="360"/>
          <w:trPrChange w:id="104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4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015B96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94</w:t>
            </w:r>
          </w:p>
        </w:tc>
        <w:tc>
          <w:tcPr>
            <w:tcW w:w="1133" w:type="pct"/>
            <w:tcBorders>
              <w:top w:val="nil"/>
              <w:left w:val="nil"/>
              <w:bottom w:val="single" w:sz="4" w:space="0" w:color="auto"/>
              <w:right w:val="single" w:sz="4" w:space="0" w:color="auto"/>
            </w:tcBorders>
            <w:shd w:val="clear" w:color="000000" w:fill="FFFFFF"/>
            <w:vAlign w:val="center"/>
            <w:tcPrChange w:id="104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C76A44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04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E87DA3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棒材加工</w:t>
            </w:r>
          </w:p>
        </w:tc>
        <w:tc>
          <w:tcPr>
            <w:tcW w:w="745" w:type="pct"/>
            <w:tcBorders>
              <w:top w:val="nil"/>
              <w:left w:val="nil"/>
              <w:bottom w:val="single" w:sz="4" w:space="0" w:color="auto"/>
              <w:right w:val="single" w:sz="4" w:space="0" w:color="auto"/>
            </w:tcBorders>
            <w:shd w:val="clear" w:color="000000" w:fill="FFFFFF"/>
            <w:vAlign w:val="center"/>
            <w:tcPrChange w:id="104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436ED7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05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A41192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2,033,971.00</w:t>
            </w:r>
          </w:p>
        </w:tc>
        <w:tc>
          <w:tcPr>
            <w:tcW w:w="457" w:type="pct"/>
            <w:tcBorders>
              <w:top w:val="nil"/>
              <w:left w:val="nil"/>
              <w:bottom w:val="single" w:sz="4" w:space="0" w:color="auto"/>
              <w:right w:val="single" w:sz="4" w:space="0" w:color="auto"/>
            </w:tcBorders>
            <w:shd w:val="clear" w:color="000000" w:fill="FFFFFF"/>
            <w:noWrap/>
            <w:vAlign w:val="center"/>
            <w:tcPrChange w:id="105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E6E604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052" w:author="Jezin" w:date="2025-07-21T09:38:00Z">
              <w:tcPr>
                <w:tcW w:w="177" w:type="pct"/>
                <w:vAlign w:val="center"/>
              </w:tcPr>
            </w:tcPrChange>
          </w:tcPr>
          <w:p w14:paraId="1B707AB5" w14:textId="77777777" w:rsidR="0076773F" w:rsidRDefault="0076773F">
            <w:pPr>
              <w:spacing w:before="0"/>
              <w:rPr>
                <w:rFonts w:ascii="Times New Roman" w:eastAsia="Times New Roman" w:hAnsi="Times New Roman"/>
                <w:szCs w:val="20"/>
                <w:lang w:val="en-US" w:eastAsia="zh-CN"/>
              </w:rPr>
            </w:pPr>
          </w:p>
        </w:tc>
      </w:tr>
      <w:tr w:rsidR="0076773F" w14:paraId="2E29DA52" w14:textId="77777777" w:rsidTr="001A1870">
        <w:trPr>
          <w:trHeight w:val="360"/>
          <w:trPrChange w:id="105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5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EC8088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95</w:t>
            </w:r>
          </w:p>
        </w:tc>
        <w:tc>
          <w:tcPr>
            <w:tcW w:w="1133" w:type="pct"/>
            <w:tcBorders>
              <w:top w:val="nil"/>
              <w:left w:val="nil"/>
              <w:bottom w:val="single" w:sz="4" w:space="0" w:color="auto"/>
              <w:right w:val="single" w:sz="4" w:space="0" w:color="auto"/>
            </w:tcBorders>
            <w:shd w:val="clear" w:color="000000" w:fill="FFFFFF"/>
            <w:vAlign w:val="center"/>
            <w:tcPrChange w:id="105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AFB985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05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10FA96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钢管加工</w:t>
            </w:r>
          </w:p>
        </w:tc>
        <w:tc>
          <w:tcPr>
            <w:tcW w:w="745" w:type="pct"/>
            <w:tcBorders>
              <w:top w:val="nil"/>
              <w:left w:val="nil"/>
              <w:bottom w:val="single" w:sz="4" w:space="0" w:color="auto"/>
              <w:right w:val="single" w:sz="4" w:space="0" w:color="auto"/>
            </w:tcBorders>
            <w:shd w:val="clear" w:color="000000" w:fill="FFFFFF"/>
            <w:vAlign w:val="center"/>
            <w:tcPrChange w:id="105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529B5C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05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C300BA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760,435.74</w:t>
            </w:r>
          </w:p>
        </w:tc>
        <w:tc>
          <w:tcPr>
            <w:tcW w:w="457" w:type="pct"/>
            <w:tcBorders>
              <w:top w:val="nil"/>
              <w:left w:val="nil"/>
              <w:bottom w:val="single" w:sz="4" w:space="0" w:color="auto"/>
              <w:right w:val="single" w:sz="4" w:space="0" w:color="auto"/>
            </w:tcBorders>
            <w:shd w:val="clear" w:color="000000" w:fill="FFFFFF"/>
            <w:noWrap/>
            <w:vAlign w:val="center"/>
            <w:tcPrChange w:id="105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A3CF15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060" w:author="Jezin" w:date="2025-07-21T09:38:00Z">
              <w:tcPr>
                <w:tcW w:w="177" w:type="pct"/>
                <w:vAlign w:val="center"/>
              </w:tcPr>
            </w:tcPrChange>
          </w:tcPr>
          <w:p w14:paraId="3F049736" w14:textId="77777777" w:rsidR="0076773F" w:rsidRDefault="0076773F">
            <w:pPr>
              <w:spacing w:before="0"/>
              <w:rPr>
                <w:rFonts w:ascii="Times New Roman" w:eastAsia="Times New Roman" w:hAnsi="Times New Roman"/>
                <w:szCs w:val="20"/>
                <w:lang w:val="en-US" w:eastAsia="zh-CN"/>
              </w:rPr>
            </w:pPr>
          </w:p>
        </w:tc>
      </w:tr>
      <w:tr w:rsidR="0076773F" w14:paraId="69F66867" w14:textId="77777777" w:rsidTr="001A1870">
        <w:trPr>
          <w:trHeight w:val="360"/>
          <w:trPrChange w:id="106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6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6A93E4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96</w:t>
            </w:r>
          </w:p>
        </w:tc>
        <w:tc>
          <w:tcPr>
            <w:tcW w:w="1133" w:type="pct"/>
            <w:tcBorders>
              <w:top w:val="nil"/>
              <w:left w:val="nil"/>
              <w:bottom w:val="single" w:sz="4" w:space="0" w:color="auto"/>
              <w:right w:val="single" w:sz="4" w:space="0" w:color="auto"/>
            </w:tcBorders>
            <w:shd w:val="clear" w:color="000000" w:fill="FFFFFF"/>
            <w:vAlign w:val="center"/>
            <w:tcPrChange w:id="106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5C5FB8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06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74E976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钢坯加工</w:t>
            </w:r>
          </w:p>
        </w:tc>
        <w:tc>
          <w:tcPr>
            <w:tcW w:w="745" w:type="pct"/>
            <w:tcBorders>
              <w:top w:val="nil"/>
              <w:left w:val="nil"/>
              <w:bottom w:val="single" w:sz="4" w:space="0" w:color="auto"/>
              <w:right w:val="single" w:sz="4" w:space="0" w:color="auto"/>
            </w:tcBorders>
            <w:shd w:val="clear" w:color="000000" w:fill="FFFFFF"/>
            <w:vAlign w:val="center"/>
            <w:tcPrChange w:id="106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AA362E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06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915562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702,589.87</w:t>
            </w:r>
          </w:p>
        </w:tc>
        <w:tc>
          <w:tcPr>
            <w:tcW w:w="457" w:type="pct"/>
            <w:tcBorders>
              <w:top w:val="nil"/>
              <w:left w:val="nil"/>
              <w:bottom w:val="single" w:sz="4" w:space="0" w:color="auto"/>
              <w:right w:val="single" w:sz="4" w:space="0" w:color="auto"/>
            </w:tcBorders>
            <w:shd w:val="clear" w:color="000000" w:fill="FFFFFF"/>
            <w:noWrap/>
            <w:vAlign w:val="center"/>
            <w:tcPrChange w:id="106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29654F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068" w:author="Jezin" w:date="2025-07-21T09:38:00Z">
              <w:tcPr>
                <w:tcW w:w="177" w:type="pct"/>
                <w:vAlign w:val="center"/>
              </w:tcPr>
            </w:tcPrChange>
          </w:tcPr>
          <w:p w14:paraId="1C46FA20" w14:textId="77777777" w:rsidR="0076773F" w:rsidRDefault="0076773F">
            <w:pPr>
              <w:spacing w:before="0"/>
              <w:rPr>
                <w:rFonts w:ascii="Times New Roman" w:eastAsia="Times New Roman" w:hAnsi="Times New Roman"/>
                <w:szCs w:val="20"/>
                <w:lang w:val="en-US" w:eastAsia="zh-CN"/>
              </w:rPr>
            </w:pPr>
          </w:p>
        </w:tc>
      </w:tr>
      <w:tr w:rsidR="001A1870" w14:paraId="7648A1F5" w14:textId="77777777" w:rsidTr="001A1870">
        <w:trPr>
          <w:trHeight w:val="360"/>
        </w:trPr>
        <w:tc>
          <w:tcPr>
            <w:tcW w:w="458" w:type="pct"/>
            <w:tcBorders>
              <w:top w:val="nil"/>
              <w:left w:val="single" w:sz="4" w:space="0" w:color="auto"/>
              <w:bottom w:val="single" w:sz="4" w:space="0" w:color="auto"/>
              <w:right w:val="single" w:sz="4" w:space="0" w:color="auto"/>
            </w:tcBorders>
            <w:shd w:val="clear" w:color="000000" w:fill="FFFFFF"/>
            <w:noWrap/>
            <w:vAlign w:val="center"/>
          </w:tcPr>
          <w:p w14:paraId="71F64357" w14:textId="3A68E5E6" w:rsidR="001A1870" w:rsidRPr="001A1870" w:rsidRDefault="001A1870" w:rsidP="001A1870">
            <w:pPr>
              <w:spacing w:before="0"/>
              <w:jc w:val="center"/>
              <w:rPr>
                <w:rFonts w:cs="Arial" w:hint="eastAsia"/>
                <w:b/>
                <w:bCs/>
                <w:szCs w:val="20"/>
                <w:lang w:val="en-US" w:eastAsia="zh-CN"/>
              </w:rPr>
            </w:pPr>
            <w:r>
              <w:rPr>
                <w:rFonts w:cs="Arial" w:hint="eastAsia"/>
                <w:b/>
                <w:bCs/>
                <w:szCs w:val="20"/>
                <w:lang w:val="en-US" w:eastAsia="zh-CN"/>
              </w:rPr>
              <w:t>97</w:t>
            </w:r>
          </w:p>
        </w:tc>
        <w:tc>
          <w:tcPr>
            <w:tcW w:w="1133" w:type="pct"/>
            <w:tcBorders>
              <w:top w:val="nil"/>
              <w:left w:val="nil"/>
              <w:bottom w:val="single" w:sz="4" w:space="0" w:color="auto"/>
              <w:right w:val="single" w:sz="4" w:space="0" w:color="auto"/>
            </w:tcBorders>
            <w:shd w:val="clear" w:color="000000" w:fill="FFFFFF"/>
            <w:vAlign w:val="center"/>
          </w:tcPr>
          <w:p w14:paraId="0F825592" w14:textId="497D7F43" w:rsidR="001A1870" w:rsidRDefault="001A1870" w:rsidP="001A1870">
            <w:pPr>
              <w:spacing w:before="0"/>
              <w:rPr>
                <w:rFonts w:eastAsia="PMingLiU" w:cs="Arial"/>
                <w:b/>
                <w:bCs/>
                <w:szCs w:val="20"/>
                <w:lang w:val="en-US" w:eastAsia="zh-CN"/>
              </w:rPr>
            </w:pPr>
            <w:r>
              <w:rPr>
                <w:rFonts w:eastAsia="PMingLiU" w:cs="Arial"/>
                <w:b/>
                <w:bCs/>
                <w:szCs w:val="20"/>
                <w:lang w:val="en-US" w:eastAsia="zh-CN"/>
              </w:rPr>
              <w:t>外销产品</w:t>
            </w:r>
            <w:r>
              <w:rPr>
                <w:rFonts w:asciiTheme="minorEastAsia" w:hAnsiTheme="minorEastAsia" w:cs="Arial" w:hint="eastAsia"/>
                <w:b/>
                <w:bCs/>
                <w:szCs w:val="20"/>
                <w:lang w:val="en-US" w:eastAsia="zh-CN"/>
              </w:rPr>
              <w:t>使用</w:t>
            </w:r>
            <w:r>
              <w:rPr>
                <w:rFonts w:eastAsia="PMingLiU" w:cs="Arial"/>
                <w:b/>
                <w:bCs/>
                <w:szCs w:val="20"/>
                <w:lang w:val="en-US" w:eastAsia="zh-CN"/>
              </w:rPr>
              <w:t>产生的排放</w:t>
            </w:r>
          </w:p>
        </w:tc>
        <w:tc>
          <w:tcPr>
            <w:tcW w:w="1070" w:type="pct"/>
            <w:tcBorders>
              <w:top w:val="nil"/>
              <w:left w:val="nil"/>
              <w:bottom w:val="single" w:sz="4" w:space="0" w:color="auto"/>
              <w:right w:val="single" w:sz="4" w:space="0" w:color="auto"/>
            </w:tcBorders>
            <w:shd w:val="clear" w:color="auto" w:fill="auto"/>
            <w:vAlign w:val="center"/>
          </w:tcPr>
          <w:p w14:paraId="16198A59" w14:textId="41216627" w:rsidR="001A1870" w:rsidRPr="001A1870" w:rsidRDefault="001A1870" w:rsidP="001A1870">
            <w:pPr>
              <w:spacing w:before="0"/>
              <w:rPr>
                <w:rFonts w:eastAsia="PMingLiU" w:cs="Arial"/>
                <w:b/>
                <w:bCs/>
                <w:szCs w:val="20"/>
                <w:lang w:val="en-US" w:eastAsia="zh-CN"/>
              </w:rPr>
            </w:pPr>
            <w:r>
              <w:rPr>
                <w:rFonts w:asciiTheme="minorEastAsia" w:hAnsiTheme="minorEastAsia" w:cs="Arial" w:hint="eastAsia"/>
                <w:b/>
                <w:bCs/>
                <w:szCs w:val="20"/>
                <w:lang w:val="en-US" w:eastAsia="zh-CN"/>
              </w:rPr>
              <w:t>外售焦炉煤气燃烧</w:t>
            </w:r>
          </w:p>
        </w:tc>
        <w:tc>
          <w:tcPr>
            <w:tcW w:w="745" w:type="pct"/>
            <w:tcBorders>
              <w:top w:val="nil"/>
              <w:left w:val="nil"/>
              <w:bottom w:val="single" w:sz="4" w:space="0" w:color="auto"/>
              <w:right w:val="single" w:sz="4" w:space="0" w:color="auto"/>
            </w:tcBorders>
            <w:shd w:val="clear" w:color="000000" w:fill="FFFFFF"/>
            <w:vAlign w:val="center"/>
          </w:tcPr>
          <w:p w14:paraId="6CDD36AC" w14:textId="5816EF11" w:rsidR="001A1870" w:rsidRDefault="001A1870" w:rsidP="001A187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r>
              <w:rPr>
                <w:rFonts w:ascii="宋体" w:eastAsia="宋体" w:hAnsi="宋体" w:cs="宋体" w:hint="eastAsia"/>
                <w:b/>
                <w:bCs/>
                <w:szCs w:val="20"/>
                <w:lang w:val="en-US" w:eastAsia="zh-CN"/>
              </w:rPr>
              <w:t>1</w:t>
            </w:r>
          </w:p>
        </w:tc>
        <w:tc>
          <w:tcPr>
            <w:tcW w:w="960" w:type="pct"/>
            <w:tcBorders>
              <w:top w:val="nil"/>
              <w:left w:val="nil"/>
              <w:bottom w:val="single" w:sz="4" w:space="0" w:color="auto"/>
              <w:right w:val="single" w:sz="4" w:space="0" w:color="auto"/>
            </w:tcBorders>
            <w:shd w:val="clear" w:color="000000" w:fill="FFFFFF"/>
            <w:noWrap/>
            <w:vAlign w:val="center"/>
          </w:tcPr>
          <w:p w14:paraId="7D87431E" w14:textId="3C4CE75A" w:rsidR="001A1870" w:rsidRPr="001A1870" w:rsidRDefault="001A1870" w:rsidP="001A1870">
            <w:pPr>
              <w:spacing w:before="0"/>
              <w:jc w:val="right"/>
              <w:rPr>
                <w:rFonts w:cs="Arial" w:hint="eastAsia"/>
                <w:b/>
                <w:bCs/>
                <w:szCs w:val="20"/>
                <w:lang w:val="en-US" w:eastAsia="zh-CN"/>
              </w:rPr>
            </w:pPr>
            <w:r w:rsidRPr="001A1870">
              <w:rPr>
                <w:rFonts w:eastAsia="PMingLiU" w:cs="Arial"/>
                <w:b/>
                <w:bCs/>
                <w:szCs w:val="20"/>
                <w:lang w:val="en-US" w:eastAsia="zh-CN"/>
              </w:rPr>
              <w:t>500.97</w:t>
            </w:r>
          </w:p>
        </w:tc>
        <w:tc>
          <w:tcPr>
            <w:tcW w:w="457" w:type="pct"/>
            <w:tcBorders>
              <w:top w:val="nil"/>
              <w:left w:val="nil"/>
              <w:bottom w:val="single" w:sz="4" w:space="0" w:color="auto"/>
              <w:right w:val="single" w:sz="4" w:space="0" w:color="auto"/>
            </w:tcBorders>
            <w:shd w:val="clear" w:color="000000" w:fill="FFFFFF"/>
            <w:noWrap/>
            <w:vAlign w:val="center"/>
          </w:tcPr>
          <w:p w14:paraId="4926BF9F" w14:textId="5468B62F" w:rsidR="001A1870" w:rsidRPr="001A1870" w:rsidRDefault="001A1870" w:rsidP="001A1870">
            <w:pPr>
              <w:spacing w:before="0"/>
              <w:rPr>
                <w:rFonts w:cs="Arial" w:hint="eastAsia"/>
                <w:b/>
                <w:bCs/>
                <w:szCs w:val="20"/>
                <w:lang w:val="en-US" w:eastAsia="zh-CN"/>
              </w:rPr>
            </w:pPr>
            <w:r>
              <w:rPr>
                <w:rFonts w:eastAsia="PMingLiU" w:cs="Arial"/>
                <w:b/>
                <w:bCs/>
                <w:szCs w:val="20"/>
                <w:lang w:val="en-US" w:eastAsia="zh-CN"/>
              </w:rPr>
              <w:t>10000Nm3</w:t>
            </w:r>
          </w:p>
        </w:tc>
        <w:tc>
          <w:tcPr>
            <w:tcW w:w="177" w:type="pct"/>
            <w:vAlign w:val="center"/>
          </w:tcPr>
          <w:p w14:paraId="6E921BFD" w14:textId="77777777" w:rsidR="001A1870" w:rsidRDefault="001A1870" w:rsidP="001A1870">
            <w:pPr>
              <w:spacing w:before="0"/>
              <w:rPr>
                <w:rFonts w:ascii="Times New Roman" w:eastAsia="Times New Roman" w:hAnsi="Times New Roman"/>
                <w:szCs w:val="20"/>
                <w:lang w:val="en-US" w:eastAsia="zh-CN"/>
              </w:rPr>
            </w:pPr>
          </w:p>
        </w:tc>
      </w:tr>
      <w:tr w:rsidR="001A1870" w14:paraId="552EC65F" w14:textId="77777777" w:rsidTr="001A1870">
        <w:trPr>
          <w:trHeight w:val="360"/>
          <w:trPrChange w:id="106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07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D101BE6" w14:textId="6AEBB376" w:rsidR="001A1870" w:rsidRPr="001A1870" w:rsidRDefault="001A1870" w:rsidP="001A1870">
            <w:pPr>
              <w:spacing w:before="0"/>
              <w:jc w:val="center"/>
              <w:rPr>
                <w:rFonts w:cs="Arial" w:hint="eastAsia"/>
                <w:b/>
                <w:bCs/>
                <w:szCs w:val="20"/>
                <w:lang w:val="en-US" w:eastAsia="zh-CN"/>
              </w:rPr>
            </w:pPr>
            <w:r>
              <w:rPr>
                <w:rFonts w:eastAsia="PMingLiU" w:cs="Arial"/>
                <w:b/>
                <w:bCs/>
                <w:szCs w:val="20"/>
                <w:lang w:val="en-US" w:eastAsia="zh-CN"/>
              </w:rPr>
              <w:t>9</w:t>
            </w:r>
            <w:r>
              <w:rPr>
                <w:rFonts w:cs="Arial" w:hint="eastAsia"/>
                <w:b/>
                <w:bCs/>
                <w:szCs w:val="20"/>
                <w:lang w:val="en-US" w:eastAsia="zh-CN"/>
              </w:rPr>
              <w:t>8</w:t>
            </w:r>
          </w:p>
        </w:tc>
        <w:tc>
          <w:tcPr>
            <w:tcW w:w="1133" w:type="pct"/>
            <w:tcBorders>
              <w:top w:val="nil"/>
              <w:left w:val="nil"/>
              <w:bottom w:val="single" w:sz="4" w:space="0" w:color="auto"/>
              <w:right w:val="single" w:sz="4" w:space="0" w:color="auto"/>
            </w:tcBorders>
            <w:shd w:val="clear" w:color="000000" w:fill="FFFFFF"/>
            <w:vAlign w:val="center"/>
            <w:tcPrChange w:id="107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E0B1048" w14:textId="77777777" w:rsidR="001A1870" w:rsidRDefault="001A1870" w:rsidP="001A1870">
            <w:pPr>
              <w:spacing w:before="0"/>
              <w:rPr>
                <w:rFonts w:eastAsia="PMingLiU" w:cs="Arial"/>
                <w:b/>
                <w:bCs/>
                <w:szCs w:val="20"/>
                <w:lang w:val="en-US" w:eastAsia="zh-CN"/>
              </w:rPr>
            </w:pPr>
            <w:r>
              <w:rPr>
                <w:rFonts w:eastAsia="PMingLiU" w:cs="Arial"/>
                <w:b/>
                <w:bCs/>
                <w:szCs w:val="20"/>
                <w:lang w:val="en-US" w:eastAsia="zh-CN"/>
              </w:rPr>
              <w:t>外售产品报废产生的排放</w:t>
            </w:r>
          </w:p>
        </w:tc>
        <w:tc>
          <w:tcPr>
            <w:tcW w:w="1070" w:type="pct"/>
            <w:tcBorders>
              <w:top w:val="nil"/>
              <w:left w:val="nil"/>
              <w:bottom w:val="single" w:sz="4" w:space="0" w:color="auto"/>
              <w:right w:val="single" w:sz="4" w:space="0" w:color="auto"/>
            </w:tcBorders>
            <w:shd w:val="clear" w:color="auto" w:fill="auto"/>
            <w:vAlign w:val="center"/>
            <w:tcPrChange w:id="107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97C902B" w14:textId="77777777" w:rsidR="001A1870" w:rsidRDefault="001A1870" w:rsidP="001A1870">
            <w:pPr>
              <w:spacing w:before="0"/>
              <w:rPr>
                <w:rFonts w:eastAsia="PMingLiU" w:cs="Arial"/>
                <w:b/>
                <w:bCs/>
                <w:szCs w:val="20"/>
                <w:lang w:val="en-US" w:eastAsia="zh-CN"/>
              </w:rPr>
            </w:pPr>
            <w:r>
              <w:rPr>
                <w:rFonts w:eastAsia="PMingLiU" w:cs="Arial"/>
                <w:b/>
                <w:bCs/>
                <w:szCs w:val="20"/>
                <w:lang w:val="en-US" w:eastAsia="zh-CN"/>
              </w:rPr>
              <w:t>产品报废</w:t>
            </w:r>
          </w:p>
        </w:tc>
        <w:tc>
          <w:tcPr>
            <w:tcW w:w="745" w:type="pct"/>
            <w:tcBorders>
              <w:top w:val="nil"/>
              <w:left w:val="nil"/>
              <w:bottom w:val="single" w:sz="4" w:space="0" w:color="auto"/>
              <w:right w:val="single" w:sz="4" w:space="0" w:color="auto"/>
            </w:tcBorders>
            <w:shd w:val="clear" w:color="000000" w:fill="FFFFFF"/>
            <w:vAlign w:val="center"/>
            <w:tcPrChange w:id="107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7DB69FB" w14:textId="77777777" w:rsidR="001A1870" w:rsidRDefault="001A1870" w:rsidP="001A187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类别12</w:t>
            </w:r>
          </w:p>
        </w:tc>
        <w:tc>
          <w:tcPr>
            <w:tcW w:w="960" w:type="pct"/>
            <w:tcBorders>
              <w:top w:val="nil"/>
              <w:left w:val="nil"/>
              <w:bottom w:val="single" w:sz="4" w:space="0" w:color="auto"/>
              <w:right w:val="single" w:sz="4" w:space="0" w:color="auto"/>
            </w:tcBorders>
            <w:shd w:val="clear" w:color="000000" w:fill="FFFFFF"/>
            <w:noWrap/>
            <w:vAlign w:val="center"/>
            <w:tcPrChange w:id="107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77D83D3" w14:textId="77777777" w:rsidR="001A1870" w:rsidRDefault="001A1870" w:rsidP="001A1870">
            <w:pPr>
              <w:spacing w:before="0"/>
              <w:jc w:val="right"/>
              <w:rPr>
                <w:rFonts w:eastAsia="PMingLiU" w:cs="Arial"/>
                <w:b/>
                <w:bCs/>
                <w:szCs w:val="20"/>
                <w:lang w:val="en-US" w:eastAsia="zh-CN"/>
              </w:rPr>
            </w:pPr>
            <w:r>
              <w:rPr>
                <w:rFonts w:eastAsia="PMingLiU" w:cs="Arial"/>
                <w:b/>
                <w:bCs/>
                <w:szCs w:val="20"/>
                <w:lang w:val="en-US" w:eastAsia="zh-CN"/>
              </w:rPr>
              <w:t>598,329.80</w:t>
            </w:r>
          </w:p>
        </w:tc>
        <w:tc>
          <w:tcPr>
            <w:tcW w:w="457" w:type="pct"/>
            <w:tcBorders>
              <w:top w:val="nil"/>
              <w:left w:val="nil"/>
              <w:bottom w:val="single" w:sz="4" w:space="0" w:color="auto"/>
              <w:right w:val="single" w:sz="4" w:space="0" w:color="auto"/>
            </w:tcBorders>
            <w:shd w:val="clear" w:color="000000" w:fill="FFFFFF"/>
            <w:noWrap/>
            <w:vAlign w:val="center"/>
            <w:tcPrChange w:id="107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536ED9F" w14:textId="77777777" w:rsidR="001A1870" w:rsidRDefault="001A1870" w:rsidP="001A187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076" w:author="Jezin" w:date="2025-07-21T09:38:00Z">
              <w:tcPr>
                <w:tcW w:w="177" w:type="pct"/>
                <w:vAlign w:val="center"/>
              </w:tcPr>
            </w:tcPrChange>
          </w:tcPr>
          <w:p w14:paraId="5746E0E6" w14:textId="77777777" w:rsidR="001A1870" w:rsidRDefault="001A1870" w:rsidP="001A1870">
            <w:pPr>
              <w:spacing w:before="0"/>
              <w:rPr>
                <w:rFonts w:ascii="Times New Roman" w:eastAsia="Times New Roman" w:hAnsi="Times New Roman"/>
                <w:szCs w:val="20"/>
                <w:lang w:val="en-US" w:eastAsia="zh-CN"/>
              </w:rPr>
            </w:pPr>
          </w:p>
        </w:tc>
      </w:tr>
    </w:tbl>
    <w:p w14:paraId="61469F90" w14:textId="77777777" w:rsidR="0076773F" w:rsidRDefault="0076773F">
      <w:pPr>
        <w:spacing w:before="0" w:line="360" w:lineRule="auto"/>
        <w:rPr>
          <w:rFonts w:eastAsia="宋体" w:cs="Arial"/>
          <w:iCs/>
          <w:sz w:val="24"/>
          <w:lang w:eastAsia="zh-CN"/>
        </w:rPr>
      </w:pPr>
    </w:p>
    <w:p w14:paraId="402C3120" w14:textId="77777777" w:rsidR="0076773F" w:rsidRDefault="00000000">
      <w:pPr>
        <w:pStyle w:val="Style2"/>
        <w:numPr>
          <w:ilvl w:val="2"/>
          <w:numId w:val="15"/>
        </w:numPr>
        <w:spacing w:line="360" w:lineRule="auto"/>
      </w:pPr>
      <w:bookmarkStart w:id="1077" w:name="_Toc204099798"/>
      <w:r>
        <w:rPr>
          <w:rFonts w:hint="eastAsia"/>
          <w:lang w:val="en-US"/>
        </w:rPr>
        <w:t>各排放源明细（基于市场）</w:t>
      </w:r>
      <w:bookmarkEnd w:id="1077"/>
    </w:p>
    <w:tbl>
      <w:tblPr>
        <w:tblW w:w="4998" w:type="pct"/>
        <w:tblLayout w:type="fixed"/>
        <w:tblLook w:val="04A0" w:firstRow="1" w:lastRow="0" w:firstColumn="1" w:lastColumn="0" w:noHBand="0" w:noVBand="1"/>
        <w:tblPrChange w:id="1078" w:author="Jezin" w:date="2025-07-21T09:38:00Z">
          <w:tblPr>
            <w:tblW w:w="3670" w:type="pct"/>
            <w:tblLayout w:type="fixed"/>
            <w:tblLook w:val="04A0" w:firstRow="1" w:lastRow="0" w:firstColumn="1" w:lastColumn="0" w:noHBand="0" w:noVBand="1"/>
          </w:tblPr>
        </w:tblPrChange>
      </w:tblPr>
      <w:tblGrid>
        <w:gridCol w:w="829"/>
        <w:gridCol w:w="2053"/>
        <w:gridCol w:w="1938"/>
        <w:gridCol w:w="1350"/>
        <w:gridCol w:w="1739"/>
        <w:gridCol w:w="828"/>
        <w:gridCol w:w="321"/>
        <w:tblGridChange w:id="1079">
          <w:tblGrid>
            <w:gridCol w:w="626"/>
            <w:gridCol w:w="203"/>
            <w:gridCol w:w="1341"/>
            <w:gridCol w:w="712"/>
            <w:gridCol w:w="746"/>
            <w:gridCol w:w="1016"/>
            <w:gridCol w:w="176"/>
            <w:gridCol w:w="1132"/>
            <w:gridCol w:w="218"/>
            <w:gridCol w:w="406"/>
            <w:gridCol w:w="242"/>
            <w:gridCol w:w="1091"/>
            <w:gridCol w:w="828"/>
            <w:gridCol w:w="321"/>
          </w:tblGrid>
        </w:tblGridChange>
      </w:tblGrid>
      <w:tr w:rsidR="0076773F" w14:paraId="3FC9C96F" w14:textId="77777777" w:rsidTr="00B1027C">
        <w:trPr>
          <w:gridAfter w:val="1"/>
          <w:wAfter w:w="177" w:type="pct"/>
          <w:trHeight w:val="330"/>
          <w:trPrChange w:id="1080" w:author="Jezin" w:date="2025-07-21T09:38:00Z">
            <w:trPr>
              <w:gridAfter w:val="1"/>
              <w:wAfter w:w="177" w:type="pct"/>
              <w:trHeight w:val="330"/>
            </w:trPr>
          </w:trPrChange>
        </w:trPr>
        <w:tc>
          <w:tcPr>
            <w:tcW w:w="458"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1081" w:author="Jezin" w:date="2025-07-21T09:38:00Z">
              <w:tcPr>
                <w:tcW w:w="459"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30F7290F"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编号</w:t>
            </w:r>
          </w:p>
        </w:tc>
        <w:tc>
          <w:tcPr>
            <w:tcW w:w="1133" w:type="pct"/>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1082" w:author="Jezin" w:date="2025-07-21T09:38:00Z">
              <w:tcPr>
                <w:tcW w:w="1132"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14EEED6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GHG</w:t>
            </w:r>
            <w:r>
              <w:rPr>
                <w:rFonts w:ascii="宋体" w:eastAsia="宋体" w:hAnsi="宋体" w:cs="Arial" w:hint="eastAsia"/>
                <w:b/>
                <w:bCs/>
                <w:szCs w:val="20"/>
                <w:lang w:val="en-US" w:eastAsia="zh-CN"/>
              </w:rPr>
              <w:t>排放类别</w:t>
            </w:r>
          </w:p>
        </w:tc>
        <w:tc>
          <w:tcPr>
            <w:tcW w:w="1070"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1083" w:author="Jezin" w:date="2025-07-21T09:38:00Z">
              <w:tcPr>
                <w:tcW w:w="1069" w:type="pct"/>
                <w:gridSpan w:val="2"/>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2D176BA8"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排放源</w:t>
            </w:r>
          </w:p>
        </w:tc>
        <w:tc>
          <w:tcPr>
            <w:tcW w:w="745"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Change w:id="1084" w:author="Jezin" w:date="2025-07-21T09:38:00Z">
              <w:tcPr>
                <w:tcW w:w="745" w:type="pct"/>
                <w:vMerge w:val="restart"/>
                <w:tcBorders>
                  <w:top w:val="single" w:sz="4" w:space="0" w:color="auto"/>
                  <w:left w:val="single" w:sz="4" w:space="0" w:color="auto"/>
                  <w:bottom w:val="single" w:sz="4" w:space="0" w:color="auto"/>
                  <w:right w:val="single" w:sz="4" w:space="0" w:color="auto"/>
                </w:tcBorders>
                <w:shd w:val="clear" w:color="000000" w:fill="FF6600"/>
                <w:vAlign w:val="center"/>
              </w:tcPr>
            </w:tcPrChange>
          </w:tcPr>
          <w:p w14:paraId="1E6D856D"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报告边界</w:t>
            </w:r>
          </w:p>
        </w:tc>
        <w:tc>
          <w:tcPr>
            <w:tcW w:w="1417" w:type="pct"/>
            <w:gridSpan w:val="2"/>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Change w:id="1085" w:author="Jezin" w:date="2025-07-21T09:38:00Z">
              <w:tcPr>
                <w:tcW w:w="1416" w:type="pct"/>
                <w:gridSpan w:val="4"/>
                <w:vMerge w:val="restart"/>
                <w:tcBorders>
                  <w:top w:val="single" w:sz="4" w:space="0" w:color="auto"/>
                  <w:left w:val="single" w:sz="4" w:space="0" w:color="auto"/>
                  <w:bottom w:val="single" w:sz="4" w:space="0" w:color="auto"/>
                  <w:right w:val="single" w:sz="4" w:space="0" w:color="auto"/>
                </w:tcBorders>
                <w:shd w:val="clear" w:color="000000" w:fill="FF6600"/>
                <w:noWrap/>
                <w:vAlign w:val="center"/>
              </w:tcPr>
            </w:tcPrChange>
          </w:tcPr>
          <w:p w14:paraId="6AA46529"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活动数据</w:t>
            </w:r>
          </w:p>
        </w:tc>
      </w:tr>
      <w:tr w:rsidR="0076773F" w14:paraId="38FCCE51" w14:textId="77777777" w:rsidTr="00B1027C">
        <w:trPr>
          <w:trHeight w:val="315"/>
          <w:trPrChange w:id="1086" w:author="Jezin" w:date="2025-07-21T09:38:00Z">
            <w:trPr>
              <w:gridAfter w:val="0"/>
              <w:trHeight w:val="315"/>
            </w:trPr>
          </w:trPrChange>
        </w:trPr>
        <w:tc>
          <w:tcPr>
            <w:tcW w:w="458" w:type="pct"/>
            <w:vMerge/>
            <w:tcBorders>
              <w:top w:val="single" w:sz="4" w:space="0" w:color="auto"/>
              <w:left w:val="single" w:sz="4" w:space="0" w:color="auto"/>
              <w:bottom w:val="single" w:sz="4" w:space="0" w:color="auto"/>
              <w:right w:val="single" w:sz="4" w:space="0" w:color="auto"/>
            </w:tcBorders>
            <w:vAlign w:val="center"/>
            <w:tcPrChange w:id="1087" w:author="Jezin" w:date="2025-07-21T09:38:00Z">
              <w:tcPr>
                <w:tcW w:w="459" w:type="pct"/>
                <w:vMerge/>
                <w:tcBorders>
                  <w:top w:val="single" w:sz="4" w:space="0" w:color="auto"/>
                  <w:left w:val="single" w:sz="4" w:space="0" w:color="auto"/>
                  <w:bottom w:val="single" w:sz="4" w:space="0" w:color="auto"/>
                  <w:right w:val="single" w:sz="4" w:space="0" w:color="auto"/>
                </w:tcBorders>
                <w:vAlign w:val="center"/>
              </w:tcPr>
            </w:tcPrChange>
          </w:tcPr>
          <w:p w14:paraId="3B41849C" w14:textId="77777777" w:rsidR="0076773F" w:rsidRDefault="0076773F">
            <w:pPr>
              <w:spacing w:before="0"/>
              <w:rPr>
                <w:rFonts w:eastAsia="PMingLiU" w:cs="Arial"/>
                <w:b/>
                <w:bCs/>
                <w:szCs w:val="20"/>
                <w:lang w:val="en-US" w:eastAsia="zh-CN"/>
              </w:rPr>
            </w:pPr>
          </w:p>
        </w:tc>
        <w:tc>
          <w:tcPr>
            <w:tcW w:w="1133" w:type="pct"/>
            <w:vMerge/>
            <w:tcBorders>
              <w:top w:val="single" w:sz="4" w:space="0" w:color="auto"/>
              <w:left w:val="single" w:sz="4" w:space="0" w:color="auto"/>
              <w:bottom w:val="single" w:sz="4" w:space="0" w:color="auto"/>
              <w:right w:val="single" w:sz="4" w:space="0" w:color="auto"/>
            </w:tcBorders>
            <w:vAlign w:val="center"/>
            <w:tcPrChange w:id="1088" w:author="Jezin" w:date="2025-07-21T09:38:00Z">
              <w:tcPr>
                <w:tcW w:w="1132" w:type="pct"/>
                <w:gridSpan w:val="2"/>
                <w:vMerge/>
                <w:tcBorders>
                  <w:top w:val="single" w:sz="4" w:space="0" w:color="auto"/>
                  <w:left w:val="single" w:sz="4" w:space="0" w:color="auto"/>
                  <w:bottom w:val="single" w:sz="4" w:space="0" w:color="auto"/>
                  <w:right w:val="single" w:sz="4" w:space="0" w:color="auto"/>
                </w:tcBorders>
                <w:vAlign w:val="center"/>
              </w:tcPr>
            </w:tcPrChange>
          </w:tcPr>
          <w:p w14:paraId="5B8933FB" w14:textId="77777777" w:rsidR="0076773F" w:rsidRDefault="0076773F">
            <w:pPr>
              <w:spacing w:before="0"/>
              <w:rPr>
                <w:rFonts w:eastAsia="PMingLiU" w:cs="Arial"/>
                <w:b/>
                <w:bCs/>
                <w:szCs w:val="20"/>
                <w:lang w:val="en-US" w:eastAsia="zh-CN"/>
              </w:rPr>
            </w:pPr>
          </w:p>
        </w:tc>
        <w:tc>
          <w:tcPr>
            <w:tcW w:w="1070" w:type="pct"/>
            <w:vMerge/>
            <w:tcBorders>
              <w:top w:val="single" w:sz="4" w:space="0" w:color="auto"/>
              <w:left w:val="single" w:sz="4" w:space="0" w:color="auto"/>
              <w:bottom w:val="single" w:sz="4" w:space="0" w:color="auto"/>
              <w:right w:val="single" w:sz="4" w:space="0" w:color="auto"/>
            </w:tcBorders>
            <w:vAlign w:val="center"/>
            <w:tcPrChange w:id="1089" w:author="Jezin" w:date="2025-07-21T09:38:00Z">
              <w:tcPr>
                <w:tcW w:w="1069" w:type="pct"/>
                <w:gridSpan w:val="2"/>
                <w:vMerge/>
                <w:tcBorders>
                  <w:top w:val="single" w:sz="4" w:space="0" w:color="auto"/>
                  <w:left w:val="single" w:sz="4" w:space="0" w:color="auto"/>
                  <w:bottom w:val="single" w:sz="4" w:space="0" w:color="auto"/>
                  <w:right w:val="single" w:sz="4" w:space="0" w:color="auto"/>
                </w:tcBorders>
                <w:vAlign w:val="center"/>
              </w:tcPr>
            </w:tcPrChange>
          </w:tcPr>
          <w:p w14:paraId="399BFFD2" w14:textId="77777777" w:rsidR="0076773F" w:rsidRDefault="0076773F">
            <w:pPr>
              <w:spacing w:before="0"/>
              <w:rPr>
                <w:rFonts w:eastAsia="PMingLiU" w:cs="Arial"/>
                <w:b/>
                <w:bCs/>
                <w:szCs w:val="20"/>
                <w:lang w:val="en-US" w:eastAsia="zh-CN"/>
              </w:rPr>
            </w:pPr>
          </w:p>
        </w:tc>
        <w:tc>
          <w:tcPr>
            <w:tcW w:w="745" w:type="pct"/>
            <w:vMerge/>
            <w:tcBorders>
              <w:top w:val="single" w:sz="4" w:space="0" w:color="auto"/>
              <w:left w:val="single" w:sz="4" w:space="0" w:color="auto"/>
              <w:bottom w:val="single" w:sz="4" w:space="0" w:color="auto"/>
              <w:right w:val="single" w:sz="4" w:space="0" w:color="auto"/>
            </w:tcBorders>
            <w:vAlign w:val="center"/>
            <w:tcPrChange w:id="1090" w:author="Jezin" w:date="2025-07-21T09:38:00Z">
              <w:tcPr>
                <w:tcW w:w="745" w:type="pct"/>
                <w:vMerge/>
                <w:tcBorders>
                  <w:top w:val="single" w:sz="4" w:space="0" w:color="auto"/>
                  <w:left w:val="single" w:sz="4" w:space="0" w:color="auto"/>
                  <w:bottom w:val="single" w:sz="4" w:space="0" w:color="auto"/>
                  <w:right w:val="single" w:sz="4" w:space="0" w:color="auto"/>
                </w:tcBorders>
                <w:vAlign w:val="center"/>
              </w:tcPr>
            </w:tcPrChange>
          </w:tcPr>
          <w:p w14:paraId="36ED5AF6" w14:textId="77777777" w:rsidR="0076773F" w:rsidRDefault="0076773F">
            <w:pPr>
              <w:spacing w:before="0"/>
              <w:rPr>
                <w:rFonts w:eastAsia="PMingLiU" w:cs="Arial"/>
                <w:b/>
                <w:bCs/>
                <w:szCs w:val="20"/>
                <w:lang w:val="en-US" w:eastAsia="zh-CN"/>
              </w:rPr>
            </w:pPr>
          </w:p>
        </w:tc>
        <w:tc>
          <w:tcPr>
            <w:tcW w:w="1417" w:type="pct"/>
            <w:gridSpan w:val="2"/>
            <w:vMerge/>
            <w:tcBorders>
              <w:top w:val="single" w:sz="4" w:space="0" w:color="auto"/>
              <w:left w:val="single" w:sz="4" w:space="0" w:color="auto"/>
              <w:bottom w:val="single" w:sz="4" w:space="0" w:color="auto"/>
              <w:right w:val="single" w:sz="4" w:space="0" w:color="auto"/>
            </w:tcBorders>
            <w:vAlign w:val="center"/>
            <w:tcPrChange w:id="1091" w:author="Jezin" w:date="2025-07-21T09:38:00Z">
              <w:tcPr>
                <w:tcW w:w="1416" w:type="pct"/>
                <w:gridSpan w:val="4"/>
                <w:vMerge/>
                <w:tcBorders>
                  <w:top w:val="single" w:sz="4" w:space="0" w:color="auto"/>
                  <w:left w:val="single" w:sz="4" w:space="0" w:color="auto"/>
                  <w:bottom w:val="single" w:sz="4" w:space="0" w:color="auto"/>
                  <w:right w:val="single" w:sz="4" w:space="0" w:color="auto"/>
                </w:tcBorders>
                <w:vAlign w:val="center"/>
              </w:tcPr>
            </w:tcPrChange>
          </w:tcPr>
          <w:p w14:paraId="4AC76695" w14:textId="77777777" w:rsidR="0076773F" w:rsidRDefault="0076773F">
            <w:pPr>
              <w:spacing w:before="0"/>
              <w:rPr>
                <w:rFonts w:eastAsia="PMingLiU" w:cs="Arial"/>
                <w:b/>
                <w:bCs/>
                <w:szCs w:val="20"/>
                <w:lang w:val="en-US" w:eastAsia="zh-CN"/>
              </w:rPr>
            </w:pPr>
          </w:p>
        </w:tc>
        <w:tc>
          <w:tcPr>
            <w:tcW w:w="177" w:type="pct"/>
            <w:tcBorders>
              <w:top w:val="nil"/>
              <w:left w:val="nil"/>
              <w:bottom w:val="nil"/>
              <w:right w:val="nil"/>
            </w:tcBorders>
            <w:shd w:val="clear" w:color="auto" w:fill="auto"/>
            <w:noWrap/>
            <w:vAlign w:val="center"/>
            <w:tcPrChange w:id="1092" w:author="Jezin" w:date="2025-07-21T09:38:00Z">
              <w:tcPr>
                <w:tcW w:w="177" w:type="pct"/>
                <w:tcBorders>
                  <w:top w:val="nil"/>
                  <w:left w:val="nil"/>
                  <w:bottom w:val="nil"/>
                  <w:right w:val="nil"/>
                </w:tcBorders>
                <w:shd w:val="clear" w:color="auto" w:fill="auto"/>
                <w:noWrap/>
                <w:vAlign w:val="center"/>
              </w:tcPr>
            </w:tcPrChange>
          </w:tcPr>
          <w:p w14:paraId="5EB74C73" w14:textId="77777777" w:rsidR="0076773F" w:rsidRDefault="0076773F">
            <w:pPr>
              <w:spacing w:before="0"/>
              <w:jc w:val="center"/>
              <w:rPr>
                <w:rFonts w:eastAsia="PMingLiU" w:cs="Arial"/>
                <w:b/>
                <w:bCs/>
                <w:szCs w:val="20"/>
                <w:lang w:val="en-US" w:eastAsia="zh-CN"/>
              </w:rPr>
            </w:pPr>
          </w:p>
        </w:tc>
      </w:tr>
      <w:tr w:rsidR="0076773F" w14:paraId="3717C90F" w14:textId="77777777" w:rsidTr="00B1027C">
        <w:trPr>
          <w:trHeight w:val="315"/>
          <w:trPrChange w:id="1093" w:author="Jezin" w:date="2025-07-21T09:38:00Z">
            <w:trPr>
              <w:gridAfter w:val="0"/>
              <w:trHeight w:val="315"/>
            </w:trPr>
          </w:trPrChange>
        </w:trPr>
        <w:tc>
          <w:tcPr>
            <w:tcW w:w="458" w:type="pct"/>
            <w:vMerge/>
            <w:tcBorders>
              <w:top w:val="single" w:sz="4" w:space="0" w:color="auto"/>
              <w:left w:val="single" w:sz="4" w:space="0" w:color="auto"/>
              <w:bottom w:val="single" w:sz="4" w:space="0" w:color="auto"/>
              <w:right w:val="single" w:sz="4" w:space="0" w:color="auto"/>
            </w:tcBorders>
            <w:vAlign w:val="center"/>
            <w:tcPrChange w:id="1094" w:author="Jezin" w:date="2025-07-21T09:38:00Z">
              <w:tcPr>
                <w:tcW w:w="459" w:type="pct"/>
                <w:vMerge/>
                <w:tcBorders>
                  <w:top w:val="single" w:sz="4" w:space="0" w:color="auto"/>
                  <w:left w:val="single" w:sz="4" w:space="0" w:color="auto"/>
                  <w:bottom w:val="single" w:sz="4" w:space="0" w:color="auto"/>
                  <w:right w:val="single" w:sz="4" w:space="0" w:color="auto"/>
                </w:tcBorders>
                <w:vAlign w:val="center"/>
              </w:tcPr>
            </w:tcPrChange>
          </w:tcPr>
          <w:p w14:paraId="5583BA8A" w14:textId="77777777" w:rsidR="0076773F" w:rsidRDefault="0076773F">
            <w:pPr>
              <w:spacing w:before="0"/>
              <w:rPr>
                <w:rFonts w:eastAsia="PMingLiU" w:cs="Arial"/>
                <w:b/>
                <w:bCs/>
                <w:szCs w:val="20"/>
                <w:lang w:val="en-US" w:eastAsia="zh-CN"/>
              </w:rPr>
            </w:pPr>
          </w:p>
        </w:tc>
        <w:tc>
          <w:tcPr>
            <w:tcW w:w="1133" w:type="pct"/>
            <w:vMerge/>
            <w:tcBorders>
              <w:top w:val="single" w:sz="4" w:space="0" w:color="auto"/>
              <w:left w:val="single" w:sz="4" w:space="0" w:color="auto"/>
              <w:bottom w:val="single" w:sz="4" w:space="0" w:color="auto"/>
              <w:right w:val="single" w:sz="4" w:space="0" w:color="auto"/>
            </w:tcBorders>
            <w:vAlign w:val="center"/>
            <w:tcPrChange w:id="1095" w:author="Jezin" w:date="2025-07-21T09:38:00Z">
              <w:tcPr>
                <w:tcW w:w="1132" w:type="pct"/>
                <w:gridSpan w:val="2"/>
                <w:vMerge/>
                <w:tcBorders>
                  <w:top w:val="single" w:sz="4" w:space="0" w:color="auto"/>
                  <w:left w:val="single" w:sz="4" w:space="0" w:color="auto"/>
                  <w:bottom w:val="single" w:sz="4" w:space="0" w:color="auto"/>
                  <w:right w:val="single" w:sz="4" w:space="0" w:color="auto"/>
                </w:tcBorders>
                <w:vAlign w:val="center"/>
              </w:tcPr>
            </w:tcPrChange>
          </w:tcPr>
          <w:p w14:paraId="3998140E" w14:textId="77777777" w:rsidR="0076773F" w:rsidRDefault="0076773F">
            <w:pPr>
              <w:spacing w:before="0"/>
              <w:rPr>
                <w:rFonts w:eastAsia="PMingLiU" w:cs="Arial"/>
                <w:b/>
                <w:bCs/>
                <w:szCs w:val="20"/>
                <w:lang w:val="en-US" w:eastAsia="zh-CN"/>
              </w:rPr>
            </w:pPr>
          </w:p>
        </w:tc>
        <w:tc>
          <w:tcPr>
            <w:tcW w:w="1070" w:type="pct"/>
            <w:vMerge/>
            <w:tcBorders>
              <w:top w:val="single" w:sz="4" w:space="0" w:color="auto"/>
              <w:left w:val="single" w:sz="4" w:space="0" w:color="auto"/>
              <w:bottom w:val="single" w:sz="4" w:space="0" w:color="auto"/>
              <w:right w:val="single" w:sz="4" w:space="0" w:color="auto"/>
            </w:tcBorders>
            <w:vAlign w:val="center"/>
            <w:tcPrChange w:id="1096" w:author="Jezin" w:date="2025-07-21T09:38:00Z">
              <w:tcPr>
                <w:tcW w:w="1069" w:type="pct"/>
                <w:gridSpan w:val="2"/>
                <w:vMerge/>
                <w:tcBorders>
                  <w:top w:val="single" w:sz="4" w:space="0" w:color="auto"/>
                  <w:left w:val="single" w:sz="4" w:space="0" w:color="auto"/>
                  <w:bottom w:val="single" w:sz="4" w:space="0" w:color="auto"/>
                  <w:right w:val="single" w:sz="4" w:space="0" w:color="auto"/>
                </w:tcBorders>
                <w:vAlign w:val="center"/>
              </w:tcPr>
            </w:tcPrChange>
          </w:tcPr>
          <w:p w14:paraId="1A462159" w14:textId="77777777" w:rsidR="0076773F" w:rsidRDefault="0076773F">
            <w:pPr>
              <w:spacing w:before="0"/>
              <w:rPr>
                <w:rFonts w:eastAsia="PMingLiU" w:cs="Arial"/>
                <w:b/>
                <w:bCs/>
                <w:szCs w:val="20"/>
                <w:lang w:val="en-US" w:eastAsia="zh-CN"/>
              </w:rPr>
            </w:pPr>
          </w:p>
        </w:tc>
        <w:tc>
          <w:tcPr>
            <w:tcW w:w="745" w:type="pct"/>
            <w:vMerge/>
            <w:tcBorders>
              <w:top w:val="single" w:sz="4" w:space="0" w:color="auto"/>
              <w:left w:val="single" w:sz="4" w:space="0" w:color="auto"/>
              <w:bottom w:val="single" w:sz="4" w:space="0" w:color="auto"/>
              <w:right w:val="single" w:sz="4" w:space="0" w:color="auto"/>
            </w:tcBorders>
            <w:vAlign w:val="center"/>
            <w:tcPrChange w:id="1097" w:author="Jezin" w:date="2025-07-21T09:38:00Z">
              <w:tcPr>
                <w:tcW w:w="745" w:type="pct"/>
                <w:vMerge/>
                <w:tcBorders>
                  <w:top w:val="single" w:sz="4" w:space="0" w:color="auto"/>
                  <w:left w:val="single" w:sz="4" w:space="0" w:color="auto"/>
                  <w:bottom w:val="single" w:sz="4" w:space="0" w:color="auto"/>
                  <w:right w:val="single" w:sz="4" w:space="0" w:color="auto"/>
                </w:tcBorders>
                <w:vAlign w:val="center"/>
              </w:tcPr>
            </w:tcPrChange>
          </w:tcPr>
          <w:p w14:paraId="5A1E8572" w14:textId="77777777" w:rsidR="0076773F" w:rsidRDefault="0076773F">
            <w:pPr>
              <w:spacing w:before="0"/>
              <w:rPr>
                <w:rFonts w:eastAsia="PMingLiU" w:cs="Arial"/>
                <w:b/>
                <w:bCs/>
                <w:szCs w:val="20"/>
                <w:lang w:val="en-US" w:eastAsia="zh-CN"/>
              </w:rPr>
            </w:pPr>
          </w:p>
        </w:tc>
        <w:tc>
          <w:tcPr>
            <w:tcW w:w="960" w:type="pct"/>
            <w:tcBorders>
              <w:top w:val="nil"/>
              <w:left w:val="nil"/>
              <w:bottom w:val="single" w:sz="4" w:space="0" w:color="auto"/>
              <w:right w:val="single" w:sz="4" w:space="0" w:color="auto"/>
            </w:tcBorders>
            <w:shd w:val="clear" w:color="000000" w:fill="FF6600"/>
            <w:noWrap/>
            <w:vAlign w:val="center"/>
            <w:tcPrChange w:id="1098" w:author="Jezin" w:date="2025-07-21T09:38:00Z">
              <w:tcPr>
                <w:tcW w:w="959" w:type="pct"/>
                <w:gridSpan w:val="2"/>
                <w:tcBorders>
                  <w:top w:val="nil"/>
                  <w:left w:val="nil"/>
                  <w:bottom w:val="single" w:sz="4" w:space="0" w:color="auto"/>
                  <w:right w:val="single" w:sz="4" w:space="0" w:color="auto"/>
                </w:tcBorders>
                <w:shd w:val="clear" w:color="000000" w:fill="FF6600"/>
                <w:noWrap/>
                <w:vAlign w:val="center"/>
              </w:tcPr>
            </w:tcPrChange>
          </w:tcPr>
          <w:p w14:paraId="5FF23BD5"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数值</w:t>
            </w:r>
          </w:p>
        </w:tc>
        <w:tc>
          <w:tcPr>
            <w:tcW w:w="457" w:type="pct"/>
            <w:tcBorders>
              <w:top w:val="nil"/>
              <w:left w:val="nil"/>
              <w:bottom w:val="single" w:sz="4" w:space="0" w:color="auto"/>
              <w:right w:val="single" w:sz="4" w:space="0" w:color="auto"/>
            </w:tcBorders>
            <w:shd w:val="clear" w:color="000000" w:fill="FF6600"/>
            <w:noWrap/>
            <w:vAlign w:val="center"/>
            <w:tcPrChange w:id="1099" w:author="Jezin" w:date="2025-07-21T09:38:00Z">
              <w:tcPr>
                <w:tcW w:w="457" w:type="pct"/>
                <w:gridSpan w:val="2"/>
                <w:tcBorders>
                  <w:top w:val="nil"/>
                  <w:left w:val="nil"/>
                  <w:bottom w:val="single" w:sz="4" w:space="0" w:color="auto"/>
                  <w:right w:val="single" w:sz="4" w:space="0" w:color="auto"/>
                </w:tcBorders>
                <w:shd w:val="clear" w:color="000000" w:fill="FF6600"/>
                <w:noWrap/>
                <w:vAlign w:val="center"/>
              </w:tcPr>
            </w:tcPrChange>
          </w:tcPr>
          <w:p w14:paraId="6AEE36EA" w14:textId="77777777" w:rsidR="0076773F" w:rsidRDefault="00000000">
            <w:pPr>
              <w:spacing w:before="0"/>
              <w:jc w:val="center"/>
              <w:rPr>
                <w:rFonts w:eastAsia="PMingLiU" w:cs="Arial"/>
                <w:b/>
                <w:bCs/>
                <w:szCs w:val="20"/>
                <w:lang w:val="en-US" w:eastAsia="zh-CN"/>
              </w:rPr>
            </w:pPr>
            <w:r>
              <w:rPr>
                <w:rFonts w:ascii="宋体" w:eastAsia="宋体" w:hAnsi="宋体" w:cs="Arial" w:hint="eastAsia"/>
                <w:b/>
                <w:bCs/>
                <w:szCs w:val="20"/>
                <w:lang w:val="en-US" w:eastAsia="zh-CN"/>
              </w:rPr>
              <w:t>计量单位</w:t>
            </w:r>
          </w:p>
        </w:tc>
        <w:tc>
          <w:tcPr>
            <w:tcW w:w="177" w:type="pct"/>
            <w:vAlign w:val="center"/>
            <w:tcPrChange w:id="1100" w:author="Jezin" w:date="2025-07-21T09:38:00Z">
              <w:tcPr>
                <w:tcW w:w="177" w:type="pct"/>
                <w:vAlign w:val="center"/>
              </w:tcPr>
            </w:tcPrChange>
          </w:tcPr>
          <w:p w14:paraId="4FBD955C" w14:textId="77777777" w:rsidR="0076773F" w:rsidRDefault="0076773F">
            <w:pPr>
              <w:spacing w:before="0"/>
              <w:rPr>
                <w:rFonts w:ascii="Times New Roman" w:eastAsia="Times New Roman" w:hAnsi="Times New Roman"/>
                <w:szCs w:val="20"/>
                <w:lang w:val="en-US" w:eastAsia="zh-CN"/>
              </w:rPr>
            </w:pPr>
          </w:p>
        </w:tc>
      </w:tr>
      <w:tr w:rsidR="0076773F" w14:paraId="34550FD1" w14:textId="77777777" w:rsidTr="00B1027C">
        <w:trPr>
          <w:trHeight w:val="315"/>
          <w:trPrChange w:id="1101"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68907B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w:t>
            </w:r>
          </w:p>
        </w:tc>
        <w:tc>
          <w:tcPr>
            <w:tcW w:w="1133" w:type="pct"/>
            <w:tcBorders>
              <w:top w:val="nil"/>
              <w:left w:val="nil"/>
              <w:bottom w:val="single" w:sz="4" w:space="0" w:color="auto"/>
              <w:right w:val="single" w:sz="4" w:space="0" w:color="auto"/>
            </w:tcBorders>
            <w:shd w:val="clear" w:color="000000" w:fill="FFFFFF"/>
            <w:vAlign w:val="center"/>
            <w:tcPrChange w:id="11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1FA957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4575E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天然气燃烧</w:t>
            </w:r>
          </w:p>
        </w:tc>
        <w:tc>
          <w:tcPr>
            <w:tcW w:w="745" w:type="pct"/>
            <w:tcBorders>
              <w:top w:val="nil"/>
              <w:left w:val="nil"/>
              <w:bottom w:val="single" w:sz="4" w:space="0" w:color="auto"/>
              <w:right w:val="single" w:sz="4" w:space="0" w:color="auto"/>
            </w:tcBorders>
            <w:shd w:val="clear" w:color="000000" w:fill="FFFFFF"/>
            <w:vAlign w:val="center"/>
            <w:tcPrChange w:id="11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498950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C9AACA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1,796.49</w:t>
            </w:r>
          </w:p>
        </w:tc>
        <w:tc>
          <w:tcPr>
            <w:tcW w:w="457" w:type="pct"/>
            <w:tcBorders>
              <w:top w:val="nil"/>
              <w:left w:val="nil"/>
              <w:bottom w:val="single" w:sz="4" w:space="0" w:color="auto"/>
              <w:right w:val="single" w:sz="4" w:space="0" w:color="auto"/>
            </w:tcBorders>
            <w:shd w:val="clear" w:color="000000" w:fill="FFFFFF"/>
            <w:noWrap/>
            <w:vAlign w:val="center"/>
            <w:tcPrChange w:id="110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4DF2EF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10000Nm3</w:t>
            </w:r>
          </w:p>
        </w:tc>
        <w:tc>
          <w:tcPr>
            <w:tcW w:w="177" w:type="pct"/>
            <w:vAlign w:val="center"/>
            <w:tcPrChange w:id="1108" w:author="Jezin" w:date="2025-07-21T09:38:00Z">
              <w:tcPr>
                <w:tcW w:w="177" w:type="pct"/>
                <w:vAlign w:val="center"/>
              </w:tcPr>
            </w:tcPrChange>
          </w:tcPr>
          <w:p w14:paraId="111A2DA0" w14:textId="77777777" w:rsidR="0076773F" w:rsidRDefault="0076773F">
            <w:pPr>
              <w:spacing w:before="0"/>
              <w:rPr>
                <w:rFonts w:ascii="Times New Roman" w:eastAsia="Times New Roman" w:hAnsi="Times New Roman"/>
                <w:szCs w:val="20"/>
                <w:lang w:val="en-US" w:eastAsia="zh-CN"/>
              </w:rPr>
            </w:pPr>
          </w:p>
        </w:tc>
      </w:tr>
      <w:tr w:rsidR="0076773F" w14:paraId="78473C58" w14:textId="77777777" w:rsidTr="00B1027C">
        <w:trPr>
          <w:trHeight w:val="285"/>
          <w:trPrChange w:id="110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1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E4CA3B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2</w:t>
            </w:r>
          </w:p>
        </w:tc>
        <w:tc>
          <w:tcPr>
            <w:tcW w:w="1133" w:type="pct"/>
            <w:tcBorders>
              <w:top w:val="nil"/>
              <w:left w:val="nil"/>
              <w:bottom w:val="single" w:sz="4" w:space="0" w:color="auto"/>
              <w:right w:val="single" w:sz="4" w:space="0" w:color="auto"/>
            </w:tcBorders>
            <w:shd w:val="clear" w:color="000000" w:fill="FFFFFF"/>
            <w:vAlign w:val="center"/>
            <w:tcPrChange w:id="111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D314E5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1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797358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液化石油气燃烧</w:t>
            </w:r>
          </w:p>
        </w:tc>
        <w:tc>
          <w:tcPr>
            <w:tcW w:w="745" w:type="pct"/>
            <w:tcBorders>
              <w:top w:val="nil"/>
              <w:left w:val="nil"/>
              <w:bottom w:val="single" w:sz="4" w:space="0" w:color="auto"/>
              <w:right w:val="single" w:sz="4" w:space="0" w:color="auto"/>
            </w:tcBorders>
            <w:shd w:val="clear" w:color="000000" w:fill="FFFFFF"/>
            <w:vAlign w:val="center"/>
            <w:tcPrChange w:id="111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0BA4F1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1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678204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9.39</w:t>
            </w:r>
          </w:p>
        </w:tc>
        <w:tc>
          <w:tcPr>
            <w:tcW w:w="457" w:type="pct"/>
            <w:tcBorders>
              <w:top w:val="nil"/>
              <w:left w:val="nil"/>
              <w:bottom w:val="single" w:sz="4" w:space="0" w:color="auto"/>
              <w:right w:val="single" w:sz="4" w:space="0" w:color="auto"/>
            </w:tcBorders>
            <w:shd w:val="clear" w:color="000000" w:fill="FFFFFF"/>
            <w:noWrap/>
            <w:vAlign w:val="center"/>
            <w:tcPrChange w:id="111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97B539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16" w:author="Jezin" w:date="2025-07-21T09:38:00Z">
              <w:tcPr>
                <w:tcW w:w="177" w:type="pct"/>
                <w:vAlign w:val="center"/>
              </w:tcPr>
            </w:tcPrChange>
          </w:tcPr>
          <w:p w14:paraId="3B424469" w14:textId="77777777" w:rsidR="0076773F" w:rsidRDefault="0076773F">
            <w:pPr>
              <w:spacing w:before="0"/>
              <w:rPr>
                <w:rFonts w:ascii="Times New Roman" w:eastAsia="Times New Roman" w:hAnsi="Times New Roman"/>
                <w:szCs w:val="20"/>
                <w:lang w:val="en-US" w:eastAsia="zh-CN"/>
              </w:rPr>
            </w:pPr>
          </w:p>
        </w:tc>
      </w:tr>
      <w:tr w:rsidR="0076773F" w14:paraId="056BB634" w14:textId="77777777" w:rsidTr="00B1027C">
        <w:trPr>
          <w:trHeight w:val="315"/>
          <w:trPrChange w:id="1117"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1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FE2F1C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w:t>
            </w:r>
          </w:p>
        </w:tc>
        <w:tc>
          <w:tcPr>
            <w:tcW w:w="1133" w:type="pct"/>
            <w:tcBorders>
              <w:top w:val="nil"/>
              <w:left w:val="nil"/>
              <w:bottom w:val="single" w:sz="4" w:space="0" w:color="auto"/>
              <w:right w:val="single" w:sz="4" w:space="0" w:color="auto"/>
            </w:tcBorders>
            <w:shd w:val="clear" w:color="000000" w:fill="FFFFFF"/>
            <w:vAlign w:val="center"/>
            <w:tcPrChange w:id="111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06167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2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3D1889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烟煤燃烧</w:t>
            </w:r>
          </w:p>
        </w:tc>
        <w:tc>
          <w:tcPr>
            <w:tcW w:w="745" w:type="pct"/>
            <w:tcBorders>
              <w:top w:val="nil"/>
              <w:left w:val="nil"/>
              <w:bottom w:val="single" w:sz="4" w:space="0" w:color="auto"/>
              <w:right w:val="single" w:sz="4" w:space="0" w:color="auto"/>
            </w:tcBorders>
            <w:shd w:val="clear" w:color="000000" w:fill="FFFFFF"/>
            <w:vAlign w:val="center"/>
            <w:tcPrChange w:id="112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E44F25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2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61165B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399,079.16</w:t>
            </w:r>
          </w:p>
        </w:tc>
        <w:tc>
          <w:tcPr>
            <w:tcW w:w="457" w:type="pct"/>
            <w:tcBorders>
              <w:top w:val="nil"/>
              <w:left w:val="nil"/>
              <w:bottom w:val="single" w:sz="4" w:space="0" w:color="auto"/>
              <w:right w:val="single" w:sz="4" w:space="0" w:color="auto"/>
            </w:tcBorders>
            <w:shd w:val="clear" w:color="000000" w:fill="FFFFFF"/>
            <w:noWrap/>
            <w:vAlign w:val="center"/>
            <w:tcPrChange w:id="112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479131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24" w:author="Jezin" w:date="2025-07-21T09:38:00Z">
              <w:tcPr>
                <w:tcW w:w="177" w:type="pct"/>
                <w:vAlign w:val="center"/>
              </w:tcPr>
            </w:tcPrChange>
          </w:tcPr>
          <w:p w14:paraId="23DD8CB5" w14:textId="77777777" w:rsidR="0076773F" w:rsidRDefault="0076773F">
            <w:pPr>
              <w:spacing w:before="0"/>
              <w:rPr>
                <w:rFonts w:ascii="Times New Roman" w:eastAsia="Times New Roman" w:hAnsi="Times New Roman"/>
                <w:szCs w:val="20"/>
                <w:lang w:val="en-US" w:eastAsia="zh-CN"/>
              </w:rPr>
            </w:pPr>
          </w:p>
        </w:tc>
      </w:tr>
      <w:tr w:rsidR="0076773F" w14:paraId="61631491" w14:textId="77777777" w:rsidTr="00B1027C">
        <w:trPr>
          <w:trHeight w:val="315"/>
          <w:trPrChange w:id="1125"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2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039901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w:t>
            </w:r>
          </w:p>
        </w:tc>
        <w:tc>
          <w:tcPr>
            <w:tcW w:w="1133" w:type="pct"/>
            <w:tcBorders>
              <w:top w:val="nil"/>
              <w:left w:val="nil"/>
              <w:bottom w:val="single" w:sz="4" w:space="0" w:color="auto"/>
              <w:right w:val="single" w:sz="4" w:space="0" w:color="auto"/>
            </w:tcBorders>
            <w:shd w:val="clear" w:color="000000" w:fill="FFFFFF"/>
            <w:vAlign w:val="center"/>
            <w:tcPrChange w:id="112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B59290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2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687E29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无烟煤燃烧</w:t>
            </w:r>
          </w:p>
        </w:tc>
        <w:tc>
          <w:tcPr>
            <w:tcW w:w="745" w:type="pct"/>
            <w:tcBorders>
              <w:top w:val="nil"/>
              <w:left w:val="nil"/>
              <w:bottom w:val="single" w:sz="4" w:space="0" w:color="auto"/>
              <w:right w:val="single" w:sz="4" w:space="0" w:color="auto"/>
            </w:tcBorders>
            <w:shd w:val="clear" w:color="000000" w:fill="FFFFFF"/>
            <w:vAlign w:val="center"/>
            <w:tcPrChange w:id="112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8FCD0E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3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5E7E35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260,530.34</w:t>
            </w:r>
          </w:p>
        </w:tc>
        <w:tc>
          <w:tcPr>
            <w:tcW w:w="457" w:type="pct"/>
            <w:tcBorders>
              <w:top w:val="nil"/>
              <w:left w:val="nil"/>
              <w:bottom w:val="single" w:sz="4" w:space="0" w:color="auto"/>
              <w:right w:val="single" w:sz="4" w:space="0" w:color="auto"/>
            </w:tcBorders>
            <w:shd w:val="clear" w:color="000000" w:fill="FFFFFF"/>
            <w:noWrap/>
            <w:vAlign w:val="center"/>
            <w:tcPrChange w:id="113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C0A941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32" w:author="Jezin" w:date="2025-07-21T09:38:00Z">
              <w:tcPr>
                <w:tcW w:w="177" w:type="pct"/>
                <w:vAlign w:val="center"/>
              </w:tcPr>
            </w:tcPrChange>
          </w:tcPr>
          <w:p w14:paraId="1CE03BCE" w14:textId="77777777" w:rsidR="0076773F" w:rsidRDefault="0076773F">
            <w:pPr>
              <w:spacing w:before="0"/>
              <w:rPr>
                <w:rFonts w:ascii="Times New Roman" w:eastAsia="Times New Roman" w:hAnsi="Times New Roman"/>
                <w:szCs w:val="20"/>
                <w:lang w:val="en-US" w:eastAsia="zh-CN"/>
              </w:rPr>
            </w:pPr>
          </w:p>
        </w:tc>
      </w:tr>
      <w:tr w:rsidR="0076773F" w14:paraId="61A20F1F" w14:textId="77777777" w:rsidTr="00B1027C">
        <w:trPr>
          <w:trHeight w:val="285"/>
          <w:trPrChange w:id="113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3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118EA8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w:t>
            </w:r>
          </w:p>
        </w:tc>
        <w:tc>
          <w:tcPr>
            <w:tcW w:w="1133" w:type="pct"/>
            <w:tcBorders>
              <w:top w:val="nil"/>
              <w:left w:val="nil"/>
              <w:bottom w:val="single" w:sz="4" w:space="0" w:color="auto"/>
              <w:right w:val="single" w:sz="4" w:space="0" w:color="auto"/>
            </w:tcBorders>
            <w:shd w:val="clear" w:color="000000" w:fill="FFFFFF"/>
            <w:vAlign w:val="center"/>
            <w:tcPrChange w:id="113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3E8F29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3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AAF464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洗精煤燃烧</w:t>
            </w:r>
          </w:p>
        </w:tc>
        <w:tc>
          <w:tcPr>
            <w:tcW w:w="745" w:type="pct"/>
            <w:tcBorders>
              <w:top w:val="nil"/>
              <w:left w:val="nil"/>
              <w:bottom w:val="single" w:sz="4" w:space="0" w:color="auto"/>
              <w:right w:val="single" w:sz="4" w:space="0" w:color="auto"/>
            </w:tcBorders>
            <w:shd w:val="clear" w:color="000000" w:fill="FFFFFF"/>
            <w:vAlign w:val="center"/>
            <w:tcPrChange w:id="113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E04170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3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DF410D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1,946,577.05</w:t>
            </w:r>
          </w:p>
        </w:tc>
        <w:tc>
          <w:tcPr>
            <w:tcW w:w="457" w:type="pct"/>
            <w:tcBorders>
              <w:top w:val="nil"/>
              <w:left w:val="nil"/>
              <w:bottom w:val="single" w:sz="4" w:space="0" w:color="auto"/>
              <w:right w:val="single" w:sz="4" w:space="0" w:color="auto"/>
            </w:tcBorders>
            <w:shd w:val="clear" w:color="000000" w:fill="FFFFFF"/>
            <w:noWrap/>
            <w:vAlign w:val="center"/>
            <w:tcPrChange w:id="113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736721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40" w:author="Jezin" w:date="2025-07-21T09:38:00Z">
              <w:tcPr>
                <w:tcW w:w="177" w:type="pct"/>
                <w:vAlign w:val="center"/>
              </w:tcPr>
            </w:tcPrChange>
          </w:tcPr>
          <w:p w14:paraId="3EC333AB" w14:textId="77777777" w:rsidR="0076773F" w:rsidRDefault="0076773F">
            <w:pPr>
              <w:spacing w:before="0"/>
              <w:rPr>
                <w:rFonts w:ascii="Times New Roman" w:eastAsia="Times New Roman" w:hAnsi="Times New Roman"/>
                <w:szCs w:val="20"/>
                <w:lang w:val="en-US" w:eastAsia="zh-CN"/>
              </w:rPr>
            </w:pPr>
          </w:p>
        </w:tc>
      </w:tr>
      <w:tr w:rsidR="0076773F" w14:paraId="0D22D2A6" w14:textId="77777777" w:rsidTr="00B1027C">
        <w:trPr>
          <w:trHeight w:val="315"/>
          <w:trPrChange w:id="1141"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4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12AF69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w:t>
            </w:r>
          </w:p>
        </w:tc>
        <w:tc>
          <w:tcPr>
            <w:tcW w:w="1133" w:type="pct"/>
            <w:tcBorders>
              <w:top w:val="nil"/>
              <w:left w:val="nil"/>
              <w:bottom w:val="single" w:sz="4" w:space="0" w:color="auto"/>
              <w:right w:val="single" w:sz="4" w:space="0" w:color="auto"/>
            </w:tcBorders>
            <w:shd w:val="clear" w:color="000000" w:fill="FFFFFF"/>
            <w:vAlign w:val="center"/>
            <w:tcPrChange w:id="114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843195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4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130A6B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焦炭燃烧</w:t>
            </w:r>
          </w:p>
        </w:tc>
        <w:tc>
          <w:tcPr>
            <w:tcW w:w="745" w:type="pct"/>
            <w:tcBorders>
              <w:top w:val="nil"/>
              <w:left w:val="nil"/>
              <w:bottom w:val="single" w:sz="4" w:space="0" w:color="auto"/>
              <w:right w:val="single" w:sz="4" w:space="0" w:color="auto"/>
            </w:tcBorders>
            <w:shd w:val="clear" w:color="000000" w:fill="FFFFFF"/>
            <w:vAlign w:val="center"/>
            <w:tcPrChange w:id="114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9BEE61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4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B8CDD7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145,430.20</w:t>
            </w:r>
          </w:p>
        </w:tc>
        <w:tc>
          <w:tcPr>
            <w:tcW w:w="457" w:type="pct"/>
            <w:tcBorders>
              <w:top w:val="nil"/>
              <w:left w:val="nil"/>
              <w:bottom w:val="single" w:sz="4" w:space="0" w:color="auto"/>
              <w:right w:val="single" w:sz="4" w:space="0" w:color="auto"/>
            </w:tcBorders>
            <w:shd w:val="clear" w:color="000000" w:fill="FFFFFF"/>
            <w:noWrap/>
            <w:vAlign w:val="center"/>
            <w:tcPrChange w:id="114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618D6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48" w:author="Jezin" w:date="2025-07-21T09:38:00Z">
              <w:tcPr>
                <w:tcW w:w="177" w:type="pct"/>
                <w:vAlign w:val="center"/>
              </w:tcPr>
            </w:tcPrChange>
          </w:tcPr>
          <w:p w14:paraId="21D896ED" w14:textId="77777777" w:rsidR="0076773F" w:rsidRDefault="0076773F">
            <w:pPr>
              <w:spacing w:before="0"/>
              <w:rPr>
                <w:rFonts w:ascii="Times New Roman" w:eastAsia="Times New Roman" w:hAnsi="Times New Roman"/>
                <w:szCs w:val="20"/>
                <w:lang w:val="en-US" w:eastAsia="zh-CN"/>
              </w:rPr>
            </w:pPr>
          </w:p>
        </w:tc>
      </w:tr>
      <w:tr w:rsidR="0076773F" w14:paraId="31D997CE" w14:textId="77777777" w:rsidTr="00B1027C">
        <w:trPr>
          <w:trHeight w:val="315"/>
          <w:trPrChange w:id="1149"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5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BF7E7E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w:t>
            </w:r>
          </w:p>
        </w:tc>
        <w:tc>
          <w:tcPr>
            <w:tcW w:w="1133" w:type="pct"/>
            <w:tcBorders>
              <w:top w:val="nil"/>
              <w:left w:val="nil"/>
              <w:bottom w:val="single" w:sz="4" w:space="0" w:color="auto"/>
              <w:right w:val="single" w:sz="4" w:space="0" w:color="auto"/>
            </w:tcBorders>
            <w:shd w:val="clear" w:color="000000" w:fill="FFFFFF"/>
            <w:vAlign w:val="center"/>
            <w:tcPrChange w:id="115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08821D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5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1882E2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焦屑燃烧</w:t>
            </w:r>
          </w:p>
        </w:tc>
        <w:tc>
          <w:tcPr>
            <w:tcW w:w="745" w:type="pct"/>
            <w:tcBorders>
              <w:top w:val="nil"/>
              <w:left w:val="nil"/>
              <w:bottom w:val="single" w:sz="4" w:space="0" w:color="auto"/>
              <w:right w:val="single" w:sz="4" w:space="0" w:color="auto"/>
            </w:tcBorders>
            <w:shd w:val="clear" w:color="000000" w:fill="FFFFFF"/>
            <w:vAlign w:val="center"/>
            <w:tcPrChange w:id="115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BBD69C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5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C906F8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120,570.50</w:t>
            </w:r>
          </w:p>
        </w:tc>
        <w:tc>
          <w:tcPr>
            <w:tcW w:w="457" w:type="pct"/>
            <w:tcBorders>
              <w:top w:val="nil"/>
              <w:left w:val="nil"/>
              <w:bottom w:val="single" w:sz="4" w:space="0" w:color="auto"/>
              <w:right w:val="single" w:sz="4" w:space="0" w:color="auto"/>
            </w:tcBorders>
            <w:shd w:val="clear" w:color="000000" w:fill="FFFFFF"/>
            <w:noWrap/>
            <w:vAlign w:val="center"/>
            <w:tcPrChange w:id="115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C1385B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56" w:author="Jezin" w:date="2025-07-21T09:38:00Z">
              <w:tcPr>
                <w:tcW w:w="177" w:type="pct"/>
                <w:vAlign w:val="center"/>
              </w:tcPr>
            </w:tcPrChange>
          </w:tcPr>
          <w:p w14:paraId="53FD274D" w14:textId="77777777" w:rsidR="0076773F" w:rsidRDefault="0076773F">
            <w:pPr>
              <w:spacing w:before="0"/>
              <w:rPr>
                <w:rFonts w:ascii="Times New Roman" w:eastAsia="Times New Roman" w:hAnsi="Times New Roman"/>
                <w:szCs w:val="20"/>
                <w:lang w:val="en-US" w:eastAsia="zh-CN"/>
              </w:rPr>
            </w:pPr>
          </w:p>
        </w:tc>
      </w:tr>
      <w:tr w:rsidR="0076773F" w14:paraId="101C695E" w14:textId="77777777" w:rsidTr="00B1027C">
        <w:trPr>
          <w:trHeight w:val="315"/>
          <w:trPrChange w:id="1157"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5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3A183B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w:t>
            </w:r>
          </w:p>
        </w:tc>
        <w:tc>
          <w:tcPr>
            <w:tcW w:w="1133" w:type="pct"/>
            <w:tcBorders>
              <w:top w:val="nil"/>
              <w:left w:val="nil"/>
              <w:bottom w:val="single" w:sz="4" w:space="0" w:color="auto"/>
              <w:right w:val="single" w:sz="4" w:space="0" w:color="auto"/>
            </w:tcBorders>
            <w:shd w:val="clear" w:color="000000" w:fill="FFFFFF"/>
            <w:vAlign w:val="center"/>
            <w:tcPrChange w:id="115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646E11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固定燃烧</w:t>
            </w:r>
          </w:p>
        </w:tc>
        <w:tc>
          <w:tcPr>
            <w:tcW w:w="1070" w:type="pct"/>
            <w:tcBorders>
              <w:top w:val="nil"/>
              <w:left w:val="nil"/>
              <w:bottom w:val="single" w:sz="4" w:space="0" w:color="auto"/>
              <w:right w:val="single" w:sz="4" w:space="0" w:color="auto"/>
            </w:tcBorders>
            <w:shd w:val="clear" w:color="auto" w:fill="auto"/>
            <w:vAlign w:val="center"/>
            <w:tcPrChange w:id="116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8351DF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焦炉煤气燃烧</w:t>
            </w:r>
          </w:p>
        </w:tc>
        <w:tc>
          <w:tcPr>
            <w:tcW w:w="745" w:type="pct"/>
            <w:tcBorders>
              <w:top w:val="nil"/>
              <w:left w:val="nil"/>
              <w:bottom w:val="single" w:sz="4" w:space="0" w:color="auto"/>
              <w:right w:val="single" w:sz="4" w:space="0" w:color="auto"/>
            </w:tcBorders>
            <w:shd w:val="clear" w:color="000000" w:fill="FFFFFF"/>
            <w:vAlign w:val="center"/>
            <w:tcPrChange w:id="116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9F5485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6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1E50D17" w14:textId="77777777" w:rsidR="0076773F" w:rsidRDefault="00000000">
            <w:pPr>
              <w:spacing w:before="0"/>
              <w:jc w:val="right"/>
              <w:rPr>
                <w:rFonts w:eastAsia="PMingLiU" w:cs="Arial"/>
                <w:b/>
                <w:bCs/>
                <w:szCs w:val="20"/>
                <w:lang w:val="en-US" w:eastAsia="zh-CN"/>
              </w:rPr>
            </w:pPr>
            <w:r>
              <w:rPr>
                <w:rFonts w:eastAsia="PMingLiU" w:cs="Arial"/>
                <w:b/>
                <w:bCs/>
                <w:color w:val="FF0000"/>
                <w:szCs w:val="20"/>
                <w:lang w:val="en-US" w:eastAsia="zh-CN"/>
              </w:rPr>
              <w:t>500.97</w:t>
            </w:r>
          </w:p>
        </w:tc>
        <w:tc>
          <w:tcPr>
            <w:tcW w:w="457" w:type="pct"/>
            <w:tcBorders>
              <w:top w:val="nil"/>
              <w:left w:val="nil"/>
              <w:bottom w:val="single" w:sz="4" w:space="0" w:color="auto"/>
              <w:right w:val="single" w:sz="4" w:space="0" w:color="auto"/>
            </w:tcBorders>
            <w:shd w:val="clear" w:color="000000" w:fill="FFFFFF"/>
            <w:noWrap/>
            <w:vAlign w:val="center"/>
            <w:tcPrChange w:id="116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B34233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10000Nm3</w:t>
            </w:r>
          </w:p>
        </w:tc>
        <w:tc>
          <w:tcPr>
            <w:tcW w:w="177" w:type="pct"/>
            <w:vAlign w:val="center"/>
            <w:tcPrChange w:id="1164" w:author="Jezin" w:date="2025-07-21T09:38:00Z">
              <w:tcPr>
                <w:tcW w:w="177" w:type="pct"/>
                <w:vAlign w:val="center"/>
              </w:tcPr>
            </w:tcPrChange>
          </w:tcPr>
          <w:p w14:paraId="1A38CCFB" w14:textId="77777777" w:rsidR="0076773F" w:rsidRDefault="0076773F">
            <w:pPr>
              <w:spacing w:before="0"/>
              <w:rPr>
                <w:rFonts w:ascii="Times New Roman" w:eastAsia="Times New Roman" w:hAnsi="Times New Roman"/>
                <w:szCs w:val="20"/>
                <w:lang w:val="en-US" w:eastAsia="zh-CN"/>
              </w:rPr>
            </w:pPr>
          </w:p>
        </w:tc>
      </w:tr>
      <w:tr w:rsidR="0076773F" w14:paraId="7C06002A" w14:textId="77777777" w:rsidTr="00B1027C">
        <w:trPr>
          <w:trHeight w:val="315"/>
          <w:trPrChange w:id="1165"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6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D02E6C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w:t>
            </w:r>
          </w:p>
        </w:tc>
        <w:tc>
          <w:tcPr>
            <w:tcW w:w="1133" w:type="pct"/>
            <w:tcBorders>
              <w:top w:val="nil"/>
              <w:left w:val="nil"/>
              <w:bottom w:val="single" w:sz="4" w:space="0" w:color="auto"/>
              <w:right w:val="single" w:sz="4" w:space="0" w:color="auto"/>
            </w:tcBorders>
            <w:shd w:val="clear" w:color="000000" w:fill="FFFFFF"/>
            <w:vAlign w:val="center"/>
            <w:tcPrChange w:id="116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35B6F6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移动燃烧</w:t>
            </w:r>
          </w:p>
        </w:tc>
        <w:tc>
          <w:tcPr>
            <w:tcW w:w="1070" w:type="pct"/>
            <w:tcBorders>
              <w:top w:val="nil"/>
              <w:left w:val="nil"/>
              <w:bottom w:val="single" w:sz="4" w:space="0" w:color="auto"/>
              <w:right w:val="single" w:sz="4" w:space="0" w:color="auto"/>
            </w:tcBorders>
            <w:shd w:val="clear" w:color="auto" w:fill="auto"/>
            <w:vAlign w:val="center"/>
            <w:tcPrChange w:id="116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5CC99F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0#</w:t>
            </w:r>
            <w:r>
              <w:rPr>
                <w:rFonts w:eastAsia="PMingLiU" w:cs="Arial"/>
                <w:b/>
                <w:bCs/>
                <w:szCs w:val="20"/>
                <w:lang w:val="en-US" w:eastAsia="zh-CN"/>
              </w:rPr>
              <w:t>柴油燃烧</w:t>
            </w:r>
          </w:p>
        </w:tc>
        <w:tc>
          <w:tcPr>
            <w:tcW w:w="745" w:type="pct"/>
            <w:tcBorders>
              <w:top w:val="nil"/>
              <w:left w:val="nil"/>
              <w:bottom w:val="single" w:sz="4" w:space="0" w:color="auto"/>
              <w:right w:val="single" w:sz="4" w:space="0" w:color="auto"/>
            </w:tcBorders>
            <w:shd w:val="clear" w:color="000000" w:fill="FFFFFF"/>
            <w:vAlign w:val="center"/>
            <w:tcPrChange w:id="116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9C3299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7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F1EEDF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1,403.87</w:t>
            </w:r>
          </w:p>
        </w:tc>
        <w:tc>
          <w:tcPr>
            <w:tcW w:w="457" w:type="pct"/>
            <w:tcBorders>
              <w:top w:val="nil"/>
              <w:left w:val="nil"/>
              <w:bottom w:val="single" w:sz="4" w:space="0" w:color="auto"/>
              <w:right w:val="single" w:sz="4" w:space="0" w:color="auto"/>
            </w:tcBorders>
            <w:shd w:val="clear" w:color="000000" w:fill="FFFFFF"/>
            <w:noWrap/>
            <w:vAlign w:val="center"/>
            <w:tcPrChange w:id="117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09B85B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72" w:author="Jezin" w:date="2025-07-21T09:38:00Z">
              <w:tcPr>
                <w:tcW w:w="177" w:type="pct"/>
                <w:vAlign w:val="center"/>
              </w:tcPr>
            </w:tcPrChange>
          </w:tcPr>
          <w:p w14:paraId="1966137A" w14:textId="77777777" w:rsidR="0076773F" w:rsidRDefault="0076773F">
            <w:pPr>
              <w:spacing w:before="0"/>
              <w:rPr>
                <w:rFonts w:ascii="Times New Roman" w:eastAsia="Times New Roman" w:hAnsi="Times New Roman"/>
                <w:szCs w:val="20"/>
                <w:lang w:val="en-US" w:eastAsia="zh-CN"/>
              </w:rPr>
            </w:pPr>
          </w:p>
        </w:tc>
      </w:tr>
      <w:tr w:rsidR="0076773F" w14:paraId="7E21663B" w14:textId="77777777" w:rsidTr="00B1027C">
        <w:trPr>
          <w:trHeight w:val="315"/>
          <w:trPrChange w:id="1173" w:author="Jezin" w:date="2025-07-21T09:38:00Z">
            <w:trPr>
              <w:gridAfter w:val="0"/>
              <w:trHeight w:val="3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7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D414B1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10</w:t>
            </w:r>
          </w:p>
        </w:tc>
        <w:tc>
          <w:tcPr>
            <w:tcW w:w="1133" w:type="pct"/>
            <w:tcBorders>
              <w:top w:val="nil"/>
              <w:left w:val="nil"/>
              <w:bottom w:val="single" w:sz="4" w:space="0" w:color="auto"/>
              <w:right w:val="single" w:sz="4" w:space="0" w:color="auto"/>
            </w:tcBorders>
            <w:shd w:val="clear" w:color="000000" w:fill="FFFFFF"/>
            <w:vAlign w:val="center"/>
            <w:tcPrChange w:id="117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CEA605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移动燃烧</w:t>
            </w:r>
          </w:p>
        </w:tc>
        <w:tc>
          <w:tcPr>
            <w:tcW w:w="1070" w:type="pct"/>
            <w:tcBorders>
              <w:top w:val="nil"/>
              <w:left w:val="nil"/>
              <w:bottom w:val="single" w:sz="4" w:space="0" w:color="auto"/>
              <w:right w:val="single" w:sz="4" w:space="0" w:color="auto"/>
            </w:tcBorders>
            <w:shd w:val="clear" w:color="auto" w:fill="auto"/>
            <w:vAlign w:val="center"/>
            <w:tcPrChange w:id="117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67E98C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92#</w:t>
            </w:r>
            <w:r>
              <w:rPr>
                <w:rFonts w:eastAsia="PMingLiU" w:cs="Arial"/>
                <w:b/>
                <w:bCs/>
                <w:szCs w:val="20"/>
                <w:lang w:val="en-US" w:eastAsia="zh-CN"/>
              </w:rPr>
              <w:t>汽油燃烧</w:t>
            </w:r>
          </w:p>
        </w:tc>
        <w:tc>
          <w:tcPr>
            <w:tcW w:w="745" w:type="pct"/>
            <w:tcBorders>
              <w:top w:val="nil"/>
              <w:left w:val="nil"/>
              <w:bottom w:val="single" w:sz="4" w:space="0" w:color="auto"/>
              <w:right w:val="single" w:sz="4" w:space="0" w:color="auto"/>
            </w:tcBorders>
            <w:shd w:val="clear" w:color="000000" w:fill="FFFFFF"/>
            <w:vAlign w:val="center"/>
            <w:tcPrChange w:id="117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733CF9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7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9AFD97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49.06</w:t>
            </w:r>
          </w:p>
        </w:tc>
        <w:tc>
          <w:tcPr>
            <w:tcW w:w="457" w:type="pct"/>
            <w:tcBorders>
              <w:top w:val="nil"/>
              <w:left w:val="nil"/>
              <w:bottom w:val="single" w:sz="4" w:space="0" w:color="auto"/>
              <w:right w:val="single" w:sz="4" w:space="0" w:color="auto"/>
            </w:tcBorders>
            <w:shd w:val="clear" w:color="000000" w:fill="FFFFFF"/>
            <w:noWrap/>
            <w:vAlign w:val="center"/>
            <w:tcPrChange w:id="117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A360BC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80" w:author="Jezin" w:date="2025-07-21T09:38:00Z">
              <w:tcPr>
                <w:tcW w:w="177" w:type="pct"/>
                <w:vAlign w:val="center"/>
              </w:tcPr>
            </w:tcPrChange>
          </w:tcPr>
          <w:p w14:paraId="366FE7EE" w14:textId="77777777" w:rsidR="0076773F" w:rsidRDefault="0076773F">
            <w:pPr>
              <w:spacing w:before="0"/>
              <w:rPr>
                <w:rFonts w:ascii="Times New Roman" w:eastAsia="Times New Roman" w:hAnsi="Times New Roman"/>
                <w:szCs w:val="20"/>
                <w:lang w:val="en-US" w:eastAsia="zh-CN"/>
              </w:rPr>
            </w:pPr>
          </w:p>
        </w:tc>
      </w:tr>
      <w:tr w:rsidR="0076773F" w14:paraId="5DC26CAC" w14:textId="77777777" w:rsidTr="00B1027C">
        <w:trPr>
          <w:trHeight w:val="330"/>
          <w:trPrChange w:id="1181" w:author="Jezin" w:date="2025-07-21T09:38:00Z">
            <w:trPr>
              <w:gridAfter w:val="0"/>
              <w:trHeight w:val="33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8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25BDE4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11</w:t>
            </w:r>
          </w:p>
        </w:tc>
        <w:tc>
          <w:tcPr>
            <w:tcW w:w="1133" w:type="pct"/>
            <w:tcBorders>
              <w:top w:val="nil"/>
              <w:left w:val="nil"/>
              <w:bottom w:val="single" w:sz="4" w:space="0" w:color="auto"/>
              <w:right w:val="single" w:sz="4" w:space="0" w:color="auto"/>
            </w:tcBorders>
            <w:shd w:val="clear" w:color="000000" w:fill="FFFFFF"/>
            <w:vAlign w:val="center"/>
            <w:tcPrChange w:id="118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96BBC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118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30877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制冷剂逸散（</w:t>
            </w:r>
            <w:r>
              <w:rPr>
                <w:rFonts w:eastAsia="PMingLiU" w:cs="Arial"/>
                <w:b/>
                <w:bCs/>
                <w:szCs w:val="20"/>
                <w:lang w:val="en-US" w:eastAsia="zh-CN"/>
              </w:rPr>
              <w:t>R32</w:t>
            </w:r>
            <w:r>
              <w:rPr>
                <w:rFonts w:eastAsia="PMingLiU" w:cs="Arial"/>
                <w:b/>
                <w:bCs/>
                <w:szCs w:val="20"/>
                <w:lang w:val="en-US" w:eastAsia="zh-CN"/>
              </w:rPr>
              <w:t>）</w:t>
            </w:r>
          </w:p>
        </w:tc>
        <w:tc>
          <w:tcPr>
            <w:tcW w:w="745" w:type="pct"/>
            <w:tcBorders>
              <w:top w:val="nil"/>
              <w:left w:val="nil"/>
              <w:bottom w:val="single" w:sz="4" w:space="0" w:color="auto"/>
              <w:right w:val="single" w:sz="4" w:space="0" w:color="auto"/>
            </w:tcBorders>
            <w:shd w:val="clear" w:color="000000" w:fill="FFFFFF"/>
            <w:vAlign w:val="center"/>
            <w:tcPrChange w:id="118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E593BD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8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0587B7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0.93</w:t>
            </w:r>
          </w:p>
        </w:tc>
        <w:tc>
          <w:tcPr>
            <w:tcW w:w="457" w:type="pct"/>
            <w:tcBorders>
              <w:top w:val="nil"/>
              <w:left w:val="nil"/>
              <w:bottom w:val="single" w:sz="4" w:space="0" w:color="auto"/>
              <w:right w:val="single" w:sz="4" w:space="0" w:color="auto"/>
            </w:tcBorders>
            <w:shd w:val="clear" w:color="000000" w:fill="FFFFFF"/>
            <w:noWrap/>
            <w:vAlign w:val="center"/>
            <w:tcPrChange w:id="118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D8498E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88" w:author="Jezin" w:date="2025-07-21T09:38:00Z">
              <w:tcPr>
                <w:tcW w:w="177" w:type="pct"/>
                <w:vAlign w:val="center"/>
              </w:tcPr>
            </w:tcPrChange>
          </w:tcPr>
          <w:p w14:paraId="72EBDE77" w14:textId="77777777" w:rsidR="0076773F" w:rsidRDefault="0076773F">
            <w:pPr>
              <w:spacing w:before="0"/>
              <w:rPr>
                <w:rFonts w:ascii="Times New Roman" w:eastAsia="Times New Roman" w:hAnsi="Times New Roman"/>
                <w:szCs w:val="20"/>
                <w:lang w:val="en-US" w:eastAsia="zh-CN"/>
              </w:rPr>
            </w:pPr>
          </w:p>
        </w:tc>
      </w:tr>
      <w:tr w:rsidR="0076773F" w14:paraId="685F36B8" w14:textId="77777777" w:rsidTr="00B1027C">
        <w:trPr>
          <w:trHeight w:val="285"/>
          <w:trPrChange w:id="118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9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6CFDCA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12</w:t>
            </w:r>
          </w:p>
        </w:tc>
        <w:tc>
          <w:tcPr>
            <w:tcW w:w="1133" w:type="pct"/>
            <w:tcBorders>
              <w:top w:val="nil"/>
              <w:left w:val="nil"/>
              <w:bottom w:val="single" w:sz="4" w:space="0" w:color="auto"/>
              <w:right w:val="single" w:sz="4" w:space="0" w:color="auto"/>
            </w:tcBorders>
            <w:shd w:val="clear" w:color="000000" w:fill="FFFFFF"/>
            <w:vAlign w:val="center"/>
            <w:tcPrChange w:id="119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F4FAD4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119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EB8789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CO2</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119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812D0C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19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4E1575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0.66</w:t>
            </w:r>
          </w:p>
        </w:tc>
        <w:tc>
          <w:tcPr>
            <w:tcW w:w="457" w:type="pct"/>
            <w:tcBorders>
              <w:top w:val="nil"/>
              <w:left w:val="nil"/>
              <w:bottom w:val="single" w:sz="4" w:space="0" w:color="auto"/>
              <w:right w:val="single" w:sz="4" w:space="0" w:color="auto"/>
            </w:tcBorders>
            <w:shd w:val="clear" w:color="000000" w:fill="FFFFFF"/>
            <w:noWrap/>
            <w:vAlign w:val="center"/>
            <w:tcPrChange w:id="119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3E14D2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196" w:author="Jezin" w:date="2025-07-21T09:38:00Z">
              <w:tcPr>
                <w:tcW w:w="177" w:type="pct"/>
                <w:vAlign w:val="center"/>
              </w:tcPr>
            </w:tcPrChange>
          </w:tcPr>
          <w:p w14:paraId="355A6847" w14:textId="77777777" w:rsidR="0076773F" w:rsidRDefault="0076773F">
            <w:pPr>
              <w:spacing w:before="0"/>
              <w:rPr>
                <w:rFonts w:ascii="Times New Roman" w:eastAsia="Times New Roman" w:hAnsi="Times New Roman"/>
                <w:szCs w:val="20"/>
                <w:lang w:val="en-US" w:eastAsia="zh-CN"/>
              </w:rPr>
            </w:pPr>
          </w:p>
        </w:tc>
      </w:tr>
      <w:tr w:rsidR="0076773F" w14:paraId="1F95922C" w14:textId="77777777" w:rsidTr="00B1027C">
        <w:trPr>
          <w:trHeight w:val="285"/>
          <w:trPrChange w:id="119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19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7C3234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13</w:t>
            </w:r>
          </w:p>
        </w:tc>
        <w:tc>
          <w:tcPr>
            <w:tcW w:w="1133" w:type="pct"/>
            <w:tcBorders>
              <w:top w:val="nil"/>
              <w:left w:val="nil"/>
              <w:bottom w:val="single" w:sz="4" w:space="0" w:color="auto"/>
              <w:right w:val="single" w:sz="4" w:space="0" w:color="auto"/>
            </w:tcBorders>
            <w:shd w:val="clear" w:color="000000" w:fill="FFFFFF"/>
            <w:vAlign w:val="center"/>
            <w:tcPrChange w:id="119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42C82D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120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AA3CF6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CH4</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120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350619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0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DBD165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22.36</w:t>
            </w:r>
          </w:p>
        </w:tc>
        <w:tc>
          <w:tcPr>
            <w:tcW w:w="457" w:type="pct"/>
            <w:tcBorders>
              <w:top w:val="nil"/>
              <w:left w:val="nil"/>
              <w:bottom w:val="single" w:sz="4" w:space="0" w:color="auto"/>
              <w:right w:val="single" w:sz="4" w:space="0" w:color="auto"/>
            </w:tcBorders>
            <w:shd w:val="clear" w:color="000000" w:fill="FFFFFF"/>
            <w:noWrap/>
            <w:vAlign w:val="center"/>
            <w:tcPrChange w:id="120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A0E75F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tBOD</w:t>
            </w:r>
          </w:p>
        </w:tc>
        <w:tc>
          <w:tcPr>
            <w:tcW w:w="177" w:type="pct"/>
            <w:vAlign w:val="center"/>
            <w:tcPrChange w:id="1204" w:author="Jezin" w:date="2025-07-21T09:38:00Z">
              <w:tcPr>
                <w:tcW w:w="177" w:type="pct"/>
                <w:vAlign w:val="center"/>
              </w:tcPr>
            </w:tcPrChange>
          </w:tcPr>
          <w:p w14:paraId="57D19D8A" w14:textId="77777777" w:rsidR="0076773F" w:rsidRDefault="0076773F">
            <w:pPr>
              <w:spacing w:before="0"/>
              <w:rPr>
                <w:rFonts w:ascii="Times New Roman" w:eastAsia="Times New Roman" w:hAnsi="Times New Roman"/>
                <w:szCs w:val="20"/>
                <w:lang w:val="en-US" w:eastAsia="zh-CN"/>
              </w:rPr>
            </w:pPr>
          </w:p>
        </w:tc>
      </w:tr>
      <w:tr w:rsidR="0076773F" w14:paraId="13025E46" w14:textId="77777777" w:rsidTr="00B1027C">
        <w:trPr>
          <w:trHeight w:val="285"/>
          <w:trPrChange w:id="120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0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815700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14</w:t>
            </w:r>
          </w:p>
        </w:tc>
        <w:tc>
          <w:tcPr>
            <w:tcW w:w="1133" w:type="pct"/>
            <w:tcBorders>
              <w:top w:val="nil"/>
              <w:left w:val="nil"/>
              <w:bottom w:val="single" w:sz="4" w:space="0" w:color="auto"/>
              <w:right w:val="single" w:sz="4" w:space="0" w:color="auto"/>
            </w:tcBorders>
            <w:shd w:val="clear" w:color="000000" w:fill="FFFFFF"/>
            <w:vAlign w:val="center"/>
            <w:tcPrChange w:id="120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978D3A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120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B5B9BB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CH4</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120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9EC360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1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5E1832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174.71</w:t>
            </w:r>
          </w:p>
        </w:tc>
        <w:tc>
          <w:tcPr>
            <w:tcW w:w="457" w:type="pct"/>
            <w:tcBorders>
              <w:top w:val="nil"/>
              <w:left w:val="nil"/>
              <w:bottom w:val="single" w:sz="4" w:space="0" w:color="auto"/>
              <w:right w:val="single" w:sz="4" w:space="0" w:color="auto"/>
            </w:tcBorders>
            <w:shd w:val="clear" w:color="000000" w:fill="FFFFFF"/>
            <w:noWrap/>
            <w:vAlign w:val="center"/>
            <w:tcPrChange w:id="121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772775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tCOD</w:t>
            </w:r>
          </w:p>
        </w:tc>
        <w:tc>
          <w:tcPr>
            <w:tcW w:w="177" w:type="pct"/>
            <w:vAlign w:val="center"/>
            <w:tcPrChange w:id="1212" w:author="Jezin" w:date="2025-07-21T09:38:00Z">
              <w:tcPr>
                <w:tcW w:w="177" w:type="pct"/>
                <w:vAlign w:val="center"/>
              </w:tcPr>
            </w:tcPrChange>
          </w:tcPr>
          <w:p w14:paraId="6D593991" w14:textId="77777777" w:rsidR="0076773F" w:rsidRDefault="0076773F">
            <w:pPr>
              <w:spacing w:before="0"/>
              <w:rPr>
                <w:rFonts w:ascii="Times New Roman" w:eastAsia="Times New Roman" w:hAnsi="Times New Roman"/>
                <w:szCs w:val="20"/>
                <w:lang w:val="en-US" w:eastAsia="zh-CN"/>
              </w:rPr>
            </w:pPr>
          </w:p>
        </w:tc>
      </w:tr>
      <w:tr w:rsidR="0076773F" w14:paraId="2AF28D79" w14:textId="77777777" w:rsidTr="00B1027C">
        <w:trPr>
          <w:trHeight w:val="285"/>
          <w:trPrChange w:id="121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1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CE75AC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15</w:t>
            </w:r>
          </w:p>
        </w:tc>
        <w:tc>
          <w:tcPr>
            <w:tcW w:w="1133" w:type="pct"/>
            <w:tcBorders>
              <w:top w:val="nil"/>
              <w:left w:val="nil"/>
              <w:bottom w:val="single" w:sz="4" w:space="0" w:color="auto"/>
              <w:right w:val="single" w:sz="4" w:space="0" w:color="auto"/>
            </w:tcBorders>
            <w:shd w:val="clear" w:color="000000" w:fill="FFFFFF"/>
            <w:vAlign w:val="center"/>
            <w:tcPrChange w:id="121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2934D3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逸散排放</w:t>
            </w:r>
          </w:p>
        </w:tc>
        <w:tc>
          <w:tcPr>
            <w:tcW w:w="1070" w:type="pct"/>
            <w:tcBorders>
              <w:top w:val="nil"/>
              <w:left w:val="nil"/>
              <w:bottom w:val="single" w:sz="4" w:space="0" w:color="auto"/>
              <w:right w:val="single" w:sz="4" w:space="0" w:color="auto"/>
            </w:tcBorders>
            <w:shd w:val="clear" w:color="auto" w:fill="auto"/>
            <w:vAlign w:val="center"/>
            <w:tcPrChange w:id="121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806935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SF6</w:t>
            </w:r>
            <w:r>
              <w:rPr>
                <w:rFonts w:eastAsia="PMingLiU" w:cs="Arial"/>
                <w:b/>
                <w:bCs/>
                <w:szCs w:val="20"/>
                <w:lang w:val="en-US" w:eastAsia="zh-CN"/>
              </w:rPr>
              <w:t>逸散</w:t>
            </w:r>
          </w:p>
        </w:tc>
        <w:tc>
          <w:tcPr>
            <w:tcW w:w="745" w:type="pct"/>
            <w:tcBorders>
              <w:top w:val="nil"/>
              <w:left w:val="nil"/>
              <w:bottom w:val="single" w:sz="4" w:space="0" w:color="auto"/>
              <w:right w:val="single" w:sz="4" w:space="0" w:color="auto"/>
            </w:tcBorders>
            <w:shd w:val="clear" w:color="000000" w:fill="FFFFFF"/>
            <w:vAlign w:val="center"/>
            <w:tcPrChange w:id="121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6D5594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1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1CF60EB"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20.24</w:t>
            </w:r>
          </w:p>
        </w:tc>
        <w:tc>
          <w:tcPr>
            <w:tcW w:w="457" w:type="pct"/>
            <w:tcBorders>
              <w:top w:val="nil"/>
              <w:left w:val="nil"/>
              <w:bottom w:val="single" w:sz="4" w:space="0" w:color="auto"/>
              <w:right w:val="single" w:sz="4" w:space="0" w:color="auto"/>
            </w:tcBorders>
            <w:shd w:val="clear" w:color="000000" w:fill="FFFFFF"/>
            <w:noWrap/>
            <w:vAlign w:val="center"/>
            <w:tcPrChange w:id="121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BC60D1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20" w:author="Jezin" w:date="2025-07-21T09:38:00Z">
              <w:tcPr>
                <w:tcW w:w="177" w:type="pct"/>
                <w:vAlign w:val="center"/>
              </w:tcPr>
            </w:tcPrChange>
          </w:tcPr>
          <w:p w14:paraId="37F0C641" w14:textId="77777777" w:rsidR="0076773F" w:rsidRDefault="0076773F">
            <w:pPr>
              <w:spacing w:before="0"/>
              <w:rPr>
                <w:rFonts w:ascii="Times New Roman" w:eastAsia="Times New Roman" w:hAnsi="Times New Roman"/>
                <w:szCs w:val="20"/>
                <w:lang w:val="en-US" w:eastAsia="zh-CN"/>
              </w:rPr>
            </w:pPr>
          </w:p>
        </w:tc>
      </w:tr>
      <w:tr w:rsidR="0076773F" w14:paraId="56E283EC" w14:textId="77777777" w:rsidTr="00B1027C">
        <w:trPr>
          <w:trHeight w:val="285"/>
          <w:trPrChange w:id="122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2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62A16F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16</w:t>
            </w:r>
          </w:p>
        </w:tc>
        <w:tc>
          <w:tcPr>
            <w:tcW w:w="1133" w:type="pct"/>
            <w:tcBorders>
              <w:top w:val="nil"/>
              <w:left w:val="nil"/>
              <w:bottom w:val="single" w:sz="4" w:space="0" w:color="auto"/>
              <w:right w:val="single" w:sz="4" w:space="0" w:color="auto"/>
            </w:tcBorders>
            <w:shd w:val="clear" w:color="000000" w:fill="FFFFFF"/>
            <w:vAlign w:val="center"/>
            <w:tcPrChange w:id="122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7C03B4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2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4ADFC8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石灰石</w:t>
            </w:r>
          </w:p>
        </w:tc>
        <w:tc>
          <w:tcPr>
            <w:tcW w:w="745" w:type="pct"/>
            <w:tcBorders>
              <w:top w:val="nil"/>
              <w:left w:val="nil"/>
              <w:bottom w:val="single" w:sz="4" w:space="0" w:color="auto"/>
              <w:right w:val="single" w:sz="4" w:space="0" w:color="auto"/>
            </w:tcBorders>
            <w:shd w:val="clear" w:color="000000" w:fill="FFFFFF"/>
            <w:vAlign w:val="center"/>
            <w:tcPrChange w:id="122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578A88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2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0E660D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19,365.77</w:t>
            </w:r>
          </w:p>
        </w:tc>
        <w:tc>
          <w:tcPr>
            <w:tcW w:w="457" w:type="pct"/>
            <w:tcBorders>
              <w:top w:val="nil"/>
              <w:left w:val="nil"/>
              <w:bottom w:val="single" w:sz="4" w:space="0" w:color="auto"/>
              <w:right w:val="single" w:sz="4" w:space="0" w:color="auto"/>
            </w:tcBorders>
            <w:shd w:val="clear" w:color="000000" w:fill="FFFFFF"/>
            <w:noWrap/>
            <w:vAlign w:val="center"/>
            <w:tcPrChange w:id="122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11E067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28" w:author="Jezin" w:date="2025-07-21T09:38:00Z">
              <w:tcPr>
                <w:tcW w:w="177" w:type="pct"/>
                <w:vAlign w:val="center"/>
              </w:tcPr>
            </w:tcPrChange>
          </w:tcPr>
          <w:p w14:paraId="37EB3F27" w14:textId="77777777" w:rsidR="0076773F" w:rsidRDefault="0076773F">
            <w:pPr>
              <w:spacing w:before="0"/>
              <w:rPr>
                <w:rFonts w:ascii="Times New Roman" w:eastAsia="Times New Roman" w:hAnsi="Times New Roman"/>
                <w:szCs w:val="20"/>
                <w:lang w:val="en-US" w:eastAsia="zh-CN"/>
              </w:rPr>
            </w:pPr>
          </w:p>
        </w:tc>
      </w:tr>
      <w:tr w:rsidR="0076773F" w14:paraId="4FC76672" w14:textId="77777777" w:rsidTr="00B1027C">
        <w:trPr>
          <w:trHeight w:val="285"/>
          <w:trPrChange w:id="122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3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AEBDCE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17</w:t>
            </w:r>
          </w:p>
        </w:tc>
        <w:tc>
          <w:tcPr>
            <w:tcW w:w="1133" w:type="pct"/>
            <w:tcBorders>
              <w:top w:val="nil"/>
              <w:left w:val="nil"/>
              <w:bottom w:val="single" w:sz="4" w:space="0" w:color="auto"/>
              <w:right w:val="single" w:sz="4" w:space="0" w:color="auto"/>
            </w:tcBorders>
            <w:shd w:val="clear" w:color="000000" w:fill="FFFFFF"/>
            <w:vAlign w:val="center"/>
            <w:tcPrChange w:id="123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585B65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3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5B2466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白云石</w:t>
            </w:r>
          </w:p>
        </w:tc>
        <w:tc>
          <w:tcPr>
            <w:tcW w:w="745" w:type="pct"/>
            <w:tcBorders>
              <w:top w:val="nil"/>
              <w:left w:val="nil"/>
              <w:bottom w:val="single" w:sz="4" w:space="0" w:color="auto"/>
              <w:right w:val="single" w:sz="4" w:space="0" w:color="auto"/>
            </w:tcBorders>
            <w:shd w:val="clear" w:color="000000" w:fill="FFFFFF"/>
            <w:vAlign w:val="center"/>
            <w:tcPrChange w:id="123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0D5C93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3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494123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356,289.39</w:t>
            </w:r>
          </w:p>
        </w:tc>
        <w:tc>
          <w:tcPr>
            <w:tcW w:w="457" w:type="pct"/>
            <w:tcBorders>
              <w:top w:val="nil"/>
              <w:left w:val="nil"/>
              <w:bottom w:val="single" w:sz="4" w:space="0" w:color="auto"/>
              <w:right w:val="single" w:sz="4" w:space="0" w:color="auto"/>
            </w:tcBorders>
            <w:shd w:val="clear" w:color="000000" w:fill="FFFFFF"/>
            <w:noWrap/>
            <w:vAlign w:val="center"/>
            <w:tcPrChange w:id="123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F8C021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36" w:author="Jezin" w:date="2025-07-21T09:38:00Z">
              <w:tcPr>
                <w:tcW w:w="177" w:type="pct"/>
                <w:vAlign w:val="center"/>
              </w:tcPr>
            </w:tcPrChange>
          </w:tcPr>
          <w:p w14:paraId="19398C48" w14:textId="77777777" w:rsidR="0076773F" w:rsidRDefault="0076773F">
            <w:pPr>
              <w:spacing w:before="0"/>
              <w:rPr>
                <w:rFonts w:ascii="Times New Roman" w:eastAsia="Times New Roman" w:hAnsi="Times New Roman"/>
                <w:szCs w:val="20"/>
                <w:lang w:val="en-US" w:eastAsia="zh-CN"/>
              </w:rPr>
            </w:pPr>
          </w:p>
        </w:tc>
      </w:tr>
      <w:tr w:rsidR="0076773F" w14:paraId="18F4DE13" w14:textId="77777777" w:rsidTr="00B1027C">
        <w:trPr>
          <w:trHeight w:val="285"/>
          <w:trPrChange w:id="123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3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FB1F76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18</w:t>
            </w:r>
          </w:p>
        </w:tc>
        <w:tc>
          <w:tcPr>
            <w:tcW w:w="1133" w:type="pct"/>
            <w:tcBorders>
              <w:top w:val="nil"/>
              <w:left w:val="nil"/>
              <w:bottom w:val="single" w:sz="4" w:space="0" w:color="auto"/>
              <w:right w:val="single" w:sz="4" w:space="0" w:color="auto"/>
            </w:tcBorders>
            <w:shd w:val="clear" w:color="000000" w:fill="FFFFFF"/>
            <w:vAlign w:val="center"/>
            <w:tcPrChange w:id="123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96D425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4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F981E7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电极</w:t>
            </w:r>
          </w:p>
        </w:tc>
        <w:tc>
          <w:tcPr>
            <w:tcW w:w="745" w:type="pct"/>
            <w:tcBorders>
              <w:top w:val="nil"/>
              <w:left w:val="nil"/>
              <w:bottom w:val="single" w:sz="4" w:space="0" w:color="auto"/>
              <w:right w:val="single" w:sz="4" w:space="0" w:color="auto"/>
            </w:tcBorders>
            <w:shd w:val="clear" w:color="000000" w:fill="FFFFFF"/>
            <w:vAlign w:val="center"/>
            <w:tcPrChange w:id="124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92798F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4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F24C37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4,763.07</w:t>
            </w:r>
          </w:p>
        </w:tc>
        <w:tc>
          <w:tcPr>
            <w:tcW w:w="457" w:type="pct"/>
            <w:tcBorders>
              <w:top w:val="nil"/>
              <w:left w:val="nil"/>
              <w:bottom w:val="single" w:sz="4" w:space="0" w:color="auto"/>
              <w:right w:val="single" w:sz="4" w:space="0" w:color="auto"/>
            </w:tcBorders>
            <w:shd w:val="clear" w:color="000000" w:fill="FFFFFF"/>
            <w:noWrap/>
            <w:vAlign w:val="center"/>
            <w:tcPrChange w:id="124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06C078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44" w:author="Jezin" w:date="2025-07-21T09:38:00Z">
              <w:tcPr>
                <w:tcW w:w="177" w:type="pct"/>
                <w:vAlign w:val="center"/>
              </w:tcPr>
            </w:tcPrChange>
          </w:tcPr>
          <w:p w14:paraId="5B6A52BC" w14:textId="77777777" w:rsidR="0076773F" w:rsidRDefault="0076773F">
            <w:pPr>
              <w:spacing w:before="0"/>
              <w:rPr>
                <w:rFonts w:ascii="Times New Roman" w:eastAsia="Times New Roman" w:hAnsi="Times New Roman"/>
                <w:szCs w:val="20"/>
                <w:lang w:val="en-US" w:eastAsia="zh-CN"/>
              </w:rPr>
            </w:pPr>
          </w:p>
        </w:tc>
      </w:tr>
      <w:tr w:rsidR="0076773F" w14:paraId="1DB60DF0" w14:textId="77777777" w:rsidTr="00B1027C">
        <w:trPr>
          <w:trHeight w:val="285"/>
          <w:trPrChange w:id="124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4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4F8485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19</w:t>
            </w:r>
          </w:p>
        </w:tc>
        <w:tc>
          <w:tcPr>
            <w:tcW w:w="1133" w:type="pct"/>
            <w:tcBorders>
              <w:top w:val="nil"/>
              <w:left w:val="nil"/>
              <w:bottom w:val="single" w:sz="4" w:space="0" w:color="auto"/>
              <w:right w:val="single" w:sz="4" w:space="0" w:color="auto"/>
            </w:tcBorders>
            <w:shd w:val="clear" w:color="000000" w:fill="FFFFFF"/>
            <w:vAlign w:val="center"/>
            <w:tcPrChange w:id="124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3FBBF0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4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BDBEA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废钢</w:t>
            </w:r>
          </w:p>
        </w:tc>
        <w:tc>
          <w:tcPr>
            <w:tcW w:w="745" w:type="pct"/>
            <w:tcBorders>
              <w:top w:val="nil"/>
              <w:left w:val="nil"/>
              <w:bottom w:val="single" w:sz="4" w:space="0" w:color="auto"/>
              <w:right w:val="single" w:sz="4" w:space="0" w:color="auto"/>
            </w:tcBorders>
            <w:shd w:val="clear" w:color="000000" w:fill="FFFFFF"/>
            <w:vAlign w:val="center"/>
            <w:tcPrChange w:id="124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5F0F60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5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81A686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1,077,722.64</w:t>
            </w:r>
          </w:p>
        </w:tc>
        <w:tc>
          <w:tcPr>
            <w:tcW w:w="457" w:type="pct"/>
            <w:tcBorders>
              <w:top w:val="nil"/>
              <w:left w:val="nil"/>
              <w:bottom w:val="single" w:sz="4" w:space="0" w:color="auto"/>
              <w:right w:val="single" w:sz="4" w:space="0" w:color="auto"/>
            </w:tcBorders>
            <w:shd w:val="clear" w:color="000000" w:fill="FFFFFF"/>
            <w:noWrap/>
            <w:vAlign w:val="center"/>
            <w:tcPrChange w:id="125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823B0F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52" w:author="Jezin" w:date="2025-07-21T09:38:00Z">
              <w:tcPr>
                <w:tcW w:w="177" w:type="pct"/>
                <w:vAlign w:val="center"/>
              </w:tcPr>
            </w:tcPrChange>
          </w:tcPr>
          <w:p w14:paraId="7C4928FB" w14:textId="77777777" w:rsidR="0076773F" w:rsidRDefault="0076773F">
            <w:pPr>
              <w:spacing w:before="0"/>
              <w:rPr>
                <w:rFonts w:ascii="Times New Roman" w:eastAsia="Times New Roman" w:hAnsi="Times New Roman"/>
                <w:szCs w:val="20"/>
                <w:lang w:val="en-US" w:eastAsia="zh-CN"/>
              </w:rPr>
            </w:pPr>
          </w:p>
        </w:tc>
      </w:tr>
      <w:tr w:rsidR="0076773F" w14:paraId="4E849824" w14:textId="77777777" w:rsidTr="00B1027C">
        <w:trPr>
          <w:trHeight w:val="285"/>
          <w:trPrChange w:id="125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5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C41614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20</w:t>
            </w:r>
          </w:p>
        </w:tc>
        <w:tc>
          <w:tcPr>
            <w:tcW w:w="1133" w:type="pct"/>
            <w:tcBorders>
              <w:top w:val="nil"/>
              <w:left w:val="nil"/>
              <w:bottom w:val="single" w:sz="4" w:space="0" w:color="auto"/>
              <w:right w:val="single" w:sz="4" w:space="0" w:color="auto"/>
            </w:tcBorders>
            <w:shd w:val="clear" w:color="000000" w:fill="FFFFFF"/>
            <w:vAlign w:val="center"/>
            <w:tcPrChange w:id="125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33D469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5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0C9130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锰铁</w:t>
            </w:r>
          </w:p>
        </w:tc>
        <w:tc>
          <w:tcPr>
            <w:tcW w:w="745" w:type="pct"/>
            <w:tcBorders>
              <w:top w:val="nil"/>
              <w:left w:val="nil"/>
              <w:bottom w:val="single" w:sz="4" w:space="0" w:color="auto"/>
              <w:right w:val="single" w:sz="4" w:space="0" w:color="auto"/>
            </w:tcBorders>
            <w:shd w:val="clear" w:color="000000" w:fill="FFFFFF"/>
            <w:vAlign w:val="center"/>
            <w:tcPrChange w:id="125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381FA7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5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C72603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47,687.64</w:t>
            </w:r>
          </w:p>
        </w:tc>
        <w:tc>
          <w:tcPr>
            <w:tcW w:w="457" w:type="pct"/>
            <w:tcBorders>
              <w:top w:val="nil"/>
              <w:left w:val="nil"/>
              <w:bottom w:val="single" w:sz="4" w:space="0" w:color="auto"/>
              <w:right w:val="single" w:sz="4" w:space="0" w:color="auto"/>
            </w:tcBorders>
            <w:shd w:val="clear" w:color="000000" w:fill="FFFFFF"/>
            <w:noWrap/>
            <w:vAlign w:val="center"/>
            <w:tcPrChange w:id="125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AE359D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60" w:author="Jezin" w:date="2025-07-21T09:38:00Z">
              <w:tcPr>
                <w:tcW w:w="177" w:type="pct"/>
                <w:vAlign w:val="center"/>
              </w:tcPr>
            </w:tcPrChange>
          </w:tcPr>
          <w:p w14:paraId="0EFB01E6" w14:textId="77777777" w:rsidR="0076773F" w:rsidRDefault="0076773F">
            <w:pPr>
              <w:spacing w:before="0"/>
              <w:rPr>
                <w:rFonts w:ascii="Times New Roman" w:eastAsia="Times New Roman" w:hAnsi="Times New Roman"/>
                <w:szCs w:val="20"/>
                <w:lang w:val="en-US" w:eastAsia="zh-CN"/>
              </w:rPr>
            </w:pPr>
          </w:p>
        </w:tc>
      </w:tr>
      <w:tr w:rsidR="0076773F" w14:paraId="798D1AAA" w14:textId="77777777" w:rsidTr="00B1027C">
        <w:trPr>
          <w:trHeight w:val="285"/>
          <w:trPrChange w:id="126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6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FCD70C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21</w:t>
            </w:r>
          </w:p>
        </w:tc>
        <w:tc>
          <w:tcPr>
            <w:tcW w:w="1133" w:type="pct"/>
            <w:tcBorders>
              <w:top w:val="nil"/>
              <w:left w:val="nil"/>
              <w:bottom w:val="single" w:sz="4" w:space="0" w:color="auto"/>
              <w:right w:val="single" w:sz="4" w:space="0" w:color="auto"/>
            </w:tcBorders>
            <w:shd w:val="clear" w:color="000000" w:fill="FFFFFF"/>
            <w:vAlign w:val="center"/>
            <w:tcPrChange w:id="126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76C31A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6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CB97F5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镍铁</w:t>
            </w:r>
          </w:p>
        </w:tc>
        <w:tc>
          <w:tcPr>
            <w:tcW w:w="745" w:type="pct"/>
            <w:tcBorders>
              <w:top w:val="nil"/>
              <w:left w:val="nil"/>
              <w:bottom w:val="single" w:sz="4" w:space="0" w:color="auto"/>
              <w:right w:val="single" w:sz="4" w:space="0" w:color="auto"/>
            </w:tcBorders>
            <w:shd w:val="clear" w:color="000000" w:fill="FFFFFF"/>
            <w:vAlign w:val="center"/>
            <w:tcPrChange w:id="126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D45F54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6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FE0323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9,445.11</w:t>
            </w:r>
          </w:p>
        </w:tc>
        <w:tc>
          <w:tcPr>
            <w:tcW w:w="457" w:type="pct"/>
            <w:tcBorders>
              <w:top w:val="nil"/>
              <w:left w:val="nil"/>
              <w:bottom w:val="single" w:sz="4" w:space="0" w:color="auto"/>
              <w:right w:val="single" w:sz="4" w:space="0" w:color="auto"/>
            </w:tcBorders>
            <w:shd w:val="clear" w:color="000000" w:fill="FFFFFF"/>
            <w:noWrap/>
            <w:vAlign w:val="center"/>
            <w:tcPrChange w:id="126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6F4088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68" w:author="Jezin" w:date="2025-07-21T09:38:00Z">
              <w:tcPr>
                <w:tcW w:w="177" w:type="pct"/>
                <w:vAlign w:val="center"/>
              </w:tcPr>
            </w:tcPrChange>
          </w:tcPr>
          <w:p w14:paraId="5AF81010" w14:textId="77777777" w:rsidR="0076773F" w:rsidRDefault="0076773F">
            <w:pPr>
              <w:spacing w:before="0"/>
              <w:rPr>
                <w:rFonts w:ascii="Times New Roman" w:eastAsia="Times New Roman" w:hAnsi="Times New Roman"/>
                <w:szCs w:val="20"/>
                <w:lang w:val="en-US" w:eastAsia="zh-CN"/>
              </w:rPr>
            </w:pPr>
          </w:p>
        </w:tc>
      </w:tr>
      <w:tr w:rsidR="0076773F" w14:paraId="43FD3807" w14:textId="77777777" w:rsidTr="00B1027C">
        <w:trPr>
          <w:trHeight w:val="285"/>
          <w:trPrChange w:id="1269"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7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544D85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22</w:t>
            </w:r>
          </w:p>
        </w:tc>
        <w:tc>
          <w:tcPr>
            <w:tcW w:w="1133" w:type="pct"/>
            <w:tcBorders>
              <w:top w:val="nil"/>
              <w:left w:val="nil"/>
              <w:bottom w:val="single" w:sz="4" w:space="0" w:color="auto"/>
              <w:right w:val="single" w:sz="4" w:space="0" w:color="auto"/>
            </w:tcBorders>
            <w:shd w:val="clear" w:color="000000" w:fill="FFFFFF"/>
            <w:vAlign w:val="center"/>
            <w:tcPrChange w:id="127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D2BF0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7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9A2EF8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铬铁</w:t>
            </w:r>
          </w:p>
        </w:tc>
        <w:tc>
          <w:tcPr>
            <w:tcW w:w="745" w:type="pct"/>
            <w:tcBorders>
              <w:top w:val="nil"/>
              <w:left w:val="nil"/>
              <w:bottom w:val="single" w:sz="4" w:space="0" w:color="auto"/>
              <w:right w:val="single" w:sz="4" w:space="0" w:color="auto"/>
            </w:tcBorders>
            <w:shd w:val="clear" w:color="000000" w:fill="FFFFFF"/>
            <w:vAlign w:val="center"/>
            <w:tcPrChange w:id="127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CF8D21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7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09F6DA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65,858.93</w:t>
            </w:r>
          </w:p>
        </w:tc>
        <w:tc>
          <w:tcPr>
            <w:tcW w:w="457" w:type="pct"/>
            <w:tcBorders>
              <w:top w:val="nil"/>
              <w:left w:val="nil"/>
              <w:bottom w:val="single" w:sz="4" w:space="0" w:color="auto"/>
              <w:right w:val="single" w:sz="4" w:space="0" w:color="auto"/>
            </w:tcBorders>
            <w:shd w:val="clear" w:color="000000" w:fill="FFFFFF"/>
            <w:noWrap/>
            <w:vAlign w:val="center"/>
            <w:tcPrChange w:id="127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F3D8DB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76" w:author="Jezin" w:date="2025-07-21T09:38:00Z">
              <w:tcPr>
                <w:tcW w:w="177" w:type="pct"/>
                <w:vAlign w:val="center"/>
              </w:tcPr>
            </w:tcPrChange>
          </w:tcPr>
          <w:p w14:paraId="077238E4" w14:textId="77777777" w:rsidR="0076773F" w:rsidRDefault="0076773F">
            <w:pPr>
              <w:spacing w:before="0"/>
              <w:rPr>
                <w:rFonts w:ascii="Times New Roman" w:eastAsia="Times New Roman" w:hAnsi="Times New Roman"/>
                <w:szCs w:val="20"/>
                <w:lang w:val="en-US" w:eastAsia="zh-CN"/>
              </w:rPr>
            </w:pPr>
          </w:p>
        </w:tc>
      </w:tr>
      <w:tr w:rsidR="0076773F" w14:paraId="5F9C67A4" w14:textId="77777777" w:rsidTr="00B1027C">
        <w:trPr>
          <w:trHeight w:val="285"/>
          <w:trPrChange w:id="1277"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7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45B3D0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23</w:t>
            </w:r>
          </w:p>
        </w:tc>
        <w:tc>
          <w:tcPr>
            <w:tcW w:w="1133" w:type="pct"/>
            <w:tcBorders>
              <w:top w:val="nil"/>
              <w:left w:val="nil"/>
              <w:bottom w:val="single" w:sz="4" w:space="0" w:color="auto"/>
              <w:right w:val="single" w:sz="4" w:space="0" w:color="auto"/>
            </w:tcBorders>
            <w:shd w:val="clear" w:color="000000" w:fill="FFFFFF"/>
            <w:vAlign w:val="center"/>
            <w:tcPrChange w:id="127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B41499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8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2B16FC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硅铁</w:t>
            </w:r>
          </w:p>
        </w:tc>
        <w:tc>
          <w:tcPr>
            <w:tcW w:w="745" w:type="pct"/>
            <w:tcBorders>
              <w:top w:val="nil"/>
              <w:left w:val="nil"/>
              <w:bottom w:val="single" w:sz="4" w:space="0" w:color="auto"/>
              <w:right w:val="single" w:sz="4" w:space="0" w:color="auto"/>
            </w:tcBorders>
            <w:shd w:val="clear" w:color="000000" w:fill="FFFFFF"/>
            <w:vAlign w:val="center"/>
            <w:tcPrChange w:id="128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ADC860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8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90FF96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10,672.48</w:t>
            </w:r>
          </w:p>
        </w:tc>
        <w:tc>
          <w:tcPr>
            <w:tcW w:w="457" w:type="pct"/>
            <w:tcBorders>
              <w:top w:val="nil"/>
              <w:left w:val="nil"/>
              <w:bottom w:val="single" w:sz="4" w:space="0" w:color="auto"/>
              <w:right w:val="single" w:sz="4" w:space="0" w:color="auto"/>
            </w:tcBorders>
            <w:shd w:val="clear" w:color="000000" w:fill="FFFFFF"/>
            <w:noWrap/>
            <w:vAlign w:val="center"/>
            <w:tcPrChange w:id="128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4E03D0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84" w:author="Jezin" w:date="2025-07-21T09:38:00Z">
              <w:tcPr>
                <w:tcW w:w="177" w:type="pct"/>
                <w:vAlign w:val="center"/>
              </w:tcPr>
            </w:tcPrChange>
          </w:tcPr>
          <w:p w14:paraId="599260E7" w14:textId="77777777" w:rsidR="0076773F" w:rsidRDefault="0076773F">
            <w:pPr>
              <w:spacing w:before="0"/>
              <w:rPr>
                <w:rFonts w:ascii="Times New Roman" w:eastAsia="Times New Roman" w:hAnsi="Times New Roman"/>
                <w:szCs w:val="20"/>
                <w:lang w:val="en-US" w:eastAsia="zh-CN"/>
              </w:rPr>
            </w:pPr>
          </w:p>
        </w:tc>
      </w:tr>
      <w:tr w:rsidR="0076773F" w14:paraId="66ADCA50" w14:textId="77777777" w:rsidTr="00B1027C">
        <w:trPr>
          <w:trHeight w:val="285"/>
          <w:trPrChange w:id="1285"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8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E40E3B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24</w:t>
            </w:r>
          </w:p>
        </w:tc>
        <w:tc>
          <w:tcPr>
            <w:tcW w:w="1133" w:type="pct"/>
            <w:tcBorders>
              <w:top w:val="nil"/>
              <w:left w:val="nil"/>
              <w:bottom w:val="single" w:sz="4" w:space="0" w:color="auto"/>
              <w:right w:val="single" w:sz="4" w:space="0" w:color="auto"/>
            </w:tcBorders>
            <w:shd w:val="clear" w:color="000000" w:fill="FFFFFF"/>
            <w:vAlign w:val="center"/>
            <w:tcPrChange w:id="128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A6D5F0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8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0E2ED6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钼铁</w:t>
            </w:r>
          </w:p>
        </w:tc>
        <w:tc>
          <w:tcPr>
            <w:tcW w:w="745" w:type="pct"/>
            <w:tcBorders>
              <w:top w:val="nil"/>
              <w:left w:val="nil"/>
              <w:bottom w:val="single" w:sz="4" w:space="0" w:color="auto"/>
              <w:right w:val="single" w:sz="4" w:space="0" w:color="auto"/>
            </w:tcBorders>
            <w:shd w:val="clear" w:color="000000" w:fill="FFFFFF"/>
            <w:vAlign w:val="center"/>
            <w:tcPrChange w:id="128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E1713C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9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65E667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7,945.16</w:t>
            </w:r>
          </w:p>
        </w:tc>
        <w:tc>
          <w:tcPr>
            <w:tcW w:w="457" w:type="pct"/>
            <w:tcBorders>
              <w:top w:val="nil"/>
              <w:left w:val="nil"/>
              <w:bottom w:val="single" w:sz="4" w:space="0" w:color="auto"/>
              <w:right w:val="single" w:sz="4" w:space="0" w:color="auto"/>
            </w:tcBorders>
            <w:shd w:val="clear" w:color="000000" w:fill="FFFFFF"/>
            <w:noWrap/>
            <w:vAlign w:val="center"/>
            <w:tcPrChange w:id="129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E8CAE2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292" w:author="Jezin" w:date="2025-07-21T09:38:00Z">
              <w:tcPr>
                <w:tcW w:w="177" w:type="pct"/>
                <w:vAlign w:val="center"/>
              </w:tcPr>
            </w:tcPrChange>
          </w:tcPr>
          <w:p w14:paraId="460270CA" w14:textId="77777777" w:rsidR="0076773F" w:rsidRDefault="0076773F">
            <w:pPr>
              <w:spacing w:before="0"/>
              <w:rPr>
                <w:rFonts w:ascii="Times New Roman" w:eastAsia="Times New Roman" w:hAnsi="Times New Roman"/>
                <w:szCs w:val="20"/>
                <w:lang w:val="en-US" w:eastAsia="zh-CN"/>
              </w:rPr>
            </w:pPr>
          </w:p>
        </w:tc>
      </w:tr>
      <w:tr w:rsidR="0076773F" w14:paraId="0E4E178C" w14:textId="77777777" w:rsidTr="00B1027C">
        <w:trPr>
          <w:trHeight w:val="285"/>
          <w:trPrChange w:id="1293"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29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43747D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25</w:t>
            </w:r>
          </w:p>
        </w:tc>
        <w:tc>
          <w:tcPr>
            <w:tcW w:w="1133" w:type="pct"/>
            <w:tcBorders>
              <w:top w:val="nil"/>
              <w:left w:val="nil"/>
              <w:bottom w:val="single" w:sz="4" w:space="0" w:color="auto"/>
              <w:right w:val="single" w:sz="4" w:space="0" w:color="auto"/>
            </w:tcBorders>
            <w:shd w:val="clear" w:color="000000" w:fill="FFFFFF"/>
            <w:vAlign w:val="center"/>
            <w:tcPrChange w:id="129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7CACDD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29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A48157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钢坯</w:t>
            </w:r>
          </w:p>
        </w:tc>
        <w:tc>
          <w:tcPr>
            <w:tcW w:w="745" w:type="pct"/>
            <w:tcBorders>
              <w:top w:val="nil"/>
              <w:left w:val="nil"/>
              <w:bottom w:val="single" w:sz="4" w:space="0" w:color="auto"/>
              <w:right w:val="single" w:sz="4" w:space="0" w:color="auto"/>
            </w:tcBorders>
            <w:shd w:val="clear" w:color="000000" w:fill="FFFFFF"/>
            <w:vAlign w:val="center"/>
            <w:tcPrChange w:id="129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8B61EB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29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DC5493E" w14:textId="77777777" w:rsidR="0076773F" w:rsidRDefault="00000000">
            <w:pPr>
              <w:spacing w:before="0"/>
              <w:jc w:val="right"/>
              <w:rPr>
                <w:rFonts w:eastAsia="PMingLiU" w:cs="Arial"/>
                <w:b/>
                <w:bCs/>
                <w:szCs w:val="20"/>
                <w:lang w:val="en-US" w:eastAsia="zh-CN"/>
              </w:rPr>
            </w:pPr>
            <w:r>
              <w:rPr>
                <w:rFonts w:eastAsia="PMingLiU" w:cs="Arial"/>
                <w:b/>
                <w:bCs/>
                <w:color w:val="FF0000"/>
                <w:szCs w:val="20"/>
                <w:lang w:val="en-US" w:eastAsia="zh-CN"/>
              </w:rPr>
              <w:t>4,332,821.94</w:t>
            </w:r>
          </w:p>
        </w:tc>
        <w:tc>
          <w:tcPr>
            <w:tcW w:w="457" w:type="pct"/>
            <w:tcBorders>
              <w:top w:val="nil"/>
              <w:left w:val="nil"/>
              <w:bottom w:val="single" w:sz="4" w:space="0" w:color="auto"/>
              <w:right w:val="single" w:sz="4" w:space="0" w:color="auto"/>
            </w:tcBorders>
            <w:shd w:val="clear" w:color="000000" w:fill="FFFFFF"/>
            <w:noWrap/>
            <w:vAlign w:val="center"/>
            <w:tcPrChange w:id="129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497A58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00" w:author="Jezin" w:date="2025-07-21T09:38:00Z">
              <w:tcPr>
                <w:tcW w:w="177" w:type="pct"/>
                <w:vAlign w:val="center"/>
              </w:tcPr>
            </w:tcPrChange>
          </w:tcPr>
          <w:p w14:paraId="78B68D0D" w14:textId="77777777" w:rsidR="0076773F" w:rsidRDefault="0076773F">
            <w:pPr>
              <w:spacing w:before="0"/>
              <w:rPr>
                <w:rFonts w:ascii="Times New Roman" w:eastAsia="Times New Roman" w:hAnsi="Times New Roman"/>
                <w:szCs w:val="20"/>
                <w:lang w:val="en-US" w:eastAsia="zh-CN"/>
              </w:rPr>
            </w:pPr>
          </w:p>
        </w:tc>
      </w:tr>
      <w:tr w:rsidR="0076773F" w14:paraId="2D2123E3" w14:textId="77777777" w:rsidTr="00B1027C">
        <w:trPr>
          <w:trHeight w:val="285"/>
          <w:trPrChange w:id="130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4EA180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26</w:t>
            </w:r>
          </w:p>
        </w:tc>
        <w:tc>
          <w:tcPr>
            <w:tcW w:w="1133" w:type="pct"/>
            <w:tcBorders>
              <w:top w:val="nil"/>
              <w:left w:val="nil"/>
              <w:bottom w:val="single" w:sz="4" w:space="0" w:color="auto"/>
              <w:right w:val="single" w:sz="4" w:space="0" w:color="auto"/>
            </w:tcBorders>
            <w:shd w:val="clear" w:color="000000" w:fill="FFFFFF"/>
            <w:vAlign w:val="center"/>
            <w:tcPrChange w:id="13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3A8609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3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D8D71F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粗苯</w:t>
            </w:r>
          </w:p>
        </w:tc>
        <w:tc>
          <w:tcPr>
            <w:tcW w:w="745" w:type="pct"/>
            <w:tcBorders>
              <w:top w:val="nil"/>
              <w:left w:val="nil"/>
              <w:bottom w:val="single" w:sz="4" w:space="0" w:color="auto"/>
              <w:right w:val="single" w:sz="4" w:space="0" w:color="auto"/>
            </w:tcBorders>
            <w:shd w:val="clear" w:color="000000" w:fill="FFFFFF"/>
            <w:vAlign w:val="center"/>
            <w:tcPrChange w:id="13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60C6C3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3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5A0FB49" w14:textId="77777777" w:rsidR="0076773F" w:rsidRDefault="00000000">
            <w:pPr>
              <w:spacing w:before="0"/>
              <w:jc w:val="right"/>
              <w:rPr>
                <w:rFonts w:eastAsia="PMingLiU" w:cs="Arial"/>
                <w:b/>
                <w:bCs/>
                <w:szCs w:val="20"/>
                <w:lang w:val="en-US" w:eastAsia="zh-CN"/>
              </w:rPr>
            </w:pPr>
            <w:ins w:id="1307" w:author="Jezin" w:date="2025-07-22T11:06:00Z">
              <w:r>
                <w:rPr>
                  <w:rFonts w:eastAsia="PMingLiU" w:cs="Arial"/>
                  <w:b/>
                  <w:bCs/>
                  <w:color w:val="FF0000"/>
                  <w:szCs w:val="20"/>
                  <w:lang w:val="en-US" w:eastAsia="zh-CN" w:bidi="ar"/>
                </w:rPr>
                <w:t>19,501.18</w:t>
              </w:r>
            </w:ins>
            <w:del w:id="1308" w:author="Jezin" w:date="2025-07-22T11:06:00Z">
              <w:r>
                <w:rPr>
                  <w:rFonts w:eastAsia="PMingLiU" w:cs="Arial"/>
                  <w:b/>
                  <w:bCs/>
                  <w:color w:val="FF0000"/>
                  <w:szCs w:val="20"/>
                  <w:lang w:val="en-US" w:eastAsia="zh-CN"/>
                </w:rPr>
                <w:delText>19,274.50</w:delText>
              </w:r>
            </w:del>
          </w:p>
        </w:tc>
        <w:tc>
          <w:tcPr>
            <w:tcW w:w="457" w:type="pct"/>
            <w:tcBorders>
              <w:top w:val="nil"/>
              <w:left w:val="nil"/>
              <w:bottom w:val="single" w:sz="4" w:space="0" w:color="auto"/>
              <w:right w:val="single" w:sz="4" w:space="0" w:color="auto"/>
            </w:tcBorders>
            <w:shd w:val="clear" w:color="000000" w:fill="FFFFFF"/>
            <w:noWrap/>
            <w:vAlign w:val="center"/>
            <w:tcPrChange w:id="130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BD4EFE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10" w:author="Jezin" w:date="2025-07-21T09:38:00Z">
              <w:tcPr>
                <w:tcW w:w="177" w:type="pct"/>
                <w:vAlign w:val="center"/>
              </w:tcPr>
            </w:tcPrChange>
          </w:tcPr>
          <w:p w14:paraId="4304E064" w14:textId="77777777" w:rsidR="0076773F" w:rsidRDefault="0076773F">
            <w:pPr>
              <w:spacing w:before="0"/>
              <w:rPr>
                <w:rFonts w:ascii="Times New Roman" w:eastAsia="Times New Roman" w:hAnsi="Times New Roman"/>
                <w:szCs w:val="20"/>
                <w:lang w:val="en-US" w:eastAsia="zh-CN"/>
              </w:rPr>
            </w:pPr>
          </w:p>
        </w:tc>
      </w:tr>
      <w:tr w:rsidR="0076773F" w14:paraId="0C946EBC" w14:textId="77777777" w:rsidTr="00B1027C">
        <w:trPr>
          <w:trHeight w:val="285"/>
          <w:trPrChange w:id="1311" w:author="Jezin" w:date="2025-07-21T09:38:00Z">
            <w:trPr>
              <w:gridAfter w:val="0"/>
              <w:trHeight w:val="28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1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B6A80D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27</w:t>
            </w:r>
          </w:p>
        </w:tc>
        <w:tc>
          <w:tcPr>
            <w:tcW w:w="1133" w:type="pct"/>
            <w:tcBorders>
              <w:top w:val="nil"/>
              <w:left w:val="nil"/>
              <w:bottom w:val="single" w:sz="4" w:space="0" w:color="auto"/>
              <w:right w:val="single" w:sz="4" w:space="0" w:color="auto"/>
            </w:tcBorders>
            <w:shd w:val="clear" w:color="000000" w:fill="FFFFFF"/>
            <w:vAlign w:val="center"/>
            <w:tcPrChange w:id="131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FDDE6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制程排放</w:t>
            </w:r>
          </w:p>
        </w:tc>
        <w:tc>
          <w:tcPr>
            <w:tcW w:w="1070" w:type="pct"/>
            <w:tcBorders>
              <w:top w:val="nil"/>
              <w:left w:val="nil"/>
              <w:bottom w:val="single" w:sz="4" w:space="0" w:color="auto"/>
              <w:right w:val="single" w:sz="4" w:space="0" w:color="auto"/>
            </w:tcBorders>
            <w:shd w:val="clear" w:color="auto" w:fill="auto"/>
            <w:vAlign w:val="center"/>
            <w:tcPrChange w:id="131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ED9710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煤焦油</w:t>
            </w:r>
          </w:p>
        </w:tc>
        <w:tc>
          <w:tcPr>
            <w:tcW w:w="745" w:type="pct"/>
            <w:tcBorders>
              <w:top w:val="nil"/>
              <w:left w:val="nil"/>
              <w:bottom w:val="single" w:sz="4" w:space="0" w:color="auto"/>
              <w:right w:val="single" w:sz="4" w:space="0" w:color="auto"/>
            </w:tcBorders>
            <w:shd w:val="clear" w:color="000000" w:fill="FFFFFF"/>
            <w:vAlign w:val="center"/>
            <w:tcPrChange w:id="131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1EE336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范围一</w:t>
            </w:r>
          </w:p>
        </w:tc>
        <w:tc>
          <w:tcPr>
            <w:tcW w:w="960" w:type="pct"/>
            <w:tcBorders>
              <w:top w:val="nil"/>
              <w:left w:val="nil"/>
              <w:bottom w:val="single" w:sz="4" w:space="0" w:color="auto"/>
              <w:right w:val="single" w:sz="4" w:space="0" w:color="auto"/>
            </w:tcBorders>
            <w:shd w:val="clear" w:color="000000" w:fill="FFFFFF"/>
            <w:noWrap/>
            <w:vAlign w:val="center"/>
            <w:tcPrChange w:id="131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A36D6DA" w14:textId="77777777" w:rsidR="0076773F" w:rsidRDefault="00000000">
            <w:pPr>
              <w:spacing w:before="0"/>
              <w:jc w:val="right"/>
              <w:rPr>
                <w:rFonts w:eastAsia="PMingLiU" w:cs="Arial"/>
                <w:b/>
                <w:bCs/>
                <w:szCs w:val="20"/>
                <w:lang w:val="en-US" w:eastAsia="zh-CN"/>
              </w:rPr>
            </w:pPr>
            <w:ins w:id="1317" w:author="Jezin" w:date="2025-07-22T11:06:00Z">
              <w:r>
                <w:rPr>
                  <w:rFonts w:eastAsia="PMingLiU" w:cs="Arial"/>
                  <w:b/>
                  <w:bCs/>
                  <w:color w:val="FF0000"/>
                  <w:szCs w:val="20"/>
                  <w:lang w:val="en-US" w:eastAsia="zh-CN" w:bidi="ar"/>
                </w:rPr>
                <w:t>59,054.10</w:t>
              </w:r>
            </w:ins>
            <w:del w:id="1318" w:author="Jezin" w:date="2025-07-22T11:06:00Z">
              <w:r>
                <w:rPr>
                  <w:rFonts w:eastAsia="PMingLiU" w:cs="Arial"/>
                  <w:b/>
                  <w:bCs/>
                  <w:color w:val="FF0000"/>
                  <w:szCs w:val="20"/>
                  <w:lang w:val="en-US" w:eastAsia="zh-CN"/>
                </w:rPr>
                <w:delText>57,478.34</w:delText>
              </w:r>
            </w:del>
          </w:p>
        </w:tc>
        <w:tc>
          <w:tcPr>
            <w:tcW w:w="457" w:type="pct"/>
            <w:tcBorders>
              <w:top w:val="nil"/>
              <w:left w:val="nil"/>
              <w:bottom w:val="single" w:sz="4" w:space="0" w:color="auto"/>
              <w:right w:val="single" w:sz="4" w:space="0" w:color="auto"/>
            </w:tcBorders>
            <w:shd w:val="clear" w:color="000000" w:fill="FFFFFF"/>
            <w:noWrap/>
            <w:vAlign w:val="center"/>
            <w:tcPrChange w:id="131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4DD3A4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20" w:author="Jezin" w:date="2025-07-21T09:38:00Z">
              <w:tcPr>
                <w:tcW w:w="177" w:type="pct"/>
                <w:vAlign w:val="center"/>
              </w:tcPr>
            </w:tcPrChange>
          </w:tcPr>
          <w:p w14:paraId="76113112" w14:textId="77777777" w:rsidR="0076773F" w:rsidRDefault="0076773F">
            <w:pPr>
              <w:spacing w:before="0"/>
              <w:rPr>
                <w:rFonts w:ascii="Times New Roman" w:eastAsia="Times New Roman" w:hAnsi="Times New Roman"/>
                <w:szCs w:val="20"/>
                <w:lang w:val="en-US" w:eastAsia="zh-CN"/>
              </w:rPr>
            </w:pPr>
          </w:p>
        </w:tc>
      </w:tr>
      <w:tr w:rsidR="0076773F" w14:paraId="3DCFEEC6" w14:textId="77777777" w:rsidTr="00B1027C">
        <w:trPr>
          <w:trHeight w:val="330"/>
          <w:trPrChange w:id="1321" w:author="Jezin" w:date="2025-07-21T09:38:00Z">
            <w:trPr>
              <w:gridAfter w:val="0"/>
              <w:trHeight w:val="33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2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568EB0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28</w:t>
            </w:r>
          </w:p>
        </w:tc>
        <w:tc>
          <w:tcPr>
            <w:tcW w:w="1133" w:type="pct"/>
            <w:tcBorders>
              <w:top w:val="nil"/>
              <w:left w:val="nil"/>
              <w:bottom w:val="single" w:sz="4" w:space="0" w:color="auto"/>
              <w:right w:val="single" w:sz="4" w:space="0" w:color="auto"/>
            </w:tcBorders>
            <w:shd w:val="clear" w:color="000000" w:fill="FFFFFF"/>
            <w:vAlign w:val="center"/>
            <w:tcPrChange w:id="132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50E39E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输入能源间接温室气体排放</w:t>
            </w:r>
          </w:p>
        </w:tc>
        <w:tc>
          <w:tcPr>
            <w:tcW w:w="1070" w:type="pct"/>
            <w:tcBorders>
              <w:top w:val="nil"/>
              <w:left w:val="nil"/>
              <w:bottom w:val="single" w:sz="4" w:space="0" w:color="auto"/>
              <w:right w:val="single" w:sz="4" w:space="0" w:color="auto"/>
            </w:tcBorders>
            <w:shd w:val="clear" w:color="auto" w:fill="auto"/>
            <w:vAlign w:val="center"/>
            <w:tcPrChange w:id="132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DCF0C4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外购电力（基于市场）</w:t>
            </w:r>
          </w:p>
        </w:tc>
        <w:tc>
          <w:tcPr>
            <w:tcW w:w="745" w:type="pct"/>
            <w:tcBorders>
              <w:top w:val="nil"/>
              <w:left w:val="nil"/>
              <w:bottom w:val="single" w:sz="4" w:space="0" w:color="auto"/>
              <w:right w:val="single" w:sz="4" w:space="0" w:color="auto"/>
            </w:tcBorders>
            <w:shd w:val="clear" w:color="000000" w:fill="FFFFFF"/>
            <w:vAlign w:val="center"/>
            <w:tcPrChange w:id="132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F1C6C2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范围二</w:t>
            </w:r>
          </w:p>
        </w:tc>
        <w:tc>
          <w:tcPr>
            <w:tcW w:w="960" w:type="pct"/>
            <w:tcBorders>
              <w:top w:val="nil"/>
              <w:left w:val="nil"/>
              <w:bottom w:val="single" w:sz="4" w:space="0" w:color="auto"/>
              <w:right w:val="single" w:sz="4" w:space="0" w:color="auto"/>
            </w:tcBorders>
            <w:shd w:val="clear" w:color="000000" w:fill="FFFFFF"/>
            <w:noWrap/>
            <w:vAlign w:val="center"/>
            <w:tcPrChange w:id="132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06D7ED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1,984,119.42</w:t>
            </w:r>
          </w:p>
        </w:tc>
        <w:tc>
          <w:tcPr>
            <w:tcW w:w="457" w:type="pct"/>
            <w:tcBorders>
              <w:top w:val="nil"/>
              <w:left w:val="nil"/>
              <w:bottom w:val="single" w:sz="4" w:space="0" w:color="auto"/>
              <w:right w:val="single" w:sz="4" w:space="0" w:color="auto"/>
            </w:tcBorders>
            <w:shd w:val="clear" w:color="000000" w:fill="FFFFFF"/>
            <w:noWrap/>
            <w:vAlign w:val="center"/>
            <w:tcPrChange w:id="132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3A6D46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MWh</w:t>
            </w:r>
          </w:p>
        </w:tc>
        <w:tc>
          <w:tcPr>
            <w:tcW w:w="177" w:type="pct"/>
            <w:vAlign w:val="center"/>
            <w:tcPrChange w:id="1328" w:author="Jezin" w:date="2025-07-21T09:38:00Z">
              <w:tcPr>
                <w:tcW w:w="177" w:type="pct"/>
                <w:vAlign w:val="center"/>
              </w:tcPr>
            </w:tcPrChange>
          </w:tcPr>
          <w:p w14:paraId="622EF092" w14:textId="77777777" w:rsidR="0076773F" w:rsidRDefault="0076773F">
            <w:pPr>
              <w:spacing w:before="0"/>
              <w:rPr>
                <w:rFonts w:ascii="Times New Roman" w:eastAsia="Times New Roman" w:hAnsi="Times New Roman"/>
                <w:szCs w:val="20"/>
                <w:lang w:val="en-US" w:eastAsia="zh-CN"/>
              </w:rPr>
            </w:pPr>
          </w:p>
        </w:tc>
      </w:tr>
      <w:tr w:rsidR="0076773F" w14:paraId="7090F55B" w14:textId="77777777" w:rsidTr="00B1027C">
        <w:trPr>
          <w:trHeight w:val="360"/>
          <w:trPrChange w:id="132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3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D0804A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29</w:t>
            </w:r>
          </w:p>
        </w:tc>
        <w:tc>
          <w:tcPr>
            <w:tcW w:w="1133" w:type="pct"/>
            <w:tcBorders>
              <w:top w:val="nil"/>
              <w:left w:val="nil"/>
              <w:bottom w:val="single" w:sz="4" w:space="0" w:color="auto"/>
              <w:right w:val="single" w:sz="4" w:space="0" w:color="auto"/>
            </w:tcBorders>
            <w:shd w:val="clear" w:color="000000" w:fill="FFFFFF"/>
            <w:vAlign w:val="center"/>
            <w:tcPrChange w:id="133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7A896D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3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9AFE49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铁矿石生产</w:t>
            </w:r>
          </w:p>
        </w:tc>
        <w:tc>
          <w:tcPr>
            <w:tcW w:w="745" w:type="pct"/>
            <w:tcBorders>
              <w:top w:val="nil"/>
              <w:left w:val="nil"/>
              <w:bottom w:val="single" w:sz="4" w:space="0" w:color="auto"/>
              <w:right w:val="single" w:sz="4" w:space="0" w:color="auto"/>
            </w:tcBorders>
            <w:shd w:val="clear" w:color="000000" w:fill="FFFFFF"/>
            <w:vAlign w:val="center"/>
            <w:tcPrChange w:id="133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04FA45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3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A60208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4,538,211.34</w:t>
            </w:r>
          </w:p>
        </w:tc>
        <w:tc>
          <w:tcPr>
            <w:tcW w:w="457" w:type="pct"/>
            <w:tcBorders>
              <w:top w:val="nil"/>
              <w:left w:val="nil"/>
              <w:bottom w:val="single" w:sz="4" w:space="0" w:color="auto"/>
              <w:right w:val="single" w:sz="4" w:space="0" w:color="auto"/>
            </w:tcBorders>
            <w:shd w:val="clear" w:color="000000" w:fill="FFFFFF"/>
            <w:noWrap/>
            <w:vAlign w:val="center"/>
            <w:tcPrChange w:id="133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4CCB81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36" w:author="Jezin" w:date="2025-07-21T09:38:00Z">
              <w:tcPr>
                <w:tcW w:w="177" w:type="pct"/>
                <w:vAlign w:val="center"/>
              </w:tcPr>
            </w:tcPrChange>
          </w:tcPr>
          <w:p w14:paraId="4CBFAE5D" w14:textId="77777777" w:rsidR="0076773F" w:rsidRDefault="0076773F">
            <w:pPr>
              <w:spacing w:before="0"/>
              <w:rPr>
                <w:rFonts w:ascii="Times New Roman" w:eastAsia="Times New Roman" w:hAnsi="Times New Roman"/>
                <w:szCs w:val="20"/>
                <w:lang w:val="en-US" w:eastAsia="zh-CN"/>
              </w:rPr>
            </w:pPr>
          </w:p>
        </w:tc>
      </w:tr>
      <w:tr w:rsidR="0076773F" w14:paraId="2B016598" w14:textId="77777777" w:rsidTr="00B1027C">
        <w:trPr>
          <w:trHeight w:val="360"/>
          <w:trPrChange w:id="133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3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421A085"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30</w:t>
            </w:r>
          </w:p>
        </w:tc>
        <w:tc>
          <w:tcPr>
            <w:tcW w:w="1133" w:type="pct"/>
            <w:tcBorders>
              <w:top w:val="nil"/>
              <w:left w:val="nil"/>
              <w:bottom w:val="single" w:sz="4" w:space="0" w:color="auto"/>
              <w:right w:val="single" w:sz="4" w:space="0" w:color="auto"/>
            </w:tcBorders>
            <w:shd w:val="clear" w:color="000000" w:fill="FFFFFF"/>
            <w:vAlign w:val="center"/>
            <w:tcPrChange w:id="133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917B68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4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DC32DD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生石灰生产</w:t>
            </w:r>
          </w:p>
        </w:tc>
        <w:tc>
          <w:tcPr>
            <w:tcW w:w="745" w:type="pct"/>
            <w:tcBorders>
              <w:top w:val="nil"/>
              <w:left w:val="nil"/>
              <w:bottom w:val="single" w:sz="4" w:space="0" w:color="auto"/>
              <w:right w:val="single" w:sz="4" w:space="0" w:color="auto"/>
            </w:tcBorders>
            <w:shd w:val="clear" w:color="000000" w:fill="FFFFFF"/>
            <w:vAlign w:val="center"/>
            <w:tcPrChange w:id="134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2A49E2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4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054011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611,514.48</w:t>
            </w:r>
          </w:p>
        </w:tc>
        <w:tc>
          <w:tcPr>
            <w:tcW w:w="457" w:type="pct"/>
            <w:tcBorders>
              <w:top w:val="nil"/>
              <w:left w:val="nil"/>
              <w:bottom w:val="single" w:sz="4" w:space="0" w:color="auto"/>
              <w:right w:val="single" w:sz="4" w:space="0" w:color="auto"/>
            </w:tcBorders>
            <w:shd w:val="clear" w:color="000000" w:fill="FFFFFF"/>
            <w:noWrap/>
            <w:vAlign w:val="center"/>
            <w:tcPrChange w:id="134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1BA3DF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44" w:author="Jezin" w:date="2025-07-21T09:38:00Z">
              <w:tcPr>
                <w:tcW w:w="177" w:type="pct"/>
                <w:vAlign w:val="center"/>
              </w:tcPr>
            </w:tcPrChange>
          </w:tcPr>
          <w:p w14:paraId="40E84DE7" w14:textId="77777777" w:rsidR="0076773F" w:rsidRDefault="0076773F">
            <w:pPr>
              <w:spacing w:before="0"/>
              <w:rPr>
                <w:rFonts w:ascii="Times New Roman" w:eastAsia="Times New Roman" w:hAnsi="Times New Roman"/>
                <w:szCs w:val="20"/>
                <w:lang w:val="en-US" w:eastAsia="zh-CN"/>
              </w:rPr>
            </w:pPr>
          </w:p>
        </w:tc>
      </w:tr>
      <w:tr w:rsidR="0076773F" w14:paraId="45AD9091" w14:textId="77777777" w:rsidTr="00B1027C">
        <w:trPr>
          <w:trHeight w:val="360"/>
          <w:trPrChange w:id="134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4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FA3476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31</w:t>
            </w:r>
          </w:p>
        </w:tc>
        <w:tc>
          <w:tcPr>
            <w:tcW w:w="1133" w:type="pct"/>
            <w:tcBorders>
              <w:top w:val="nil"/>
              <w:left w:val="nil"/>
              <w:bottom w:val="single" w:sz="4" w:space="0" w:color="auto"/>
              <w:right w:val="single" w:sz="4" w:space="0" w:color="auto"/>
            </w:tcBorders>
            <w:shd w:val="clear" w:color="000000" w:fill="FFFFFF"/>
            <w:vAlign w:val="center"/>
            <w:tcPrChange w:id="134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5F7AD7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4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9C7512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石灰石生产</w:t>
            </w:r>
          </w:p>
        </w:tc>
        <w:tc>
          <w:tcPr>
            <w:tcW w:w="745" w:type="pct"/>
            <w:tcBorders>
              <w:top w:val="nil"/>
              <w:left w:val="nil"/>
              <w:bottom w:val="single" w:sz="4" w:space="0" w:color="auto"/>
              <w:right w:val="single" w:sz="4" w:space="0" w:color="auto"/>
            </w:tcBorders>
            <w:shd w:val="clear" w:color="000000" w:fill="FFFFFF"/>
            <w:vAlign w:val="center"/>
            <w:tcPrChange w:id="134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ED6DF8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5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44AD42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19,365.77</w:t>
            </w:r>
          </w:p>
        </w:tc>
        <w:tc>
          <w:tcPr>
            <w:tcW w:w="457" w:type="pct"/>
            <w:tcBorders>
              <w:top w:val="nil"/>
              <w:left w:val="nil"/>
              <w:bottom w:val="single" w:sz="4" w:space="0" w:color="auto"/>
              <w:right w:val="single" w:sz="4" w:space="0" w:color="auto"/>
            </w:tcBorders>
            <w:shd w:val="clear" w:color="000000" w:fill="FFFFFF"/>
            <w:noWrap/>
            <w:vAlign w:val="center"/>
            <w:tcPrChange w:id="135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5BAA5C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52" w:author="Jezin" w:date="2025-07-21T09:38:00Z">
              <w:tcPr>
                <w:tcW w:w="177" w:type="pct"/>
                <w:vAlign w:val="center"/>
              </w:tcPr>
            </w:tcPrChange>
          </w:tcPr>
          <w:p w14:paraId="34769E8F" w14:textId="77777777" w:rsidR="0076773F" w:rsidRDefault="0076773F">
            <w:pPr>
              <w:spacing w:before="0"/>
              <w:rPr>
                <w:rFonts w:ascii="Times New Roman" w:eastAsia="Times New Roman" w:hAnsi="Times New Roman"/>
                <w:szCs w:val="20"/>
                <w:lang w:val="en-US" w:eastAsia="zh-CN"/>
              </w:rPr>
            </w:pPr>
          </w:p>
        </w:tc>
      </w:tr>
      <w:tr w:rsidR="0076773F" w14:paraId="7B709EE5" w14:textId="77777777" w:rsidTr="00B1027C">
        <w:trPr>
          <w:trHeight w:val="360"/>
          <w:trPrChange w:id="135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5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E8FE27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32</w:t>
            </w:r>
          </w:p>
        </w:tc>
        <w:tc>
          <w:tcPr>
            <w:tcW w:w="1133" w:type="pct"/>
            <w:tcBorders>
              <w:top w:val="nil"/>
              <w:left w:val="nil"/>
              <w:bottom w:val="single" w:sz="4" w:space="0" w:color="auto"/>
              <w:right w:val="single" w:sz="4" w:space="0" w:color="auto"/>
            </w:tcBorders>
            <w:shd w:val="clear" w:color="000000" w:fill="FFFFFF"/>
            <w:vAlign w:val="center"/>
            <w:tcPrChange w:id="135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0F0D11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5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193417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白云石生产</w:t>
            </w:r>
          </w:p>
        </w:tc>
        <w:tc>
          <w:tcPr>
            <w:tcW w:w="745" w:type="pct"/>
            <w:tcBorders>
              <w:top w:val="nil"/>
              <w:left w:val="nil"/>
              <w:bottom w:val="single" w:sz="4" w:space="0" w:color="auto"/>
              <w:right w:val="single" w:sz="4" w:space="0" w:color="auto"/>
            </w:tcBorders>
            <w:shd w:val="clear" w:color="000000" w:fill="FFFFFF"/>
            <w:vAlign w:val="center"/>
            <w:tcPrChange w:id="135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848438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5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75264B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356,289.39</w:t>
            </w:r>
          </w:p>
        </w:tc>
        <w:tc>
          <w:tcPr>
            <w:tcW w:w="457" w:type="pct"/>
            <w:tcBorders>
              <w:top w:val="nil"/>
              <w:left w:val="nil"/>
              <w:bottom w:val="single" w:sz="4" w:space="0" w:color="auto"/>
              <w:right w:val="single" w:sz="4" w:space="0" w:color="auto"/>
            </w:tcBorders>
            <w:shd w:val="clear" w:color="000000" w:fill="FFFFFF"/>
            <w:noWrap/>
            <w:vAlign w:val="center"/>
            <w:tcPrChange w:id="135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EEF54F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60" w:author="Jezin" w:date="2025-07-21T09:38:00Z">
              <w:tcPr>
                <w:tcW w:w="177" w:type="pct"/>
                <w:vAlign w:val="center"/>
              </w:tcPr>
            </w:tcPrChange>
          </w:tcPr>
          <w:p w14:paraId="0E9B6B50" w14:textId="77777777" w:rsidR="0076773F" w:rsidRDefault="0076773F">
            <w:pPr>
              <w:spacing w:before="0"/>
              <w:rPr>
                <w:rFonts w:ascii="Times New Roman" w:eastAsia="Times New Roman" w:hAnsi="Times New Roman"/>
                <w:szCs w:val="20"/>
                <w:lang w:val="en-US" w:eastAsia="zh-CN"/>
              </w:rPr>
            </w:pPr>
          </w:p>
        </w:tc>
      </w:tr>
      <w:tr w:rsidR="0076773F" w14:paraId="689B4B41" w14:textId="77777777" w:rsidTr="00B1027C">
        <w:trPr>
          <w:trHeight w:val="360"/>
          <w:trPrChange w:id="136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6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A8CB84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33</w:t>
            </w:r>
          </w:p>
        </w:tc>
        <w:tc>
          <w:tcPr>
            <w:tcW w:w="1133" w:type="pct"/>
            <w:tcBorders>
              <w:top w:val="nil"/>
              <w:left w:val="nil"/>
              <w:bottom w:val="single" w:sz="4" w:space="0" w:color="auto"/>
              <w:right w:val="single" w:sz="4" w:space="0" w:color="auto"/>
            </w:tcBorders>
            <w:shd w:val="clear" w:color="000000" w:fill="FFFFFF"/>
            <w:vAlign w:val="center"/>
            <w:tcPrChange w:id="136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386EDE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6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A60F2B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轻烧白云石生产</w:t>
            </w:r>
          </w:p>
        </w:tc>
        <w:tc>
          <w:tcPr>
            <w:tcW w:w="745" w:type="pct"/>
            <w:tcBorders>
              <w:top w:val="nil"/>
              <w:left w:val="nil"/>
              <w:bottom w:val="single" w:sz="4" w:space="0" w:color="auto"/>
              <w:right w:val="single" w:sz="4" w:space="0" w:color="auto"/>
            </w:tcBorders>
            <w:shd w:val="clear" w:color="000000" w:fill="FFFFFF"/>
            <w:vAlign w:val="center"/>
            <w:tcPrChange w:id="136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4FBD38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6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BEEB78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2,786.84</w:t>
            </w:r>
          </w:p>
        </w:tc>
        <w:tc>
          <w:tcPr>
            <w:tcW w:w="457" w:type="pct"/>
            <w:tcBorders>
              <w:top w:val="nil"/>
              <w:left w:val="nil"/>
              <w:bottom w:val="single" w:sz="4" w:space="0" w:color="auto"/>
              <w:right w:val="single" w:sz="4" w:space="0" w:color="auto"/>
            </w:tcBorders>
            <w:shd w:val="clear" w:color="000000" w:fill="FFFFFF"/>
            <w:noWrap/>
            <w:vAlign w:val="center"/>
            <w:tcPrChange w:id="136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003E64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68" w:author="Jezin" w:date="2025-07-21T09:38:00Z">
              <w:tcPr>
                <w:tcW w:w="177" w:type="pct"/>
                <w:vAlign w:val="center"/>
              </w:tcPr>
            </w:tcPrChange>
          </w:tcPr>
          <w:p w14:paraId="30A5EDA9" w14:textId="77777777" w:rsidR="0076773F" w:rsidRDefault="0076773F">
            <w:pPr>
              <w:spacing w:before="0"/>
              <w:rPr>
                <w:rFonts w:ascii="Times New Roman" w:eastAsia="Times New Roman" w:hAnsi="Times New Roman"/>
                <w:szCs w:val="20"/>
                <w:lang w:val="en-US" w:eastAsia="zh-CN"/>
              </w:rPr>
            </w:pPr>
          </w:p>
        </w:tc>
      </w:tr>
      <w:tr w:rsidR="0076773F" w14:paraId="0D298B11" w14:textId="77777777" w:rsidTr="00B1027C">
        <w:trPr>
          <w:trHeight w:val="360"/>
          <w:trPrChange w:id="136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7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8A2E2A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34</w:t>
            </w:r>
          </w:p>
        </w:tc>
        <w:tc>
          <w:tcPr>
            <w:tcW w:w="1133" w:type="pct"/>
            <w:tcBorders>
              <w:top w:val="nil"/>
              <w:left w:val="nil"/>
              <w:bottom w:val="single" w:sz="4" w:space="0" w:color="auto"/>
              <w:right w:val="single" w:sz="4" w:space="0" w:color="auto"/>
            </w:tcBorders>
            <w:shd w:val="clear" w:color="000000" w:fill="FFFFFF"/>
            <w:vAlign w:val="center"/>
            <w:tcPrChange w:id="137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BDD0CC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7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A3F594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球团生产</w:t>
            </w:r>
          </w:p>
        </w:tc>
        <w:tc>
          <w:tcPr>
            <w:tcW w:w="745" w:type="pct"/>
            <w:tcBorders>
              <w:top w:val="nil"/>
              <w:left w:val="nil"/>
              <w:bottom w:val="single" w:sz="4" w:space="0" w:color="auto"/>
              <w:right w:val="single" w:sz="4" w:space="0" w:color="auto"/>
            </w:tcBorders>
            <w:shd w:val="clear" w:color="000000" w:fill="FFFFFF"/>
            <w:vAlign w:val="center"/>
            <w:tcPrChange w:id="137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D809CC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7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A0ABB0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685,439.89</w:t>
            </w:r>
          </w:p>
        </w:tc>
        <w:tc>
          <w:tcPr>
            <w:tcW w:w="457" w:type="pct"/>
            <w:tcBorders>
              <w:top w:val="nil"/>
              <w:left w:val="nil"/>
              <w:bottom w:val="single" w:sz="4" w:space="0" w:color="auto"/>
              <w:right w:val="single" w:sz="4" w:space="0" w:color="auto"/>
            </w:tcBorders>
            <w:shd w:val="clear" w:color="000000" w:fill="FFFFFF"/>
            <w:noWrap/>
            <w:vAlign w:val="center"/>
            <w:tcPrChange w:id="137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8B5113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76" w:author="Jezin" w:date="2025-07-21T09:38:00Z">
              <w:tcPr>
                <w:tcW w:w="177" w:type="pct"/>
                <w:vAlign w:val="center"/>
              </w:tcPr>
            </w:tcPrChange>
          </w:tcPr>
          <w:p w14:paraId="656274D9" w14:textId="77777777" w:rsidR="0076773F" w:rsidRDefault="0076773F">
            <w:pPr>
              <w:spacing w:before="0"/>
              <w:rPr>
                <w:rFonts w:ascii="Times New Roman" w:eastAsia="Times New Roman" w:hAnsi="Times New Roman"/>
                <w:szCs w:val="20"/>
                <w:lang w:val="en-US" w:eastAsia="zh-CN"/>
              </w:rPr>
            </w:pPr>
          </w:p>
        </w:tc>
      </w:tr>
      <w:tr w:rsidR="0076773F" w14:paraId="5B86B7FB" w14:textId="77777777" w:rsidTr="00B1027C">
        <w:trPr>
          <w:trHeight w:val="360"/>
          <w:trPrChange w:id="137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7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DC8C3A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35</w:t>
            </w:r>
          </w:p>
        </w:tc>
        <w:tc>
          <w:tcPr>
            <w:tcW w:w="1133" w:type="pct"/>
            <w:tcBorders>
              <w:top w:val="nil"/>
              <w:left w:val="nil"/>
              <w:bottom w:val="single" w:sz="4" w:space="0" w:color="auto"/>
              <w:right w:val="single" w:sz="4" w:space="0" w:color="auto"/>
            </w:tcBorders>
            <w:shd w:val="clear" w:color="000000" w:fill="FFFFFF"/>
            <w:vAlign w:val="center"/>
            <w:tcPrChange w:id="137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A0775A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8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B3A3FA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废钢生产</w:t>
            </w:r>
          </w:p>
        </w:tc>
        <w:tc>
          <w:tcPr>
            <w:tcW w:w="745" w:type="pct"/>
            <w:tcBorders>
              <w:top w:val="nil"/>
              <w:left w:val="nil"/>
              <w:bottom w:val="single" w:sz="4" w:space="0" w:color="auto"/>
              <w:right w:val="single" w:sz="4" w:space="0" w:color="auto"/>
            </w:tcBorders>
            <w:shd w:val="clear" w:color="000000" w:fill="FFFFFF"/>
            <w:vAlign w:val="center"/>
            <w:tcPrChange w:id="138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26583C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8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B7C9C5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1,077,722.64</w:t>
            </w:r>
          </w:p>
        </w:tc>
        <w:tc>
          <w:tcPr>
            <w:tcW w:w="457" w:type="pct"/>
            <w:tcBorders>
              <w:top w:val="nil"/>
              <w:left w:val="nil"/>
              <w:bottom w:val="single" w:sz="4" w:space="0" w:color="auto"/>
              <w:right w:val="single" w:sz="4" w:space="0" w:color="auto"/>
            </w:tcBorders>
            <w:shd w:val="clear" w:color="000000" w:fill="FFFFFF"/>
            <w:noWrap/>
            <w:vAlign w:val="center"/>
            <w:tcPrChange w:id="138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686A0E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84" w:author="Jezin" w:date="2025-07-21T09:38:00Z">
              <w:tcPr>
                <w:tcW w:w="177" w:type="pct"/>
                <w:vAlign w:val="center"/>
              </w:tcPr>
            </w:tcPrChange>
          </w:tcPr>
          <w:p w14:paraId="25D79BF4" w14:textId="77777777" w:rsidR="0076773F" w:rsidRDefault="0076773F">
            <w:pPr>
              <w:spacing w:before="0"/>
              <w:rPr>
                <w:rFonts w:ascii="Times New Roman" w:eastAsia="Times New Roman" w:hAnsi="Times New Roman"/>
                <w:szCs w:val="20"/>
                <w:lang w:val="en-US" w:eastAsia="zh-CN"/>
              </w:rPr>
            </w:pPr>
          </w:p>
        </w:tc>
      </w:tr>
      <w:tr w:rsidR="0076773F" w14:paraId="0DFD94A3" w14:textId="77777777" w:rsidTr="00B1027C">
        <w:trPr>
          <w:trHeight w:val="360"/>
          <w:trPrChange w:id="138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8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A4CF7F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36</w:t>
            </w:r>
          </w:p>
        </w:tc>
        <w:tc>
          <w:tcPr>
            <w:tcW w:w="1133" w:type="pct"/>
            <w:tcBorders>
              <w:top w:val="nil"/>
              <w:left w:val="nil"/>
              <w:bottom w:val="single" w:sz="4" w:space="0" w:color="auto"/>
              <w:right w:val="single" w:sz="4" w:space="0" w:color="auto"/>
            </w:tcBorders>
            <w:shd w:val="clear" w:color="000000" w:fill="FFFFFF"/>
            <w:vAlign w:val="center"/>
            <w:tcPrChange w:id="138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5D0B7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8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321AEF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电极生产</w:t>
            </w:r>
          </w:p>
        </w:tc>
        <w:tc>
          <w:tcPr>
            <w:tcW w:w="745" w:type="pct"/>
            <w:tcBorders>
              <w:top w:val="nil"/>
              <w:left w:val="nil"/>
              <w:bottom w:val="single" w:sz="4" w:space="0" w:color="auto"/>
              <w:right w:val="single" w:sz="4" w:space="0" w:color="auto"/>
            </w:tcBorders>
            <w:shd w:val="clear" w:color="000000" w:fill="FFFFFF"/>
            <w:vAlign w:val="center"/>
            <w:tcPrChange w:id="138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DE8C5C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9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5F7125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4,473.46</w:t>
            </w:r>
          </w:p>
        </w:tc>
        <w:tc>
          <w:tcPr>
            <w:tcW w:w="457" w:type="pct"/>
            <w:tcBorders>
              <w:top w:val="nil"/>
              <w:left w:val="nil"/>
              <w:bottom w:val="single" w:sz="4" w:space="0" w:color="auto"/>
              <w:right w:val="single" w:sz="4" w:space="0" w:color="auto"/>
            </w:tcBorders>
            <w:shd w:val="clear" w:color="000000" w:fill="FFFFFF"/>
            <w:noWrap/>
            <w:vAlign w:val="center"/>
            <w:tcPrChange w:id="139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28696C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392" w:author="Jezin" w:date="2025-07-21T09:38:00Z">
              <w:tcPr>
                <w:tcW w:w="177" w:type="pct"/>
                <w:vAlign w:val="center"/>
              </w:tcPr>
            </w:tcPrChange>
          </w:tcPr>
          <w:p w14:paraId="0053129C" w14:textId="77777777" w:rsidR="0076773F" w:rsidRDefault="0076773F">
            <w:pPr>
              <w:spacing w:before="0"/>
              <w:rPr>
                <w:rFonts w:ascii="Times New Roman" w:eastAsia="Times New Roman" w:hAnsi="Times New Roman"/>
                <w:szCs w:val="20"/>
                <w:lang w:val="en-US" w:eastAsia="zh-CN"/>
              </w:rPr>
            </w:pPr>
          </w:p>
        </w:tc>
      </w:tr>
      <w:tr w:rsidR="0076773F" w14:paraId="31FB6287" w14:textId="77777777" w:rsidTr="00B1027C">
        <w:trPr>
          <w:trHeight w:val="360"/>
          <w:trPrChange w:id="139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39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43BF0E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37</w:t>
            </w:r>
          </w:p>
        </w:tc>
        <w:tc>
          <w:tcPr>
            <w:tcW w:w="1133" w:type="pct"/>
            <w:tcBorders>
              <w:top w:val="nil"/>
              <w:left w:val="nil"/>
              <w:bottom w:val="single" w:sz="4" w:space="0" w:color="auto"/>
              <w:right w:val="single" w:sz="4" w:space="0" w:color="auto"/>
            </w:tcBorders>
            <w:shd w:val="clear" w:color="000000" w:fill="FFFFFF"/>
            <w:vAlign w:val="center"/>
            <w:tcPrChange w:id="139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A95804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39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466B34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锰铁生产</w:t>
            </w:r>
          </w:p>
        </w:tc>
        <w:tc>
          <w:tcPr>
            <w:tcW w:w="745" w:type="pct"/>
            <w:tcBorders>
              <w:top w:val="nil"/>
              <w:left w:val="nil"/>
              <w:bottom w:val="single" w:sz="4" w:space="0" w:color="auto"/>
              <w:right w:val="single" w:sz="4" w:space="0" w:color="auto"/>
            </w:tcBorders>
            <w:shd w:val="clear" w:color="000000" w:fill="FFFFFF"/>
            <w:vAlign w:val="center"/>
            <w:tcPrChange w:id="139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8F5F7A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39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F2BB65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47,651.68</w:t>
            </w:r>
          </w:p>
        </w:tc>
        <w:tc>
          <w:tcPr>
            <w:tcW w:w="457" w:type="pct"/>
            <w:tcBorders>
              <w:top w:val="nil"/>
              <w:left w:val="nil"/>
              <w:bottom w:val="single" w:sz="4" w:space="0" w:color="auto"/>
              <w:right w:val="single" w:sz="4" w:space="0" w:color="auto"/>
            </w:tcBorders>
            <w:shd w:val="clear" w:color="000000" w:fill="FFFFFF"/>
            <w:noWrap/>
            <w:vAlign w:val="center"/>
            <w:tcPrChange w:id="139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AFFD3B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00" w:author="Jezin" w:date="2025-07-21T09:38:00Z">
              <w:tcPr>
                <w:tcW w:w="177" w:type="pct"/>
                <w:vAlign w:val="center"/>
              </w:tcPr>
            </w:tcPrChange>
          </w:tcPr>
          <w:p w14:paraId="43691946" w14:textId="77777777" w:rsidR="0076773F" w:rsidRDefault="0076773F">
            <w:pPr>
              <w:spacing w:before="0"/>
              <w:rPr>
                <w:rFonts w:ascii="Times New Roman" w:eastAsia="Times New Roman" w:hAnsi="Times New Roman"/>
                <w:szCs w:val="20"/>
                <w:lang w:val="en-US" w:eastAsia="zh-CN"/>
              </w:rPr>
            </w:pPr>
          </w:p>
        </w:tc>
      </w:tr>
      <w:tr w:rsidR="0076773F" w14:paraId="60445490" w14:textId="77777777" w:rsidTr="00B1027C">
        <w:trPr>
          <w:trHeight w:val="360"/>
          <w:trPrChange w:id="140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3FFB58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38</w:t>
            </w:r>
          </w:p>
        </w:tc>
        <w:tc>
          <w:tcPr>
            <w:tcW w:w="1133" w:type="pct"/>
            <w:tcBorders>
              <w:top w:val="nil"/>
              <w:left w:val="nil"/>
              <w:bottom w:val="single" w:sz="4" w:space="0" w:color="auto"/>
              <w:right w:val="single" w:sz="4" w:space="0" w:color="auto"/>
            </w:tcBorders>
            <w:shd w:val="clear" w:color="000000" w:fill="FFFFFF"/>
            <w:vAlign w:val="center"/>
            <w:tcPrChange w:id="14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3E4BA4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8CA869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镍铁生产</w:t>
            </w:r>
          </w:p>
        </w:tc>
        <w:tc>
          <w:tcPr>
            <w:tcW w:w="745" w:type="pct"/>
            <w:tcBorders>
              <w:top w:val="nil"/>
              <w:left w:val="nil"/>
              <w:bottom w:val="single" w:sz="4" w:space="0" w:color="auto"/>
              <w:right w:val="single" w:sz="4" w:space="0" w:color="auto"/>
            </w:tcBorders>
            <w:shd w:val="clear" w:color="000000" w:fill="FFFFFF"/>
            <w:vAlign w:val="center"/>
            <w:tcPrChange w:id="14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E99E30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0A816E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9,688.41</w:t>
            </w:r>
          </w:p>
        </w:tc>
        <w:tc>
          <w:tcPr>
            <w:tcW w:w="457" w:type="pct"/>
            <w:tcBorders>
              <w:top w:val="nil"/>
              <w:left w:val="nil"/>
              <w:bottom w:val="single" w:sz="4" w:space="0" w:color="auto"/>
              <w:right w:val="single" w:sz="4" w:space="0" w:color="auto"/>
            </w:tcBorders>
            <w:shd w:val="clear" w:color="000000" w:fill="FFFFFF"/>
            <w:noWrap/>
            <w:vAlign w:val="center"/>
            <w:tcPrChange w:id="140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B838A1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08" w:author="Jezin" w:date="2025-07-21T09:38:00Z">
              <w:tcPr>
                <w:tcW w:w="177" w:type="pct"/>
                <w:vAlign w:val="center"/>
              </w:tcPr>
            </w:tcPrChange>
          </w:tcPr>
          <w:p w14:paraId="2054621A" w14:textId="77777777" w:rsidR="0076773F" w:rsidRDefault="0076773F">
            <w:pPr>
              <w:spacing w:before="0"/>
              <w:rPr>
                <w:rFonts w:ascii="Times New Roman" w:eastAsia="Times New Roman" w:hAnsi="Times New Roman"/>
                <w:szCs w:val="20"/>
                <w:lang w:val="en-US" w:eastAsia="zh-CN"/>
              </w:rPr>
            </w:pPr>
          </w:p>
        </w:tc>
      </w:tr>
      <w:tr w:rsidR="0076773F" w14:paraId="7F4CF35E" w14:textId="77777777" w:rsidTr="00B1027C">
        <w:trPr>
          <w:trHeight w:val="360"/>
          <w:trPrChange w:id="140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1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86CFF5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39</w:t>
            </w:r>
          </w:p>
        </w:tc>
        <w:tc>
          <w:tcPr>
            <w:tcW w:w="1133" w:type="pct"/>
            <w:tcBorders>
              <w:top w:val="nil"/>
              <w:left w:val="nil"/>
              <w:bottom w:val="single" w:sz="4" w:space="0" w:color="auto"/>
              <w:right w:val="single" w:sz="4" w:space="0" w:color="auto"/>
            </w:tcBorders>
            <w:shd w:val="clear" w:color="000000" w:fill="FFFFFF"/>
            <w:vAlign w:val="center"/>
            <w:tcPrChange w:id="141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88C7D1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1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0A7454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铬铁生产</w:t>
            </w:r>
          </w:p>
        </w:tc>
        <w:tc>
          <w:tcPr>
            <w:tcW w:w="745" w:type="pct"/>
            <w:tcBorders>
              <w:top w:val="nil"/>
              <w:left w:val="nil"/>
              <w:bottom w:val="single" w:sz="4" w:space="0" w:color="auto"/>
              <w:right w:val="single" w:sz="4" w:space="0" w:color="auto"/>
            </w:tcBorders>
            <w:shd w:val="clear" w:color="000000" w:fill="FFFFFF"/>
            <w:vAlign w:val="center"/>
            <w:tcPrChange w:id="141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5A7C27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1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FDCC6A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67,771.93</w:t>
            </w:r>
          </w:p>
        </w:tc>
        <w:tc>
          <w:tcPr>
            <w:tcW w:w="457" w:type="pct"/>
            <w:tcBorders>
              <w:top w:val="nil"/>
              <w:left w:val="nil"/>
              <w:bottom w:val="single" w:sz="4" w:space="0" w:color="auto"/>
              <w:right w:val="single" w:sz="4" w:space="0" w:color="auto"/>
            </w:tcBorders>
            <w:shd w:val="clear" w:color="000000" w:fill="FFFFFF"/>
            <w:noWrap/>
            <w:vAlign w:val="center"/>
            <w:tcPrChange w:id="141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3BD793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16" w:author="Jezin" w:date="2025-07-21T09:38:00Z">
              <w:tcPr>
                <w:tcW w:w="177" w:type="pct"/>
                <w:vAlign w:val="center"/>
              </w:tcPr>
            </w:tcPrChange>
          </w:tcPr>
          <w:p w14:paraId="06E0F613" w14:textId="77777777" w:rsidR="0076773F" w:rsidRDefault="0076773F">
            <w:pPr>
              <w:spacing w:before="0"/>
              <w:rPr>
                <w:rFonts w:ascii="Times New Roman" w:eastAsia="Times New Roman" w:hAnsi="Times New Roman"/>
                <w:szCs w:val="20"/>
                <w:lang w:val="en-US" w:eastAsia="zh-CN"/>
              </w:rPr>
            </w:pPr>
          </w:p>
        </w:tc>
      </w:tr>
      <w:tr w:rsidR="0076773F" w14:paraId="5AE890EF" w14:textId="77777777" w:rsidTr="00B1027C">
        <w:trPr>
          <w:trHeight w:val="360"/>
          <w:trPrChange w:id="141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1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6214D6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40</w:t>
            </w:r>
          </w:p>
        </w:tc>
        <w:tc>
          <w:tcPr>
            <w:tcW w:w="1133" w:type="pct"/>
            <w:tcBorders>
              <w:top w:val="nil"/>
              <w:left w:val="nil"/>
              <w:bottom w:val="single" w:sz="4" w:space="0" w:color="auto"/>
              <w:right w:val="single" w:sz="4" w:space="0" w:color="auto"/>
            </w:tcBorders>
            <w:shd w:val="clear" w:color="000000" w:fill="FFFFFF"/>
            <w:vAlign w:val="center"/>
            <w:tcPrChange w:id="141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6A2D31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2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F87EF9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萤石生产</w:t>
            </w:r>
          </w:p>
        </w:tc>
        <w:tc>
          <w:tcPr>
            <w:tcW w:w="745" w:type="pct"/>
            <w:tcBorders>
              <w:top w:val="nil"/>
              <w:left w:val="nil"/>
              <w:bottom w:val="single" w:sz="4" w:space="0" w:color="auto"/>
              <w:right w:val="single" w:sz="4" w:space="0" w:color="auto"/>
            </w:tcBorders>
            <w:shd w:val="clear" w:color="000000" w:fill="FFFFFF"/>
            <w:vAlign w:val="center"/>
            <w:tcPrChange w:id="142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92629F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2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8257CF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3,237.84</w:t>
            </w:r>
          </w:p>
        </w:tc>
        <w:tc>
          <w:tcPr>
            <w:tcW w:w="457" w:type="pct"/>
            <w:tcBorders>
              <w:top w:val="nil"/>
              <w:left w:val="nil"/>
              <w:bottom w:val="single" w:sz="4" w:space="0" w:color="auto"/>
              <w:right w:val="single" w:sz="4" w:space="0" w:color="auto"/>
            </w:tcBorders>
            <w:shd w:val="clear" w:color="000000" w:fill="FFFFFF"/>
            <w:noWrap/>
            <w:vAlign w:val="center"/>
            <w:tcPrChange w:id="142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138EAF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24" w:author="Jezin" w:date="2025-07-21T09:38:00Z">
              <w:tcPr>
                <w:tcW w:w="177" w:type="pct"/>
                <w:vAlign w:val="center"/>
              </w:tcPr>
            </w:tcPrChange>
          </w:tcPr>
          <w:p w14:paraId="7F9A3B79" w14:textId="77777777" w:rsidR="0076773F" w:rsidRDefault="0076773F">
            <w:pPr>
              <w:spacing w:before="0"/>
              <w:rPr>
                <w:rFonts w:ascii="Times New Roman" w:eastAsia="Times New Roman" w:hAnsi="Times New Roman"/>
                <w:szCs w:val="20"/>
                <w:lang w:val="en-US" w:eastAsia="zh-CN"/>
              </w:rPr>
            </w:pPr>
          </w:p>
        </w:tc>
      </w:tr>
      <w:tr w:rsidR="0076773F" w14:paraId="20AF6523" w14:textId="77777777" w:rsidTr="00B1027C">
        <w:trPr>
          <w:trHeight w:val="360"/>
          <w:trPrChange w:id="142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2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70D0F7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41</w:t>
            </w:r>
          </w:p>
        </w:tc>
        <w:tc>
          <w:tcPr>
            <w:tcW w:w="1133" w:type="pct"/>
            <w:tcBorders>
              <w:top w:val="nil"/>
              <w:left w:val="nil"/>
              <w:bottom w:val="single" w:sz="4" w:space="0" w:color="auto"/>
              <w:right w:val="single" w:sz="4" w:space="0" w:color="auto"/>
            </w:tcBorders>
            <w:shd w:val="clear" w:color="000000" w:fill="FFFFFF"/>
            <w:vAlign w:val="center"/>
            <w:tcPrChange w:id="142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B18397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2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B61DBF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硅铁生产</w:t>
            </w:r>
          </w:p>
        </w:tc>
        <w:tc>
          <w:tcPr>
            <w:tcW w:w="745" w:type="pct"/>
            <w:tcBorders>
              <w:top w:val="nil"/>
              <w:left w:val="nil"/>
              <w:bottom w:val="single" w:sz="4" w:space="0" w:color="auto"/>
              <w:right w:val="single" w:sz="4" w:space="0" w:color="auto"/>
            </w:tcBorders>
            <w:shd w:val="clear" w:color="000000" w:fill="FFFFFF"/>
            <w:vAlign w:val="center"/>
            <w:tcPrChange w:id="142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7B13A1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3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50D846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10,209.54</w:t>
            </w:r>
          </w:p>
        </w:tc>
        <w:tc>
          <w:tcPr>
            <w:tcW w:w="457" w:type="pct"/>
            <w:tcBorders>
              <w:top w:val="nil"/>
              <w:left w:val="nil"/>
              <w:bottom w:val="single" w:sz="4" w:space="0" w:color="auto"/>
              <w:right w:val="single" w:sz="4" w:space="0" w:color="auto"/>
            </w:tcBorders>
            <w:shd w:val="clear" w:color="000000" w:fill="FFFFFF"/>
            <w:noWrap/>
            <w:vAlign w:val="center"/>
            <w:tcPrChange w:id="143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29C4DC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32" w:author="Jezin" w:date="2025-07-21T09:38:00Z">
              <w:tcPr>
                <w:tcW w:w="177" w:type="pct"/>
                <w:vAlign w:val="center"/>
              </w:tcPr>
            </w:tcPrChange>
          </w:tcPr>
          <w:p w14:paraId="2160FBFA" w14:textId="77777777" w:rsidR="0076773F" w:rsidRDefault="0076773F">
            <w:pPr>
              <w:spacing w:before="0"/>
              <w:rPr>
                <w:rFonts w:ascii="Times New Roman" w:eastAsia="Times New Roman" w:hAnsi="Times New Roman"/>
                <w:szCs w:val="20"/>
                <w:lang w:val="en-US" w:eastAsia="zh-CN"/>
              </w:rPr>
            </w:pPr>
          </w:p>
        </w:tc>
      </w:tr>
      <w:tr w:rsidR="0076773F" w14:paraId="1DAE41E7" w14:textId="77777777" w:rsidTr="00B1027C">
        <w:trPr>
          <w:trHeight w:val="360"/>
          <w:trPrChange w:id="143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3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3C7B5D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42</w:t>
            </w:r>
          </w:p>
        </w:tc>
        <w:tc>
          <w:tcPr>
            <w:tcW w:w="1133" w:type="pct"/>
            <w:tcBorders>
              <w:top w:val="nil"/>
              <w:left w:val="nil"/>
              <w:bottom w:val="single" w:sz="4" w:space="0" w:color="auto"/>
              <w:right w:val="single" w:sz="4" w:space="0" w:color="auto"/>
            </w:tcBorders>
            <w:shd w:val="clear" w:color="000000" w:fill="FFFFFF"/>
            <w:vAlign w:val="center"/>
            <w:tcPrChange w:id="143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F98204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3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A1ADA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钼铁生产</w:t>
            </w:r>
          </w:p>
        </w:tc>
        <w:tc>
          <w:tcPr>
            <w:tcW w:w="745" w:type="pct"/>
            <w:tcBorders>
              <w:top w:val="nil"/>
              <w:left w:val="nil"/>
              <w:bottom w:val="single" w:sz="4" w:space="0" w:color="auto"/>
              <w:right w:val="single" w:sz="4" w:space="0" w:color="auto"/>
            </w:tcBorders>
            <w:shd w:val="clear" w:color="000000" w:fill="FFFFFF"/>
            <w:vAlign w:val="center"/>
            <w:tcPrChange w:id="143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20ABB9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3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0CB191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7,772.40</w:t>
            </w:r>
          </w:p>
        </w:tc>
        <w:tc>
          <w:tcPr>
            <w:tcW w:w="457" w:type="pct"/>
            <w:tcBorders>
              <w:top w:val="nil"/>
              <w:left w:val="nil"/>
              <w:bottom w:val="single" w:sz="4" w:space="0" w:color="auto"/>
              <w:right w:val="single" w:sz="4" w:space="0" w:color="auto"/>
            </w:tcBorders>
            <w:shd w:val="clear" w:color="000000" w:fill="FFFFFF"/>
            <w:noWrap/>
            <w:vAlign w:val="center"/>
            <w:tcPrChange w:id="143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A8DAE7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40" w:author="Jezin" w:date="2025-07-21T09:38:00Z">
              <w:tcPr>
                <w:tcW w:w="177" w:type="pct"/>
                <w:vAlign w:val="center"/>
              </w:tcPr>
            </w:tcPrChange>
          </w:tcPr>
          <w:p w14:paraId="386BE147" w14:textId="77777777" w:rsidR="0076773F" w:rsidRDefault="0076773F">
            <w:pPr>
              <w:spacing w:before="0"/>
              <w:rPr>
                <w:rFonts w:ascii="Times New Roman" w:eastAsia="Times New Roman" w:hAnsi="Times New Roman"/>
                <w:szCs w:val="20"/>
                <w:lang w:val="en-US" w:eastAsia="zh-CN"/>
              </w:rPr>
            </w:pPr>
          </w:p>
        </w:tc>
      </w:tr>
      <w:tr w:rsidR="0076773F" w14:paraId="0E25E2CD" w14:textId="77777777" w:rsidTr="00B1027C">
        <w:trPr>
          <w:trHeight w:val="1215"/>
          <w:trPrChange w:id="1441" w:author="Jezin" w:date="2025-07-21T09:38:00Z">
            <w:trPr>
              <w:gridAfter w:val="0"/>
              <w:trHeight w:val="121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4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122FDF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43</w:t>
            </w:r>
          </w:p>
        </w:tc>
        <w:tc>
          <w:tcPr>
            <w:tcW w:w="1133" w:type="pct"/>
            <w:tcBorders>
              <w:top w:val="nil"/>
              <w:left w:val="nil"/>
              <w:bottom w:val="single" w:sz="4" w:space="0" w:color="auto"/>
              <w:right w:val="single" w:sz="4" w:space="0" w:color="auto"/>
            </w:tcBorders>
            <w:shd w:val="clear" w:color="000000" w:fill="FFFFFF"/>
            <w:vAlign w:val="center"/>
            <w:tcPrChange w:id="144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6764F7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4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3D3546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铝铁生产</w:t>
            </w:r>
          </w:p>
        </w:tc>
        <w:tc>
          <w:tcPr>
            <w:tcW w:w="745" w:type="pct"/>
            <w:tcBorders>
              <w:top w:val="nil"/>
              <w:left w:val="nil"/>
              <w:bottom w:val="single" w:sz="4" w:space="0" w:color="auto"/>
              <w:right w:val="single" w:sz="4" w:space="0" w:color="auto"/>
            </w:tcBorders>
            <w:shd w:val="clear" w:color="000000" w:fill="FFFFFF"/>
            <w:vAlign w:val="center"/>
            <w:tcPrChange w:id="144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5956EC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4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0C79AF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11,018.51</w:t>
            </w:r>
          </w:p>
        </w:tc>
        <w:tc>
          <w:tcPr>
            <w:tcW w:w="457" w:type="pct"/>
            <w:tcBorders>
              <w:top w:val="nil"/>
              <w:left w:val="nil"/>
              <w:bottom w:val="single" w:sz="4" w:space="0" w:color="auto"/>
              <w:right w:val="single" w:sz="4" w:space="0" w:color="auto"/>
            </w:tcBorders>
            <w:shd w:val="clear" w:color="000000" w:fill="FFFFFF"/>
            <w:noWrap/>
            <w:vAlign w:val="center"/>
            <w:tcPrChange w:id="144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48FD07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48" w:author="Jezin" w:date="2025-07-21T09:38:00Z">
              <w:tcPr>
                <w:tcW w:w="177" w:type="pct"/>
                <w:vAlign w:val="center"/>
              </w:tcPr>
            </w:tcPrChange>
          </w:tcPr>
          <w:p w14:paraId="5C3C3E10" w14:textId="77777777" w:rsidR="0076773F" w:rsidRDefault="0076773F">
            <w:pPr>
              <w:spacing w:before="0"/>
              <w:rPr>
                <w:rFonts w:ascii="Times New Roman" w:eastAsia="Times New Roman" w:hAnsi="Times New Roman"/>
                <w:szCs w:val="20"/>
                <w:lang w:val="en-US" w:eastAsia="zh-CN"/>
              </w:rPr>
            </w:pPr>
          </w:p>
        </w:tc>
      </w:tr>
      <w:tr w:rsidR="0076773F" w14:paraId="47E287EF" w14:textId="77777777" w:rsidTr="00B1027C">
        <w:trPr>
          <w:trHeight w:val="360"/>
          <w:trPrChange w:id="144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5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E7A970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44</w:t>
            </w:r>
          </w:p>
        </w:tc>
        <w:tc>
          <w:tcPr>
            <w:tcW w:w="1133" w:type="pct"/>
            <w:tcBorders>
              <w:top w:val="nil"/>
              <w:left w:val="nil"/>
              <w:bottom w:val="single" w:sz="4" w:space="0" w:color="auto"/>
              <w:right w:val="single" w:sz="4" w:space="0" w:color="auto"/>
            </w:tcBorders>
            <w:shd w:val="clear" w:color="000000" w:fill="FFFFFF"/>
            <w:vAlign w:val="center"/>
            <w:tcPrChange w:id="145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000EF7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5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EEF6EB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铝生产</w:t>
            </w:r>
          </w:p>
        </w:tc>
        <w:tc>
          <w:tcPr>
            <w:tcW w:w="745" w:type="pct"/>
            <w:tcBorders>
              <w:top w:val="nil"/>
              <w:left w:val="nil"/>
              <w:bottom w:val="single" w:sz="4" w:space="0" w:color="auto"/>
              <w:right w:val="single" w:sz="4" w:space="0" w:color="auto"/>
            </w:tcBorders>
            <w:shd w:val="clear" w:color="000000" w:fill="FFFFFF"/>
            <w:vAlign w:val="center"/>
            <w:tcPrChange w:id="145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5603F3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5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86601A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2,841.66</w:t>
            </w:r>
          </w:p>
        </w:tc>
        <w:tc>
          <w:tcPr>
            <w:tcW w:w="457" w:type="pct"/>
            <w:tcBorders>
              <w:top w:val="nil"/>
              <w:left w:val="nil"/>
              <w:bottom w:val="single" w:sz="4" w:space="0" w:color="auto"/>
              <w:right w:val="single" w:sz="4" w:space="0" w:color="auto"/>
            </w:tcBorders>
            <w:shd w:val="clear" w:color="000000" w:fill="FFFFFF"/>
            <w:noWrap/>
            <w:vAlign w:val="center"/>
            <w:tcPrChange w:id="145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C59B05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56" w:author="Jezin" w:date="2025-07-21T09:38:00Z">
              <w:tcPr>
                <w:tcW w:w="177" w:type="pct"/>
                <w:vAlign w:val="center"/>
              </w:tcPr>
            </w:tcPrChange>
          </w:tcPr>
          <w:p w14:paraId="27CEE98D" w14:textId="77777777" w:rsidR="0076773F" w:rsidRDefault="0076773F">
            <w:pPr>
              <w:spacing w:before="0"/>
              <w:rPr>
                <w:rFonts w:ascii="Times New Roman" w:eastAsia="Times New Roman" w:hAnsi="Times New Roman"/>
                <w:szCs w:val="20"/>
                <w:lang w:val="en-US" w:eastAsia="zh-CN"/>
              </w:rPr>
            </w:pPr>
          </w:p>
        </w:tc>
      </w:tr>
      <w:tr w:rsidR="0076773F" w14:paraId="390E8B26" w14:textId="77777777" w:rsidTr="00B1027C">
        <w:trPr>
          <w:trHeight w:val="360"/>
          <w:trPrChange w:id="145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5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885C12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45</w:t>
            </w:r>
          </w:p>
        </w:tc>
        <w:tc>
          <w:tcPr>
            <w:tcW w:w="1133" w:type="pct"/>
            <w:tcBorders>
              <w:top w:val="nil"/>
              <w:left w:val="nil"/>
              <w:bottom w:val="single" w:sz="4" w:space="0" w:color="auto"/>
              <w:right w:val="single" w:sz="4" w:space="0" w:color="auto"/>
            </w:tcBorders>
            <w:shd w:val="clear" w:color="000000" w:fill="FFFFFF"/>
            <w:vAlign w:val="center"/>
            <w:tcPrChange w:id="145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E4ED8A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6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1D9FA9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增碳剂生产</w:t>
            </w:r>
          </w:p>
        </w:tc>
        <w:tc>
          <w:tcPr>
            <w:tcW w:w="745" w:type="pct"/>
            <w:tcBorders>
              <w:top w:val="nil"/>
              <w:left w:val="nil"/>
              <w:bottom w:val="single" w:sz="4" w:space="0" w:color="auto"/>
              <w:right w:val="single" w:sz="4" w:space="0" w:color="auto"/>
            </w:tcBorders>
            <w:shd w:val="clear" w:color="000000" w:fill="FFFFFF"/>
            <w:vAlign w:val="center"/>
            <w:tcPrChange w:id="146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1F5BBF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6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B37F81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10,680.66</w:t>
            </w:r>
          </w:p>
        </w:tc>
        <w:tc>
          <w:tcPr>
            <w:tcW w:w="457" w:type="pct"/>
            <w:tcBorders>
              <w:top w:val="nil"/>
              <w:left w:val="nil"/>
              <w:bottom w:val="single" w:sz="4" w:space="0" w:color="auto"/>
              <w:right w:val="single" w:sz="4" w:space="0" w:color="auto"/>
            </w:tcBorders>
            <w:shd w:val="clear" w:color="000000" w:fill="FFFFFF"/>
            <w:noWrap/>
            <w:vAlign w:val="center"/>
            <w:tcPrChange w:id="146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D34BD7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64" w:author="Jezin" w:date="2025-07-21T09:38:00Z">
              <w:tcPr>
                <w:tcW w:w="177" w:type="pct"/>
                <w:vAlign w:val="center"/>
              </w:tcPr>
            </w:tcPrChange>
          </w:tcPr>
          <w:p w14:paraId="4B55E3BC" w14:textId="77777777" w:rsidR="0076773F" w:rsidRDefault="0076773F">
            <w:pPr>
              <w:spacing w:before="0"/>
              <w:rPr>
                <w:rFonts w:ascii="Times New Roman" w:eastAsia="Times New Roman" w:hAnsi="Times New Roman"/>
                <w:szCs w:val="20"/>
                <w:lang w:val="en-US" w:eastAsia="zh-CN"/>
              </w:rPr>
            </w:pPr>
          </w:p>
        </w:tc>
      </w:tr>
      <w:tr w:rsidR="0076773F" w14:paraId="2AD4ADF2" w14:textId="77777777" w:rsidTr="00B1027C">
        <w:trPr>
          <w:trHeight w:val="360"/>
          <w:trPrChange w:id="146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6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DFD013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46</w:t>
            </w:r>
          </w:p>
        </w:tc>
        <w:tc>
          <w:tcPr>
            <w:tcW w:w="1133" w:type="pct"/>
            <w:tcBorders>
              <w:top w:val="nil"/>
              <w:left w:val="nil"/>
              <w:bottom w:val="single" w:sz="4" w:space="0" w:color="auto"/>
              <w:right w:val="single" w:sz="4" w:space="0" w:color="auto"/>
            </w:tcBorders>
            <w:shd w:val="clear" w:color="000000" w:fill="FFFFFF"/>
            <w:vAlign w:val="center"/>
            <w:tcPrChange w:id="146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E23FDE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6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5D09B3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铁鳞生产</w:t>
            </w:r>
          </w:p>
        </w:tc>
        <w:tc>
          <w:tcPr>
            <w:tcW w:w="745" w:type="pct"/>
            <w:tcBorders>
              <w:top w:val="nil"/>
              <w:left w:val="nil"/>
              <w:bottom w:val="single" w:sz="4" w:space="0" w:color="auto"/>
              <w:right w:val="single" w:sz="4" w:space="0" w:color="auto"/>
            </w:tcBorders>
            <w:shd w:val="clear" w:color="000000" w:fill="FFFFFF"/>
            <w:vAlign w:val="center"/>
            <w:tcPrChange w:id="146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72B41D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7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18A574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172,683.99</w:t>
            </w:r>
          </w:p>
        </w:tc>
        <w:tc>
          <w:tcPr>
            <w:tcW w:w="457" w:type="pct"/>
            <w:tcBorders>
              <w:top w:val="nil"/>
              <w:left w:val="nil"/>
              <w:bottom w:val="single" w:sz="4" w:space="0" w:color="auto"/>
              <w:right w:val="single" w:sz="4" w:space="0" w:color="auto"/>
            </w:tcBorders>
            <w:shd w:val="clear" w:color="000000" w:fill="FFFFFF"/>
            <w:noWrap/>
            <w:vAlign w:val="center"/>
            <w:tcPrChange w:id="147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34448F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72" w:author="Jezin" w:date="2025-07-21T09:38:00Z">
              <w:tcPr>
                <w:tcW w:w="177" w:type="pct"/>
                <w:vAlign w:val="center"/>
              </w:tcPr>
            </w:tcPrChange>
          </w:tcPr>
          <w:p w14:paraId="1DB10334" w14:textId="77777777" w:rsidR="0076773F" w:rsidRDefault="0076773F">
            <w:pPr>
              <w:spacing w:before="0"/>
              <w:rPr>
                <w:rFonts w:ascii="Times New Roman" w:eastAsia="Times New Roman" w:hAnsi="Times New Roman"/>
                <w:szCs w:val="20"/>
                <w:lang w:val="en-US" w:eastAsia="zh-CN"/>
              </w:rPr>
            </w:pPr>
          </w:p>
        </w:tc>
      </w:tr>
      <w:tr w:rsidR="0076773F" w14:paraId="2863E6E1" w14:textId="77777777" w:rsidTr="00B1027C">
        <w:trPr>
          <w:trHeight w:val="360"/>
          <w:trPrChange w:id="147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7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C21DE6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47</w:t>
            </w:r>
          </w:p>
        </w:tc>
        <w:tc>
          <w:tcPr>
            <w:tcW w:w="1133" w:type="pct"/>
            <w:tcBorders>
              <w:top w:val="nil"/>
              <w:left w:val="nil"/>
              <w:bottom w:val="single" w:sz="4" w:space="0" w:color="auto"/>
              <w:right w:val="single" w:sz="4" w:space="0" w:color="auto"/>
            </w:tcBorders>
            <w:shd w:val="clear" w:color="000000" w:fill="FFFFFF"/>
            <w:vAlign w:val="center"/>
            <w:tcPrChange w:id="147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A5DE5D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7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F4658F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氨水生产</w:t>
            </w:r>
          </w:p>
        </w:tc>
        <w:tc>
          <w:tcPr>
            <w:tcW w:w="745" w:type="pct"/>
            <w:tcBorders>
              <w:top w:val="nil"/>
              <w:left w:val="nil"/>
              <w:bottom w:val="single" w:sz="4" w:space="0" w:color="auto"/>
              <w:right w:val="single" w:sz="4" w:space="0" w:color="auto"/>
            </w:tcBorders>
            <w:shd w:val="clear" w:color="000000" w:fill="FFFFFF"/>
            <w:vAlign w:val="center"/>
            <w:tcPrChange w:id="147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8C4FE6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7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86110F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4,496.14</w:t>
            </w:r>
          </w:p>
        </w:tc>
        <w:tc>
          <w:tcPr>
            <w:tcW w:w="457" w:type="pct"/>
            <w:tcBorders>
              <w:top w:val="nil"/>
              <w:left w:val="nil"/>
              <w:bottom w:val="single" w:sz="4" w:space="0" w:color="auto"/>
              <w:right w:val="single" w:sz="4" w:space="0" w:color="auto"/>
            </w:tcBorders>
            <w:shd w:val="clear" w:color="000000" w:fill="FFFFFF"/>
            <w:noWrap/>
            <w:vAlign w:val="center"/>
            <w:tcPrChange w:id="147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ED468C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80" w:author="Jezin" w:date="2025-07-21T09:38:00Z">
              <w:tcPr>
                <w:tcW w:w="177" w:type="pct"/>
                <w:vAlign w:val="center"/>
              </w:tcPr>
            </w:tcPrChange>
          </w:tcPr>
          <w:p w14:paraId="45C4C26F" w14:textId="77777777" w:rsidR="0076773F" w:rsidRDefault="0076773F">
            <w:pPr>
              <w:spacing w:before="0"/>
              <w:rPr>
                <w:rFonts w:ascii="Times New Roman" w:eastAsia="Times New Roman" w:hAnsi="Times New Roman"/>
                <w:szCs w:val="20"/>
                <w:lang w:val="en-US" w:eastAsia="zh-CN"/>
              </w:rPr>
            </w:pPr>
          </w:p>
        </w:tc>
      </w:tr>
      <w:tr w:rsidR="0076773F" w14:paraId="1E6B3181" w14:textId="77777777" w:rsidTr="00B1027C">
        <w:trPr>
          <w:trHeight w:val="360"/>
          <w:trPrChange w:id="148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8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B9D155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48</w:t>
            </w:r>
          </w:p>
        </w:tc>
        <w:tc>
          <w:tcPr>
            <w:tcW w:w="1133" w:type="pct"/>
            <w:tcBorders>
              <w:top w:val="nil"/>
              <w:left w:val="nil"/>
              <w:bottom w:val="single" w:sz="4" w:space="0" w:color="auto"/>
              <w:right w:val="single" w:sz="4" w:space="0" w:color="auto"/>
            </w:tcBorders>
            <w:shd w:val="clear" w:color="000000" w:fill="FFFFFF"/>
            <w:vAlign w:val="center"/>
            <w:tcPrChange w:id="148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447742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8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43FF1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碳化硅生产</w:t>
            </w:r>
          </w:p>
        </w:tc>
        <w:tc>
          <w:tcPr>
            <w:tcW w:w="745" w:type="pct"/>
            <w:tcBorders>
              <w:top w:val="nil"/>
              <w:left w:val="nil"/>
              <w:bottom w:val="single" w:sz="4" w:space="0" w:color="auto"/>
              <w:right w:val="single" w:sz="4" w:space="0" w:color="auto"/>
            </w:tcBorders>
            <w:shd w:val="clear" w:color="000000" w:fill="FFFFFF"/>
            <w:vAlign w:val="center"/>
            <w:tcPrChange w:id="148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3BC610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8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CE3F2B6"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6,614.80</w:t>
            </w:r>
          </w:p>
        </w:tc>
        <w:tc>
          <w:tcPr>
            <w:tcW w:w="457" w:type="pct"/>
            <w:tcBorders>
              <w:top w:val="nil"/>
              <w:left w:val="nil"/>
              <w:bottom w:val="single" w:sz="4" w:space="0" w:color="auto"/>
              <w:right w:val="single" w:sz="4" w:space="0" w:color="auto"/>
            </w:tcBorders>
            <w:shd w:val="clear" w:color="000000" w:fill="FFFFFF"/>
            <w:noWrap/>
            <w:vAlign w:val="center"/>
            <w:tcPrChange w:id="148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FE2F29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88" w:author="Jezin" w:date="2025-07-21T09:38:00Z">
              <w:tcPr>
                <w:tcW w:w="177" w:type="pct"/>
                <w:vAlign w:val="center"/>
              </w:tcPr>
            </w:tcPrChange>
          </w:tcPr>
          <w:p w14:paraId="7080F606" w14:textId="77777777" w:rsidR="0076773F" w:rsidRDefault="0076773F">
            <w:pPr>
              <w:spacing w:before="0"/>
              <w:rPr>
                <w:rFonts w:ascii="Times New Roman" w:eastAsia="Times New Roman" w:hAnsi="Times New Roman"/>
                <w:szCs w:val="20"/>
                <w:lang w:val="en-US" w:eastAsia="zh-CN"/>
              </w:rPr>
            </w:pPr>
          </w:p>
        </w:tc>
      </w:tr>
      <w:tr w:rsidR="0076773F" w14:paraId="6D5B5A73" w14:textId="77777777" w:rsidTr="00B1027C">
        <w:trPr>
          <w:trHeight w:val="360"/>
          <w:trPrChange w:id="148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9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156D5F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49</w:t>
            </w:r>
          </w:p>
        </w:tc>
        <w:tc>
          <w:tcPr>
            <w:tcW w:w="1133" w:type="pct"/>
            <w:tcBorders>
              <w:top w:val="nil"/>
              <w:left w:val="nil"/>
              <w:bottom w:val="single" w:sz="4" w:space="0" w:color="auto"/>
              <w:right w:val="single" w:sz="4" w:space="0" w:color="auto"/>
            </w:tcBorders>
            <w:shd w:val="clear" w:color="000000" w:fill="FFFFFF"/>
            <w:vAlign w:val="center"/>
            <w:tcPrChange w:id="149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B5A3B3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49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F9F984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镁生产</w:t>
            </w:r>
          </w:p>
        </w:tc>
        <w:tc>
          <w:tcPr>
            <w:tcW w:w="745" w:type="pct"/>
            <w:tcBorders>
              <w:top w:val="nil"/>
              <w:left w:val="nil"/>
              <w:bottom w:val="single" w:sz="4" w:space="0" w:color="auto"/>
              <w:right w:val="single" w:sz="4" w:space="0" w:color="auto"/>
            </w:tcBorders>
            <w:shd w:val="clear" w:color="000000" w:fill="FFFFFF"/>
            <w:vAlign w:val="center"/>
            <w:tcPrChange w:id="149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B7536A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49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ABF71C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11,710.71</w:t>
            </w:r>
          </w:p>
        </w:tc>
        <w:tc>
          <w:tcPr>
            <w:tcW w:w="457" w:type="pct"/>
            <w:tcBorders>
              <w:top w:val="nil"/>
              <w:left w:val="nil"/>
              <w:bottom w:val="single" w:sz="4" w:space="0" w:color="auto"/>
              <w:right w:val="single" w:sz="4" w:space="0" w:color="auto"/>
            </w:tcBorders>
            <w:shd w:val="clear" w:color="000000" w:fill="FFFFFF"/>
            <w:noWrap/>
            <w:vAlign w:val="center"/>
            <w:tcPrChange w:id="149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D7D8F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496" w:author="Jezin" w:date="2025-07-21T09:38:00Z">
              <w:tcPr>
                <w:tcW w:w="177" w:type="pct"/>
                <w:vAlign w:val="center"/>
              </w:tcPr>
            </w:tcPrChange>
          </w:tcPr>
          <w:p w14:paraId="04E8ADAC" w14:textId="77777777" w:rsidR="0076773F" w:rsidRDefault="0076773F">
            <w:pPr>
              <w:spacing w:before="0"/>
              <w:rPr>
                <w:rFonts w:ascii="Times New Roman" w:eastAsia="Times New Roman" w:hAnsi="Times New Roman"/>
                <w:szCs w:val="20"/>
                <w:lang w:val="en-US" w:eastAsia="zh-CN"/>
              </w:rPr>
            </w:pPr>
          </w:p>
        </w:tc>
      </w:tr>
      <w:tr w:rsidR="0076773F" w14:paraId="7405202D" w14:textId="77777777" w:rsidTr="00B1027C">
        <w:trPr>
          <w:trHeight w:val="360"/>
          <w:trPrChange w:id="149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49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4A9EC1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50</w:t>
            </w:r>
          </w:p>
        </w:tc>
        <w:tc>
          <w:tcPr>
            <w:tcW w:w="1133" w:type="pct"/>
            <w:tcBorders>
              <w:top w:val="nil"/>
              <w:left w:val="nil"/>
              <w:bottom w:val="single" w:sz="4" w:space="0" w:color="auto"/>
              <w:right w:val="single" w:sz="4" w:space="0" w:color="auto"/>
            </w:tcBorders>
            <w:shd w:val="clear" w:color="000000" w:fill="FFFFFF"/>
            <w:vAlign w:val="center"/>
            <w:tcPrChange w:id="149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5D3AB3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50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45D1E6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所有其他纸制品加工制造</w:t>
            </w:r>
          </w:p>
        </w:tc>
        <w:tc>
          <w:tcPr>
            <w:tcW w:w="745" w:type="pct"/>
            <w:tcBorders>
              <w:top w:val="nil"/>
              <w:left w:val="nil"/>
              <w:bottom w:val="single" w:sz="4" w:space="0" w:color="auto"/>
              <w:right w:val="single" w:sz="4" w:space="0" w:color="auto"/>
            </w:tcBorders>
            <w:shd w:val="clear" w:color="000000" w:fill="FFFFFF"/>
            <w:vAlign w:val="center"/>
            <w:tcPrChange w:id="150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3932DC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50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050C07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16,162.17</w:t>
            </w:r>
          </w:p>
        </w:tc>
        <w:tc>
          <w:tcPr>
            <w:tcW w:w="457" w:type="pct"/>
            <w:tcBorders>
              <w:top w:val="nil"/>
              <w:left w:val="nil"/>
              <w:bottom w:val="single" w:sz="4" w:space="0" w:color="auto"/>
              <w:right w:val="single" w:sz="4" w:space="0" w:color="auto"/>
            </w:tcBorders>
            <w:shd w:val="clear" w:color="000000" w:fill="FFFFFF"/>
            <w:noWrap/>
            <w:vAlign w:val="center"/>
            <w:tcPrChange w:id="150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4F3F7B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04" w:author="Jezin" w:date="2025-07-21T09:38:00Z">
              <w:tcPr>
                <w:tcW w:w="177" w:type="pct"/>
                <w:vAlign w:val="center"/>
              </w:tcPr>
            </w:tcPrChange>
          </w:tcPr>
          <w:p w14:paraId="5E72C53A" w14:textId="77777777" w:rsidR="0076773F" w:rsidRDefault="0076773F">
            <w:pPr>
              <w:spacing w:before="0"/>
              <w:rPr>
                <w:rFonts w:ascii="Times New Roman" w:eastAsia="Times New Roman" w:hAnsi="Times New Roman"/>
                <w:szCs w:val="20"/>
                <w:lang w:val="en-US" w:eastAsia="zh-CN"/>
              </w:rPr>
            </w:pPr>
          </w:p>
        </w:tc>
      </w:tr>
      <w:tr w:rsidR="0076773F" w14:paraId="26F28178" w14:textId="77777777" w:rsidTr="00B1027C">
        <w:trPr>
          <w:trHeight w:val="360"/>
          <w:trPrChange w:id="150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0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3B063F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51</w:t>
            </w:r>
          </w:p>
        </w:tc>
        <w:tc>
          <w:tcPr>
            <w:tcW w:w="1133" w:type="pct"/>
            <w:tcBorders>
              <w:top w:val="nil"/>
              <w:left w:val="nil"/>
              <w:bottom w:val="single" w:sz="4" w:space="0" w:color="auto"/>
              <w:right w:val="single" w:sz="4" w:space="0" w:color="auto"/>
            </w:tcBorders>
            <w:shd w:val="clear" w:color="000000" w:fill="FFFFFF"/>
            <w:vAlign w:val="center"/>
            <w:tcPrChange w:id="150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0F70FA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50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1208A9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办公用品</w:t>
            </w:r>
            <w:r>
              <w:rPr>
                <w:rFonts w:eastAsia="PMingLiU" w:cs="Arial"/>
                <w:b/>
                <w:bCs/>
                <w:szCs w:val="20"/>
                <w:lang w:val="en-US" w:eastAsia="zh-CN"/>
              </w:rPr>
              <w:t>(</w:t>
            </w:r>
            <w:r>
              <w:rPr>
                <w:rFonts w:eastAsia="PMingLiU" w:cs="Arial"/>
                <w:b/>
                <w:bCs/>
                <w:szCs w:val="20"/>
                <w:lang w:val="en-US" w:eastAsia="zh-CN"/>
              </w:rPr>
              <w:t>纸张除外</w:t>
            </w:r>
            <w:r>
              <w:rPr>
                <w:rFonts w:eastAsia="PMingLiU" w:cs="Arial"/>
                <w:b/>
                <w:bCs/>
                <w:szCs w:val="20"/>
                <w:lang w:val="en-US" w:eastAsia="zh-CN"/>
              </w:rPr>
              <w:t>)</w:t>
            </w:r>
            <w:r>
              <w:rPr>
                <w:rFonts w:eastAsia="PMingLiU" w:cs="Arial"/>
                <w:b/>
                <w:bCs/>
                <w:szCs w:val="20"/>
                <w:lang w:val="en-US" w:eastAsia="zh-CN"/>
              </w:rPr>
              <w:t>制造</w:t>
            </w:r>
          </w:p>
        </w:tc>
        <w:tc>
          <w:tcPr>
            <w:tcW w:w="745" w:type="pct"/>
            <w:tcBorders>
              <w:top w:val="nil"/>
              <w:left w:val="nil"/>
              <w:bottom w:val="single" w:sz="4" w:space="0" w:color="auto"/>
              <w:right w:val="single" w:sz="4" w:space="0" w:color="auto"/>
            </w:tcBorders>
            <w:shd w:val="clear" w:color="000000" w:fill="FFFFFF"/>
            <w:vAlign w:val="center"/>
            <w:tcPrChange w:id="150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A051D9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51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14CB22C"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177,487.76</w:t>
            </w:r>
          </w:p>
        </w:tc>
        <w:tc>
          <w:tcPr>
            <w:tcW w:w="457" w:type="pct"/>
            <w:tcBorders>
              <w:top w:val="nil"/>
              <w:left w:val="nil"/>
              <w:bottom w:val="single" w:sz="4" w:space="0" w:color="auto"/>
              <w:right w:val="single" w:sz="4" w:space="0" w:color="auto"/>
            </w:tcBorders>
            <w:shd w:val="clear" w:color="000000" w:fill="FFFFFF"/>
            <w:noWrap/>
            <w:vAlign w:val="center"/>
            <w:tcPrChange w:id="151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65C220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12" w:author="Jezin" w:date="2025-07-21T09:38:00Z">
              <w:tcPr>
                <w:tcW w:w="177" w:type="pct"/>
                <w:vAlign w:val="center"/>
              </w:tcPr>
            </w:tcPrChange>
          </w:tcPr>
          <w:p w14:paraId="0792D498" w14:textId="77777777" w:rsidR="0076773F" w:rsidRDefault="0076773F">
            <w:pPr>
              <w:spacing w:before="0"/>
              <w:rPr>
                <w:rFonts w:ascii="Times New Roman" w:eastAsia="Times New Roman" w:hAnsi="Times New Roman"/>
                <w:szCs w:val="20"/>
                <w:lang w:val="en-US" w:eastAsia="zh-CN"/>
              </w:rPr>
            </w:pPr>
          </w:p>
        </w:tc>
      </w:tr>
      <w:tr w:rsidR="0076773F" w14:paraId="75AD4F0C" w14:textId="77777777" w:rsidTr="00B1027C">
        <w:trPr>
          <w:trHeight w:val="360"/>
          <w:trPrChange w:id="151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1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05D9F8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52</w:t>
            </w:r>
          </w:p>
        </w:tc>
        <w:tc>
          <w:tcPr>
            <w:tcW w:w="1133" w:type="pct"/>
            <w:tcBorders>
              <w:top w:val="nil"/>
              <w:left w:val="nil"/>
              <w:bottom w:val="single" w:sz="4" w:space="0" w:color="auto"/>
              <w:right w:val="single" w:sz="4" w:space="0" w:color="auto"/>
            </w:tcBorders>
            <w:shd w:val="clear" w:color="000000" w:fill="FFFFFF"/>
            <w:vAlign w:val="center"/>
            <w:tcPrChange w:id="151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2BEBE9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外购商品和服务的上游排放</w:t>
            </w:r>
          </w:p>
        </w:tc>
        <w:tc>
          <w:tcPr>
            <w:tcW w:w="1070" w:type="pct"/>
            <w:tcBorders>
              <w:top w:val="nil"/>
              <w:left w:val="nil"/>
              <w:bottom w:val="single" w:sz="4" w:space="0" w:color="auto"/>
              <w:right w:val="single" w:sz="4" w:space="0" w:color="auto"/>
            </w:tcBorders>
            <w:shd w:val="clear" w:color="auto" w:fill="auto"/>
            <w:vAlign w:val="center"/>
            <w:tcPrChange w:id="151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AA25C9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源水</w:t>
            </w:r>
          </w:p>
        </w:tc>
        <w:tc>
          <w:tcPr>
            <w:tcW w:w="745" w:type="pct"/>
            <w:tcBorders>
              <w:top w:val="nil"/>
              <w:left w:val="nil"/>
              <w:bottom w:val="single" w:sz="4" w:space="0" w:color="auto"/>
              <w:right w:val="single" w:sz="4" w:space="0" w:color="auto"/>
            </w:tcBorders>
            <w:shd w:val="clear" w:color="000000" w:fill="FFFFFF"/>
            <w:vAlign w:val="center"/>
            <w:tcPrChange w:id="151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6A9A35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p>
        </w:tc>
        <w:tc>
          <w:tcPr>
            <w:tcW w:w="960" w:type="pct"/>
            <w:tcBorders>
              <w:top w:val="nil"/>
              <w:left w:val="nil"/>
              <w:bottom w:val="single" w:sz="4" w:space="0" w:color="auto"/>
              <w:right w:val="single" w:sz="4" w:space="0" w:color="auto"/>
            </w:tcBorders>
            <w:shd w:val="clear" w:color="000000" w:fill="FFFFFF"/>
            <w:noWrap/>
            <w:vAlign w:val="center"/>
            <w:tcPrChange w:id="151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4EBCD5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23,278,634.00</w:t>
            </w:r>
          </w:p>
        </w:tc>
        <w:tc>
          <w:tcPr>
            <w:tcW w:w="457" w:type="pct"/>
            <w:tcBorders>
              <w:top w:val="nil"/>
              <w:left w:val="nil"/>
              <w:bottom w:val="single" w:sz="4" w:space="0" w:color="auto"/>
              <w:right w:val="single" w:sz="4" w:space="0" w:color="auto"/>
            </w:tcBorders>
            <w:shd w:val="clear" w:color="000000" w:fill="FFFFFF"/>
            <w:noWrap/>
            <w:vAlign w:val="center"/>
            <w:tcPrChange w:id="151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5317E2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520" w:author="Jezin" w:date="2025-07-21T09:38:00Z">
              <w:tcPr>
                <w:tcW w:w="177" w:type="pct"/>
                <w:vAlign w:val="center"/>
              </w:tcPr>
            </w:tcPrChange>
          </w:tcPr>
          <w:p w14:paraId="26C1D8F7" w14:textId="77777777" w:rsidR="0076773F" w:rsidRDefault="0076773F">
            <w:pPr>
              <w:spacing w:before="0"/>
              <w:rPr>
                <w:rFonts w:ascii="Times New Roman" w:eastAsia="Times New Roman" w:hAnsi="Times New Roman"/>
                <w:szCs w:val="20"/>
                <w:lang w:val="en-US" w:eastAsia="zh-CN"/>
              </w:rPr>
            </w:pPr>
          </w:p>
        </w:tc>
      </w:tr>
      <w:tr w:rsidR="0076773F" w14:paraId="177F826B" w14:textId="77777777" w:rsidTr="00B1027C">
        <w:trPr>
          <w:trHeight w:val="660"/>
          <w:trPrChange w:id="1521" w:author="Jezin" w:date="2025-07-21T09:38:00Z">
            <w:trPr>
              <w:gridAfter w:val="0"/>
              <w:trHeight w:val="6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2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4BE7EF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53</w:t>
            </w:r>
          </w:p>
        </w:tc>
        <w:tc>
          <w:tcPr>
            <w:tcW w:w="1133" w:type="pct"/>
            <w:tcBorders>
              <w:top w:val="nil"/>
              <w:left w:val="nil"/>
              <w:bottom w:val="single" w:sz="4" w:space="0" w:color="auto"/>
              <w:right w:val="single" w:sz="4" w:space="0" w:color="auto"/>
            </w:tcBorders>
            <w:shd w:val="clear" w:color="000000" w:fill="FFFFFF"/>
            <w:vAlign w:val="center"/>
            <w:tcPrChange w:id="152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B198A1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2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DD395A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采购产品空调和暖空气加热设备和商业和工业制冷设备制造</w:t>
            </w:r>
          </w:p>
        </w:tc>
        <w:tc>
          <w:tcPr>
            <w:tcW w:w="745" w:type="pct"/>
            <w:tcBorders>
              <w:top w:val="nil"/>
              <w:left w:val="nil"/>
              <w:bottom w:val="single" w:sz="4" w:space="0" w:color="auto"/>
              <w:right w:val="single" w:sz="4" w:space="0" w:color="auto"/>
            </w:tcBorders>
            <w:shd w:val="clear" w:color="000000" w:fill="FFFFFF"/>
            <w:vAlign w:val="center"/>
            <w:tcPrChange w:id="152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D78B84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2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B41613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137,337.40</w:t>
            </w:r>
          </w:p>
        </w:tc>
        <w:tc>
          <w:tcPr>
            <w:tcW w:w="457" w:type="pct"/>
            <w:tcBorders>
              <w:top w:val="nil"/>
              <w:left w:val="nil"/>
              <w:bottom w:val="single" w:sz="4" w:space="0" w:color="auto"/>
              <w:right w:val="single" w:sz="4" w:space="0" w:color="auto"/>
            </w:tcBorders>
            <w:shd w:val="clear" w:color="000000" w:fill="FFFFFF"/>
            <w:noWrap/>
            <w:vAlign w:val="center"/>
            <w:tcPrChange w:id="152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63B5F6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28" w:author="Jezin" w:date="2025-07-21T09:38:00Z">
              <w:tcPr>
                <w:tcW w:w="177" w:type="pct"/>
                <w:vAlign w:val="center"/>
              </w:tcPr>
            </w:tcPrChange>
          </w:tcPr>
          <w:p w14:paraId="5EC71BB9" w14:textId="77777777" w:rsidR="0076773F" w:rsidRDefault="0076773F">
            <w:pPr>
              <w:spacing w:before="0"/>
              <w:rPr>
                <w:rFonts w:ascii="Times New Roman" w:eastAsia="Times New Roman" w:hAnsi="Times New Roman"/>
                <w:szCs w:val="20"/>
                <w:lang w:val="en-US" w:eastAsia="zh-CN"/>
              </w:rPr>
            </w:pPr>
          </w:p>
        </w:tc>
      </w:tr>
      <w:tr w:rsidR="0076773F" w14:paraId="37F561EA" w14:textId="77777777" w:rsidTr="00B1027C">
        <w:trPr>
          <w:trHeight w:val="360"/>
          <w:trPrChange w:id="152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3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1BB002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54</w:t>
            </w:r>
          </w:p>
        </w:tc>
        <w:tc>
          <w:tcPr>
            <w:tcW w:w="1133" w:type="pct"/>
            <w:tcBorders>
              <w:top w:val="nil"/>
              <w:left w:val="nil"/>
              <w:bottom w:val="single" w:sz="4" w:space="0" w:color="auto"/>
              <w:right w:val="single" w:sz="4" w:space="0" w:color="auto"/>
            </w:tcBorders>
            <w:shd w:val="clear" w:color="000000" w:fill="FFFFFF"/>
            <w:vAlign w:val="center"/>
            <w:tcPrChange w:id="153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E02151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3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0EEDD6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电子计算机制造</w:t>
            </w:r>
          </w:p>
        </w:tc>
        <w:tc>
          <w:tcPr>
            <w:tcW w:w="745" w:type="pct"/>
            <w:tcBorders>
              <w:top w:val="nil"/>
              <w:left w:val="nil"/>
              <w:bottom w:val="single" w:sz="4" w:space="0" w:color="auto"/>
              <w:right w:val="single" w:sz="4" w:space="0" w:color="auto"/>
            </w:tcBorders>
            <w:shd w:val="clear" w:color="000000" w:fill="FFFFFF"/>
            <w:vAlign w:val="center"/>
            <w:tcPrChange w:id="153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70371B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3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A2D9E2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65,311.03</w:t>
            </w:r>
          </w:p>
        </w:tc>
        <w:tc>
          <w:tcPr>
            <w:tcW w:w="457" w:type="pct"/>
            <w:tcBorders>
              <w:top w:val="nil"/>
              <w:left w:val="nil"/>
              <w:bottom w:val="single" w:sz="4" w:space="0" w:color="auto"/>
              <w:right w:val="single" w:sz="4" w:space="0" w:color="auto"/>
            </w:tcBorders>
            <w:shd w:val="clear" w:color="000000" w:fill="FFFFFF"/>
            <w:noWrap/>
            <w:vAlign w:val="center"/>
            <w:tcPrChange w:id="153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318BB2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36" w:author="Jezin" w:date="2025-07-21T09:38:00Z">
              <w:tcPr>
                <w:tcW w:w="177" w:type="pct"/>
                <w:vAlign w:val="center"/>
              </w:tcPr>
            </w:tcPrChange>
          </w:tcPr>
          <w:p w14:paraId="56D156A2" w14:textId="77777777" w:rsidR="0076773F" w:rsidRDefault="0076773F">
            <w:pPr>
              <w:spacing w:before="0"/>
              <w:rPr>
                <w:rFonts w:ascii="Times New Roman" w:eastAsia="Times New Roman" w:hAnsi="Times New Roman"/>
                <w:szCs w:val="20"/>
                <w:lang w:val="en-US" w:eastAsia="zh-CN"/>
              </w:rPr>
            </w:pPr>
          </w:p>
        </w:tc>
      </w:tr>
      <w:tr w:rsidR="0076773F" w14:paraId="39B951D3" w14:textId="77777777" w:rsidTr="00B1027C">
        <w:trPr>
          <w:trHeight w:val="360"/>
          <w:trPrChange w:id="153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3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BBA186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55</w:t>
            </w:r>
          </w:p>
        </w:tc>
        <w:tc>
          <w:tcPr>
            <w:tcW w:w="1133" w:type="pct"/>
            <w:tcBorders>
              <w:top w:val="nil"/>
              <w:left w:val="nil"/>
              <w:bottom w:val="single" w:sz="4" w:space="0" w:color="auto"/>
              <w:right w:val="single" w:sz="4" w:space="0" w:color="auto"/>
            </w:tcBorders>
            <w:shd w:val="clear" w:color="000000" w:fill="FFFFFF"/>
            <w:vAlign w:val="center"/>
            <w:tcPrChange w:id="153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D475C2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4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5A6D5C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焊接及焊接设备制造</w:t>
            </w:r>
          </w:p>
        </w:tc>
        <w:tc>
          <w:tcPr>
            <w:tcW w:w="745" w:type="pct"/>
            <w:tcBorders>
              <w:top w:val="nil"/>
              <w:left w:val="nil"/>
              <w:bottom w:val="single" w:sz="4" w:space="0" w:color="auto"/>
              <w:right w:val="single" w:sz="4" w:space="0" w:color="auto"/>
            </w:tcBorders>
            <w:shd w:val="clear" w:color="000000" w:fill="FFFFFF"/>
            <w:vAlign w:val="center"/>
            <w:tcPrChange w:id="154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389D7D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4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A2A5E3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869,121.80</w:t>
            </w:r>
          </w:p>
        </w:tc>
        <w:tc>
          <w:tcPr>
            <w:tcW w:w="457" w:type="pct"/>
            <w:tcBorders>
              <w:top w:val="nil"/>
              <w:left w:val="nil"/>
              <w:bottom w:val="single" w:sz="4" w:space="0" w:color="auto"/>
              <w:right w:val="single" w:sz="4" w:space="0" w:color="auto"/>
            </w:tcBorders>
            <w:shd w:val="clear" w:color="000000" w:fill="FFFFFF"/>
            <w:noWrap/>
            <w:vAlign w:val="center"/>
            <w:tcPrChange w:id="154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66E7C7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44" w:author="Jezin" w:date="2025-07-21T09:38:00Z">
              <w:tcPr>
                <w:tcW w:w="177" w:type="pct"/>
                <w:vAlign w:val="center"/>
              </w:tcPr>
            </w:tcPrChange>
          </w:tcPr>
          <w:p w14:paraId="07AAACF1" w14:textId="77777777" w:rsidR="0076773F" w:rsidRDefault="0076773F">
            <w:pPr>
              <w:spacing w:before="0"/>
              <w:rPr>
                <w:rFonts w:ascii="Times New Roman" w:eastAsia="Times New Roman" w:hAnsi="Times New Roman"/>
                <w:szCs w:val="20"/>
                <w:lang w:val="en-US" w:eastAsia="zh-CN"/>
              </w:rPr>
            </w:pPr>
          </w:p>
        </w:tc>
      </w:tr>
      <w:tr w:rsidR="0076773F" w14:paraId="7DD53784" w14:textId="77777777" w:rsidTr="00B1027C">
        <w:trPr>
          <w:trHeight w:val="360"/>
          <w:trPrChange w:id="154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4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584CEF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56</w:t>
            </w:r>
          </w:p>
        </w:tc>
        <w:tc>
          <w:tcPr>
            <w:tcW w:w="1133" w:type="pct"/>
            <w:tcBorders>
              <w:top w:val="nil"/>
              <w:left w:val="nil"/>
              <w:bottom w:val="single" w:sz="4" w:space="0" w:color="auto"/>
              <w:right w:val="single" w:sz="4" w:space="0" w:color="auto"/>
            </w:tcBorders>
            <w:shd w:val="clear" w:color="000000" w:fill="FFFFFF"/>
            <w:vAlign w:val="center"/>
            <w:tcPrChange w:id="154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303AB6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4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ED241B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其他工业设备制造</w:t>
            </w:r>
          </w:p>
        </w:tc>
        <w:tc>
          <w:tcPr>
            <w:tcW w:w="745" w:type="pct"/>
            <w:tcBorders>
              <w:top w:val="nil"/>
              <w:left w:val="nil"/>
              <w:bottom w:val="single" w:sz="4" w:space="0" w:color="auto"/>
              <w:right w:val="single" w:sz="4" w:space="0" w:color="auto"/>
            </w:tcBorders>
            <w:shd w:val="clear" w:color="000000" w:fill="FFFFFF"/>
            <w:vAlign w:val="center"/>
            <w:tcPrChange w:id="154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DCC228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5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B5447D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6,234,953.43</w:t>
            </w:r>
          </w:p>
        </w:tc>
        <w:tc>
          <w:tcPr>
            <w:tcW w:w="457" w:type="pct"/>
            <w:tcBorders>
              <w:top w:val="nil"/>
              <w:left w:val="nil"/>
              <w:bottom w:val="single" w:sz="4" w:space="0" w:color="auto"/>
              <w:right w:val="single" w:sz="4" w:space="0" w:color="auto"/>
            </w:tcBorders>
            <w:shd w:val="clear" w:color="000000" w:fill="FFFFFF"/>
            <w:noWrap/>
            <w:vAlign w:val="center"/>
            <w:tcPrChange w:id="155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B53E30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52" w:author="Jezin" w:date="2025-07-21T09:38:00Z">
              <w:tcPr>
                <w:tcW w:w="177" w:type="pct"/>
                <w:vAlign w:val="center"/>
              </w:tcPr>
            </w:tcPrChange>
          </w:tcPr>
          <w:p w14:paraId="4C3A90E3" w14:textId="77777777" w:rsidR="0076773F" w:rsidRDefault="0076773F">
            <w:pPr>
              <w:spacing w:before="0"/>
              <w:rPr>
                <w:rFonts w:ascii="Times New Roman" w:eastAsia="Times New Roman" w:hAnsi="Times New Roman"/>
                <w:szCs w:val="20"/>
                <w:lang w:val="en-US" w:eastAsia="zh-CN"/>
              </w:rPr>
            </w:pPr>
          </w:p>
        </w:tc>
      </w:tr>
      <w:tr w:rsidR="0076773F" w14:paraId="3AE0A68F" w14:textId="77777777" w:rsidTr="00B1027C">
        <w:trPr>
          <w:trHeight w:val="495"/>
          <w:trPrChange w:id="1553" w:author="Jezin" w:date="2025-07-21T09:38:00Z">
            <w:trPr>
              <w:gridAfter w:val="0"/>
              <w:trHeight w:val="495"/>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5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7BFC81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57</w:t>
            </w:r>
          </w:p>
        </w:tc>
        <w:tc>
          <w:tcPr>
            <w:tcW w:w="1133" w:type="pct"/>
            <w:tcBorders>
              <w:top w:val="nil"/>
              <w:left w:val="nil"/>
              <w:bottom w:val="single" w:sz="4" w:space="0" w:color="auto"/>
              <w:right w:val="single" w:sz="4" w:space="0" w:color="auto"/>
            </w:tcBorders>
            <w:shd w:val="clear" w:color="000000" w:fill="FFFFFF"/>
            <w:vAlign w:val="center"/>
            <w:tcPrChange w:id="155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36C5EB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5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F7B7C0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测量和测试电力和电气信号的仪器制造</w:t>
            </w:r>
          </w:p>
        </w:tc>
        <w:tc>
          <w:tcPr>
            <w:tcW w:w="745" w:type="pct"/>
            <w:tcBorders>
              <w:top w:val="nil"/>
              <w:left w:val="nil"/>
              <w:bottom w:val="single" w:sz="4" w:space="0" w:color="auto"/>
              <w:right w:val="single" w:sz="4" w:space="0" w:color="auto"/>
            </w:tcBorders>
            <w:shd w:val="clear" w:color="000000" w:fill="FFFFFF"/>
            <w:vAlign w:val="center"/>
            <w:tcPrChange w:id="155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B71FAC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5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EAF688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560,965.85</w:t>
            </w:r>
          </w:p>
        </w:tc>
        <w:tc>
          <w:tcPr>
            <w:tcW w:w="457" w:type="pct"/>
            <w:tcBorders>
              <w:top w:val="nil"/>
              <w:left w:val="nil"/>
              <w:bottom w:val="single" w:sz="4" w:space="0" w:color="auto"/>
              <w:right w:val="single" w:sz="4" w:space="0" w:color="auto"/>
            </w:tcBorders>
            <w:shd w:val="clear" w:color="000000" w:fill="FFFFFF"/>
            <w:noWrap/>
            <w:vAlign w:val="center"/>
            <w:tcPrChange w:id="155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A491B9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60" w:author="Jezin" w:date="2025-07-21T09:38:00Z">
              <w:tcPr>
                <w:tcW w:w="177" w:type="pct"/>
                <w:vAlign w:val="center"/>
              </w:tcPr>
            </w:tcPrChange>
          </w:tcPr>
          <w:p w14:paraId="61B3696F" w14:textId="77777777" w:rsidR="0076773F" w:rsidRDefault="0076773F">
            <w:pPr>
              <w:spacing w:before="0"/>
              <w:rPr>
                <w:rFonts w:ascii="Times New Roman" w:eastAsia="Times New Roman" w:hAnsi="Times New Roman"/>
                <w:szCs w:val="20"/>
                <w:lang w:val="en-US" w:eastAsia="zh-CN"/>
              </w:rPr>
            </w:pPr>
          </w:p>
        </w:tc>
      </w:tr>
      <w:tr w:rsidR="0076773F" w14:paraId="099D787E" w14:textId="77777777" w:rsidTr="00B1027C">
        <w:trPr>
          <w:trHeight w:val="360"/>
          <w:trPrChange w:id="156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6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762909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58</w:t>
            </w:r>
          </w:p>
        </w:tc>
        <w:tc>
          <w:tcPr>
            <w:tcW w:w="1133" w:type="pct"/>
            <w:tcBorders>
              <w:top w:val="nil"/>
              <w:left w:val="nil"/>
              <w:bottom w:val="single" w:sz="4" w:space="0" w:color="auto"/>
              <w:right w:val="single" w:sz="4" w:space="0" w:color="auto"/>
            </w:tcBorders>
            <w:shd w:val="clear" w:color="000000" w:fill="FFFFFF"/>
            <w:vAlign w:val="center"/>
            <w:tcPrChange w:id="156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B52E0F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6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58DC00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计算机系统设计服务</w:t>
            </w:r>
          </w:p>
        </w:tc>
        <w:tc>
          <w:tcPr>
            <w:tcW w:w="745" w:type="pct"/>
            <w:tcBorders>
              <w:top w:val="nil"/>
              <w:left w:val="nil"/>
              <w:bottom w:val="single" w:sz="4" w:space="0" w:color="auto"/>
              <w:right w:val="single" w:sz="4" w:space="0" w:color="auto"/>
            </w:tcBorders>
            <w:shd w:val="clear" w:color="000000" w:fill="FFFFFF"/>
            <w:vAlign w:val="center"/>
            <w:tcPrChange w:id="156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6FAD22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6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F5CF07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631,698.52</w:t>
            </w:r>
          </w:p>
        </w:tc>
        <w:tc>
          <w:tcPr>
            <w:tcW w:w="457" w:type="pct"/>
            <w:tcBorders>
              <w:top w:val="nil"/>
              <w:left w:val="nil"/>
              <w:bottom w:val="single" w:sz="4" w:space="0" w:color="auto"/>
              <w:right w:val="single" w:sz="4" w:space="0" w:color="auto"/>
            </w:tcBorders>
            <w:shd w:val="clear" w:color="000000" w:fill="FFFFFF"/>
            <w:noWrap/>
            <w:vAlign w:val="center"/>
            <w:tcPrChange w:id="156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B81FE5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68" w:author="Jezin" w:date="2025-07-21T09:38:00Z">
              <w:tcPr>
                <w:tcW w:w="177" w:type="pct"/>
                <w:vAlign w:val="center"/>
              </w:tcPr>
            </w:tcPrChange>
          </w:tcPr>
          <w:p w14:paraId="75063147" w14:textId="77777777" w:rsidR="0076773F" w:rsidRDefault="0076773F">
            <w:pPr>
              <w:spacing w:before="0"/>
              <w:rPr>
                <w:rFonts w:ascii="Times New Roman" w:eastAsia="Times New Roman" w:hAnsi="Times New Roman"/>
                <w:szCs w:val="20"/>
                <w:lang w:val="en-US" w:eastAsia="zh-CN"/>
              </w:rPr>
            </w:pPr>
          </w:p>
        </w:tc>
      </w:tr>
      <w:tr w:rsidR="0076773F" w14:paraId="1BAC123A" w14:textId="77777777" w:rsidTr="00B1027C">
        <w:trPr>
          <w:trHeight w:val="360"/>
          <w:trPrChange w:id="156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7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9242B7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59</w:t>
            </w:r>
          </w:p>
        </w:tc>
        <w:tc>
          <w:tcPr>
            <w:tcW w:w="1133" w:type="pct"/>
            <w:tcBorders>
              <w:top w:val="nil"/>
              <w:left w:val="nil"/>
              <w:bottom w:val="single" w:sz="4" w:space="0" w:color="auto"/>
              <w:right w:val="single" w:sz="4" w:space="0" w:color="auto"/>
            </w:tcBorders>
            <w:shd w:val="clear" w:color="000000" w:fill="FFFFFF"/>
            <w:vAlign w:val="center"/>
            <w:tcPrChange w:id="157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BA3C50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7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4CA66E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机械动力传动设备制造</w:t>
            </w:r>
          </w:p>
        </w:tc>
        <w:tc>
          <w:tcPr>
            <w:tcW w:w="745" w:type="pct"/>
            <w:tcBorders>
              <w:top w:val="nil"/>
              <w:left w:val="nil"/>
              <w:bottom w:val="single" w:sz="4" w:space="0" w:color="auto"/>
              <w:right w:val="single" w:sz="4" w:space="0" w:color="auto"/>
            </w:tcBorders>
            <w:shd w:val="clear" w:color="000000" w:fill="FFFFFF"/>
            <w:vAlign w:val="center"/>
            <w:tcPrChange w:id="157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A8D82B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7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1DD9DF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168,918.91</w:t>
            </w:r>
          </w:p>
        </w:tc>
        <w:tc>
          <w:tcPr>
            <w:tcW w:w="457" w:type="pct"/>
            <w:tcBorders>
              <w:top w:val="nil"/>
              <w:left w:val="nil"/>
              <w:bottom w:val="single" w:sz="4" w:space="0" w:color="auto"/>
              <w:right w:val="single" w:sz="4" w:space="0" w:color="auto"/>
            </w:tcBorders>
            <w:shd w:val="clear" w:color="000000" w:fill="FFFFFF"/>
            <w:noWrap/>
            <w:vAlign w:val="center"/>
            <w:tcPrChange w:id="157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E012E7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76" w:author="Jezin" w:date="2025-07-21T09:38:00Z">
              <w:tcPr>
                <w:tcW w:w="177" w:type="pct"/>
                <w:vAlign w:val="center"/>
              </w:tcPr>
            </w:tcPrChange>
          </w:tcPr>
          <w:p w14:paraId="3E609E77" w14:textId="77777777" w:rsidR="0076773F" w:rsidRDefault="0076773F">
            <w:pPr>
              <w:spacing w:before="0"/>
              <w:rPr>
                <w:rFonts w:ascii="Times New Roman" w:eastAsia="Times New Roman" w:hAnsi="Times New Roman"/>
                <w:szCs w:val="20"/>
                <w:lang w:val="en-US" w:eastAsia="zh-CN"/>
              </w:rPr>
            </w:pPr>
          </w:p>
        </w:tc>
      </w:tr>
      <w:tr w:rsidR="0076773F" w14:paraId="4474DB92" w14:textId="77777777" w:rsidTr="00B1027C">
        <w:trPr>
          <w:trHeight w:val="360"/>
          <w:trPrChange w:id="157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7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343EA2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60</w:t>
            </w:r>
          </w:p>
        </w:tc>
        <w:tc>
          <w:tcPr>
            <w:tcW w:w="1133" w:type="pct"/>
            <w:tcBorders>
              <w:top w:val="nil"/>
              <w:left w:val="nil"/>
              <w:bottom w:val="single" w:sz="4" w:space="0" w:color="auto"/>
              <w:right w:val="single" w:sz="4" w:space="0" w:color="auto"/>
            </w:tcBorders>
            <w:shd w:val="clear" w:color="000000" w:fill="FFFFFF"/>
            <w:vAlign w:val="center"/>
            <w:tcPrChange w:id="157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F79AA2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8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981CD4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测量、分配及其他泵类设备制造</w:t>
            </w:r>
          </w:p>
        </w:tc>
        <w:tc>
          <w:tcPr>
            <w:tcW w:w="745" w:type="pct"/>
            <w:tcBorders>
              <w:top w:val="nil"/>
              <w:left w:val="nil"/>
              <w:bottom w:val="single" w:sz="4" w:space="0" w:color="auto"/>
              <w:right w:val="single" w:sz="4" w:space="0" w:color="auto"/>
            </w:tcBorders>
            <w:shd w:val="clear" w:color="000000" w:fill="FFFFFF"/>
            <w:vAlign w:val="center"/>
            <w:tcPrChange w:id="158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032C03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8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605312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1,937,496.95</w:t>
            </w:r>
          </w:p>
        </w:tc>
        <w:tc>
          <w:tcPr>
            <w:tcW w:w="457" w:type="pct"/>
            <w:tcBorders>
              <w:top w:val="nil"/>
              <w:left w:val="nil"/>
              <w:bottom w:val="single" w:sz="4" w:space="0" w:color="auto"/>
              <w:right w:val="single" w:sz="4" w:space="0" w:color="auto"/>
            </w:tcBorders>
            <w:shd w:val="clear" w:color="000000" w:fill="FFFFFF"/>
            <w:noWrap/>
            <w:vAlign w:val="center"/>
            <w:tcPrChange w:id="158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03ACAC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84" w:author="Jezin" w:date="2025-07-21T09:38:00Z">
              <w:tcPr>
                <w:tcW w:w="177" w:type="pct"/>
                <w:vAlign w:val="center"/>
              </w:tcPr>
            </w:tcPrChange>
          </w:tcPr>
          <w:p w14:paraId="6A8326D0" w14:textId="77777777" w:rsidR="0076773F" w:rsidRDefault="0076773F">
            <w:pPr>
              <w:spacing w:before="0"/>
              <w:rPr>
                <w:rFonts w:ascii="Times New Roman" w:eastAsia="Times New Roman" w:hAnsi="Times New Roman"/>
                <w:szCs w:val="20"/>
                <w:lang w:val="en-US" w:eastAsia="zh-CN"/>
              </w:rPr>
            </w:pPr>
          </w:p>
        </w:tc>
      </w:tr>
      <w:tr w:rsidR="0076773F" w14:paraId="149E1EF9" w14:textId="77777777" w:rsidTr="00B1027C">
        <w:trPr>
          <w:trHeight w:val="660"/>
          <w:trPrChange w:id="1585" w:author="Jezin" w:date="2025-07-21T09:38:00Z">
            <w:trPr>
              <w:gridAfter w:val="0"/>
              <w:trHeight w:val="6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8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218486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61</w:t>
            </w:r>
          </w:p>
        </w:tc>
        <w:tc>
          <w:tcPr>
            <w:tcW w:w="1133" w:type="pct"/>
            <w:tcBorders>
              <w:top w:val="nil"/>
              <w:left w:val="nil"/>
              <w:bottom w:val="single" w:sz="4" w:space="0" w:color="auto"/>
              <w:right w:val="single" w:sz="4" w:space="0" w:color="auto"/>
            </w:tcBorders>
            <w:shd w:val="clear" w:color="000000" w:fill="FFFFFF"/>
            <w:vAlign w:val="center"/>
            <w:tcPrChange w:id="158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89D91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8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FD065B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用于测量、显示和控制工业过程变量的仪器及相关产品制造</w:t>
            </w:r>
          </w:p>
        </w:tc>
        <w:tc>
          <w:tcPr>
            <w:tcW w:w="745" w:type="pct"/>
            <w:tcBorders>
              <w:top w:val="nil"/>
              <w:left w:val="nil"/>
              <w:bottom w:val="single" w:sz="4" w:space="0" w:color="auto"/>
              <w:right w:val="single" w:sz="4" w:space="0" w:color="auto"/>
            </w:tcBorders>
            <w:shd w:val="clear" w:color="000000" w:fill="FFFFFF"/>
            <w:vAlign w:val="center"/>
            <w:tcPrChange w:id="158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BF1530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9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40A5C2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177,532.58</w:t>
            </w:r>
          </w:p>
        </w:tc>
        <w:tc>
          <w:tcPr>
            <w:tcW w:w="457" w:type="pct"/>
            <w:tcBorders>
              <w:top w:val="nil"/>
              <w:left w:val="nil"/>
              <w:bottom w:val="single" w:sz="4" w:space="0" w:color="auto"/>
              <w:right w:val="single" w:sz="4" w:space="0" w:color="auto"/>
            </w:tcBorders>
            <w:shd w:val="clear" w:color="000000" w:fill="FFFFFF"/>
            <w:noWrap/>
            <w:vAlign w:val="center"/>
            <w:tcPrChange w:id="159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C7F0C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592" w:author="Jezin" w:date="2025-07-21T09:38:00Z">
              <w:tcPr>
                <w:tcW w:w="177" w:type="pct"/>
                <w:vAlign w:val="center"/>
              </w:tcPr>
            </w:tcPrChange>
          </w:tcPr>
          <w:p w14:paraId="31012967" w14:textId="77777777" w:rsidR="0076773F" w:rsidRDefault="0076773F">
            <w:pPr>
              <w:spacing w:before="0"/>
              <w:rPr>
                <w:rFonts w:ascii="Times New Roman" w:eastAsia="Times New Roman" w:hAnsi="Times New Roman"/>
                <w:szCs w:val="20"/>
                <w:lang w:val="en-US" w:eastAsia="zh-CN"/>
              </w:rPr>
            </w:pPr>
          </w:p>
        </w:tc>
      </w:tr>
      <w:tr w:rsidR="0076773F" w14:paraId="7E99CA52" w14:textId="77777777" w:rsidTr="00B1027C">
        <w:trPr>
          <w:trHeight w:val="360"/>
          <w:trPrChange w:id="159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59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117060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62</w:t>
            </w:r>
          </w:p>
        </w:tc>
        <w:tc>
          <w:tcPr>
            <w:tcW w:w="1133" w:type="pct"/>
            <w:tcBorders>
              <w:top w:val="nil"/>
              <w:left w:val="nil"/>
              <w:bottom w:val="single" w:sz="4" w:space="0" w:color="auto"/>
              <w:right w:val="single" w:sz="4" w:space="0" w:color="auto"/>
            </w:tcBorders>
            <w:shd w:val="clear" w:color="000000" w:fill="FFFFFF"/>
            <w:vAlign w:val="center"/>
            <w:tcPrChange w:id="159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B4F370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59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8FDC98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所有其他杂项电气设备及元件制造</w:t>
            </w:r>
          </w:p>
        </w:tc>
        <w:tc>
          <w:tcPr>
            <w:tcW w:w="745" w:type="pct"/>
            <w:tcBorders>
              <w:top w:val="nil"/>
              <w:left w:val="nil"/>
              <w:bottom w:val="single" w:sz="4" w:space="0" w:color="auto"/>
              <w:right w:val="single" w:sz="4" w:space="0" w:color="auto"/>
            </w:tcBorders>
            <w:shd w:val="clear" w:color="000000" w:fill="FFFFFF"/>
            <w:vAlign w:val="center"/>
            <w:tcPrChange w:id="159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F23EF3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59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09C0D5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4,336,501.56</w:t>
            </w:r>
          </w:p>
        </w:tc>
        <w:tc>
          <w:tcPr>
            <w:tcW w:w="457" w:type="pct"/>
            <w:tcBorders>
              <w:top w:val="nil"/>
              <w:left w:val="nil"/>
              <w:bottom w:val="single" w:sz="4" w:space="0" w:color="auto"/>
              <w:right w:val="single" w:sz="4" w:space="0" w:color="auto"/>
            </w:tcBorders>
            <w:shd w:val="clear" w:color="000000" w:fill="FFFFFF"/>
            <w:noWrap/>
            <w:vAlign w:val="center"/>
            <w:tcPrChange w:id="159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DB84A4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600" w:author="Jezin" w:date="2025-07-21T09:38:00Z">
              <w:tcPr>
                <w:tcW w:w="177" w:type="pct"/>
                <w:vAlign w:val="center"/>
              </w:tcPr>
            </w:tcPrChange>
          </w:tcPr>
          <w:p w14:paraId="620540F4" w14:textId="77777777" w:rsidR="0076773F" w:rsidRDefault="0076773F">
            <w:pPr>
              <w:spacing w:before="0"/>
              <w:rPr>
                <w:rFonts w:ascii="Times New Roman" w:eastAsia="Times New Roman" w:hAnsi="Times New Roman"/>
                <w:szCs w:val="20"/>
                <w:lang w:val="en-US" w:eastAsia="zh-CN"/>
              </w:rPr>
            </w:pPr>
          </w:p>
        </w:tc>
      </w:tr>
      <w:tr w:rsidR="0076773F" w14:paraId="1CF37DDD" w14:textId="77777777" w:rsidTr="00B1027C">
        <w:trPr>
          <w:trHeight w:val="360"/>
          <w:trPrChange w:id="160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0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CF3AB6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63</w:t>
            </w:r>
          </w:p>
        </w:tc>
        <w:tc>
          <w:tcPr>
            <w:tcW w:w="1133" w:type="pct"/>
            <w:tcBorders>
              <w:top w:val="nil"/>
              <w:left w:val="nil"/>
              <w:bottom w:val="single" w:sz="4" w:space="0" w:color="auto"/>
              <w:right w:val="single" w:sz="4" w:space="0" w:color="auto"/>
            </w:tcBorders>
            <w:shd w:val="clear" w:color="000000" w:fill="FFFFFF"/>
            <w:vAlign w:val="center"/>
            <w:tcPrChange w:id="160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B03020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资本货物</w:t>
            </w:r>
          </w:p>
        </w:tc>
        <w:tc>
          <w:tcPr>
            <w:tcW w:w="1070" w:type="pct"/>
            <w:tcBorders>
              <w:top w:val="nil"/>
              <w:left w:val="nil"/>
              <w:bottom w:val="single" w:sz="4" w:space="0" w:color="auto"/>
              <w:right w:val="single" w:sz="4" w:space="0" w:color="auto"/>
            </w:tcBorders>
            <w:shd w:val="clear" w:color="auto" w:fill="auto"/>
            <w:vAlign w:val="center"/>
            <w:tcPrChange w:id="160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D72AE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所有其他杂项制造</w:t>
            </w:r>
          </w:p>
        </w:tc>
        <w:tc>
          <w:tcPr>
            <w:tcW w:w="745" w:type="pct"/>
            <w:tcBorders>
              <w:top w:val="nil"/>
              <w:left w:val="nil"/>
              <w:bottom w:val="single" w:sz="4" w:space="0" w:color="auto"/>
              <w:right w:val="single" w:sz="4" w:space="0" w:color="auto"/>
            </w:tcBorders>
            <w:shd w:val="clear" w:color="000000" w:fill="FFFFFF"/>
            <w:vAlign w:val="center"/>
            <w:tcPrChange w:id="160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8C2EA35"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类别2</w:t>
            </w:r>
          </w:p>
        </w:tc>
        <w:tc>
          <w:tcPr>
            <w:tcW w:w="960" w:type="pct"/>
            <w:tcBorders>
              <w:top w:val="nil"/>
              <w:left w:val="nil"/>
              <w:bottom w:val="single" w:sz="4" w:space="0" w:color="auto"/>
              <w:right w:val="single" w:sz="4" w:space="0" w:color="auto"/>
            </w:tcBorders>
            <w:shd w:val="clear" w:color="000000" w:fill="FFFFFF"/>
            <w:noWrap/>
            <w:vAlign w:val="center"/>
            <w:tcPrChange w:id="160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89FC77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270,792,923.39</w:t>
            </w:r>
          </w:p>
        </w:tc>
        <w:tc>
          <w:tcPr>
            <w:tcW w:w="457" w:type="pct"/>
            <w:tcBorders>
              <w:top w:val="nil"/>
              <w:left w:val="nil"/>
              <w:bottom w:val="single" w:sz="4" w:space="0" w:color="auto"/>
              <w:right w:val="single" w:sz="4" w:space="0" w:color="auto"/>
            </w:tcBorders>
            <w:shd w:val="clear" w:color="000000" w:fill="FFFFFF"/>
            <w:noWrap/>
            <w:vAlign w:val="center"/>
            <w:tcPrChange w:id="160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4B44D1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w:t>
            </w:r>
          </w:p>
        </w:tc>
        <w:tc>
          <w:tcPr>
            <w:tcW w:w="177" w:type="pct"/>
            <w:vAlign w:val="center"/>
            <w:tcPrChange w:id="1608" w:author="Jezin" w:date="2025-07-21T09:38:00Z">
              <w:tcPr>
                <w:tcW w:w="177" w:type="pct"/>
                <w:vAlign w:val="center"/>
              </w:tcPr>
            </w:tcPrChange>
          </w:tcPr>
          <w:p w14:paraId="13FE46EC" w14:textId="77777777" w:rsidR="0076773F" w:rsidRDefault="0076773F">
            <w:pPr>
              <w:spacing w:before="0"/>
              <w:rPr>
                <w:rFonts w:ascii="Times New Roman" w:eastAsia="Times New Roman" w:hAnsi="Times New Roman"/>
                <w:szCs w:val="20"/>
                <w:lang w:val="en-US" w:eastAsia="zh-CN"/>
              </w:rPr>
            </w:pPr>
          </w:p>
        </w:tc>
      </w:tr>
      <w:tr w:rsidR="0076773F" w14:paraId="44E9217C" w14:textId="77777777" w:rsidTr="00B1027C">
        <w:trPr>
          <w:trHeight w:val="360"/>
          <w:trPrChange w:id="160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1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4304E9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64</w:t>
            </w:r>
          </w:p>
        </w:tc>
        <w:tc>
          <w:tcPr>
            <w:tcW w:w="1133" w:type="pct"/>
            <w:tcBorders>
              <w:top w:val="nil"/>
              <w:left w:val="nil"/>
              <w:bottom w:val="single" w:sz="4" w:space="0" w:color="auto"/>
              <w:right w:val="single" w:sz="4" w:space="0" w:color="auto"/>
            </w:tcBorders>
            <w:shd w:val="clear" w:color="000000" w:fill="FFFFFF"/>
            <w:vAlign w:val="center"/>
            <w:tcPrChange w:id="161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C44DA3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1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875440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液化石油气生产</w:t>
            </w:r>
          </w:p>
        </w:tc>
        <w:tc>
          <w:tcPr>
            <w:tcW w:w="745" w:type="pct"/>
            <w:tcBorders>
              <w:top w:val="nil"/>
              <w:left w:val="nil"/>
              <w:bottom w:val="single" w:sz="4" w:space="0" w:color="auto"/>
              <w:right w:val="single" w:sz="4" w:space="0" w:color="auto"/>
            </w:tcBorders>
            <w:shd w:val="clear" w:color="000000" w:fill="FFFFFF"/>
            <w:vAlign w:val="center"/>
            <w:tcPrChange w:id="161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1B7ADA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1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E8ED1B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9.39</w:t>
            </w:r>
          </w:p>
        </w:tc>
        <w:tc>
          <w:tcPr>
            <w:tcW w:w="457" w:type="pct"/>
            <w:tcBorders>
              <w:top w:val="nil"/>
              <w:left w:val="nil"/>
              <w:bottom w:val="single" w:sz="4" w:space="0" w:color="auto"/>
              <w:right w:val="single" w:sz="4" w:space="0" w:color="auto"/>
            </w:tcBorders>
            <w:shd w:val="clear" w:color="000000" w:fill="FFFFFF"/>
            <w:noWrap/>
            <w:vAlign w:val="center"/>
            <w:tcPrChange w:id="161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8111E3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16" w:author="Jezin" w:date="2025-07-21T09:38:00Z">
              <w:tcPr>
                <w:tcW w:w="177" w:type="pct"/>
                <w:vAlign w:val="center"/>
              </w:tcPr>
            </w:tcPrChange>
          </w:tcPr>
          <w:p w14:paraId="23C12D07" w14:textId="77777777" w:rsidR="0076773F" w:rsidRDefault="0076773F">
            <w:pPr>
              <w:spacing w:before="0"/>
              <w:rPr>
                <w:rFonts w:ascii="Times New Roman" w:eastAsia="Times New Roman" w:hAnsi="Times New Roman"/>
                <w:szCs w:val="20"/>
                <w:lang w:val="en-US" w:eastAsia="zh-CN"/>
              </w:rPr>
            </w:pPr>
          </w:p>
        </w:tc>
      </w:tr>
      <w:tr w:rsidR="0076773F" w14:paraId="4B2D08BF" w14:textId="77777777" w:rsidTr="00B1027C">
        <w:trPr>
          <w:trHeight w:val="360"/>
          <w:trPrChange w:id="161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1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EB677E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65</w:t>
            </w:r>
          </w:p>
        </w:tc>
        <w:tc>
          <w:tcPr>
            <w:tcW w:w="1133" w:type="pct"/>
            <w:tcBorders>
              <w:top w:val="nil"/>
              <w:left w:val="nil"/>
              <w:bottom w:val="single" w:sz="4" w:space="0" w:color="auto"/>
              <w:right w:val="single" w:sz="4" w:space="0" w:color="auto"/>
            </w:tcBorders>
            <w:shd w:val="clear" w:color="000000" w:fill="FFFFFF"/>
            <w:vAlign w:val="center"/>
            <w:tcPrChange w:id="161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921A07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2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A15079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洗精煤生产</w:t>
            </w:r>
          </w:p>
        </w:tc>
        <w:tc>
          <w:tcPr>
            <w:tcW w:w="745" w:type="pct"/>
            <w:tcBorders>
              <w:top w:val="nil"/>
              <w:left w:val="nil"/>
              <w:bottom w:val="single" w:sz="4" w:space="0" w:color="auto"/>
              <w:right w:val="single" w:sz="4" w:space="0" w:color="auto"/>
            </w:tcBorders>
            <w:shd w:val="clear" w:color="000000" w:fill="FFFFFF"/>
            <w:vAlign w:val="center"/>
            <w:tcPrChange w:id="162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31432E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2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8F2C51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1,946,577.05</w:t>
            </w:r>
          </w:p>
        </w:tc>
        <w:tc>
          <w:tcPr>
            <w:tcW w:w="457" w:type="pct"/>
            <w:tcBorders>
              <w:top w:val="nil"/>
              <w:left w:val="nil"/>
              <w:bottom w:val="single" w:sz="4" w:space="0" w:color="auto"/>
              <w:right w:val="single" w:sz="4" w:space="0" w:color="auto"/>
            </w:tcBorders>
            <w:shd w:val="clear" w:color="000000" w:fill="FFFFFF"/>
            <w:noWrap/>
            <w:vAlign w:val="center"/>
            <w:tcPrChange w:id="162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47F6A5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24" w:author="Jezin" w:date="2025-07-21T09:38:00Z">
              <w:tcPr>
                <w:tcW w:w="177" w:type="pct"/>
                <w:vAlign w:val="center"/>
              </w:tcPr>
            </w:tcPrChange>
          </w:tcPr>
          <w:p w14:paraId="071EFF19" w14:textId="77777777" w:rsidR="0076773F" w:rsidRDefault="0076773F">
            <w:pPr>
              <w:spacing w:before="0"/>
              <w:rPr>
                <w:rFonts w:ascii="Times New Roman" w:eastAsia="Times New Roman" w:hAnsi="Times New Roman"/>
                <w:szCs w:val="20"/>
                <w:lang w:val="en-US" w:eastAsia="zh-CN"/>
              </w:rPr>
            </w:pPr>
          </w:p>
        </w:tc>
      </w:tr>
      <w:tr w:rsidR="0076773F" w14:paraId="23822E35" w14:textId="77777777" w:rsidTr="00B1027C">
        <w:trPr>
          <w:trHeight w:val="360"/>
          <w:trPrChange w:id="162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2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9B556B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66</w:t>
            </w:r>
          </w:p>
        </w:tc>
        <w:tc>
          <w:tcPr>
            <w:tcW w:w="1133" w:type="pct"/>
            <w:tcBorders>
              <w:top w:val="nil"/>
              <w:left w:val="nil"/>
              <w:bottom w:val="single" w:sz="4" w:space="0" w:color="auto"/>
              <w:right w:val="single" w:sz="4" w:space="0" w:color="auto"/>
            </w:tcBorders>
            <w:shd w:val="clear" w:color="000000" w:fill="FFFFFF"/>
            <w:vAlign w:val="center"/>
            <w:tcPrChange w:id="162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CCD51D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2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BC9CCB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柴油生产</w:t>
            </w:r>
          </w:p>
        </w:tc>
        <w:tc>
          <w:tcPr>
            <w:tcW w:w="745" w:type="pct"/>
            <w:tcBorders>
              <w:top w:val="nil"/>
              <w:left w:val="nil"/>
              <w:bottom w:val="single" w:sz="4" w:space="0" w:color="auto"/>
              <w:right w:val="single" w:sz="4" w:space="0" w:color="auto"/>
            </w:tcBorders>
            <w:shd w:val="clear" w:color="000000" w:fill="FFFFFF"/>
            <w:vAlign w:val="center"/>
            <w:tcPrChange w:id="162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BD13D6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3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52CF8C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1,403.87</w:t>
            </w:r>
          </w:p>
        </w:tc>
        <w:tc>
          <w:tcPr>
            <w:tcW w:w="457" w:type="pct"/>
            <w:tcBorders>
              <w:top w:val="nil"/>
              <w:left w:val="nil"/>
              <w:bottom w:val="single" w:sz="4" w:space="0" w:color="auto"/>
              <w:right w:val="single" w:sz="4" w:space="0" w:color="auto"/>
            </w:tcBorders>
            <w:shd w:val="clear" w:color="000000" w:fill="FFFFFF"/>
            <w:noWrap/>
            <w:vAlign w:val="center"/>
            <w:tcPrChange w:id="163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951914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32" w:author="Jezin" w:date="2025-07-21T09:38:00Z">
              <w:tcPr>
                <w:tcW w:w="177" w:type="pct"/>
                <w:vAlign w:val="center"/>
              </w:tcPr>
            </w:tcPrChange>
          </w:tcPr>
          <w:p w14:paraId="493F7BEE" w14:textId="77777777" w:rsidR="0076773F" w:rsidRDefault="0076773F">
            <w:pPr>
              <w:spacing w:before="0"/>
              <w:rPr>
                <w:rFonts w:ascii="Times New Roman" w:eastAsia="Times New Roman" w:hAnsi="Times New Roman"/>
                <w:szCs w:val="20"/>
                <w:lang w:val="en-US" w:eastAsia="zh-CN"/>
              </w:rPr>
            </w:pPr>
          </w:p>
        </w:tc>
      </w:tr>
      <w:tr w:rsidR="0076773F" w14:paraId="1FD3C906" w14:textId="77777777" w:rsidTr="00B1027C">
        <w:trPr>
          <w:trHeight w:val="360"/>
          <w:trPrChange w:id="163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3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4336B7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67</w:t>
            </w:r>
          </w:p>
        </w:tc>
        <w:tc>
          <w:tcPr>
            <w:tcW w:w="1133" w:type="pct"/>
            <w:tcBorders>
              <w:top w:val="nil"/>
              <w:left w:val="nil"/>
              <w:bottom w:val="single" w:sz="4" w:space="0" w:color="auto"/>
              <w:right w:val="single" w:sz="4" w:space="0" w:color="auto"/>
            </w:tcBorders>
            <w:shd w:val="clear" w:color="000000" w:fill="FFFFFF"/>
            <w:vAlign w:val="center"/>
            <w:tcPrChange w:id="163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3AD8CC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3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3FE165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汽油生产</w:t>
            </w:r>
          </w:p>
        </w:tc>
        <w:tc>
          <w:tcPr>
            <w:tcW w:w="745" w:type="pct"/>
            <w:tcBorders>
              <w:top w:val="nil"/>
              <w:left w:val="nil"/>
              <w:bottom w:val="single" w:sz="4" w:space="0" w:color="auto"/>
              <w:right w:val="single" w:sz="4" w:space="0" w:color="auto"/>
            </w:tcBorders>
            <w:shd w:val="clear" w:color="000000" w:fill="FFFFFF"/>
            <w:vAlign w:val="center"/>
            <w:tcPrChange w:id="163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ABE39A8"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3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EB6904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49.06</w:t>
            </w:r>
          </w:p>
        </w:tc>
        <w:tc>
          <w:tcPr>
            <w:tcW w:w="457" w:type="pct"/>
            <w:tcBorders>
              <w:top w:val="nil"/>
              <w:left w:val="nil"/>
              <w:bottom w:val="single" w:sz="4" w:space="0" w:color="auto"/>
              <w:right w:val="single" w:sz="4" w:space="0" w:color="auto"/>
            </w:tcBorders>
            <w:shd w:val="clear" w:color="000000" w:fill="FFFFFF"/>
            <w:noWrap/>
            <w:vAlign w:val="center"/>
            <w:tcPrChange w:id="163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CC936F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40" w:author="Jezin" w:date="2025-07-21T09:38:00Z">
              <w:tcPr>
                <w:tcW w:w="177" w:type="pct"/>
                <w:vAlign w:val="center"/>
              </w:tcPr>
            </w:tcPrChange>
          </w:tcPr>
          <w:p w14:paraId="4E4DF599" w14:textId="77777777" w:rsidR="0076773F" w:rsidRDefault="0076773F">
            <w:pPr>
              <w:spacing w:before="0"/>
              <w:rPr>
                <w:rFonts w:ascii="Times New Roman" w:eastAsia="Times New Roman" w:hAnsi="Times New Roman"/>
                <w:szCs w:val="20"/>
                <w:lang w:val="en-US" w:eastAsia="zh-CN"/>
              </w:rPr>
            </w:pPr>
          </w:p>
        </w:tc>
      </w:tr>
      <w:tr w:rsidR="0076773F" w14:paraId="1009B537" w14:textId="77777777" w:rsidTr="00B1027C">
        <w:trPr>
          <w:trHeight w:val="360"/>
          <w:trPrChange w:id="164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4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AD3A7E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68</w:t>
            </w:r>
          </w:p>
        </w:tc>
        <w:tc>
          <w:tcPr>
            <w:tcW w:w="1133" w:type="pct"/>
            <w:tcBorders>
              <w:top w:val="nil"/>
              <w:left w:val="nil"/>
              <w:bottom w:val="single" w:sz="4" w:space="0" w:color="auto"/>
              <w:right w:val="single" w:sz="4" w:space="0" w:color="auto"/>
            </w:tcBorders>
            <w:shd w:val="clear" w:color="000000" w:fill="FFFFFF"/>
            <w:vAlign w:val="center"/>
            <w:tcPrChange w:id="164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4DBF4C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4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54B075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焦炭生产</w:t>
            </w:r>
          </w:p>
        </w:tc>
        <w:tc>
          <w:tcPr>
            <w:tcW w:w="745" w:type="pct"/>
            <w:tcBorders>
              <w:top w:val="nil"/>
              <w:left w:val="nil"/>
              <w:bottom w:val="single" w:sz="4" w:space="0" w:color="auto"/>
              <w:right w:val="single" w:sz="4" w:space="0" w:color="auto"/>
            </w:tcBorders>
            <w:shd w:val="clear" w:color="000000" w:fill="FFFFFF"/>
            <w:vAlign w:val="center"/>
            <w:tcPrChange w:id="164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435E83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4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31B5C0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145,430.20</w:t>
            </w:r>
          </w:p>
        </w:tc>
        <w:tc>
          <w:tcPr>
            <w:tcW w:w="457" w:type="pct"/>
            <w:tcBorders>
              <w:top w:val="nil"/>
              <w:left w:val="nil"/>
              <w:bottom w:val="single" w:sz="4" w:space="0" w:color="auto"/>
              <w:right w:val="single" w:sz="4" w:space="0" w:color="auto"/>
            </w:tcBorders>
            <w:shd w:val="clear" w:color="000000" w:fill="FFFFFF"/>
            <w:noWrap/>
            <w:vAlign w:val="center"/>
            <w:tcPrChange w:id="164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BA659A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48" w:author="Jezin" w:date="2025-07-21T09:38:00Z">
              <w:tcPr>
                <w:tcW w:w="177" w:type="pct"/>
                <w:vAlign w:val="center"/>
              </w:tcPr>
            </w:tcPrChange>
          </w:tcPr>
          <w:p w14:paraId="27CA1EBB" w14:textId="77777777" w:rsidR="0076773F" w:rsidRDefault="0076773F">
            <w:pPr>
              <w:spacing w:before="0"/>
              <w:rPr>
                <w:rFonts w:ascii="Times New Roman" w:eastAsia="Times New Roman" w:hAnsi="Times New Roman"/>
                <w:szCs w:val="20"/>
                <w:lang w:val="en-US" w:eastAsia="zh-CN"/>
              </w:rPr>
            </w:pPr>
          </w:p>
        </w:tc>
      </w:tr>
      <w:tr w:rsidR="0076773F" w14:paraId="4596D13C" w14:textId="77777777" w:rsidTr="00B1027C">
        <w:trPr>
          <w:trHeight w:val="360"/>
          <w:trPrChange w:id="164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5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F79CB2E"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69</w:t>
            </w:r>
          </w:p>
        </w:tc>
        <w:tc>
          <w:tcPr>
            <w:tcW w:w="1133" w:type="pct"/>
            <w:tcBorders>
              <w:top w:val="nil"/>
              <w:left w:val="nil"/>
              <w:bottom w:val="single" w:sz="4" w:space="0" w:color="auto"/>
              <w:right w:val="single" w:sz="4" w:space="0" w:color="auto"/>
            </w:tcBorders>
            <w:shd w:val="clear" w:color="000000" w:fill="FFFFFF"/>
            <w:vAlign w:val="center"/>
            <w:tcPrChange w:id="165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E74997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5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A318BA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焦屑生产</w:t>
            </w:r>
          </w:p>
        </w:tc>
        <w:tc>
          <w:tcPr>
            <w:tcW w:w="745" w:type="pct"/>
            <w:tcBorders>
              <w:top w:val="nil"/>
              <w:left w:val="nil"/>
              <w:bottom w:val="single" w:sz="4" w:space="0" w:color="auto"/>
              <w:right w:val="single" w:sz="4" w:space="0" w:color="auto"/>
            </w:tcBorders>
            <w:shd w:val="clear" w:color="000000" w:fill="FFFFFF"/>
            <w:vAlign w:val="center"/>
            <w:tcPrChange w:id="165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5F1B2F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5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46C567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120,570.50</w:t>
            </w:r>
          </w:p>
        </w:tc>
        <w:tc>
          <w:tcPr>
            <w:tcW w:w="457" w:type="pct"/>
            <w:tcBorders>
              <w:top w:val="nil"/>
              <w:left w:val="nil"/>
              <w:bottom w:val="single" w:sz="4" w:space="0" w:color="auto"/>
              <w:right w:val="single" w:sz="4" w:space="0" w:color="auto"/>
            </w:tcBorders>
            <w:shd w:val="clear" w:color="000000" w:fill="FFFFFF"/>
            <w:noWrap/>
            <w:vAlign w:val="center"/>
            <w:tcPrChange w:id="165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B3D38A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56" w:author="Jezin" w:date="2025-07-21T09:38:00Z">
              <w:tcPr>
                <w:tcW w:w="177" w:type="pct"/>
                <w:vAlign w:val="center"/>
              </w:tcPr>
            </w:tcPrChange>
          </w:tcPr>
          <w:p w14:paraId="76B2D4B3" w14:textId="77777777" w:rsidR="0076773F" w:rsidRDefault="0076773F">
            <w:pPr>
              <w:spacing w:before="0"/>
              <w:rPr>
                <w:rFonts w:ascii="Times New Roman" w:eastAsia="Times New Roman" w:hAnsi="Times New Roman"/>
                <w:szCs w:val="20"/>
                <w:lang w:val="en-US" w:eastAsia="zh-CN"/>
              </w:rPr>
            </w:pPr>
          </w:p>
        </w:tc>
      </w:tr>
      <w:tr w:rsidR="0076773F" w14:paraId="6B06743F" w14:textId="77777777" w:rsidTr="00B1027C">
        <w:trPr>
          <w:trHeight w:val="360"/>
          <w:trPrChange w:id="165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5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5E5CE8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70</w:t>
            </w:r>
          </w:p>
        </w:tc>
        <w:tc>
          <w:tcPr>
            <w:tcW w:w="1133" w:type="pct"/>
            <w:tcBorders>
              <w:top w:val="nil"/>
              <w:left w:val="nil"/>
              <w:bottom w:val="single" w:sz="4" w:space="0" w:color="auto"/>
              <w:right w:val="single" w:sz="4" w:space="0" w:color="auto"/>
            </w:tcBorders>
            <w:shd w:val="clear" w:color="000000" w:fill="FFFFFF"/>
            <w:vAlign w:val="center"/>
            <w:tcPrChange w:id="165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C30E1D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6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A53E16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烟煤生产</w:t>
            </w:r>
          </w:p>
        </w:tc>
        <w:tc>
          <w:tcPr>
            <w:tcW w:w="745" w:type="pct"/>
            <w:tcBorders>
              <w:top w:val="nil"/>
              <w:left w:val="nil"/>
              <w:bottom w:val="single" w:sz="4" w:space="0" w:color="auto"/>
              <w:right w:val="single" w:sz="4" w:space="0" w:color="auto"/>
            </w:tcBorders>
            <w:shd w:val="clear" w:color="000000" w:fill="FFFFFF"/>
            <w:vAlign w:val="center"/>
            <w:tcPrChange w:id="166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BD6797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6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DFF338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399,079.16</w:t>
            </w:r>
          </w:p>
        </w:tc>
        <w:tc>
          <w:tcPr>
            <w:tcW w:w="457" w:type="pct"/>
            <w:tcBorders>
              <w:top w:val="nil"/>
              <w:left w:val="nil"/>
              <w:bottom w:val="single" w:sz="4" w:space="0" w:color="auto"/>
              <w:right w:val="single" w:sz="4" w:space="0" w:color="auto"/>
            </w:tcBorders>
            <w:shd w:val="clear" w:color="000000" w:fill="FFFFFF"/>
            <w:noWrap/>
            <w:vAlign w:val="center"/>
            <w:tcPrChange w:id="166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269C08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64" w:author="Jezin" w:date="2025-07-21T09:38:00Z">
              <w:tcPr>
                <w:tcW w:w="177" w:type="pct"/>
                <w:vAlign w:val="center"/>
              </w:tcPr>
            </w:tcPrChange>
          </w:tcPr>
          <w:p w14:paraId="1E0CC5A1" w14:textId="77777777" w:rsidR="0076773F" w:rsidRDefault="0076773F">
            <w:pPr>
              <w:spacing w:before="0"/>
              <w:rPr>
                <w:rFonts w:ascii="Times New Roman" w:eastAsia="Times New Roman" w:hAnsi="Times New Roman"/>
                <w:szCs w:val="20"/>
                <w:lang w:val="en-US" w:eastAsia="zh-CN"/>
              </w:rPr>
            </w:pPr>
          </w:p>
        </w:tc>
      </w:tr>
      <w:tr w:rsidR="0076773F" w14:paraId="72B4A477" w14:textId="77777777" w:rsidTr="00B1027C">
        <w:trPr>
          <w:trHeight w:val="360"/>
          <w:trPrChange w:id="166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6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1A68F0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71</w:t>
            </w:r>
          </w:p>
        </w:tc>
        <w:tc>
          <w:tcPr>
            <w:tcW w:w="1133" w:type="pct"/>
            <w:tcBorders>
              <w:top w:val="nil"/>
              <w:left w:val="nil"/>
              <w:bottom w:val="single" w:sz="4" w:space="0" w:color="auto"/>
              <w:right w:val="single" w:sz="4" w:space="0" w:color="auto"/>
            </w:tcBorders>
            <w:shd w:val="clear" w:color="000000" w:fill="FFFFFF"/>
            <w:vAlign w:val="center"/>
            <w:tcPrChange w:id="166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DC98FA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6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898D59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无烟煤生产</w:t>
            </w:r>
          </w:p>
        </w:tc>
        <w:tc>
          <w:tcPr>
            <w:tcW w:w="745" w:type="pct"/>
            <w:tcBorders>
              <w:top w:val="nil"/>
              <w:left w:val="nil"/>
              <w:bottom w:val="single" w:sz="4" w:space="0" w:color="auto"/>
              <w:right w:val="single" w:sz="4" w:space="0" w:color="auto"/>
            </w:tcBorders>
            <w:shd w:val="clear" w:color="000000" w:fill="FFFFFF"/>
            <w:vAlign w:val="center"/>
            <w:tcPrChange w:id="166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1AB2CE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7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EE5B2E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260,530.34</w:t>
            </w:r>
          </w:p>
        </w:tc>
        <w:tc>
          <w:tcPr>
            <w:tcW w:w="457" w:type="pct"/>
            <w:tcBorders>
              <w:top w:val="nil"/>
              <w:left w:val="nil"/>
              <w:bottom w:val="single" w:sz="4" w:space="0" w:color="auto"/>
              <w:right w:val="single" w:sz="4" w:space="0" w:color="auto"/>
            </w:tcBorders>
            <w:shd w:val="clear" w:color="000000" w:fill="FFFFFF"/>
            <w:noWrap/>
            <w:vAlign w:val="center"/>
            <w:tcPrChange w:id="167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D0CB80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672" w:author="Jezin" w:date="2025-07-21T09:38:00Z">
              <w:tcPr>
                <w:tcW w:w="177" w:type="pct"/>
                <w:vAlign w:val="center"/>
              </w:tcPr>
            </w:tcPrChange>
          </w:tcPr>
          <w:p w14:paraId="3BFCF7A1" w14:textId="77777777" w:rsidR="0076773F" w:rsidRDefault="0076773F">
            <w:pPr>
              <w:spacing w:before="0"/>
              <w:rPr>
                <w:rFonts w:ascii="Times New Roman" w:eastAsia="Times New Roman" w:hAnsi="Times New Roman"/>
                <w:szCs w:val="20"/>
                <w:lang w:val="en-US" w:eastAsia="zh-CN"/>
              </w:rPr>
            </w:pPr>
          </w:p>
        </w:tc>
      </w:tr>
      <w:tr w:rsidR="0076773F" w14:paraId="4081B4B9" w14:textId="77777777" w:rsidTr="00B1027C">
        <w:trPr>
          <w:trHeight w:val="360"/>
          <w:trPrChange w:id="167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7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716664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72</w:t>
            </w:r>
          </w:p>
        </w:tc>
        <w:tc>
          <w:tcPr>
            <w:tcW w:w="1133" w:type="pct"/>
            <w:tcBorders>
              <w:top w:val="nil"/>
              <w:left w:val="nil"/>
              <w:bottom w:val="single" w:sz="4" w:space="0" w:color="auto"/>
              <w:right w:val="single" w:sz="4" w:space="0" w:color="auto"/>
            </w:tcBorders>
            <w:shd w:val="clear" w:color="000000" w:fill="FFFFFF"/>
            <w:vAlign w:val="center"/>
            <w:tcPrChange w:id="167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15EDE8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7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F8AC87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天然气生产</w:t>
            </w:r>
          </w:p>
        </w:tc>
        <w:tc>
          <w:tcPr>
            <w:tcW w:w="745" w:type="pct"/>
            <w:tcBorders>
              <w:top w:val="nil"/>
              <w:left w:val="nil"/>
              <w:bottom w:val="single" w:sz="4" w:space="0" w:color="auto"/>
              <w:right w:val="single" w:sz="4" w:space="0" w:color="auto"/>
            </w:tcBorders>
            <w:shd w:val="clear" w:color="000000" w:fill="FFFFFF"/>
            <w:vAlign w:val="center"/>
            <w:tcPrChange w:id="167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855060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7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0D4F21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1,796.49</w:t>
            </w:r>
          </w:p>
        </w:tc>
        <w:tc>
          <w:tcPr>
            <w:tcW w:w="457" w:type="pct"/>
            <w:tcBorders>
              <w:top w:val="nil"/>
              <w:left w:val="nil"/>
              <w:bottom w:val="single" w:sz="4" w:space="0" w:color="auto"/>
              <w:right w:val="single" w:sz="4" w:space="0" w:color="auto"/>
            </w:tcBorders>
            <w:shd w:val="clear" w:color="000000" w:fill="FFFFFF"/>
            <w:noWrap/>
            <w:vAlign w:val="center"/>
            <w:tcPrChange w:id="167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4574080" w14:textId="77777777" w:rsidR="0076773F" w:rsidRDefault="00000000">
            <w:pPr>
              <w:spacing w:before="0"/>
              <w:rPr>
                <w:rFonts w:eastAsia="PMingLiU" w:cs="Arial"/>
                <w:b/>
                <w:bCs/>
                <w:szCs w:val="20"/>
                <w:lang w:val="en-US" w:eastAsia="zh-CN"/>
              </w:rPr>
            </w:pPr>
            <w:ins w:id="1680" w:author="Jezin" w:date="2025-07-22T11:06:00Z">
              <w:r>
                <w:rPr>
                  <w:rFonts w:eastAsia="PMingLiU" w:cs="Arial" w:hint="eastAsia"/>
                  <w:b/>
                  <w:bCs/>
                  <w:szCs w:val="20"/>
                  <w:lang w:val="en-US" w:eastAsia="zh-CN"/>
                </w:rPr>
                <w:t>10000Nm</w:t>
              </w:r>
              <w:r>
                <w:rPr>
                  <w:rFonts w:eastAsia="PMingLiU" w:cs="Arial" w:hint="eastAsia"/>
                  <w:b/>
                  <w:bCs/>
                  <w:szCs w:val="20"/>
                  <w:lang w:val="en-US" w:eastAsia="zh-CN"/>
                </w:rPr>
                <w:t>³</w:t>
              </w:r>
            </w:ins>
            <w:del w:id="1681" w:author="Jezin" w:date="2025-07-22T11:06:00Z">
              <w:r>
                <w:rPr>
                  <w:rFonts w:eastAsia="PMingLiU" w:cs="Arial"/>
                  <w:b/>
                  <w:bCs/>
                  <w:szCs w:val="20"/>
                  <w:lang w:val="en-US" w:eastAsia="zh-CN"/>
                </w:rPr>
                <w:delText>t</w:delText>
              </w:r>
            </w:del>
          </w:p>
        </w:tc>
        <w:tc>
          <w:tcPr>
            <w:tcW w:w="177" w:type="pct"/>
            <w:vAlign w:val="center"/>
            <w:tcPrChange w:id="1682" w:author="Jezin" w:date="2025-07-21T09:38:00Z">
              <w:tcPr>
                <w:tcW w:w="177" w:type="pct"/>
                <w:vAlign w:val="center"/>
              </w:tcPr>
            </w:tcPrChange>
          </w:tcPr>
          <w:p w14:paraId="525275E5" w14:textId="77777777" w:rsidR="0076773F" w:rsidRDefault="0076773F">
            <w:pPr>
              <w:spacing w:before="0"/>
              <w:rPr>
                <w:rFonts w:ascii="Times New Roman" w:eastAsia="Times New Roman" w:hAnsi="Times New Roman"/>
                <w:szCs w:val="20"/>
                <w:lang w:val="en-US" w:eastAsia="zh-CN"/>
              </w:rPr>
            </w:pPr>
          </w:p>
        </w:tc>
      </w:tr>
      <w:tr w:rsidR="0076773F" w14:paraId="1D84BBCF" w14:textId="77777777" w:rsidTr="00B1027C">
        <w:trPr>
          <w:trHeight w:val="360"/>
          <w:trPrChange w:id="168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8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AFEF19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73</w:t>
            </w:r>
          </w:p>
        </w:tc>
        <w:tc>
          <w:tcPr>
            <w:tcW w:w="1133" w:type="pct"/>
            <w:tcBorders>
              <w:top w:val="nil"/>
              <w:left w:val="nil"/>
              <w:bottom w:val="single" w:sz="4" w:space="0" w:color="auto"/>
              <w:right w:val="single" w:sz="4" w:space="0" w:color="auto"/>
            </w:tcBorders>
            <w:shd w:val="clear" w:color="000000" w:fill="FFFFFF"/>
            <w:vAlign w:val="center"/>
            <w:tcPrChange w:id="168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186827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范围一、二相关燃料和能源相关的活动产生的排放</w:t>
            </w:r>
          </w:p>
        </w:tc>
        <w:tc>
          <w:tcPr>
            <w:tcW w:w="1070" w:type="pct"/>
            <w:tcBorders>
              <w:top w:val="nil"/>
              <w:left w:val="nil"/>
              <w:bottom w:val="single" w:sz="4" w:space="0" w:color="auto"/>
              <w:right w:val="single" w:sz="4" w:space="0" w:color="auto"/>
            </w:tcBorders>
            <w:shd w:val="clear" w:color="auto" w:fill="auto"/>
            <w:vAlign w:val="center"/>
            <w:tcPrChange w:id="168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482F4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外购电力上游排放</w:t>
            </w:r>
          </w:p>
        </w:tc>
        <w:tc>
          <w:tcPr>
            <w:tcW w:w="745" w:type="pct"/>
            <w:tcBorders>
              <w:top w:val="nil"/>
              <w:left w:val="nil"/>
              <w:bottom w:val="single" w:sz="4" w:space="0" w:color="auto"/>
              <w:right w:val="single" w:sz="4" w:space="0" w:color="auto"/>
            </w:tcBorders>
            <w:shd w:val="clear" w:color="000000" w:fill="FFFFFF"/>
            <w:vAlign w:val="center"/>
            <w:tcPrChange w:id="168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3846990"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类别3</w:t>
            </w:r>
          </w:p>
        </w:tc>
        <w:tc>
          <w:tcPr>
            <w:tcW w:w="960" w:type="pct"/>
            <w:tcBorders>
              <w:top w:val="nil"/>
              <w:left w:val="nil"/>
              <w:bottom w:val="single" w:sz="4" w:space="0" w:color="auto"/>
              <w:right w:val="single" w:sz="4" w:space="0" w:color="auto"/>
            </w:tcBorders>
            <w:shd w:val="clear" w:color="000000" w:fill="FFFFFF"/>
            <w:noWrap/>
            <w:vAlign w:val="center"/>
            <w:tcPrChange w:id="168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9D266F1"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1,992,878.77</w:t>
            </w:r>
          </w:p>
        </w:tc>
        <w:tc>
          <w:tcPr>
            <w:tcW w:w="457" w:type="pct"/>
            <w:tcBorders>
              <w:top w:val="nil"/>
              <w:left w:val="nil"/>
              <w:bottom w:val="single" w:sz="4" w:space="0" w:color="auto"/>
              <w:right w:val="single" w:sz="4" w:space="0" w:color="auto"/>
            </w:tcBorders>
            <w:shd w:val="clear" w:color="000000" w:fill="FFFFFF"/>
            <w:noWrap/>
            <w:vAlign w:val="center"/>
            <w:tcPrChange w:id="168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7C41D2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MWh</w:t>
            </w:r>
          </w:p>
        </w:tc>
        <w:tc>
          <w:tcPr>
            <w:tcW w:w="177" w:type="pct"/>
            <w:vAlign w:val="center"/>
            <w:tcPrChange w:id="1690" w:author="Jezin" w:date="2025-07-21T09:38:00Z">
              <w:tcPr>
                <w:tcW w:w="177" w:type="pct"/>
                <w:vAlign w:val="center"/>
              </w:tcPr>
            </w:tcPrChange>
          </w:tcPr>
          <w:p w14:paraId="399ED601" w14:textId="77777777" w:rsidR="0076773F" w:rsidRDefault="0076773F">
            <w:pPr>
              <w:spacing w:before="0"/>
              <w:rPr>
                <w:rFonts w:ascii="Times New Roman" w:eastAsia="Times New Roman" w:hAnsi="Times New Roman"/>
                <w:szCs w:val="20"/>
                <w:lang w:val="en-US" w:eastAsia="zh-CN"/>
              </w:rPr>
            </w:pPr>
          </w:p>
        </w:tc>
      </w:tr>
      <w:tr w:rsidR="0076773F" w14:paraId="54A084DA" w14:textId="77777777" w:rsidTr="00B1027C">
        <w:trPr>
          <w:trHeight w:val="360"/>
          <w:trPrChange w:id="169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69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825A6B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74</w:t>
            </w:r>
          </w:p>
        </w:tc>
        <w:tc>
          <w:tcPr>
            <w:tcW w:w="1133" w:type="pct"/>
            <w:tcBorders>
              <w:top w:val="nil"/>
              <w:left w:val="nil"/>
              <w:bottom w:val="single" w:sz="4" w:space="0" w:color="auto"/>
              <w:right w:val="single" w:sz="4" w:space="0" w:color="auto"/>
            </w:tcBorders>
            <w:shd w:val="clear" w:color="000000" w:fill="FFFFFF"/>
            <w:vAlign w:val="center"/>
            <w:tcPrChange w:id="169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7790B3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169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9AF8C2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船运</w:t>
            </w:r>
          </w:p>
        </w:tc>
        <w:tc>
          <w:tcPr>
            <w:tcW w:w="745" w:type="pct"/>
            <w:tcBorders>
              <w:top w:val="nil"/>
              <w:left w:val="nil"/>
              <w:bottom w:val="single" w:sz="4" w:space="0" w:color="auto"/>
              <w:right w:val="single" w:sz="4" w:space="0" w:color="auto"/>
            </w:tcBorders>
            <w:shd w:val="clear" w:color="000000" w:fill="FFFFFF"/>
            <w:vAlign w:val="center"/>
            <w:tcPrChange w:id="169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B7DDE2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169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6BFD66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4,937,773,501.30</w:t>
            </w:r>
          </w:p>
        </w:tc>
        <w:tc>
          <w:tcPr>
            <w:tcW w:w="457" w:type="pct"/>
            <w:tcBorders>
              <w:top w:val="nil"/>
              <w:left w:val="nil"/>
              <w:bottom w:val="single" w:sz="4" w:space="0" w:color="auto"/>
              <w:right w:val="single" w:sz="4" w:space="0" w:color="auto"/>
            </w:tcBorders>
            <w:shd w:val="clear" w:color="000000" w:fill="FFFFFF"/>
            <w:noWrap/>
            <w:vAlign w:val="center"/>
            <w:tcPrChange w:id="169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890362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698" w:author="Jezin" w:date="2025-07-21T09:38:00Z">
              <w:tcPr>
                <w:tcW w:w="177" w:type="pct"/>
                <w:vAlign w:val="center"/>
              </w:tcPr>
            </w:tcPrChange>
          </w:tcPr>
          <w:p w14:paraId="5F798998" w14:textId="77777777" w:rsidR="0076773F" w:rsidRDefault="0076773F">
            <w:pPr>
              <w:spacing w:before="0"/>
              <w:rPr>
                <w:rFonts w:ascii="Times New Roman" w:eastAsia="Times New Roman" w:hAnsi="Times New Roman"/>
                <w:szCs w:val="20"/>
                <w:lang w:val="en-US" w:eastAsia="zh-CN"/>
              </w:rPr>
            </w:pPr>
          </w:p>
        </w:tc>
      </w:tr>
      <w:tr w:rsidR="0076773F" w14:paraId="21110822" w14:textId="77777777" w:rsidTr="00B1027C">
        <w:trPr>
          <w:trHeight w:val="360"/>
          <w:trPrChange w:id="169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0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D1589F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75</w:t>
            </w:r>
          </w:p>
        </w:tc>
        <w:tc>
          <w:tcPr>
            <w:tcW w:w="1133" w:type="pct"/>
            <w:tcBorders>
              <w:top w:val="nil"/>
              <w:left w:val="nil"/>
              <w:bottom w:val="single" w:sz="4" w:space="0" w:color="auto"/>
              <w:right w:val="single" w:sz="4" w:space="0" w:color="auto"/>
            </w:tcBorders>
            <w:shd w:val="clear" w:color="000000" w:fill="FFFFFF"/>
            <w:vAlign w:val="center"/>
            <w:tcPrChange w:id="170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E5AC2B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170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AECB53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p>
        </w:tc>
        <w:tc>
          <w:tcPr>
            <w:tcW w:w="745" w:type="pct"/>
            <w:tcBorders>
              <w:top w:val="nil"/>
              <w:left w:val="nil"/>
              <w:bottom w:val="single" w:sz="4" w:space="0" w:color="auto"/>
              <w:right w:val="single" w:sz="4" w:space="0" w:color="auto"/>
            </w:tcBorders>
            <w:shd w:val="clear" w:color="000000" w:fill="FFFFFF"/>
            <w:vAlign w:val="center"/>
            <w:tcPrChange w:id="170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A2CDF9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170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68A6EE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303,695,957.78</w:t>
            </w:r>
          </w:p>
        </w:tc>
        <w:tc>
          <w:tcPr>
            <w:tcW w:w="457" w:type="pct"/>
            <w:tcBorders>
              <w:top w:val="nil"/>
              <w:left w:val="nil"/>
              <w:bottom w:val="single" w:sz="4" w:space="0" w:color="auto"/>
              <w:right w:val="single" w:sz="4" w:space="0" w:color="auto"/>
            </w:tcBorders>
            <w:shd w:val="clear" w:color="000000" w:fill="FFFFFF"/>
            <w:noWrap/>
            <w:vAlign w:val="center"/>
            <w:tcPrChange w:id="170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7CEA0D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706" w:author="Jezin" w:date="2025-07-21T09:38:00Z">
              <w:tcPr>
                <w:tcW w:w="177" w:type="pct"/>
                <w:vAlign w:val="center"/>
              </w:tcPr>
            </w:tcPrChange>
          </w:tcPr>
          <w:p w14:paraId="6CFC2B2B" w14:textId="77777777" w:rsidR="0076773F" w:rsidRDefault="0076773F">
            <w:pPr>
              <w:spacing w:before="0"/>
              <w:rPr>
                <w:rFonts w:ascii="Times New Roman" w:eastAsia="Times New Roman" w:hAnsi="Times New Roman"/>
                <w:szCs w:val="20"/>
                <w:lang w:val="en-US" w:eastAsia="zh-CN"/>
              </w:rPr>
            </w:pPr>
          </w:p>
        </w:tc>
      </w:tr>
      <w:tr w:rsidR="0076773F" w14:paraId="150A409B" w14:textId="77777777" w:rsidTr="00B1027C">
        <w:trPr>
          <w:trHeight w:val="360"/>
          <w:trPrChange w:id="170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0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571CF67"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76</w:t>
            </w:r>
          </w:p>
        </w:tc>
        <w:tc>
          <w:tcPr>
            <w:tcW w:w="1133" w:type="pct"/>
            <w:tcBorders>
              <w:top w:val="nil"/>
              <w:left w:val="nil"/>
              <w:bottom w:val="single" w:sz="4" w:space="0" w:color="auto"/>
              <w:right w:val="single" w:sz="4" w:space="0" w:color="auto"/>
            </w:tcBorders>
            <w:shd w:val="clear" w:color="000000" w:fill="FFFFFF"/>
            <w:vAlign w:val="center"/>
            <w:tcPrChange w:id="170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A2E6E1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上游运输配送产生的排放</w:t>
            </w:r>
          </w:p>
        </w:tc>
        <w:tc>
          <w:tcPr>
            <w:tcW w:w="1070" w:type="pct"/>
            <w:tcBorders>
              <w:top w:val="nil"/>
              <w:left w:val="nil"/>
              <w:bottom w:val="single" w:sz="4" w:space="0" w:color="auto"/>
              <w:right w:val="single" w:sz="4" w:space="0" w:color="auto"/>
            </w:tcBorders>
            <w:shd w:val="clear" w:color="auto" w:fill="auto"/>
            <w:vAlign w:val="center"/>
            <w:tcPrChange w:id="171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2427A1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171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D38029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类别4</w:t>
            </w:r>
          </w:p>
        </w:tc>
        <w:tc>
          <w:tcPr>
            <w:tcW w:w="960" w:type="pct"/>
            <w:tcBorders>
              <w:top w:val="nil"/>
              <w:left w:val="nil"/>
              <w:bottom w:val="single" w:sz="4" w:space="0" w:color="auto"/>
              <w:right w:val="single" w:sz="4" w:space="0" w:color="auto"/>
            </w:tcBorders>
            <w:shd w:val="clear" w:color="000000" w:fill="FFFFFF"/>
            <w:noWrap/>
            <w:vAlign w:val="center"/>
            <w:tcPrChange w:id="171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8C764D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1,226,509,412.23</w:t>
            </w:r>
          </w:p>
        </w:tc>
        <w:tc>
          <w:tcPr>
            <w:tcW w:w="457" w:type="pct"/>
            <w:tcBorders>
              <w:top w:val="nil"/>
              <w:left w:val="nil"/>
              <w:bottom w:val="single" w:sz="4" w:space="0" w:color="auto"/>
              <w:right w:val="single" w:sz="4" w:space="0" w:color="auto"/>
            </w:tcBorders>
            <w:shd w:val="clear" w:color="000000" w:fill="FFFFFF"/>
            <w:noWrap/>
            <w:vAlign w:val="center"/>
            <w:tcPrChange w:id="171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474891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714" w:author="Jezin" w:date="2025-07-21T09:38:00Z">
              <w:tcPr>
                <w:tcW w:w="177" w:type="pct"/>
                <w:vAlign w:val="center"/>
              </w:tcPr>
            </w:tcPrChange>
          </w:tcPr>
          <w:p w14:paraId="05BBE9F0" w14:textId="77777777" w:rsidR="0076773F" w:rsidRDefault="0076773F">
            <w:pPr>
              <w:spacing w:before="0"/>
              <w:rPr>
                <w:rFonts w:ascii="Times New Roman" w:eastAsia="Times New Roman" w:hAnsi="Times New Roman"/>
                <w:szCs w:val="20"/>
                <w:lang w:val="en-US" w:eastAsia="zh-CN"/>
              </w:rPr>
            </w:pPr>
          </w:p>
        </w:tc>
      </w:tr>
      <w:tr w:rsidR="0076773F" w14:paraId="74FAEF53" w14:textId="77777777" w:rsidTr="00B1027C">
        <w:trPr>
          <w:trHeight w:val="360"/>
          <w:trPrChange w:id="171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1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55D386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77</w:t>
            </w:r>
          </w:p>
        </w:tc>
        <w:tc>
          <w:tcPr>
            <w:tcW w:w="1133" w:type="pct"/>
            <w:tcBorders>
              <w:top w:val="nil"/>
              <w:left w:val="nil"/>
              <w:bottom w:val="single" w:sz="4" w:space="0" w:color="auto"/>
              <w:right w:val="single" w:sz="4" w:space="0" w:color="auto"/>
            </w:tcBorders>
            <w:shd w:val="clear" w:color="000000" w:fill="FFFFFF"/>
            <w:vAlign w:val="center"/>
            <w:tcPrChange w:id="171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44A775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171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7D0A12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生活垃圾和厨余垃圾</w:t>
            </w:r>
          </w:p>
        </w:tc>
        <w:tc>
          <w:tcPr>
            <w:tcW w:w="745" w:type="pct"/>
            <w:tcBorders>
              <w:top w:val="nil"/>
              <w:left w:val="nil"/>
              <w:bottom w:val="single" w:sz="4" w:space="0" w:color="auto"/>
              <w:right w:val="single" w:sz="4" w:space="0" w:color="auto"/>
            </w:tcBorders>
            <w:shd w:val="clear" w:color="000000" w:fill="FFFFFF"/>
            <w:vAlign w:val="center"/>
            <w:tcPrChange w:id="171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1AA053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172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29610E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2,610.16</w:t>
            </w:r>
          </w:p>
        </w:tc>
        <w:tc>
          <w:tcPr>
            <w:tcW w:w="457" w:type="pct"/>
            <w:tcBorders>
              <w:top w:val="nil"/>
              <w:left w:val="nil"/>
              <w:bottom w:val="single" w:sz="4" w:space="0" w:color="auto"/>
              <w:right w:val="single" w:sz="4" w:space="0" w:color="auto"/>
            </w:tcBorders>
            <w:shd w:val="clear" w:color="000000" w:fill="FFFFFF"/>
            <w:noWrap/>
            <w:vAlign w:val="center"/>
            <w:tcPrChange w:id="172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21246A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722" w:author="Jezin" w:date="2025-07-21T09:38:00Z">
              <w:tcPr>
                <w:tcW w:w="177" w:type="pct"/>
                <w:vAlign w:val="center"/>
              </w:tcPr>
            </w:tcPrChange>
          </w:tcPr>
          <w:p w14:paraId="722E4ADD" w14:textId="77777777" w:rsidR="0076773F" w:rsidRDefault="0076773F">
            <w:pPr>
              <w:spacing w:before="0"/>
              <w:rPr>
                <w:rFonts w:ascii="Times New Roman" w:eastAsia="Times New Roman" w:hAnsi="Times New Roman"/>
                <w:szCs w:val="20"/>
                <w:lang w:val="en-US" w:eastAsia="zh-CN"/>
              </w:rPr>
            </w:pPr>
          </w:p>
        </w:tc>
      </w:tr>
      <w:tr w:rsidR="0076773F" w14:paraId="7542595C" w14:textId="77777777" w:rsidTr="00B1027C">
        <w:trPr>
          <w:trHeight w:val="360"/>
          <w:trPrChange w:id="172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2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9BC4AD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78</w:t>
            </w:r>
          </w:p>
        </w:tc>
        <w:tc>
          <w:tcPr>
            <w:tcW w:w="1133" w:type="pct"/>
            <w:tcBorders>
              <w:top w:val="nil"/>
              <w:left w:val="nil"/>
              <w:bottom w:val="single" w:sz="4" w:space="0" w:color="auto"/>
              <w:right w:val="single" w:sz="4" w:space="0" w:color="auto"/>
            </w:tcBorders>
            <w:shd w:val="clear" w:color="000000" w:fill="FFFFFF"/>
            <w:vAlign w:val="center"/>
            <w:tcPrChange w:id="172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7903EE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172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3C8DB4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废油</w:t>
            </w:r>
          </w:p>
        </w:tc>
        <w:tc>
          <w:tcPr>
            <w:tcW w:w="745" w:type="pct"/>
            <w:tcBorders>
              <w:top w:val="nil"/>
              <w:left w:val="nil"/>
              <w:bottom w:val="single" w:sz="4" w:space="0" w:color="auto"/>
              <w:right w:val="single" w:sz="4" w:space="0" w:color="auto"/>
            </w:tcBorders>
            <w:shd w:val="clear" w:color="000000" w:fill="FFFFFF"/>
            <w:vAlign w:val="center"/>
            <w:tcPrChange w:id="172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D215A17"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172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38A1E4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36.75</w:t>
            </w:r>
          </w:p>
        </w:tc>
        <w:tc>
          <w:tcPr>
            <w:tcW w:w="457" w:type="pct"/>
            <w:tcBorders>
              <w:top w:val="nil"/>
              <w:left w:val="nil"/>
              <w:bottom w:val="single" w:sz="4" w:space="0" w:color="auto"/>
              <w:right w:val="single" w:sz="4" w:space="0" w:color="auto"/>
            </w:tcBorders>
            <w:shd w:val="clear" w:color="000000" w:fill="FFFFFF"/>
            <w:noWrap/>
            <w:vAlign w:val="center"/>
            <w:tcPrChange w:id="172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4B7DE7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730" w:author="Jezin" w:date="2025-07-21T09:38:00Z">
              <w:tcPr>
                <w:tcW w:w="177" w:type="pct"/>
                <w:vAlign w:val="center"/>
              </w:tcPr>
            </w:tcPrChange>
          </w:tcPr>
          <w:p w14:paraId="5CDF1556" w14:textId="77777777" w:rsidR="0076773F" w:rsidRDefault="0076773F">
            <w:pPr>
              <w:spacing w:before="0"/>
              <w:rPr>
                <w:rFonts w:ascii="Times New Roman" w:eastAsia="Times New Roman" w:hAnsi="Times New Roman"/>
                <w:szCs w:val="20"/>
                <w:lang w:val="en-US" w:eastAsia="zh-CN"/>
              </w:rPr>
            </w:pPr>
          </w:p>
        </w:tc>
      </w:tr>
      <w:tr w:rsidR="0076773F" w14:paraId="170217E8" w14:textId="77777777" w:rsidTr="00B1027C">
        <w:trPr>
          <w:trHeight w:val="360"/>
          <w:trPrChange w:id="173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3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D6B057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79</w:t>
            </w:r>
          </w:p>
        </w:tc>
        <w:tc>
          <w:tcPr>
            <w:tcW w:w="1133" w:type="pct"/>
            <w:tcBorders>
              <w:top w:val="nil"/>
              <w:left w:val="nil"/>
              <w:bottom w:val="single" w:sz="4" w:space="0" w:color="auto"/>
              <w:right w:val="single" w:sz="4" w:space="0" w:color="auto"/>
            </w:tcBorders>
            <w:shd w:val="clear" w:color="000000" w:fill="FFFFFF"/>
            <w:vAlign w:val="center"/>
            <w:tcPrChange w:id="173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DBCDD5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173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1839D1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废油水</w:t>
            </w:r>
          </w:p>
        </w:tc>
        <w:tc>
          <w:tcPr>
            <w:tcW w:w="745" w:type="pct"/>
            <w:tcBorders>
              <w:top w:val="nil"/>
              <w:left w:val="nil"/>
              <w:bottom w:val="single" w:sz="4" w:space="0" w:color="auto"/>
              <w:right w:val="single" w:sz="4" w:space="0" w:color="auto"/>
            </w:tcBorders>
            <w:shd w:val="clear" w:color="000000" w:fill="FFFFFF"/>
            <w:vAlign w:val="center"/>
            <w:tcPrChange w:id="173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24C538C"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173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52DD5E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229.50</w:t>
            </w:r>
          </w:p>
        </w:tc>
        <w:tc>
          <w:tcPr>
            <w:tcW w:w="457" w:type="pct"/>
            <w:tcBorders>
              <w:top w:val="nil"/>
              <w:left w:val="nil"/>
              <w:bottom w:val="single" w:sz="4" w:space="0" w:color="auto"/>
              <w:right w:val="single" w:sz="4" w:space="0" w:color="auto"/>
            </w:tcBorders>
            <w:shd w:val="clear" w:color="000000" w:fill="FFFFFF"/>
            <w:noWrap/>
            <w:vAlign w:val="center"/>
            <w:tcPrChange w:id="173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2A7514E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738" w:author="Jezin" w:date="2025-07-21T09:38:00Z">
              <w:tcPr>
                <w:tcW w:w="177" w:type="pct"/>
                <w:vAlign w:val="center"/>
              </w:tcPr>
            </w:tcPrChange>
          </w:tcPr>
          <w:p w14:paraId="68AEDA85" w14:textId="77777777" w:rsidR="0076773F" w:rsidRDefault="0076773F">
            <w:pPr>
              <w:spacing w:before="0"/>
              <w:rPr>
                <w:rFonts w:ascii="Times New Roman" w:eastAsia="Times New Roman" w:hAnsi="Times New Roman"/>
                <w:szCs w:val="20"/>
                <w:lang w:val="en-US" w:eastAsia="zh-CN"/>
              </w:rPr>
            </w:pPr>
          </w:p>
        </w:tc>
      </w:tr>
      <w:tr w:rsidR="0076773F" w14:paraId="3274DA02" w14:textId="77777777" w:rsidTr="00B1027C">
        <w:trPr>
          <w:trHeight w:val="293"/>
          <w:trPrChange w:id="1739" w:author="Jezin" w:date="2025-07-21T09:38:00Z">
            <w:trPr>
              <w:gridAfter w:val="0"/>
              <w:trHeight w:val="293"/>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4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65BCED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80</w:t>
            </w:r>
          </w:p>
        </w:tc>
        <w:tc>
          <w:tcPr>
            <w:tcW w:w="1133" w:type="pct"/>
            <w:tcBorders>
              <w:top w:val="nil"/>
              <w:left w:val="nil"/>
              <w:bottom w:val="single" w:sz="4" w:space="0" w:color="auto"/>
              <w:right w:val="single" w:sz="4" w:space="0" w:color="auto"/>
            </w:tcBorders>
            <w:shd w:val="clear" w:color="000000" w:fill="FFFFFF"/>
            <w:vAlign w:val="center"/>
            <w:tcPrChange w:id="174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B1BB4D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174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0F6BEE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煤焦油</w:t>
            </w:r>
          </w:p>
        </w:tc>
        <w:tc>
          <w:tcPr>
            <w:tcW w:w="745" w:type="pct"/>
            <w:tcBorders>
              <w:top w:val="nil"/>
              <w:left w:val="nil"/>
              <w:bottom w:val="single" w:sz="4" w:space="0" w:color="auto"/>
              <w:right w:val="single" w:sz="4" w:space="0" w:color="auto"/>
            </w:tcBorders>
            <w:shd w:val="clear" w:color="000000" w:fill="FFFFFF"/>
            <w:vAlign w:val="center"/>
            <w:tcPrChange w:id="174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3ABADE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174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C3AFEF9"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57,478.34</w:t>
            </w:r>
          </w:p>
        </w:tc>
        <w:tc>
          <w:tcPr>
            <w:tcW w:w="457" w:type="pct"/>
            <w:tcBorders>
              <w:top w:val="nil"/>
              <w:left w:val="nil"/>
              <w:bottom w:val="single" w:sz="4" w:space="0" w:color="auto"/>
              <w:right w:val="single" w:sz="4" w:space="0" w:color="auto"/>
            </w:tcBorders>
            <w:shd w:val="clear" w:color="000000" w:fill="FFFFFF"/>
            <w:noWrap/>
            <w:vAlign w:val="center"/>
            <w:tcPrChange w:id="174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E54714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746" w:author="Jezin" w:date="2025-07-21T09:38:00Z">
              <w:tcPr>
                <w:tcW w:w="177" w:type="pct"/>
                <w:vAlign w:val="center"/>
              </w:tcPr>
            </w:tcPrChange>
          </w:tcPr>
          <w:p w14:paraId="488BB393" w14:textId="77777777" w:rsidR="0076773F" w:rsidRDefault="0076773F">
            <w:pPr>
              <w:spacing w:before="0"/>
              <w:rPr>
                <w:rFonts w:ascii="Times New Roman" w:eastAsia="Times New Roman" w:hAnsi="Times New Roman"/>
                <w:szCs w:val="20"/>
                <w:lang w:val="en-US" w:eastAsia="zh-CN"/>
              </w:rPr>
            </w:pPr>
          </w:p>
        </w:tc>
      </w:tr>
      <w:tr w:rsidR="0076773F" w14:paraId="1520C8A0" w14:textId="77777777" w:rsidTr="00B1027C">
        <w:trPr>
          <w:trHeight w:val="308"/>
          <w:trPrChange w:id="1747" w:author="Jezin" w:date="2025-07-21T09:38:00Z">
            <w:trPr>
              <w:gridAfter w:val="0"/>
              <w:trHeight w:val="308"/>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4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7DC3CC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lastRenderedPageBreak/>
              <w:t>81</w:t>
            </w:r>
          </w:p>
        </w:tc>
        <w:tc>
          <w:tcPr>
            <w:tcW w:w="1133" w:type="pct"/>
            <w:tcBorders>
              <w:top w:val="nil"/>
              <w:left w:val="nil"/>
              <w:bottom w:val="single" w:sz="4" w:space="0" w:color="auto"/>
              <w:right w:val="single" w:sz="4" w:space="0" w:color="auto"/>
            </w:tcBorders>
            <w:shd w:val="clear" w:color="000000" w:fill="FFFFFF"/>
            <w:vAlign w:val="center"/>
            <w:tcPrChange w:id="174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714145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运营中产生的废物排放</w:t>
            </w:r>
          </w:p>
        </w:tc>
        <w:tc>
          <w:tcPr>
            <w:tcW w:w="1070" w:type="pct"/>
            <w:tcBorders>
              <w:top w:val="nil"/>
              <w:left w:val="nil"/>
              <w:bottom w:val="single" w:sz="4" w:space="0" w:color="auto"/>
              <w:right w:val="single" w:sz="4" w:space="0" w:color="auto"/>
            </w:tcBorders>
            <w:shd w:val="clear" w:color="auto" w:fill="auto"/>
            <w:vAlign w:val="center"/>
            <w:tcPrChange w:id="175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85CAE4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废弃物运输</w:t>
            </w:r>
          </w:p>
        </w:tc>
        <w:tc>
          <w:tcPr>
            <w:tcW w:w="745" w:type="pct"/>
            <w:tcBorders>
              <w:top w:val="nil"/>
              <w:left w:val="nil"/>
              <w:bottom w:val="single" w:sz="4" w:space="0" w:color="auto"/>
              <w:right w:val="single" w:sz="4" w:space="0" w:color="auto"/>
            </w:tcBorders>
            <w:shd w:val="clear" w:color="000000" w:fill="FFFFFF"/>
            <w:vAlign w:val="center"/>
            <w:tcPrChange w:id="175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A62D62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类别5</w:t>
            </w:r>
          </w:p>
        </w:tc>
        <w:tc>
          <w:tcPr>
            <w:tcW w:w="960" w:type="pct"/>
            <w:tcBorders>
              <w:top w:val="nil"/>
              <w:left w:val="nil"/>
              <w:bottom w:val="single" w:sz="4" w:space="0" w:color="auto"/>
              <w:right w:val="single" w:sz="4" w:space="0" w:color="auto"/>
            </w:tcBorders>
            <w:shd w:val="clear" w:color="000000" w:fill="FFFFFF"/>
            <w:noWrap/>
            <w:vAlign w:val="center"/>
            <w:tcPrChange w:id="175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CBF78F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5,589,690.04</w:t>
            </w:r>
          </w:p>
        </w:tc>
        <w:tc>
          <w:tcPr>
            <w:tcW w:w="457" w:type="pct"/>
            <w:tcBorders>
              <w:top w:val="nil"/>
              <w:left w:val="nil"/>
              <w:bottom w:val="single" w:sz="4" w:space="0" w:color="auto"/>
              <w:right w:val="single" w:sz="4" w:space="0" w:color="auto"/>
            </w:tcBorders>
            <w:shd w:val="clear" w:color="000000" w:fill="FFFFFF"/>
            <w:noWrap/>
            <w:vAlign w:val="center"/>
            <w:tcPrChange w:id="175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890051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754" w:author="Jezin" w:date="2025-07-21T09:38:00Z">
              <w:tcPr>
                <w:tcW w:w="177" w:type="pct"/>
                <w:vAlign w:val="center"/>
              </w:tcPr>
            </w:tcPrChange>
          </w:tcPr>
          <w:p w14:paraId="782095D3" w14:textId="77777777" w:rsidR="0076773F" w:rsidRDefault="0076773F">
            <w:pPr>
              <w:spacing w:before="0"/>
              <w:rPr>
                <w:rFonts w:ascii="Times New Roman" w:eastAsia="Times New Roman" w:hAnsi="Times New Roman"/>
                <w:szCs w:val="20"/>
                <w:lang w:val="en-US" w:eastAsia="zh-CN"/>
              </w:rPr>
            </w:pPr>
          </w:p>
        </w:tc>
      </w:tr>
      <w:tr w:rsidR="0076773F" w14:paraId="0289C125" w14:textId="77777777" w:rsidTr="00B1027C">
        <w:trPr>
          <w:trHeight w:val="360"/>
          <w:trPrChange w:id="175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5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5BD571A"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82</w:t>
            </w:r>
          </w:p>
        </w:tc>
        <w:tc>
          <w:tcPr>
            <w:tcW w:w="1133" w:type="pct"/>
            <w:tcBorders>
              <w:top w:val="nil"/>
              <w:left w:val="nil"/>
              <w:bottom w:val="single" w:sz="4" w:space="0" w:color="auto"/>
              <w:right w:val="single" w:sz="4" w:space="0" w:color="auto"/>
            </w:tcBorders>
            <w:shd w:val="clear" w:color="000000" w:fill="FFFFFF"/>
            <w:vAlign w:val="center"/>
            <w:tcPrChange w:id="175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BC3440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175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3D15BA9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航运</w:t>
            </w:r>
          </w:p>
        </w:tc>
        <w:tc>
          <w:tcPr>
            <w:tcW w:w="745" w:type="pct"/>
            <w:tcBorders>
              <w:top w:val="nil"/>
              <w:left w:val="nil"/>
              <w:bottom w:val="single" w:sz="4" w:space="0" w:color="auto"/>
              <w:right w:val="single" w:sz="4" w:space="0" w:color="auto"/>
            </w:tcBorders>
            <w:shd w:val="clear" w:color="000000" w:fill="FFFFFF"/>
            <w:vAlign w:val="center"/>
            <w:tcPrChange w:id="175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122BDAAE"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176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770F098"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3,901,916.53</w:t>
            </w:r>
          </w:p>
        </w:tc>
        <w:tc>
          <w:tcPr>
            <w:tcW w:w="457" w:type="pct"/>
            <w:tcBorders>
              <w:top w:val="nil"/>
              <w:left w:val="nil"/>
              <w:bottom w:val="single" w:sz="4" w:space="0" w:color="auto"/>
              <w:right w:val="single" w:sz="4" w:space="0" w:color="auto"/>
            </w:tcBorders>
            <w:shd w:val="clear" w:color="000000" w:fill="FFFFFF"/>
            <w:noWrap/>
            <w:vAlign w:val="center"/>
            <w:tcPrChange w:id="176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2CAD79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1762" w:author="Jezin" w:date="2025-07-21T09:38:00Z">
              <w:tcPr>
                <w:tcW w:w="177" w:type="pct"/>
                <w:vAlign w:val="center"/>
              </w:tcPr>
            </w:tcPrChange>
          </w:tcPr>
          <w:p w14:paraId="3ABD12DF" w14:textId="77777777" w:rsidR="0076773F" w:rsidRDefault="0076773F">
            <w:pPr>
              <w:spacing w:before="0"/>
              <w:rPr>
                <w:rFonts w:ascii="Times New Roman" w:eastAsia="Times New Roman" w:hAnsi="Times New Roman"/>
                <w:szCs w:val="20"/>
                <w:lang w:val="en-US" w:eastAsia="zh-CN"/>
              </w:rPr>
            </w:pPr>
          </w:p>
        </w:tc>
      </w:tr>
      <w:tr w:rsidR="0076773F" w14:paraId="7E429D78" w14:textId="77777777" w:rsidTr="00B1027C">
        <w:trPr>
          <w:trHeight w:val="360"/>
          <w:trPrChange w:id="176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6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9C36189"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83</w:t>
            </w:r>
          </w:p>
        </w:tc>
        <w:tc>
          <w:tcPr>
            <w:tcW w:w="1133" w:type="pct"/>
            <w:tcBorders>
              <w:top w:val="nil"/>
              <w:left w:val="nil"/>
              <w:bottom w:val="single" w:sz="4" w:space="0" w:color="auto"/>
              <w:right w:val="single" w:sz="4" w:space="0" w:color="auto"/>
            </w:tcBorders>
            <w:shd w:val="clear" w:color="000000" w:fill="FFFFFF"/>
            <w:vAlign w:val="center"/>
            <w:tcPrChange w:id="176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781AE5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176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50A543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176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D3DFBA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176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DEC69CB"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8,277,796.53</w:t>
            </w:r>
          </w:p>
        </w:tc>
        <w:tc>
          <w:tcPr>
            <w:tcW w:w="457" w:type="pct"/>
            <w:tcBorders>
              <w:top w:val="nil"/>
              <w:left w:val="nil"/>
              <w:bottom w:val="single" w:sz="4" w:space="0" w:color="auto"/>
              <w:right w:val="single" w:sz="4" w:space="0" w:color="auto"/>
            </w:tcBorders>
            <w:shd w:val="clear" w:color="000000" w:fill="FFFFFF"/>
            <w:noWrap/>
            <w:vAlign w:val="center"/>
            <w:tcPrChange w:id="176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1A3840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1770" w:author="Jezin" w:date="2025-07-21T09:38:00Z">
              <w:tcPr>
                <w:tcW w:w="177" w:type="pct"/>
                <w:vAlign w:val="center"/>
              </w:tcPr>
            </w:tcPrChange>
          </w:tcPr>
          <w:p w14:paraId="090E2232" w14:textId="77777777" w:rsidR="0076773F" w:rsidRDefault="0076773F">
            <w:pPr>
              <w:spacing w:before="0"/>
              <w:rPr>
                <w:rFonts w:ascii="Times New Roman" w:eastAsia="Times New Roman" w:hAnsi="Times New Roman"/>
                <w:szCs w:val="20"/>
                <w:lang w:val="en-US" w:eastAsia="zh-CN"/>
              </w:rPr>
            </w:pPr>
          </w:p>
        </w:tc>
      </w:tr>
      <w:tr w:rsidR="0076773F" w14:paraId="3C5916F7" w14:textId="77777777" w:rsidTr="00B1027C">
        <w:trPr>
          <w:trHeight w:val="360"/>
          <w:trPrChange w:id="177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7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CA00578"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84</w:t>
            </w:r>
          </w:p>
        </w:tc>
        <w:tc>
          <w:tcPr>
            <w:tcW w:w="1133" w:type="pct"/>
            <w:tcBorders>
              <w:top w:val="nil"/>
              <w:left w:val="nil"/>
              <w:bottom w:val="single" w:sz="4" w:space="0" w:color="auto"/>
              <w:right w:val="single" w:sz="4" w:space="0" w:color="auto"/>
            </w:tcBorders>
            <w:shd w:val="clear" w:color="000000" w:fill="FFFFFF"/>
            <w:vAlign w:val="center"/>
            <w:tcPrChange w:id="177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1FEB69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商务旅行产生的排放</w:t>
            </w:r>
          </w:p>
        </w:tc>
        <w:tc>
          <w:tcPr>
            <w:tcW w:w="1070" w:type="pct"/>
            <w:tcBorders>
              <w:top w:val="nil"/>
              <w:left w:val="nil"/>
              <w:bottom w:val="single" w:sz="4" w:space="0" w:color="auto"/>
              <w:right w:val="single" w:sz="4" w:space="0" w:color="auto"/>
            </w:tcBorders>
            <w:shd w:val="clear" w:color="auto" w:fill="auto"/>
            <w:vAlign w:val="center"/>
            <w:tcPrChange w:id="177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3B0A610"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员工差旅住宿</w:t>
            </w:r>
          </w:p>
        </w:tc>
        <w:tc>
          <w:tcPr>
            <w:tcW w:w="745" w:type="pct"/>
            <w:tcBorders>
              <w:top w:val="nil"/>
              <w:left w:val="nil"/>
              <w:bottom w:val="single" w:sz="4" w:space="0" w:color="auto"/>
              <w:right w:val="single" w:sz="4" w:space="0" w:color="auto"/>
            </w:tcBorders>
            <w:shd w:val="clear" w:color="000000" w:fill="FFFFFF"/>
            <w:vAlign w:val="center"/>
            <w:tcPrChange w:id="177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C0DF69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类别6</w:t>
            </w:r>
          </w:p>
        </w:tc>
        <w:tc>
          <w:tcPr>
            <w:tcW w:w="960" w:type="pct"/>
            <w:tcBorders>
              <w:top w:val="nil"/>
              <w:left w:val="nil"/>
              <w:bottom w:val="single" w:sz="4" w:space="0" w:color="auto"/>
              <w:right w:val="single" w:sz="4" w:space="0" w:color="auto"/>
            </w:tcBorders>
            <w:shd w:val="clear" w:color="000000" w:fill="FFFFFF"/>
            <w:noWrap/>
            <w:vAlign w:val="center"/>
            <w:tcPrChange w:id="177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3EB9085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13,507.00</w:t>
            </w:r>
          </w:p>
        </w:tc>
        <w:tc>
          <w:tcPr>
            <w:tcW w:w="457" w:type="pct"/>
            <w:tcBorders>
              <w:top w:val="nil"/>
              <w:left w:val="nil"/>
              <w:bottom w:val="single" w:sz="4" w:space="0" w:color="auto"/>
              <w:right w:val="single" w:sz="4" w:space="0" w:color="auto"/>
            </w:tcBorders>
            <w:shd w:val="clear" w:color="000000" w:fill="FFFFFF"/>
            <w:noWrap/>
            <w:vAlign w:val="center"/>
            <w:tcPrChange w:id="177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B80FE2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总间</w:t>
            </w:r>
            <w:r>
              <w:rPr>
                <w:rFonts w:eastAsia="PMingLiU" w:cs="Arial"/>
                <w:b/>
                <w:bCs/>
                <w:szCs w:val="20"/>
                <w:lang w:val="en-US" w:eastAsia="zh-CN"/>
              </w:rPr>
              <w:t>*</w:t>
            </w:r>
            <w:r>
              <w:rPr>
                <w:rFonts w:eastAsia="PMingLiU" w:cs="Arial"/>
                <w:b/>
                <w:bCs/>
                <w:szCs w:val="20"/>
                <w:lang w:val="en-US" w:eastAsia="zh-CN"/>
              </w:rPr>
              <w:t>晚</w:t>
            </w:r>
          </w:p>
        </w:tc>
        <w:tc>
          <w:tcPr>
            <w:tcW w:w="177" w:type="pct"/>
            <w:vAlign w:val="center"/>
            <w:tcPrChange w:id="1778" w:author="Jezin" w:date="2025-07-21T09:38:00Z">
              <w:tcPr>
                <w:tcW w:w="177" w:type="pct"/>
                <w:vAlign w:val="center"/>
              </w:tcPr>
            </w:tcPrChange>
          </w:tcPr>
          <w:p w14:paraId="7EA2886F" w14:textId="77777777" w:rsidR="0076773F" w:rsidRDefault="0076773F">
            <w:pPr>
              <w:spacing w:before="0"/>
              <w:rPr>
                <w:rFonts w:ascii="Times New Roman" w:eastAsia="Times New Roman" w:hAnsi="Times New Roman"/>
                <w:szCs w:val="20"/>
                <w:lang w:val="en-US" w:eastAsia="zh-CN"/>
              </w:rPr>
            </w:pPr>
          </w:p>
        </w:tc>
      </w:tr>
      <w:tr w:rsidR="0076773F" w14:paraId="0D2F6038" w14:textId="77777777" w:rsidTr="00B1027C">
        <w:trPr>
          <w:trHeight w:val="360"/>
          <w:trPrChange w:id="177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8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40D2D952"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85</w:t>
            </w:r>
          </w:p>
        </w:tc>
        <w:tc>
          <w:tcPr>
            <w:tcW w:w="1133" w:type="pct"/>
            <w:tcBorders>
              <w:top w:val="nil"/>
              <w:left w:val="nil"/>
              <w:bottom w:val="single" w:sz="4" w:space="0" w:color="auto"/>
              <w:right w:val="single" w:sz="4" w:space="0" w:color="auto"/>
            </w:tcBorders>
            <w:shd w:val="clear" w:color="000000" w:fill="FFFFFF"/>
            <w:vAlign w:val="center"/>
            <w:tcPrChange w:id="178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3E8059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178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272B53C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通勤车</w:t>
            </w:r>
          </w:p>
        </w:tc>
        <w:tc>
          <w:tcPr>
            <w:tcW w:w="745" w:type="pct"/>
            <w:tcBorders>
              <w:top w:val="nil"/>
              <w:left w:val="nil"/>
              <w:bottom w:val="single" w:sz="4" w:space="0" w:color="auto"/>
              <w:right w:val="single" w:sz="4" w:space="0" w:color="auto"/>
            </w:tcBorders>
            <w:shd w:val="clear" w:color="000000" w:fill="FFFFFF"/>
            <w:vAlign w:val="center"/>
            <w:tcPrChange w:id="178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73AF1B3"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178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B5705DD"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12,637,097.00</w:t>
            </w:r>
          </w:p>
        </w:tc>
        <w:tc>
          <w:tcPr>
            <w:tcW w:w="457" w:type="pct"/>
            <w:tcBorders>
              <w:top w:val="nil"/>
              <w:left w:val="nil"/>
              <w:bottom w:val="single" w:sz="4" w:space="0" w:color="auto"/>
              <w:right w:val="single" w:sz="4" w:space="0" w:color="auto"/>
            </w:tcBorders>
            <w:shd w:val="clear" w:color="000000" w:fill="FFFFFF"/>
            <w:noWrap/>
            <w:vAlign w:val="center"/>
            <w:tcPrChange w:id="178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488E51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1786" w:author="Jezin" w:date="2025-07-21T09:38:00Z">
              <w:tcPr>
                <w:tcW w:w="177" w:type="pct"/>
                <w:vAlign w:val="center"/>
              </w:tcPr>
            </w:tcPrChange>
          </w:tcPr>
          <w:p w14:paraId="22C8D20F" w14:textId="77777777" w:rsidR="0076773F" w:rsidRDefault="0076773F">
            <w:pPr>
              <w:spacing w:before="0"/>
              <w:rPr>
                <w:rFonts w:ascii="Times New Roman" w:eastAsia="Times New Roman" w:hAnsi="Times New Roman"/>
                <w:szCs w:val="20"/>
                <w:lang w:val="en-US" w:eastAsia="zh-CN"/>
              </w:rPr>
            </w:pPr>
          </w:p>
        </w:tc>
      </w:tr>
      <w:tr w:rsidR="0076773F" w14:paraId="38B00051" w14:textId="77777777" w:rsidTr="00B1027C">
        <w:trPr>
          <w:trHeight w:val="360"/>
          <w:trPrChange w:id="178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8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D8B04D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86</w:t>
            </w:r>
          </w:p>
        </w:tc>
        <w:tc>
          <w:tcPr>
            <w:tcW w:w="1133" w:type="pct"/>
            <w:tcBorders>
              <w:top w:val="nil"/>
              <w:left w:val="nil"/>
              <w:bottom w:val="single" w:sz="4" w:space="0" w:color="auto"/>
              <w:right w:val="single" w:sz="4" w:space="0" w:color="auto"/>
            </w:tcBorders>
            <w:shd w:val="clear" w:color="000000" w:fill="FFFFFF"/>
            <w:vAlign w:val="center"/>
            <w:tcPrChange w:id="178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9462E76"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179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47123B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电动车</w:t>
            </w:r>
          </w:p>
        </w:tc>
        <w:tc>
          <w:tcPr>
            <w:tcW w:w="745" w:type="pct"/>
            <w:tcBorders>
              <w:top w:val="nil"/>
              <w:left w:val="nil"/>
              <w:bottom w:val="single" w:sz="4" w:space="0" w:color="auto"/>
              <w:right w:val="single" w:sz="4" w:space="0" w:color="auto"/>
            </w:tcBorders>
            <w:shd w:val="clear" w:color="000000" w:fill="FFFFFF"/>
            <w:vAlign w:val="center"/>
            <w:tcPrChange w:id="179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D10815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179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D3F1424"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17,561,466.00</w:t>
            </w:r>
          </w:p>
        </w:tc>
        <w:tc>
          <w:tcPr>
            <w:tcW w:w="457" w:type="pct"/>
            <w:tcBorders>
              <w:top w:val="nil"/>
              <w:left w:val="nil"/>
              <w:bottom w:val="single" w:sz="4" w:space="0" w:color="auto"/>
              <w:right w:val="single" w:sz="4" w:space="0" w:color="auto"/>
            </w:tcBorders>
            <w:shd w:val="clear" w:color="000000" w:fill="FFFFFF"/>
            <w:noWrap/>
            <w:vAlign w:val="center"/>
            <w:tcPrChange w:id="179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07F476A2" w14:textId="77777777" w:rsidR="0076773F" w:rsidRDefault="00000000">
            <w:pPr>
              <w:spacing w:before="0"/>
              <w:rPr>
                <w:rFonts w:eastAsia="PMingLiU" w:cs="Arial"/>
                <w:b/>
                <w:bCs/>
                <w:szCs w:val="20"/>
                <w:lang w:val="en-US" w:eastAsia="zh-CN"/>
              </w:rPr>
            </w:pPr>
            <w:r>
              <w:rPr>
                <w:rFonts w:eastAsia="PMingLiU" w:cs="Arial"/>
                <w:b/>
                <w:bCs/>
                <w:szCs w:val="20"/>
                <w:lang w:val="en-US" w:eastAsia="zh-CN"/>
              </w:rPr>
              <w:t>passenger*km</w:t>
            </w:r>
          </w:p>
        </w:tc>
        <w:tc>
          <w:tcPr>
            <w:tcW w:w="177" w:type="pct"/>
            <w:vAlign w:val="center"/>
            <w:tcPrChange w:id="1794" w:author="Jezin" w:date="2025-07-21T09:38:00Z">
              <w:tcPr>
                <w:tcW w:w="177" w:type="pct"/>
                <w:vAlign w:val="center"/>
              </w:tcPr>
            </w:tcPrChange>
          </w:tcPr>
          <w:p w14:paraId="4877D841" w14:textId="77777777" w:rsidR="0076773F" w:rsidRDefault="0076773F">
            <w:pPr>
              <w:spacing w:before="0"/>
              <w:rPr>
                <w:rFonts w:ascii="Times New Roman" w:eastAsia="Times New Roman" w:hAnsi="Times New Roman"/>
                <w:szCs w:val="20"/>
                <w:lang w:val="en-US" w:eastAsia="zh-CN"/>
              </w:rPr>
            </w:pPr>
          </w:p>
        </w:tc>
      </w:tr>
      <w:tr w:rsidR="0076773F" w14:paraId="1D15D22D" w14:textId="77777777" w:rsidTr="00B1027C">
        <w:trPr>
          <w:trHeight w:val="360"/>
          <w:trPrChange w:id="179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79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530900EF"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87</w:t>
            </w:r>
          </w:p>
        </w:tc>
        <w:tc>
          <w:tcPr>
            <w:tcW w:w="1133" w:type="pct"/>
            <w:tcBorders>
              <w:top w:val="nil"/>
              <w:left w:val="nil"/>
              <w:bottom w:val="single" w:sz="4" w:space="0" w:color="auto"/>
              <w:right w:val="single" w:sz="4" w:space="0" w:color="auto"/>
            </w:tcBorders>
            <w:shd w:val="clear" w:color="000000" w:fill="FFFFFF"/>
            <w:vAlign w:val="center"/>
            <w:tcPrChange w:id="179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1B75C50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179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014DFE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自驾油车</w:t>
            </w:r>
          </w:p>
        </w:tc>
        <w:tc>
          <w:tcPr>
            <w:tcW w:w="745" w:type="pct"/>
            <w:tcBorders>
              <w:top w:val="nil"/>
              <w:left w:val="nil"/>
              <w:bottom w:val="single" w:sz="4" w:space="0" w:color="auto"/>
              <w:right w:val="single" w:sz="4" w:space="0" w:color="auto"/>
            </w:tcBorders>
            <w:shd w:val="clear" w:color="000000" w:fill="FFFFFF"/>
            <w:vAlign w:val="center"/>
            <w:tcPrChange w:id="179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7DAA84B"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180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A772B60"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31,405,120.00</w:t>
            </w:r>
          </w:p>
        </w:tc>
        <w:tc>
          <w:tcPr>
            <w:tcW w:w="457" w:type="pct"/>
            <w:tcBorders>
              <w:top w:val="nil"/>
              <w:left w:val="nil"/>
              <w:bottom w:val="single" w:sz="4" w:space="0" w:color="auto"/>
              <w:right w:val="single" w:sz="4" w:space="0" w:color="auto"/>
            </w:tcBorders>
            <w:shd w:val="clear" w:color="000000" w:fill="FFFFFF"/>
            <w:noWrap/>
            <w:vAlign w:val="center"/>
            <w:tcPrChange w:id="180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8C7CB8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km</w:t>
            </w:r>
          </w:p>
        </w:tc>
        <w:tc>
          <w:tcPr>
            <w:tcW w:w="177" w:type="pct"/>
            <w:vAlign w:val="center"/>
            <w:tcPrChange w:id="1802" w:author="Jezin" w:date="2025-07-21T09:38:00Z">
              <w:tcPr>
                <w:tcW w:w="177" w:type="pct"/>
                <w:vAlign w:val="center"/>
              </w:tcPr>
            </w:tcPrChange>
          </w:tcPr>
          <w:p w14:paraId="53D7E916" w14:textId="77777777" w:rsidR="0076773F" w:rsidRDefault="0076773F">
            <w:pPr>
              <w:spacing w:before="0"/>
              <w:rPr>
                <w:rFonts w:ascii="Times New Roman" w:eastAsia="Times New Roman" w:hAnsi="Times New Roman"/>
                <w:szCs w:val="20"/>
                <w:lang w:val="en-US" w:eastAsia="zh-CN"/>
              </w:rPr>
            </w:pPr>
          </w:p>
        </w:tc>
      </w:tr>
      <w:tr w:rsidR="0076773F" w14:paraId="4F4F0CF9" w14:textId="77777777" w:rsidTr="00B1027C">
        <w:trPr>
          <w:trHeight w:val="360"/>
          <w:trPrChange w:id="180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0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92CD260"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88</w:t>
            </w:r>
          </w:p>
        </w:tc>
        <w:tc>
          <w:tcPr>
            <w:tcW w:w="1133" w:type="pct"/>
            <w:tcBorders>
              <w:top w:val="nil"/>
              <w:left w:val="nil"/>
              <w:bottom w:val="single" w:sz="4" w:space="0" w:color="auto"/>
              <w:right w:val="single" w:sz="4" w:space="0" w:color="auto"/>
            </w:tcBorders>
            <w:shd w:val="clear" w:color="000000" w:fill="FFFFFF"/>
            <w:vAlign w:val="center"/>
            <w:tcPrChange w:id="180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778F9865"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员工通勤产生的排放</w:t>
            </w:r>
          </w:p>
        </w:tc>
        <w:tc>
          <w:tcPr>
            <w:tcW w:w="1070" w:type="pct"/>
            <w:tcBorders>
              <w:top w:val="nil"/>
              <w:left w:val="nil"/>
              <w:bottom w:val="single" w:sz="4" w:space="0" w:color="auto"/>
              <w:right w:val="single" w:sz="4" w:space="0" w:color="auto"/>
            </w:tcBorders>
            <w:shd w:val="clear" w:color="auto" w:fill="auto"/>
            <w:vAlign w:val="center"/>
            <w:tcPrChange w:id="180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5AD64DA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自驾电车</w:t>
            </w:r>
          </w:p>
        </w:tc>
        <w:tc>
          <w:tcPr>
            <w:tcW w:w="745" w:type="pct"/>
            <w:tcBorders>
              <w:top w:val="nil"/>
              <w:left w:val="nil"/>
              <w:bottom w:val="single" w:sz="4" w:space="0" w:color="auto"/>
              <w:right w:val="single" w:sz="4" w:space="0" w:color="auto"/>
            </w:tcBorders>
            <w:shd w:val="clear" w:color="000000" w:fill="FFFFFF"/>
            <w:vAlign w:val="center"/>
            <w:tcPrChange w:id="180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46E84C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类别7</w:t>
            </w:r>
          </w:p>
        </w:tc>
        <w:tc>
          <w:tcPr>
            <w:tcW w:w="960" w:type="pct"/>
            <w:tcBorders>
              <w:top w:val="nil"/>
              <w:left w:val="nil"/>
              <w:bottom w:val="single" w:sz="4" w:space="0" w:color="auto"/>
              <w:right w:val="single" w:sz="4" w:space="0" w:color="auto"/>
            </w:tcBorders>
            <w:shd w:val="clear" w:color="000000" w:fill="FFFFFF"/>
            <w:noWrap/>
            <w:vAlign w:val="center"/>
            <w:tcPrChange w:id="180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4EE849F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2,886,500.00</w:t>
            </w:r>
          </w:p>
        </w:tc>
        <w:tc>
          <w:tcPr>
            <w:tcW w:w="457" w:type="pct"/>
            <w:tcBorders>
              <w:top w:val="nil"/>
              <w:left w:val="nil"/>
              <w:bottom w:val="single" w:sz="4" w:space="0" w:color="auto"/>
              <w:right w:val="single" w:sz="4" w:space="0" w:color="auto"/>
            </w:tcBorders>
            <w:shd w:val="clear" w:color="000000" w:fill="FFFFFF"/>
            <w:noWrap/>
            <w:vAlign w:val="center"/>
            <w:tcPrChange w:id="180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06A5ED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km</w:t>
            </w:r>
          </w:p>
        </w:tc>
        <w:tc>
          <w:tcPr>
            <w:tcW w:w="177" w:type="pct"/>
            <w:vAlign w:val="center"/>
            <w:tcPrChange w:id="1810" w:author="Jezin" w:date="2025-07-21T09:38:00Z">
              <w:tcPr>
                <w:tcW w:w="177" w:type="pct"/>
                <w:vAlign w:val="center"/>
              </w:tcPr>
            </w:tcPrChange>
          </w:tcPr>
          <w:p w14:paraId="4BC4932D" w14:textId="77777777" w:rsidR="0076773F" w:rsidRDefault="0076773F">
            <w:pPr>
              <w:spacing w:before="0"/>
              <w:rPr>
                <w:rFonts w:ascii="Times New Roman" w:eastAsia="Times New Roman" w:hAnsi="Times New Roman"/>
                <w:szCs w:val="20"/>
                <w:lang w:val="en-US" w:eastAsia="zh-CN"/>
              </w:rPr>
            </w:pPr>
          </w:p>
        </w:tc>
      </w:tr>
      <w:tr w:rsidR="0076773F" w14:paraId="0E86D07C" w14:textId="77777777" w:rsidTr="00B1027C">
        <w:trPr>
          <w:trHeight w:val="360"/>
          <w:trPrChange w:id="181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1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26B18E5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89</w:t>
            </w:r>
          </w:p>
        </w:tc>
        <w:tc>
          <w:tcPr>
            <w:tcW w:w="1133" w:type="pct"/>
            <w:tcBorders>
              <w:top w:val="nil"/>
              <w:left w:val="nil"/>
              <w:bottom w:val="single" w:sz="4" w:space="0" w:color="auto"/>
              <w:right w:val="single" w:sz="4" w:space="0" w:color="auto"/>
            </w:tcBorders>
            <w:shd w:val="clear" w:color="000000" w:fill="FFFFFF"/>
            <w:vAlign w:val="center"/>
            <w:tcPrChange w:id="181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4AD757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81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D7F5CD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船运</w:t>
            </w:r>
          </w:p>
        </w:tc>
        <w:tc>
          <w:tcPr>
            <w:tcW w:w="745" w:type="pct"/>
            <w:tcBorders>
              <w:top w:val="nil"/>
              <w:left w:val="nil"/>
              <w:bottom w:val="single" w:sz="4" w:space="0" w:color="auto"/>
              <w:right w:val="single" w:sz="4" w:space="0" w:color="auto"/>
            </w:tcBorders>
            <w:shd w:val="clear" w:color="000000" w:fill="FFFFFF"/>
            <w:vAlign w:val="center"/>
            <w:tcPrChange w:id="181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9058B39"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81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4BB105A"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1,029,048,283.74</w:t>
            </w:r>
          </w:p>
        </w:tc>
        <w:tc>
          <w:tcPr>
            <w:tcW w:w="457" w:type="pct"/>
            <w:tcBorders>
              <w:top w:val="nil"/>
              <w:left w:val="nil"/>
              <w:bottom w:val="single" w:sz="4" w:space="0" w:color="auto"/>
              <w:right w:val="single" w:sz="4" w:space="0" w:color="auto"/>
            </w:tcBorders>
            <w:shd w:val="clear" w:color="000000" w:fill="FFFFFF"/>
            <w:noWrap/>
            <w:vAlign w:val="center"/>
            <w:tcPrChange w:id="181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776F364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818" w:author="Jezin" w:date="2025-07-21T09:38:00Z">
              <w:tcPr>
                <w:tcW w:w="177" w:type="pct"/>
                <w:vAlign w:val="center"/>
              </w:tcPr>
            </w:tcPrChange>
          </w:tcPr>
          <w:p w14:paraId="0081CC4A" w14:textId="77777777" w:rsidR="0076773F" w:rsidRDefault="0076773F">
            <w:pPr>
              <w:spacing w:before="0"/>
              <w:rPr>
                <w:rFonts w:ascii="Times New Roman" w:eastAsia="Times New Roman" w:hAnsi="Times New Roman"/>
                <w:szCs w:val="20"/>
                <w:lang w:val="en-US" w:eastAsia="zh-CN"/>
              </w:rPr>
            </w:pPr>
          </w:p>
        </w:tc>
      </w:tr>
      <w:tr w:rsidR="0076773F" w14:paraId="285FEC20" w14:textId="77777777" w:rsidTr="00B1027C">
        <w:trPr>
          <w:trHeight w:val="360"/>
          <w:trPrChange w:id="181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2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4F8CEDB"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90</w:t>
            </w:r>
          </w:p>
        </w:tc>
        <w:tc>
          <w:tcPr>
            <w:tcW w:w="1133" w:type="pct"/>
            <w:tcBorders>
              <w:top w:val="nil"/>
              <w:left w:val="nil"/>
              <w:bottom w:val="single" w:sz="4" w:space="0" w:color="auto"/>
              <w:right w:val="single" w:sz="4" w:space="0" w:color="auto"/>
            </w:tcBorders>
            <w:shd w:val="clear" w:color="000000" w:fill="FFFFFF"/>
            <w:vAlign w:val="center"/>
            <w:tcPrChange w:id="182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8249A89"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82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F495C5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p>
        </w:tc>
        <w:tc>
          <w:tcPr>
            <w:tcW w:w="745" w:type="pct"/>
            <w:tcBorders>
              <w:top w:val="nil"/>
              <w:left w:val="nil"/>
              <w:bottom w:val="single" w:sz="4" w:space="0" w:color="auto"/>
              <w:right w:val="single" w:sz="4" w:space="0" w:color="auto"/>
            </w:tcBorders>
            <w:shd w:val="clear" w:color="000000" w:fill="FFFFFF"/>
            <w:vAlign w:val="center"/>
            <w:tcPrChange w:id="182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2CB3C3A4"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82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07654552"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1,369,080,976.66</w:t>
            </w:r>
          </w:p>
        </w:tc>
        <w:tc>
          <w:tcPr>
            <w:tcW w:w="457" w:type="pct"/>
            <w:tcBorders>
              <w:top w:val="nil"/>
              <w:left w:val="nil"/>
              <w:bottom w:val="single" w:sz="4" w:space="0" w:color="auto"/>
              <w:right w:val="single" w:sz="4" w:space="0" w:color="auto"/>
            </w:tcBorders>
            <w:shd w:val="clear" w:color="000000" w:fill="FFFFFF"/>
            <w:noWrap/>
            <w:vAlign w:val="center"/>
            <w:tcPrChange w:id="182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53210CF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826" w:author="Jezin" w:date="2025-07-21T09:38:00Z">
              <w:tcPr>
                <w:tcW w:w="177" w:type="pct"/>
                <w:vAlign w:val="center"/>
              </w:tcPr>
            </w:tcPrChange>
          </w:tcPr>
          <w:p w14:paraId="35FC3A93" w14:textId="77777777" w:rsidR="0076773F" w:rsidRDefault="0076773F">
            <w:pPr>
              <w:spacing w:before="0"/>
              <w:rPr>
                <w:rFonts w:ascii="Times New Roman" w:eastAsia="Times New Roman" w:hAnsi="Times New Roman"/>
                <w:szCs w:val="20"/>
                <w:lang w:val="en-US" w:eastAsia="zh-CN"/>
              </w:rPr>
            </w:pPr>
          </w:p>
        </w:tc>
      </w:tr>
      <w:tr w:rsidR="0076773F" w14:paraId="7FE98EE5" w14:textId="77777777" w:rsidTr="00B1027C">
        <w:trPr>
          <w:trHeight w:val="360"/>
          <w:trPrChange w:id="182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2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02F24F7C"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91</w:t>
            </w:r>
          </w:p>
        </w:tc>
        <w:tc>
          <w:tcPr>
            <w:tcW w:w="1133" w:type="pct"/>
            <w:tcBorders>
              <w:top w:val="nil"/>
              <w:left w:val="nil"/>
              <w:bottom w:val="single" w:sz="4" w:space="0" w:color="auto"/>
              <w:right w:val="single" w:sz="4" w:space="0" w:color="auto"/>
            </w:tcBorders>
            <w:shd w:val="clear" w:color="000000" w:fill="FFFFFF"/>
            <w:vAlign w:val="center"/>
            <w:tcPrChange w:id="182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24E002F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83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0DDA88D"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铁路运输</w:t>
            </w:r>
          </w:p>
        </w:tc>
        <w:tc>
          <w:tcPr>
            <w:tcW w:w="745" w:type="pct"/>
            <w:tcBorders>
              <w:top w:val="nil"/>
              <w:left w:val="nil"/>
              <w:bottom w:val="single" w:sz="4" w:space="0" w:color="auto"/>
              <w:right w:val="single" w:sz="4" w:space="0" w:color="auto"/>
            </w:tcBorders>
            <w:shd w:val="clear" w:color="000000" w:fill="FFFFFF"/>
            <w:vAlign w:val="center"/>
            <w:tcPrChange w:id="183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C755196"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83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BC7D70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228,437,028.19</w:t>
            </w:r>
          </w:p>
        </w:tc>
        <w:tc>
          <w:tcPr>
            <w:tcW w:w="457" w:type="pct"/>
            <w:tcBorders>
              <w:top w:val="nil"/>
              <w:left w:val="nil"/>
              <w:bottom w:val="single" w:sz="4" w:space="0" w:color="auto"/>
              <w:right w:val="single" w:sz="4" w:space="0" w:color="auto"/>
            </w:tcBorders>
            <w:shd w:val="clear" w:color="000000" w:fill="FFFFFF"/>
            <w:noWrap/>
            <w:vAlign w:val="center"/>
            <w:tcPrChange w:id="183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C92461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834" w:author="Jezin" w:date="2025-07-21T09:38:00Z">
              <w:tcPr>
                <w:tcW w:w="177" w:type="pct"/>
                <w:vAlign w:val="center"/>
              </w:tcPr>
            </w:tcPrChange>
          </w:tcPr>
          <w:p w14:paraId="4298EDDA" w14:textId="77777777" w:rsidR="0076773F" w:rsidRDefault="0076773F">
            <w:pPr>
              <w:spacing w:before="0"/>
              <w:rPr>
                <w:rFonts w:ascii="Times New Roman" w:eastAsia="Times New Roman" w:hAnsi="Times New Roman"/>
                <w:szCs w:val="20"/>
                <w:lang w:val="en-US" w:eastAsia="zh-CN"/>
              </w:rPr>
            </w:pPr>
          </w:p>
        </w:tc>
      </w:tr>
      <w:tr w:rsidR="0076773F" w14:paraId="57ED1080" w14:textId="77777777" w:rsidTr="00B1027C">
        <w:trPr>
          <w:trHeight w:val="360"/>
          <w:trPrChange w:id="183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3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E1BEB11"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92</w:t>
            </w:r>
          </w:p>
        </w:tc>
        <w:tc>
          <w:tcPr>
            <w:tcW w:w="1133" w:type="pct"/>
            <w:tcBorders>
              <w:top w:val="nil"/>
              <w:left w:val="nil"/>
              <w:bottom w:val="single" w:sz="4" w:space="0" w:color="auto"/>
              <w:right w:val="single" w:sz="4" w:space="0" w:color="auto"/>
            </w:tcBorders>
            <w:shd w:val="clear" w:color="000000" w:fill="FFFFFF"/>
            <w:vAlign w:val="center"/>
            <w:tcPrChange w:id="183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5015B90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下游运输配送产生的排放</w:t>
            </w:r>
          </w:p>
        </w:tc>
        <w:tc>
          <w:tcPr>
            <w:tcW w:w="1070" w:type="pct"/>
            <w:tcBorders>
              <w:top w:val="nil"/>
              <w:left w:val="nil"/>
              <w:bottom w:val="single" w:sz="4" w:space="0" w:color="auto"/>
              <w:right w:val="single" w:sz="4" w:space="0" w:color="auto"/>
            </w:tcBorders>
            <w:shd w:val="clear" w:color="auto" w:fill="auto"/>
            <w:vAlign w:val="center"/>
            <w:tcPrChange w:id="183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6C6810D1"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汽运</w:t>
            </w:r>
            <w:r>
              <w:rPr>
                <w:rFonts w:eastAsia="PMingLiU" w:cs="Arial"/>
                <w:b/>
                <w:bCs/>
                <w:szCs w:val="20"/>
                <w:lang w:val="en-US" w:eastAsia="zh-CN"/>
              </w:rPr>
              <w:t>-</w:t>
            </w:r>
            <w:r>
              <w:rPr>
                <w:rFonts w:eastAsia="PMingLiU" w:cs="Arial"/>
                <w:b/>
                <w:bCs/>
                <w:szCs w:val="20"/>
                <w:lang w:val="en-US" w:eastAsia="zh-CN"/>
              </w:rPr>
              <w:t>副产品</w:t>
            </w:r>
          </w:p>
        </w:tc>
        <w:tc>
          <w:tcPr>
            <w:tcW w:w="745" w:type="pct"/>
            <w:tcBorders>
              <w:top w:val="nil"/>
              <w:left w:val="nil"/>
              <w:bottom w:val="single" w:sz="4" w:space="0" w:color="auto"/>
              <w:right w:val="single" w:sz="4" w:space="0" w:color="auto"/>
            </w:tcBorders>
            <w:shd w:val="clear" w:color="000000" w:fill="FFFFFF"/>
            <w:vAlign w:val="center"/>
            <w:tcPrChange w:id="183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6B1F144F"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类别9</w:t>
            </w:r>
          </w:p>
        </w:tc>
        <w:tc>
          <w:tcPr>
            <w:tcW w:w="960" w:type="pct"/>
            <w:tcBorders>
              <w:top w:val="nil"/>
              <w:left w:val="nil"/>
              <w:bottom w:val="single" w:sz="4" w:space="0" w:color="auto"/>
              <w:right w:val="single" w:sz="4" w:space="0" w:color="auto"/>
            </w:tcBorders>
            <w:shd w:val="clear" w:color="000000" w:fill="FFFFFF"/>
            <w:noWrap/>
            <w:vAlign w:val="center"/>
            <w:tcPrChange w:id="184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225B07DF"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12,973,524.00</w:t>
            </w:r>
          </w:p>
        </w:tc>
        <w:tc>
          <w:tcPr>
            <w:tcW w:w="457" w:type="pct"/>
            <w:tcBorders>
              <w:top w:val="nil"/>
              <w:left w:val="nil"/>
              <w:bottom w:val="single" w:sz="4" w:space="0" w:color="auto"/>
              <w:right w:val="single" w:sz="4" w:space="0" w:color="auto"/>
            </w:tcBorders>
            <w:shd w:val="clear" w:color="000000" w:fill="FFFFFF"/>
            <w:noWrap/>
            <w:vAlign w:val="center"/>
            <w:tcPrChange w:id="184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949C28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tkm</w:t>
            </w:r>
          </w:p>
        </w:tc>
        <w:tc>
          <w:tcPr>
            <w:tcW w:w="177" w:type="pct"/>
            <w:vAlign w:val="center"/>
            <w:tcPrChange w:id="1842" w:author="Jezin" w:date="2025-07-21T09:38:00Z">
              <w:tcPr>
                <w:tcW w:w="177" w:type="pct"/>
                <w:vAlign w:val="center"/>
              </w:tcPr>
            </w:tcPrChange>
          </w:tcPr>
          <w:p w14:paraId="3DB806E3" w14:textId="77777777" w:rsidR="0076773F" w:rsidRDefault="0076773F">
            <w:pPr>
              <w:spacing w:before="0"/>
              <w:rPr>
                <w:rFonts w:ascii="Times New Roman" w:eastAsia="Times New Roman" w:hAnsi="Times New Roman"/>
                <w:szCs w:val="20"/>
                <w:lang w:val="en-US" w:eastAsia="zh-CN"/>
              </w:rPr>
            </w:pPr>
          </w:p>
        </w:tc>
      </w:tr>
      <w:tr w:rsidR="0076773F" w14:paraId="541A6162" w14:textId="77777777" w:rsidTr="00B1027C">
        <w:trPr>
          <w:trHeight w:val="360"/>
          <w:trPrChange w:id="1843"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44"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C9ED6C4"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93</w:t>
            </w:r>
          </w:p>
        </w:tc>
        <w:tc>
          <w:tcPr>
            <w:tcW w:w="1133" w:type="pct"/>
            <w:tcBorders>
              <w:top w:val="nil"/>
              <w:left w:val="nil"/>
              <w:bottom w:val="single" w:sz="4" w:space="0" w:color="auto"/>
              <w:right w:val="single" w:sz="4" w:space="0" w:color="auto"/>
            </w:tcBorders>
            <w:shd w:val="clear" w:color="000000" w:fill="FFFFFF"/>
            <w:vAlign w:val="center"/>
            <w:tcPrChange w:id="1845"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34A1F5F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846"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4466F47B"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锻材加工</w:t>
            </w:r>
          </w:p>
        </w:tc>
        <w:tc>
          <w:tcPr>
            <w:tcW w:w="745" w:type="pct"/>
            <w:tcBorders>
              <w:top w:val="nil"/>
              <w:left w:val="nil"/>
              <w:bottom w:val="single" w:sz="4" w:space="0" w:color="auto"/>
              <w:right w:val="single" w:sz="4" w:space="0" w:color="auto"/>
            </w:tcBorders>
            <w:shd w:val="clear" w:color="000000" w:fill="FFFFFF"/>
            <w:vAlign w:val="center"/>
            <w:tcPrChange w:id="1847"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5A3C43FA"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848"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5508A483"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149,966.00</w:t>
            </w:r>
          </w:p>
        </w:tc>
        <w:tc>
          <w:tcPr>
            <w:tcW w:w="457" w:type="pct"/>
            <w:tcBorders>
              <w:top w:val="nil"/>
              <w:left w:val="nil"/>
              <w:bottom w:val="single" w:sz="4" w:space="0" w:color="auto"/>
              <w:right w:val="single" w:sz="4" w:space="0" w:color="auto"/>
            </w:tcBorders>
            <w:shd w:val="clear" w:color="000000" w:fill="FFFFFF"/>
            <w:noWrap/>
            <w:vAlign w:val="center"/>
            <w:tcPrChange w:id="1849"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479C157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850" w:author="Jezin" w:date="2025-07-21T09:38:00Z">
              <w:tcPr>
                <w:tcW w:w="177" w:type="pct"/>
                <w:vAlign w:val="center"/>
              </w:tcPr>
            </w:tcPrChange>
          </w:tcPr>
          <w:p w14:paraId="49F19628" w14:textId="77777777" w:rsidR="0076773F" w:rsidRDefault="0076773F">
            <w:pPr>
              <w:spacing w:before="0"/>
              <w:rPr>
                <w:rFonts w:ascii="Times New Roman" w:eastAsia="Times New Roman" w:hAnsi="Times New Roman"/>
                <w:szCs w:val="20"/>
                <w:lang w:val="en-US" w:eastAsia="zh-CN"/>
              </w:rPr>
            </w:pPr>
          </w:p>
        </w:tc>
      </w:tr>
      <w:tr w:rsidR="0076773F" w14:paraId="547DDF9D" w14:textId="77777777" w:rsidTr="00B1027C">
        <w:trPr>
          <w:trHeight w:val="360"/>
          <w:trPrChange w:id="1851"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52"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1316D92D"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94</w:t>
            </w:r>
          </w:p>
        </w:tc>
        <w:tc>
          <w:tcPr>
            <w:tcW w:w="1133" w:type="pct"/>
            <w:tcBorders>
              <w:top w:val="nil"/>
              <w:left w:val="nil"/>
              <w:bottom w:val="single" w:sz="4" w:space="0" w:color="auto"/>
              <w:right w:val="single" w:sz="4" w:space="0" w:color="auto"/>
            </w:tcBorders>
            <w:shd w:val="clear" w:color="000000" w:fill="FFFFFF"/>
            <w:vAlign w:val="center"/>
            <w:tcPrChange w:id="1853"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6E964E63"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854"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74A314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棒材加工</w:t>
            </w:r>
          </w:p>
        </w:tc>
        <w:tc>
          <w:tcPr>
            <w:tcW w:w="745" w:type="pct"/>
            <w:tcBorders>
              <w:top w:val="nil"/>
              <w:left w:val="nil"/>
              <w:bottom w:val="single" w:sz="4" w:space="0" w:color="auto"/>
              <w:right w:val="single" w:sz="4" w:space="0" w:color="auto"/>
            </w:tcBorders>
            <w:shd w:val="clear" w:color="000000" w:fill="FFFFFF"/>
            <w:vAlign w:val="center"/>
            <w:tcPrChange w:id="1855"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7778FA1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856"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771E681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2,033,971.00</w:t>
            </w:r>
          </w:p>
        </w:tc>
        <w:tc>
          <w:tcPr>
            <w:tcW w:w="457" w:type="pct"/>
            <w:tcBorders>
              <w:top w:val="nil"/>
              <w:left w:val="nil"/>
              <w:bottom w:val="single" w:sz="4" w:space="0" w:color="auto"/>
              <w:right w:val="single" w:sz="4" w:space="0" w:color="auto"/>
            </w:tcBorders>
            <w:shd w:val="clear" w:color="000000" w:fill="FFFFFF"/>
            <w:noWrap/>
            <w:vAlign w:val="center"/>
            <w:tcPrChange w:id="1857"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648D302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858" w:author="Jezin" w:date="2025-07-21T09:38:00Z">
              <w:tcPr>
                <w:tcW w:w="177" w:type="pct"/>
                <w:vAlign w:val="center"/>
              </w:tcPr>
            </w:tcPrChange>
          </w:tcPr>
          <w:p w14:paraId="177DE9C5" w14:textId="77777777" w:rsidR="0076773F" w:rsidRDefault="0076773F">
            <w:pPr>
              <w:spacing w:before="0"/>
              <w:rPr>
                <w:rFonts w:ascii="Times New Roman" w:eastAsia="Times New Roman" w:hAnsi="Times New Roman"/>
                <w:szCs w:val="20"/>
                <w:lang w:val="en-US" w:eastAsia="zh-CN"/>
              </w:rPr>
            </w:pPr>
          </w:p>
        </w:tc>
      </w:tr>
      <w:tr w:rsidR="0076773F" w14:paraId="18576E36" w14:textId="77777777" w:rsidTr="00B1027C">
        <w:trPr>
          <w:trHeight w:val="360"/>
          <w:trPrChange w:id="1859"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60"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7BF87AF3"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95</w:t>
            </w:r>
          </w:p>
        </w:tc>
        <w:tc>
          <w:tcPr>
            <w:tcW w:w="1133" w:type="pct"/>
            <w:tcBorders>
              <w:top w:val="nil"/>
              <w:left w:val="nil"/>
              <w:bottom w:val="single" w:sz="4" w:space="0" w:color="auto"/>
              <w:right w:val="single" w:sz="4" w:space="0" w:color="auto"/>
            </w:tcBorders>
            <w:shd w:val="clear" w:color="000000" w:fill="FFFFFF"/>
            <w:vAlign w:val="center"/>
            <w:tcPrChange w:id="1861"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691B238"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862"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1E6EBE3A"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钢管加工</w:t>
            </w:r>
          </w:p>
        </w:tc>
        <w:tc>
          <w:tcPr>
            <w:tcW w:w="745" w:type="pct"/>
            <w:tcBorders>
              <w:top w:val="nil"/>
              <w:left w:val="nil"/>
              <w:bottom w:val="single" w:sz="4" w:space="0" w:color="auto"/>
              <w:right w:val="single" w:sz="4" w:space="0" w:color="auto"/>
            </w:tcBorders>
            <w:shd w:val="clear" w:color="000000" w:fill="FFFFFF"/>
            <w:vAlign w:val="center"/>
            <w:tcPrChange w:id="1863"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085CEA02"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864"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6F8A0AF7"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760,435.74</w:t>
            </w:r>
          </w:p>
        </w:tc>
        <w:tc>
          <w:tcPr>
            <w:tcW w:w="457" w:type="pct"/>
            <w:tcBorders>
              <w:top w:val="nil"/>
              <w:left w:val="nil"/>
              <w:bottom w:val="single" w:sz="4" w:space="0" w:color="auto"/>
              <w:right w:val="single" w:sz="4" w:space="0" w:color="auto"/>
            </w:tcBorders>
            <w:shd w:val="clear" w:color="000000" w:fill="FFFFFF"/>
            <w:noWrap/>
            <w:vAlign w:val="center"/>
            <w:tcPrChange w:id="1865"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DD3A76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866" w:author="Jezin" w:date="2025-07-21T09:38:00Z">
              <w:tcPr>
                <w:tcW w:w="177" w:type="pct"/>
                <w:vAlign w:val="center"/>
              </w:tcPr>
            </w:tcPrChange>
          </w:tcPr>
          <w:p w14:paraId="5BCB10FC" w14:textId="77777777" w:rsidR="0076773F" w:rsidRDefault="0076773F">
            <w:pPr>
              <w:spacing w:before="0"/>
              <w:rPr>
                <w:rFonts w:ascii="Times New Roman" w:eastAsia="Times New Roman" w:hAnsi="Times New Roman"/>
                <w:szCs w:val="20"/>
                <w:lang w:val="en-US" w:eastAsia="zh-CN"/>
              </w:rPr>
            </w:pPr>
          </w:p>
        </w:tc>
      </w:tr>
      <w:tr w:rsidR="0076773F" w14:paraId="4CB44F3F" w14:textId="77777777" w:rsidTr="00B1027C">
        <w:trPr>
          <w:trHeight w:val="360"/>
          <w:trPrChange w:id="1867"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68"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6D2BDF36" w14:textId="77777777" w:rsidR="0076773F" w:rsidRDefault="00000000">
            <w:pPr>
              <w:spacing w:before="0"/>
              <w:jc w:val="center"/>
              <w:rPr>
                <w:rFonts w:eastAsia="PMingLiU" w:cs="Arial"/>
                <w:b/>
                <w:bCs/>
                <w:szCs w:val="20"/>
                <w:lang w:val="en-US" w:eastAsia="zh-CN"/>
              </w:rPr>
            </w:pPr>
            <w:r>
              <w:rPr>
                <w:rFonts w:eastAsia="PMingLiU" w:cs="Arial"/>
                <w:b/>
                <w:bCs/>
                <w:szCs w:val="20"/>
                <w:lang w:val="en-US" w:eastAsia="zh-CN"/>
              </w:rPr>
              <w:t>96</w:t>
            </w:r>
          </w:p>
        </w:tc>
        <w:tc>
          <w:tcPr>
            <w:tcW w:w="1133" w:type="pct"/>
            <w:tcBorders>
              <w:top w:val="nil"/>
              <w:left w:val="nil"/>
              <w:bottom w:val="single" w:sz="4" w:space="0" w:color="auto"/>
              <w:right w:val="single" w:sz="4" w:space="0" w:color="auto"/>
            </w:tcBorders>
            <w:shd w:val="clear" w:color="000000" w:fill="FFFFFF"/>
            <w:vAlign w:val="center"/>
            <w:tcPrChange w:id="1869"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471F136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外销产品加工产生的排放</w:t>
            </w:r>
          </w:p>
        </w:tc>
        <w:tc>
          <w:tcPr>
            <w:tcW w:w="1070" w:type="pct"/>
            <w:tcBorders>
              <w:top w:val="nil"/>
              <w:left w:val="nil"/>
              <w:bottom w:val="single" w:sz="4" w:space="0" w:color="auto"/>
              <w:right w:val="single" w:sz="4" w:space="0" w:color="auto"/>
            </w:tcBorders>
            <w:shd w:val="clear" w:color="auto" w:fill="auto"/>
            <w:vAlign w:val="center"/>
            <w:tcPrChange w:id="1870"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0E3828C4" w14:textId="77777777" w:rsidR="0076773F" w:rsidRDefault="00000000">
            <w:pPr>
              <w:spacing w:before="0"/>
              <w:rPr>
                <w:rFonts w:eastAsia="PMingLiU" w:cs="Arial"/>
                <w:b/>
                <w:bCs/>
                <w:szCs w:val="20"/>
                <w:lang w:val="en-US" w:eastAsia="zh-CN"/>
              </w:rPr>
            </w:pPr>
            <w:r>
              <w:rPr>
                <w:rFonts w:eastAsia="PMingLiU" w:cs="Arial"/>
                <w:b/>
                <w:bCs/>
                <w:szCs w:val="20"/>
                <w:lang w:val="en-US" w:eastAsia="zh-CN"/>
              </w:rPr>
              <w:t>钢坯加工</w:t>
            </w:r>
          </w:p>
        </w:tc>
        <w:tc>
          <w:tcPr>
            <w:tcW w:w="745" w:type="pct"/>
            <w:tcBorders>
              <w:top w:val="nil"/>
              <w:left w:val="nil"/>
              <w:bottom w:val="single" w:sz="4" w:space="0" w:color="auto"/>
              <w:right w:val="single" w:sz="4" w:space="0" w:color="auto"/>
            </w:tcBorders>
            <w:shd w:val="clear" w:color="000000" w:fill="FFFFFF"/>
            <w:vAlign w:val="center"/>
            <w:tcPrChange w:id="1871"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334FCDA1"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类别10</w:t>
            </w:r>
          </w:p>
        </w:tc>
        <w:tc>
          <w:tcPr>
            <w:tcW w:w="960" w:type="pct"/>
            <w:tcBorders>
              <w:top w:val="nil"/>
              <w:left w:val="nil"/>
              <w:bottom w:val="single" w:sz="4" w:space="0" w:color="auto"/>
              <w:right w:val="single" w:sz="4" w:space="0" w:color="auto"/>
            </w:tcBorders>
            <w:shd w:val="clear" w:color="000000" w:fill="FFFFFF"/>
            <w:noWrap/>
            <w:vAlign w:val="center"/>
            <w:tcPrChange w:id="1872"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790689E"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702,589.87</w:t>
            </w:r>
          </w:p>
        </w:tc>
        <w:tc>
          <w:tcPr>
            <w:tcW w:w="457" w:type="pct"/>
            <w:tcBorders>
              <w:top w:val="nil"/>
              <w:left w:val="nil"/>
              <w:bottom w:val="single" w:sz="4" w:space="0" w:color="auto"/>
              <w:right w:val="single" w:sz="4" w:space="0" w:color="auto"/>
            </w:tcBorders>
            <w:shd w:val="clear" w:color="000000" w:fill="FFFFFF"/>
            <w:noWrap/>
            <w:vAlign w:val="center"/>
            <w:tcPrChange w:id="1873"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1A0A21AF"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874" w:author="Jezin" w:date="2025-07-21T09:38:00Z">
              <w:tcPr>
                <w:tcW w:w="177" w:type="pct"/>
                <w:vAlign w:val="center"/>
              </w:tcPr>
            </w:tcPrChange>
          </w:tcPr>
          <w:p w14:paraId="11BAF777" w14:textId="77777777" w:rsidR="0076773F" w:rsidRDefault="0076773F">
            <w:pPr>
              <w:spacing w:before="0"/>
              <w:rPr>
                <w:rFonts w:ascii="Times New Roman" w:eastAsia="Times New Roman" w:hAnsi="Times New Roman"/>
                <w:szCs w:val="20"/>
                <w:lang w:val="en-US" w:eastAsia="zh-CN"/>
              </w:rPr>
            </w:pPr>
          </w:p>
        </w:tc>
      </w:tr>
      <w:tr w:rsidR="00B1027C" w14:paraId="3D14527E" w14:textId="77777777" w:rsidTr="00B1027C">
        <w:trPr>
          <w:trHeight w:val="360"/>
        </w:trPr>
        <w:tc>
          <w:tcPr>
            <w:tcW w:w="458" w:type="pct"/>
            <w:tcBorders>
              <w:top w:val="nil"/>
              <w:left w:val="single" w:sz="4" w:space="0" w:color="auto"/>
              <w:bottom w:val="single" w:sz="4" w:space="0" w:color="auto"/>
              <w:right w:val="single" w:sz="4" w:space="0" w:color="auto"/>
            </w:tcBorders>
            <w:shd w:val="clear" w:color="000000" w:fill="FFFFFF"/>
            <w:noWrap/>
            <w:vAlign w:val="center"/>
          </w:tcPr>
          <w:p w14:paraId="3AC36ECC" w14:textId="5A54EE4B" w:rsidR="00B1027C" w:rsidRPr="00B1027C" w:rsidRDefault="00B1027C">
            <w:pPr>
              <w:spacing w:before="0"/>
              <w:jc w:val="center"/>
              <w:rPr>
                <w:rFonts w:cs="Arial" w:hint="eastAsia"/>
                <w:b/>
                <w:bCs/>
                <w:szCs w:val="20"/>
                <w:lang w:val="en-US" w:eastAsia="zh-CN"/>
              </w:rPr>
            </w:pPr>
            <w:r>
              <w:rPr>
                <w:rFonts w:cs="Arial" w:hint="eastAsia"/>
                <w:b/>
                <w:bCs/>
                <w:szCs w:val="20"/>
                <w:lang w:val="en-US" w:eastAsia="zh-CN"/>
              </w:rPr>
              <w:t>97</w:t>
            </w:r>
          </w:p>
        </w:tc>
        <w:tc>
          <w:tcPr>
            <w:tcW w:w="1133" w:type="pct"/>
            <w:tcBorders>
              <w:top w:val="nil"/>
              <w:left w:val="nil"/>
              <w:bottom w:val="single" w:sz="4" w:space="0" w:color="auto"/>
              <w:right w:val="single" w:sz="4" w:space="0" w:color="auto"/>
            </w:tcBorders>
            <w:shd w:val="clear" w:color="000000" w:fill="FFFFFF"/>
            <w:vAlign w:val="center"/>
          </w:tcPr>
          <w:p w14:paraId="767E5D13" w14:textId="246E6711" w:rsidR="00B1027C" w:rsidRDefault="00B1027C">
            <w:pPr>
              <w:spacing w:before="0"/>
              <w:rPr>
                <w:rFonts w:eastAsia="PMingLiU" w:cs="Arial"/>
                <w:b/>
                <w:bCs/>
                <w:szCs w:val="20"/>
                <w:lang w:val="en-US" w:eastAsia="zh-CN"/>
              </w:rPr>
            </w:pPr>
            <w:r>
              <w:rPr>
                <w:rFonts w:eastAsia="PMingLiU" w:cs="Arial"/>
                <w:b/>
                <w:bCs/>
                <w:szCs w:val="20"/>
                <w:lang w:val="en-US" w:eastAsia="zh-CN"/>
              </w:rPr>
              <w:t>外销产品</w:t>
            </w:r>
            <w:r>
              <w:rPr>
                <w:rFonts w:cs="Arial" w:hint="eastAsia"/>
                <w:b/>
                <w:bCs/>
                <w:szCs w:val="20"/>
                <w:lang w:val="en-US" w:eastAsia="zh-CN"/>
              </w:rPr>
              <w:t>使用</w:t>
            </w:r>
            <w:r>
              <w:rPr>
                <w:rFonts w:eastAsia="PMingLiU" w:cs="Arial"/>
                <w:b/>
                <w:bCs/>
                <w:szCs w:val="20"/>
                <w:lang w:val="en-US" w:eastAsia="zh-CN"/>
              </w:rPr>
              <w:t>产生的排放</w:t>
            </w:r>
          </w:p>
        </w:tc>
        <w:tc>
          <w:tcPr>
            <w:tcW w:w="1070" w:type="pct"/>
            <w:tcBorders>
              <w:top w:val="nil"/>
              <w:left w:val="nil"/>
              <w:bottom w:val="single" w:sz="4" w:space="0" w:color="auto"/>
              <w:right w:val="single" w:sz="4" w:space="0" w:color="auto"/>
            </w:tcBorders>
            <w:shd w:val="clear" w:color="auto" w:fill="auto"/>
            <w:vAlign w:val="center"/>
          </w:tcPr>
          <w:p w14:paraId="68C5A15A" w14:textId="53A3BD8F" w:rsidR="00B1027C" w:rsidRDefault="00B1027C">
            <w:pPr>
              <w:spacing w:before="0"/>
              <w:rPr>
                <w:rFonts w:eastAsia="PMingLiU" w:cs="Arial"/>
                <w:b/>
                <w:bCs/>
                <w:szCs w:val="20"/>
                <w:lang w:val="en-US" w:eastAsia="zh-CN"/>
              </w:rPr>
            </w:pPr>
            <w:r w:rsidRPr="00B1027C">
              <w:rPr>
                <w:rFonts w:eastAsia="PMingLiU" w:cs="Arial" w:hint="eastAsia"/>
                <w:b/>
                <w:bCs/>
                <w:szCs w:val="20"/>
                <w:lang w:val="en-US" w:eastAsia="zh-CN"/>
              </w:rPr>
              <w:t>外售焦炉煤气燃烧</w:t>
            </w:r>
          </w:p>
        </w:tc>
        <w:tc>
          <w:tcPr>
            <w:tcW w:w="745" w:type="pct"/>
            <w:tcBorders>
              <w:top w:val="nil"/>
              <w:left w:val="nil"/>
              <w:bottom w:val="single" w:sz="4" w:space="0" w:color="auto"/>
              <w:right w:val="single" w:sz="4" w:space="0" w:color="auto"/>
            </w:tcBorders>
            <w:shd w:val="clear" w:color="000000" w:fill="FFFFFF"/>
            <w:vAlign w:val="center"/>
          </w:tcPr>
          <w:p w14:paraId="00CBF8DA" w14:textId="405DE5D9" w:rsidR="00B1027C" w:rsidRDefault="00B1027C">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w:t>
            </w:r>
            <w:r>
              <w:rPr>
                <w:rFonts w:ascii="宋体" w:eastAsia="宋体" w:hAnsi="宋体" w:cs="宋体" w:hint="eastAsia"/>
                <w:b/>
                <w:bCs/>
                <w:szCs w:val="20"/>
                <w:lang w:val="en-US" w:eastAsia="zh-CN"/>
              </w:rPr>
              <w:t>1</w:t>
            </w:r>
          </w:p>
        </w:tc>
        <w:tc>
          <w:tcPr>
            <w:tcW w:w="960" w:type="pct"/>
            <w:tcBorders>
              <w:top w:val="nil"/>
              <w:left w:val="nil"/>
              <w:bottom w:val="single" w:sz="4" w:space="0" w:color="auto"/>
              <w:right w:val="single" w:sz="4" w:space="0" w:color="auto"/>
            </w:tcBorders>
            <w:shd w:val="clear" w:color="000000" w:fill="FFFFFF"/>
            <w:noWrap/>
            <w:vAlign w:val="center"/>
          </w:tcPr>
          <w:p w14:paraId="2C16800A" w14:textId="15BA91EC" w:rsidR="00B1027C" w:rsidRPr="00B1027C" w:rsidRDefault="00B1027C">
            <w:pPr>
              <w:spacing w:before="0"/>
              <w:jc w:val="right"/>
              <w:rPr>
                <w:rFonts w:cs="Arial" w:hint="eastAsia"/>
                <w:b/>
                <w:bCs/>
                <w:szCs w:val="20"/>
                <w:lang w:val="en-US" w:eastAsia="zh-CN"/>
              </w:rPr>
            </w:pPr>
            <w:r>
              <w:rPr>
                <w:rFonts w:cs="Arial" w:hint="eastAsia"/>
                <w:b/>
                <w:bCs/>
                <w:szCs w:val="20"/>
                <w:lang w:val="en-US" w:eastAsia="zh-CN"/>
              </w:rPr>
              <w:t>500.97</w:t>
            </w:r>
          </w:p>
        </w:tc>
        <w:tc>
          <w:tcPr>
            <w:tcW w:w="457" w:type="pct"/>
            <w:tcBorders>
              <w:top w:val="nil"/>
              <w:left w:val="nil"/>
              <w:bottom w:val="single" w:sz="4" w:space="0" w:color="auto"/>
              <w:right w:val="single" w:sz="4" w:space="0" w:color="auto"/>
            </w:tcBorders>
            <w:shd w:val="clear" w:color="000000" w:fill="FFFFFF"/>
            <w:noWrap/>
            <w:vAlign w:val="center"/>
          </w:tcPr>
          <w:p w14:paraId="763AC5FD" w14:textId="208F1503" w:rsidR="00B1027C" w:rsidRPr="00B1027C" w:rsidRDefault="00B1027C">
            <w:pPr>
              <w:spacing w:before="0"/>
              <w:rPr>
                <w:rFonts w:cs="Arial" w:hint="eastAsia"/>
                <w:b/>
                <w:bCs/>
                <w:szCs w:val="20"/>
                <w:lang w:val="en-US" w:eastAsia="zh-CN"/>
              </w:rPr>
            </w:pPr>
            <w:r>
              <w:rPr>
                <w:rFonts w:cs="Arial" w:hint="eastAsia"/>
                <w:b/>
                <w:bCs/>
                <w:szCs w:val="20"/>
                <w:lang w:val="en-US" w:eastAsia="zh-CN"/>
              </w:rPr>
              <w:t>10000Nm</w:t>
            </w:r>
            <w:r>
              <w:rPr>
                <w:rFonts w:cs="Arial" w:hint="eastAsia"/>
                <w:b/>
                <w:bCs/>
                <w:szCs w:val="20"/>
                <w:lang w:val="en-US" w:eastAsia="zh-CN"/>
              </w:rPr>
              <w:t>³</w:t>
            </w:r>
          </w:p>
        </w:tc>
        <w:tc>
          <w:tcPr>
            <w:tcW w:w="177" w:type="pct"/>
            <w:vAlign w:val="center"/>
          </w:tcPr>
          <w:p w14:paraId="47CA75C1" w14:textId="77777777" w:rsidR="00B1027C" w:rsidRDefault="00B1027C">
            <w:pPr>
              <w:spacing w:before="0"/>
              <w:rPr>
                <w:rFonts w:ascii="Times New Roman" w:eastAsia="Times New Roman" w:hAnsi="Times New Roman"/>
                <w:szCs w:val="20"/>
                <w:lang w:val="en-US" w:eastAsia="zh-CN"/>
              </w:rPr>
            </w:pPr>
          </w:p>
        </w:tc>
      </w:tr>
      <w:tr w:rsidR="0076773F" w14:paraId="40B7B4A3" w14:textId="77777777" w:rsidTr="00B1027C">
        <w:trPr>
          <w:trHeight w:val="360"/>
          <w:trPrChange w:id="1875" w:author="Jezin" w:date="2025-07-21T09:38:00Z">
            <w:trPr>
              <w:gridAfter w:val="0"/>
              <w:trHeight w:val="360"/>
            </w:trPr>
          </w:trPrChange>
        </w:trPr>
        <w:tc>
          <w:tcPr>
            <w:tcW w:w="458" w:type="pct"/>
            <w:tcBorders>
              <w:top w:val="nil"/>
              <w:left w:val="single" w:sz="4" w:space="0" w:color="auto"/>
              <w:bottom w:val="single" w:sz="4" w:space="0" w:color="auto"/>
              <w:right w:val="single" w:sz="4" w:space="0" w:color="auto"/>
            </w:tcBorders>
            <w:shd w:val="clear" w:color="000000" w:fill="FFFFFF"/>
            <w:noWrap/>
            <w:vAlign w:val="center"/>
            <w:tcPrChange w:id="1876" w:author="Jezin" w:date="2025-07-21T09:38:00Z">
              <w:tcPr>
                <w:tcW w:w="459" w:type="pct"/>
                <w:tcBorders>
                  <w:top w:val="nil"/>
                  <w:left w:val="single" w:sz="4" w:space="0" w:color="auto"/>
                  <w:bottom w:val="single" w:sz="4" w:space="0" w:color="auto"/>
                  <w:right w:val="single" w:sz="4" w:space="0" w:color="auto"/>
                </w:tcBorders>
                <w:shd w:val="clear" w:color="000000" w:fill="FFFFFF"/>
                <w:noWrap/>
                <w:vAlign w:val="center"/>
              </w:tcPr>
            </w:tcPrChange>
          </w:tcPr>
          <w:p w14:paraId="3C50F483" w14:textId="1D2973E1" w:rsidR="0076773F" w:rsidRPr="00B1027C" w:rsidRDefault="00000000">
            <w:pPr>
              <w:spacing w:before="0"/>
              <w:jc w:val="center"/>
              <w:rPr>
                <w:rFonts w:cs="Arial" w:hint="eastAsia"/>
                <w:b/>
                <w:bCs/>
                <w:szCs w:val="20"/>
                <w:lang w:val="en-US" w:eastAsia="zh-CN"/>
              </w:rPr>
            </w:pPr>
            <w:r>
              <w:rPr>
                <w:rFonts w:eastAsia="PMingLiU" w:cs="Arial"/>
                <w:b/>
                <w:bCs/>
                <w:szCs w:val="20"/>
                <w:lang w:val="en-US" w:eastAsia="zh-CN"/>
              </w:rPr>
              <w:t>9</w:t>
            </w:r>
            <w:r w:rsidR="00B1027C">
              <w:rPr>
                <w:rFonts w:cs="Arial" w:hint="eastAsia"/>
                <w:b/>
                <w:bCs/>
                <w:szCs w:val="20"/>
                <w:lang w:val="en-US" w:eastAsia="zh-CN"/>
              </w:rPr>
              <w:t>8</w:t>
            </w:r>
          </w:p>
        </w:tc>
        <w:tc>
          <w:tcPr>
            <w:tcW w:w="1133" w:type="pct"/>
            <w:tcBorders>
              <w:top w:val="nil"/>
              <w:left w:val="nil"/>
              <w:bottom w:val="single" w:sz="4" w:space="0" w:color="auto"/>
              <w:right w:val="single" w:sz="4" w:space="0" w:color="auto"/>
            </w:tcBorders>
            <w:shd w:val="clear" w:color="000000" w:fill="FFFFFF"/>
            <w:vAlign w:val="center"/>
            <w:tcPrChange w:id="1877" w:author="Jezin" w:date="2025-07-21T09:38:00Z">
              <w:tcPr>
                <w:tcW w:w="1132" w:type="pct"/>
                <w:gridSpan w:val="2"/>
                <w:tcBorders>
                  <w:top w:val="nil"/>
                  <w:left w:val="nil"/>
                  <w:bottom w:val="single" w:sz="4" w:space="0" w:color="auto"/>
                  <w:right w:val="single" w:sz="4" w:space="0" w:color="auto"/>
                </w:tcBorders>
                <w:shd w:val="clear" w:color="000000" w:fill="FFFFFF"/>
                <w:vAlign w:val="center"/>
              </w:tcPr>
            </w:tcPrChange>
          </w:tcPr>
          <w:p w14:paraId="08C10A27" w14:textId="77777777" w:rsidR="0076773F" w:rsidRDefault="00000000">
            <w:pPr>
              <w:spacing w:before="0"/>
              <w:rPr>
                <w:rFonts w:eastAsia="PMingLiU" w:cs="Arial"/>
                <w:b/>
                <w:bCs/>
                <w:szCs w:val="20"/>
                <w:lang w:val="en-US" w:eastAsia="zh-CN"/>
              </w:rPr>
            </w:pPr>
            <w:r>
              <w:rPr>
                <w:rFonts w:eastAsia="PMingLiU" w:cs="Arial"/>
                <w:b/>
                <w:bCs/>
                <w:szCs w:val="20"/>
                <w:lang w:val="en-US" w:eastAsia="zh-CN"/>
              </w:rPr>
              <w:t>外售产品报废产生的排放</w:t>
            </w:r>
          </w:p>
        </w:tc>
        <w:tc>
          <w:tcPr>
            <w:tcW w:w="1070" w:type="pct"/>
            <w:tcBorders>
              <w:top w:val="nil"/>
              <w:left w:val="nil"/>
              <w:bottom w:val="single" w:sz="4" w:space="0" w:color="auto"/>
              <w:right w:val="single" w:sz="4" w:space="0" w:color="auto"/>
            </w:tcBorders>
            <w:shd w:val="clear" w:color="auto" w:fill="auto"/>
            <w:vAlign w:val="center"/>
            <w:tcPrChange w:id="1878" w:author="Jezin" w:date="2025-07-21T09:38:00Z">
              <w:tcPr>
                <w:tcW w:w="1069" w:type="pct"/>
                <w:gridSpan w:val="2"/>
                <w:tcBorders>
                  <w:top w:val="nil"/>
                  <w:left w:val="nil"/>
                  <w:bottom w:val="single" w:sz="4" w:space="0" w:color="auto"/>
                  <w:right w:val="single" w:sz="4" w:space="0" w:color="auto"/>
                </w:tcBorders>
                <w:shd w:val="clear" w:color="auto" w:fill="auto"/>
                <w:vAlign w:val="center"/>
              </w:tcPr>
            </w:tcPrChange>
          </w:tcPr>
          <w:p w14:paraId="70AF355C" w14:textId="77777777" w:rsidR="0076773F" w:rsidRDefault="00000000">
            <w:pPr>
              <w:spacing w:before="0"/>
              <w:rPr>
                <w:rFonts w:eastAsia="PMingLiU" w:cs="Arial"/>
                <w:b/>
                <w:bCs/>
                <w:szCs w:val="20"/>
                <w:lang w:val="en-US" w:eastAsia="zh-CN"/>
              </w:rPr>
            </w:pPr>
            <w:r>
              <w:rPr>
                <w:rFonts w:eastAsia="PMingLiU" w:cs="Arial"/>
                <w:b/>
                <w:bCs/>
                <w:szCs w:val="20"/>
                <w:lang w:val="en-US" w:eastAsia="zh-CN"/>
              </w:rPr>
              <w:t>产品报废</w:t>
            </w:r>
          </w:p>
        </w:tc>
        <w:tc>
          <w:tcPr>
            <w:tcW w:w="745" w:type="pct"/>
            <w:tcBorders>
              <w:top w:val="nil"/>
              <w:left w:val="nil"/>
              <w:bottom w:val="single" w:sz="4" w:space="0" w:color="auto"/>
              <w:right w:val="single" w:sz="4" w:space="0" w:color="auto"/>
            </w:tcBorders>
            <w:shd w:val="clear" w:color="000000" w:fill="FFFFFF"/>
            <w:vAlign w:val="center"/>
            <w:tcPrChange w:id="1879" w:author="Jezin" w:date="2025-07-21T09:38:00Z">
              <w:tcPr>
                <w:tcW w:w="745" w:type="pct"/>
                <w:tcBorders>
                  <w:top w:val="nil"/>
                  <w:left w:val="nil"/>
                  <w:bottom w:val="single" w:sz="4" w:space="0" w:color="auto"/>
                  <w:right w:val="single" w:sz="4" w:space="0" w:color="auto"/>
                </w:tcBorders>
                <w:shd w:val="clear" w:color="000000" w:fill="FFFFFF"/>
                <w:vAlign w:val="center"/>
              </w:tcPr>
            </w:tcPrChange>
          </w:tcPr>
          <w:p w14:paraId="4981CF3D" w14:textId="77777777" w:rsidR="0076773F" w:rsidRDefault="00000000">
            <w:pPr>
              <w:spacing w:before="0"/>
              <w:jc w:val="center"/>
              <w:rPr>
                <w:rFonts w:ascii="宋体" w:eastAsia="宋体" w:hAnsi="宋体" w:cs="宋体" w:hint="eastAsia"/>
                <w:b/>
                <w:bCs/>
                <w:szCs w:val="20"/>
                <w:lang w:val="en-US" w:eastAsia="zh-CN"/>
              </w:rPr>
            </w:pPr>
            <w:r>
              <w:rPr>
                <w:rFonts w:ascii="宋体" w:eastAsia="宋体" w:hAnsi="宋体" w:cs="宋体" w:hint="eastAsia"/>
                <w:b/>
                <w:bCs/>
                <w:szCs w:val="20"/>
                <w:lang w:val="en-US" w:eastAsia="zh-CN"/>
              </w:rPr>
              <w:t>范围三 类别12</w:t>
            </w:r>
          </w:p>
        </w:tc>
        <w:tc>
          <w:tcPr>
            <w:tcW w:w="960" w:type="pct"/>
            <w:tcBorders>
              <w:top w:val="nil"/>
              <w:left w:val="nil"/>
              <w:bottom w:val="single" w:sz="4" w:space="0" w:color="auto"/>
              <w:right w:val="single" w:sz="4" w:space="0" w:color="auto"/>
            </w:tcBorders>
            <w:shd w:val="clear" w:color="000000" w:fill="FFFFFF"/>
            <w:noWrap/>
            <w:vAlign w:val="center"/>
            <w:tcPrChange w:id="1880" w:author="Jezin" w:date="2025-07-21T09:38:00Z">
              <w:tcPr>
                <w:tcW w:w="959" w:type="pct"/>
                <w:gridSpan w:val="2"/>
                <w:tcBorders>
                  <w:top w:val="nil"/>
                  <w:left w:val="nil"/>
                  <w:bottom w:val="single" w:sz="4" w:space="0" w:color="auto"/>
                  <w:right w:val="single" w:sz="4" w:space="0" w:color="auto"/>
                </w:tcBorders>
                <w:shd w:val="clear" w:color="000000" w:fill="FFFFFF"/>
                <w:noWrap/>
                <w:vAlign w:val="center"/>
              </w:tcPr>
            </w:tcPrChange>
          </w:tcPr>
          <w:p w14:paraId="13F82C95" w14:textId="77777777" w:rsidR="0076773F" w:rsidRDefault="00000000">
            <w:pPr>
              <w:spacing w:before="0"/>
              <w:jc w:val="right"/>
              <w:rPr>
                <w:rFonts w:eastAsia="PMingLiU" w:cs="Arial"/>
                <w:b/>
                <w:bCs/>
                <w:szCs w:val="20"/>
                <w:lang w:val="en-US" w:eastAsia="zh-CN"/>
              </w:rPr>
            </w:pPr>
            <w:r>
              <w:rPr>
                <w:rFonts w:eastAsia="PMingLiU" w:cs="Arial"/>
                <w:b/>
                <w:bCs/>
                <w:szCs w:val="20"/>
                <w:lang w:val="en-US" w:eastAsia="zh-CN"/>
              </w:rPr>
              <w:t>598,329.80</w:t>
            </w:r>
          </w:p>
        </w:tc>
        <w:tc>
          <w:tcPr>
            <w:tcW w:w="457" w:type="pct"/>
            <w:tcBorders>
              <w:top w:val="nil"/>
              <w:left w:val="nil"/>
              <w:bottom w:val="single" w:sz="4" w:space="0" w:color="auto"/>
              <w:right w:val="single" w:sz="4" w:space="0" w:color="auto"/>
            </w:tcBorders>
            <w:shd w:val="clear" w:color="000000" w:fill="FFFFFF"/>
            <w:noWrap/>
            <w:vAlign w:val="center"/>
            <w:tcPrChange w:id="1881" w:author="Jezin" w:date="2025-07-21T09:38:00Z">
              <w:tcPr>
                <w:tcW w:w="457" w:type="pct"/>
                <w:gridSpan w:val="2"/>
                <w:tcBorders>
                  <w:top w:val="nil"/>
                  <w:left w:val="nil"/>
                  <w:bottom w:val="single" w:sz="4" w:space="0" w:color="auto"/>
                  <w:right w:val="single" w:sz="4" w:space="0" w:color="auto"/>
                </w:tcBorders>
                <w:shd w:val="clear" w:color="000000" w:fill="FFFFFF"/>
                <w:noWrap/>
                <w:vAlign w:val="center"/>
              </w:tcPr>
            </w:tcPrChange>
          </w:tcPr>
          <w:p w14:paraId="32D3064E" w14:textId="77777777" w:rsidR="0076773F" w:rsidRDefault="00000000">
            <w:pPr>
              <w:spacing w:before="0"/>
              <w:rPr>
                <w:rFonts w:eastAsia="PMingLiU" w:cs="Arial"/>
                <w:b/>
                <w:bCs/>
                <w:szCs w:val="20"/>
                <w:lang w:val="en-US" w:eastAsia="zh-CN"/>
              </w:rPr>
            </w:pPr>
            <w:r>
              <w:rPr>
                <w:rFonts w:eastAsia="PMingLiU" w:cs="Arial"/>
                <w:b/>
                <w:bCs/>
                <w:szCs w:val="20"/>
                <w:lang w:val="en-US" w:eastAsia="zh-CN"/>
              </w:rPr>
              <w:t>t</w:t>
            </w:r>
          </w:p>
        </w:tc>
        <w:tc>
          <w:tcPr>
            <w:tcW w:w="177" w:type="pct"/>
            <w:vAlign w:val="center"/>
            <w:tcPrChange w:id="1882" w:author="Jezin" w:date="2025-07-21T09:38:00Z">
              <w:tcPr>
                <w:tcW w:w="177" w:type="pct"/>
                <w:vAlign w:val="center"/>
              </w:tcPr>
            </w:tcPrChange>
          </w:tcPr>
          <w:p w14:paraId="64A59E53" w14:textId="77777777" w:rsidR="0076773F" w:rsidRDefault="0076773F">
            <w:pPr>
              <w:spacing w:before="0"/>
              <w:rPr>
                <w:rFonts w:ascii="Times New Roman" w:eastAsia="Times New Roman" w:hAnsi="Times New Roman"/>
                <w:szCs w:val="20"/>
                <w:lang w:val="en-US" w:eastAsia="zh-CN"/>
              </w:rPr>
            </w:pPr>
          </w:p>
        </w:tc>
      </w:tr>
    </w:tbl>
    <w:p w14:paraId="775BD19C" w14:textId="77777777" w:rsidR="0076773F" w:rsidRDefault="0076773F">
      <w:pPr>
        <w:spacing w:before="0" w:line="360" w:lineRule="auto"/>
        <w:rPr>
          <w:rFonts w:eastAsia="宋体" w:cs="Arial"/>
          <w:iCs/>
          <w:sz w:val="24"/>
          <w:lang w:eastAsia="zh-CN"/>
        </w:rPr>
      </w:pPr>
    </w:p>
    <w:p w14:paraId="6D644920" w14:textId="77777777" w:rsidR="0076773F" w:rsidRDefault="00000000">
      <w:pPr>
        <w:pStyle w:val="Style2"/>
        <w:numPr>
          <w:ilvl w:val="0"/>
          <w:numId w:val="15"/>
        </w:numPr>
        <w:spacing w:line="360" w:lineRule="auto"/>
        <w:rPr>
          <w:b/>
          <w:bCs/>
          <w:sz w:val="28"/>
          <w:szCs w:val="28"/>
        </w:rPr>
      </w:pPr>
      <w:bookmarkStart w:id="1883" w:name="_Toc198906626"/>
      <w:bookmarkStart w:id="1884" w:name="_Toc204099799"/>
      <w:r>
        <w:rPr>
          <w:b/>
          <w:bCs/>
          <w:sz w:val="28"/>
          <w:szCs w:val="28"/>
        </w:rPr>
        <w:t>减排行动和绩效追踪</w:t>
      </w:r>
      <w:bookmarkStart w:id="1885" w:name="_Toc6523328"/>
      <w:bookmarkStart w:id="1886" w:name="_Toc6523831"/>
      <w:bookmarkStart w:id="1887" w:name="_Toc6523485"/>
      <w:bookmarkEnd w:id="1883"/>
      <w:bookmarkEnd w:id="1884"/>
      <w:bookmarkEnd w:id="1885"/>
      <w:bookmarkEnd w:id="1886"/>
      <w:bookmarkEnd w:id="1887"/>
    </w:p>
    <w:p w14:paraId="3F6F9CCD" w14:textId="77777777" w:rsidR="0076773F" w:rsidRDefault="00000000">
      <w:pPr>
        <w:spacing w:before="0" w:line="360" w:lineRule="auto"/>
        <w:ind w:firstLineChars="200" w:firstLine="480"/>
        <w:rPr>
          <w:ins w:id="1888" w:author="Jezin" w:date="2025-07-21T09:39:00Z"/>
          <w:rFonts w:eastAsia="宋体" w:cs="Arial"/>
          <w:iCs/>
          <w:sz w:val="24"/>
          <w:lang w:eastAsia="zh-CN"/>
        </w:rPr>
      </w:pPr>
      <w:ins w:id="1889" w:author="Jezin" w:date="2025-07-21T09:39:00Z">
        <w:r>
          <w:rPr>
            <w:rFonts w:eastAsia="宋体" w:cs="Arial"/>
            <w:iCs/>
            <w:sz w:val="24"/>
            <w:lang w:eastAsia="zh-CN"/>
          </w:rPr>
          <w:t>2024</w:t>
        </w:r>
        <w:r>
          <w:rPr>
            <w:rFonts w:eastAsia="宋体" w:cs="Arial"/>
            <w:iCs/>
            <w:sz w:val="24"/>
            <w:lang w:eastAsia="zh-CN"/>
          </w:rPr>
          <w:t>年为企业首次</w:t>
        </w:r>
        <w:r>
          <w:rPr>
            <w:rFonts w:eastAsia="宋体" w:cs="Arial" w:hint="eastAsia"/>
            <w:iCs/>
            <w:sz w:val="24"/>
            <w:lang w:eastAsia="zh-CN"/>
          </w:rPr>
          <w:t>全范围</w:t>
        </w:r>
        <w:r>
          <w:rPr>
            <w:rFonts w:eastAsia="宋体" w:cs="Arial"/>
            <w:iCs/>
            <w:sz w:val="24"/>
            <w:lang w:eastAsia="zh-CN"/>
          </w:rPr>
          <w:t>核查，初步了解</w:t>
        </w:r>
        <w:r>
          <w:rPr>
            <w:rFonts w:eastAsia="宋体" w:cs="Arial" w:hint="eastAsia"/>
            <w:iCs/>
            <w:sz w:val="24"/>
            <w:lang w:eastAsia="zh-CN"/>
          </w:rPr>
          <w:t>全范围</w:t>
        </w:r>
        <w:r>
          <w:rPr>
            <w:rFonts w:eastAsia="宋体" w:cs="Arial"/>
            <w:iCs/>
            <w:sz w:val="24"/>
            <w:lang w:eastAsia="zh-CN"/>
          </w:rPr>
          <w:t>温室气体排放情况，尚未细化减排目标，因此本次</w:t>
        </w:r>
        <w:r>
          <w:rPr>
            <w:rFonts w:eastAsia="宋体" w:cs="Arial" w:hint="eastAsia"/>
            <w:iCs/>
            <w:sz w:val="24"/>
            <w:lang w:eastAsia="zh-CN"/>
          </w:rPr>
          <w:t>盘查报告中未</w:t>
        </w:r>
        <w:r>
          <w:rPr>
            <w:rFonts w:eastAsia="宋体" w:cs="Arial"/>
            <w:iCs/>
            <w:sz w:val="24"/>
            <w:lang w:eastAsia="zh-CN"/>
          </w:rPr>
          <w:t>设定减排目标，待</w:t>
        </w:r>
        <w:r>
          <w:rPr>
            <w:rFonts w:eastAsia="宋体" w:cs="Arial" w:hint="eastAsia"/>
            <w:iCs/>
            <w:sz w:val="24"/>
            <w:lang w:val="en-US" w:eastAsia="zh-CN"/>
          </w:rPr>
          <w:t>企业</w:t>
        </w:r>
        <w:r>
          <w:rPr>
            <w:rFonts w:eastAsia="宋体" w:cs="Arial"/>
            <w:iCs/>
            <w:sz w:val="24"/>
            <w:lang w:eastAsia="zh-CN"/>
          </w:rPr>
          <w:t>根据实际的温室气体排放数据进行细化减排目标后，再</w:t>
        </w:r>
        <w:r>
          <w:rPr>
            <w:rFonts w:eastAsia="宋体" w:cs="Arial" w:hint="eastAsia"/>
            <w:iCs/>
            <w:sz w:val="24"/>
            <w:lang w:eastAsia="zh-CN"/>
          </w:rPr>
          <w:t>进行设定</w:t>
        </w:r>
        <w:r>
          <w:rPr>
            <w:rFonts w:eastAsia="宋体" w:cs="Arial"/>
            <w:iCs/>
            <w:sz w:val="24"/>
            <w:lang w:eastAsia="zh-CN"/>
          </w:rPr>
          <w:t>。</w:t>
        </w:r>
      </w:ins>
    </w:p>
    <w:p w14:paraId="3B564D75" w14:textId="77777777" w:rsidR="0076773F" w:rsidRDefault="00000000">
      <w:pPr>
        <w:spacing w:before="0" w:line="360" w:lineRule="auto"/>
        <w:ind w:firstLineChars="200" w:firstLine="480"/>
        <w:rPr>
          <w:rFonts w:eastAsia="宋体" w:cs="Arial"/>
          <w:iCs/>
          <w:sz w:val="24"/>
          <w:lang w:eastAsia="zh-CN"/>
        </w:rPr>
      </w:pPr>
      <w:r>
        <w:rPr>
          <w:rFonts w:eastAsia="宋体" w:cs="Arial"/>
          <w:iCs/>
          <w:sz w:val="24"/>
          <w:lang w:eastAsia="zh-CN"/>
        </w:rPr>
        <w:t>本次盘查周期内，</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w:t>
      </w:r>
      <w:r>
        <w:rPr>
          <w:rFonts w:eastAsia="宋体" w:cs="Arial"/>
          <w:iCs/>
          <w:sz w:val="24"/>
          <w:lang w:eastAsia="zh-CN"/>
        </w:rPr>
        <w:t>月</w:t>
      </w:r>
      <w:r>
        <w:rPr>
          <w:rFonts w:eastAsia="宋体" w:cs="Arial"/>
          <w:iCs/>
          <w:sz w:val="24"/>
          <w:lang w:eastAsia="zh-CN"/>
        </w:rPr>
        <w:t>1</w:t>
      </w:r>
      <w:r>
        <w:rPr>
          <w:rFonts w:eastAsia="宋体" w:cs="Arial"/>
          <w:iCs/>
          <w:sz w:val="24"/>
          <w:lang w:eastAsia="zh-CN"/>
        </w:rPr>
        <w:t>日</w:t>
      </w:r>
      <w:r>
        <w:rPr>
          <w:rFonts w:eastAsia="宋体" w:cs="Arial"/>
          <w:iCs/>
          <w:sz w:val="24"/>
          <w:lang w:eastAsia="zh-CN"/>
        </w:rPr>
        <w:t>-202</w:t>
      </w:r>
      <w:r>
        <w:rPr>
          <w:rFonts w:eastAsia="宋体" w:cs="Arial" w:hint="eastAsia"/>
          <w:iCs/>
          <w:sz w:val="24"/>
          <w:lang w:eastAsia="zh-CN"/>
        </w:rPr>
        <w:t>4</w:t>
      </w:r>
      <w:r>
        <w:rPr>
          <w:rFonts w:eastAsia="宋体" w:cs="Arial"/>
          <w:iCs/>
          <w:sz w:val="24"/>
          <w:lang w:eastAsia="zh-CN"/>
        </w:rPr>
        <w:t>年</w:t>
      </w:r>
      <w:r>
        <w:rPr>
          <w:rFonts w:eastAsia="宋体" w:cs="Arial"/>
          <w:iCs/>
          <w:sz w:val="24"/>
          <w:lang w:eastAsia="zh-CN"/>
        </w:rPr>
        <w:t>12</w:t>
      </w:r>
      <w:r>
        <w:rPr>
          <w:rFonts w:eastAsia="宋体" w:cs="Arial"/>
          <w:iCs/>
          <w:sz w:val="24"/>
          <w:lang w:eastAsia="zh-CN"/>
        </w:rPr>
        <w:t>月</w:t>
      </w:r>
      <w:r>
        <w:rPr>
          <w:rFonts w:eastAsia="宋体" w:cs="Arial"/>
          <w:iCs/>
          <w:sz w:val="24"/>
          <w:lang w:eastAsia="zh-CN"/>
        </w:rPr>
        <w:t>31</w:t>
      </w:r>
      <w:r>
        <w:rPr>
          <w:rFonts w:eastAsia="宋体" w:cs="Arial"/>
          <w:iCs/>
          <w:sz w:val="24"/>
          <w:lang w:eastAsia="zh-CN"/>
        </w:rPr>
        <w:t>日大冶特殊钢实施了部分减排行</w:t>
      </w:r>
      <w:commentRangeStart w:id="1890"/>
      <w:commentRangeStart w:id="1891"/>
      <w:r>
        <w:rPr>
          <w:rFonts w:eastAsia="宋体" w:cs="Arial"/>
          <w:iCs/>
          <w:sz w:val="24"/>
          <w:lang w:eastAsia="zh-CN"/>
        </w:rPr>
        <w:t>动</w:t>
      </w:r>
      <w:commentRangeEnd w:id="1890"/>
      <w:r>
        <w:rPr>
          <w:rStyle w:val="af8"/>
        </w:rPr>
        <w:commentReference w:id="1890"/>
      </w:r>
      <w:commentRangeEnd w:id="1891"/>
      <w:r>
        <w:rPr>
          <w:rStyle w:val="af8"/>
        </w:rPr>
        <w:commentReference w:id="1891"/>
      </w:r>
      <w:r>
        <w:rPr>
          <w:rFonts w:eastAsia="宋体" w:cs="Arial"/>
          <w:iCs/>
          <w:sz w:val="24"/>
          <w:lang w:eastAsia="zh-CN"/>
        </w:rPr>
        <w:t>：</w:t>
      </w:r>
    </w:p>
    <w:p w14:paraId="78E64CA7" w14:textId="77777777" w:rsidR="0076773F" w:rsidRDefault="00000000">
      <w:pPr>
        <w:pStyle w:val="a3"/>
        <w:keepNext/>
        <w:jc w:val="cente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fldChar w:fldCharType="end"/>
      </w:r>
      <w:r>
        <w:rPr>
          <w:rFonts w:hint="eastAsia"/>
          <w:lang w:eastAsia="zh-CN"/>
        </w:rPr>
        <w:t xml:space="preserve"> 2024</w:t>
      </w:r>
      <w:r>
        <w:rPr>
          <w:rFonts w:hint="eastAsia"/>
          <w:lang w:eastAsia="zh-CN"/>
        </w:rPr>
        <w:t>年度大冶特殊钢部分减排行动</w:t>
      </w:r>
    </w:p>
    <w:tbl>
      <w:tblPr>
        <w:tblW w:w="0" w:type="auto"/>
        <w:tblLook w:val="04A0" w:firstRow="1" w:lastRow="0" w:firstColumn="1" w:lastColumn="0" w:noHBand="0" w:noVBand="1"/>
      </w:tblPr>
      <w:tblGrid>
        <w:gridCol w:w="658"/>
        <w:gridCol w:w="1180"/>
        <w:gridCol w:w="3119"/>
        <w:gridCol w:w="1559"/>
        <w:gridCol w:w="1134"/>
        <w:gridCol w:w="1412"/>
      </w:tblGrid>
      <w:tr w:rsidR="0076773F" w14:paraId="2320E0CE" w14:textId="77777777">
        <w:trPr>
          <w:trHeight w:val="540"/>
        </w:trPr>
        <w:tc>
          <w:tcPr>
            <w:tcW w:w="0" w:type="auto"/>
            <w:tcBorders>
              <w:top w:val="single" w:sz="4" w:space="0" w:color="auto"/>
              <w:left w:val="single" w:sz="4" w:space="0" w:color="auto"/>
              <w:bottom w:val="single" w:sz="4" w:space="0" w:color="auto"/>
              <w:right w:val="single" w:sz="4" w:space="0" w:color="auto"/>
            </w:tcBorders>
            <w:shd w:val="clear" w:color="000000" w:fill="FFFFFF"/>
            <w:noWrap/>
            <w:vAlign w:val="center"/>
          </w:tcPr>
          <w:p w14:paraId="42D04C49" w14:textId="77777777" w:rsidR="0076773F" w:rsidRDefault="00000000">
            <w:pPr>
              <w:spacing w:before="0"/>
              <w:jc w:val="center"/>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序号</w:t>
            </w:r>
          </w:p>
        </w:tc>
        <w:tc>
          <w:tcPr>
            <w:tcW w:w="1180" w:type="dxa"/>
            <w:tcBorders>
              <w:top w:val="single" w:sz="4" w:space="0" w:color="auto"/>
              <w:left w:val="nil"/>
              <w:bottom w:val="single" w:sz="4" w:space="0" w:color="auto"/>
              <w:right w:val="single" w:sz="4" w:space="0" w:color="auto"/>
            </w:tcBorders>
            <w:shd w:val="clear" w:color="auto" w:fill="auto"/>
            <w:vAlign w:val="center"/>
          </w:tcPr>
          <w:p w14:paraId="4C0B60F7" w14:textId="77777777" w:rsidR="0076773F" w:rsidRDefault="00000000">
            <w:pPr>
              <w:spacing w:before="0"/>
              <w:jc w:val="center"/>
              <w:rPr>
                <w:rFonts w:ascii="方正书宋简体" w:eastAsia="方正书宋简体" w:hAnsi="PMingLiU" w:cs="宋体" w:hint="eastAsia"/>
                <w:b/>
                <w:bCs/>
                <w:color w:val="000000"/>
                <w:sz w:val="22"/>
                <w:szCs w:val="22"/>
                <w:lang w:val="en-US" w:eastAsia="zh-CN"/>
              </w:rPr>
            </w:pPr>
            <w:r>
              <w:rPr>
                <w:rFonts w:ascii="方正书宋简体" w:eastAsia="方正书宋简体" w:hAnsi="PMingLiU" w:cs="宋体" w:hint="eastAsia"/>
                <w:b/>
                <w:bCs/>
                <w:color w:val="000000"/>
                <w:sz w:val="22"/>
                <w:szCs w:val="22"/>
                <w:lang w:val="en-US" w:eastAsia="zh-CN"/>
              </w:rPr>
              <w:t>节能实施方案名称</w:t>
            </w:r>
          </w:p>
        </w:tc>
        <w:tc>
          <w:tcPr>
            <w:tcW w:w="3119" w:type="dxa"/>
            <w:tcBorders>
              <w:top w:val="single" w:sz="4" w:space="0" w:color="auto"/>
              <w:left w:val="nil"/>
              <w:bottom w:val="single" w:sz="4" w:space="0" w:color="auto"/>
              <w:right w:val="single" w:sz="4" w:space="0" w:color="auto"/>
            </w:tcBorders>
            <w:shd w:val="clear" w:color="auto" w:fill="auto"/>
            <w:vAlign w:val="center"/>
          </w:tcPr>
          <w:p w14:paraId="6B93B267" w14:textId="77777777" w:rsidR="0076773F" w:rsidRDefault="00000000">
            <w:pPr>
              <w:spacing w:before="0"/>
              <w:rPr>
                <w:rFonts w:ascii="方正书宋简体" w:eastAsia="方正书宋简体" w:hAnsi="PMingLiU" w:cs="宋体" w:hint="eastAsia"/>
                <w:b/>
                <w:bCs/>
                <w:color w:val="000000"/>
                <w:sz w:val="22"/>
                <w:szCs w:val="22"/>
                <w:lang w:val="en-US" w:eastAsia="zh-CN"/>
              </w:rPr>
            </w:pPr>
            <w:r>
              <w:rPr>
                <w:rFonts w:ascii="方正书宋简体" w:eastAsia="方正书宋简体" w:hAnsi="PMingLiU" w:cs="宋体" w:hint="eastAsia"/>
                <w:b/>
                <w:bCs/>
                <w:color w:val="000000"/>
                <w:sz w:val="22"/>
                <w:szCs w:val="22"/>
                <w:lang w:val="en-US" w:eastAsia="zh-CN"/>
              </w:rPr>
              <w:t>方案具体描述</w:t>
            </w:r>
          </w:p>
        </w:tc>
        <w:tc>
          <w:tcPr>
            <w:tcW w:w="1559" w:type="dxa"/>
            <w:tcBorders>
              <w:top w:val="single" w:sz="4" w:space="0" w:color="auto"/>
              <w:left w:val="nil"/>
              <w:bottom w:val="single" w:sz="4" w:space="0" w:color="auto"/>
              <w:right w:val="single" w:sz="4" w:space="0" w:color="auto"/>
            </w:tcBorders>
            <w:shd w:val="clear" w:color="auto" w:fill="auto"/>
            <w:vAlign w:val="center"/>
          </w:tcPr>
          <w:p w14:paraId="1C300EFC" w14:textId="77777777" w:rsidR="0076773F" w:rsidRDefault="00000000">
            <w:pPr>
              <w:spacing w:before="0"/>
              <w:jc w:val="center"/>
              <w:rPr>
                <w:rFonts w:ascii="方正书宋简体" w:eastAsia="方正书宋简体" w:hAnsi="PMingLiU" w:cs="宋体" w:hint="eastAsia"/>
                <w:b/>
                <w:bCs/>
                <w:color w:val="000000"/>
                <w:sz w:val="22"/>
                <w:szCs w:val="22"/>
                <w:lang w:val="en-US" w:eastAsia="zh-CN"/>
              </w:rPr>
            </w:pPr>
            <w:r>
              <w:rPr>
                <w:rFonts w:ascii="方正书宋简体" w:eastAsia="方正书宋简体" w:hAnsi="PMingLiU" w:cs="宋体" w:hint="eastAsia"/>
                <w:b/>
                <w:bCs/>
                <w:color w:val="000000"/>
                <w:sz w:val="22"/>
                <w:szCs w:val="22"/>
                <w:lang w:val="en-US" w:eastAsia="zh-CN"/>
              </w:rPr>
              <w:t>责任部门</w:t>
            </w:r>
          </w:p>
        </w:tc>
        <w:tc>
          <w:tcPr>
            <w:tcW w:w="1134" w:type="dxa"/>
            <w:tcBorders>
              <w:top w:val="single" w:sz="4" w:space="0" w:color="auto"/>
              <w:left w:val="nil"/>
              <w:bottom w:val="single" w:sz="4" w:space="0" w:color="auto"/>
              <w:right w:val="single" w:sz="4" w:space="0" w:color="auto"/>
            </w:tcBorders>
            <w:shd w:val="clear" w:color="auto" w:fill="auto"/>
            <w:vAlign w:val="center"/>
          </w:tcPr>
          <w:p w14:paraId="7ABB8CDF" w14:textId="77777777" w:rsidR="0076773F" w:rsidRDefault="00000000">
            <w:pPr>
              <w:spacing w:before="0"/>
              <w:jc w:val="center"/>
              <w:rPr>
                <w:rFonts w:ascii="方正书宋简体" w:eastAsia="方正书宋简体" w:hAnsi="PMingLiU" w:cs="宋体" w:hint="eastAsia"/>
                <w:b/>
                <w:bCs/>
                <w:color w:val="000000"/>
                <w:sz w:val="22"/>
                <w:szCs w:val="22"/>
                <w:lang w:val="en-US" w:eastAsia="zh-CN"/>
              </w:rPr>
            </w:pPr>
            <w:r>
              <w:rPr>
                <w:rFonts w:ascii="方正书宋简体" w:eastAsia="方正书宋简体" w:hAnsi="PMingLiU" w:cs="宋体" w:hint="eastAsia"/>
                <w:b/>
                <w:bCs/>
                <w:color w:val="000000"/>
                <w:sz w:val="22"/>
                <w:szCs w:val="22"/>
                <w:lang w:val="en-US" w:eastAsia="zh-CN"/>
              </w:rPr>
              <w:t>项目实施进度概况</w:t>
            </w:r>
          </w:p>
        </w:tc>
        <w:tc>
          <w:tcPr>
            <w:tcW w:w="1412" w:type="dxa"/>
            <w:tcBorders>
              <w:top w:val="single" w:sz="4" w:space="0" w:color="auto"/>
              <w:left w:val="nil"/>
              <w:bottom w:val="single" w:sz="4" w:space="0" w:color="auto"/>
              <w:right w:val="single" w:sz="4" w:space="0" w:color="auto"/>
            </w:tcBorders>
            <w:shd w:val="clear" w:color="auto" w:fill="auto"/>
            <w:vAlign w:val="center"/>
          </w:tcPr>
          <w:p w14:paraId="0818311D" w14:textId="77777777" w:rsidR="0076773F" w:rsidRDefault="00000000">
            <w:pPr>
              <w:spacing w:before="0"/>
              <w:rPr>
                <w:rFonts w:ascii="方正书宋简体" w:eastAsia="方正书宋简体" w:hAnsi="PMingLiU" w:cs="宋体" w:hint="eastAsia"/>
                <w:b/>
                <w:bCs/>
                <w:color w:val="000000"/>
                <w:sz w:val="22"/>
                <w:szCs w:val="22"/>
                <w:lang w:val="en-US" w:eastAsia="zh-CN"/>
              </w:rPr>
            </w:pPr>
            <w:r>
              <w:rPr>
                <w:rFonts w:ascii="方正书宋简体" w:eastAsia="方正书宋简体" w:hAnsi="PMingLiU" w:cs="宋体" w:hint="eastAsia"/>
                <w:b/>
                <w:bCs/>
                <w:color w:val="000000"/>
                <w:sz w:val="22"/>
                <w:szCs w:val="22"/>
                <w:lang w:val="en-US" w:eastAsia="zh-CN"/>
              </w:rPr>
              <w:t>节能量预估</w:t>
            </w:r>
          </w:p>
        </w:tc>
      </w:tr>
      <w:tr w:rsidR="0076773F" w14:paraId="597827A7" w14:textId="77777777">
        <w:trPr>
          <w:trHeight w:val="1080"/>
        </w:trPr>
        <w:tc>
          <w:tcPr>
            <w:tcW w:w="0" w:type="auto"/>
            <w:tcBorders>
              <w:top w:val="nil"/>
              <w:left w:val="single" w:sz="4" w:space="0" w:color="auto"/>
              <w:bottom w:val="single" w:sz="4" w:space="0" w:color="auto"/>
              <w:right w:val="single" w:sz="4" w:space="0" w:color="auto"/>
            </w:tcBorders>
            <w:shd w:val="clear" w:color="000000" w:fill="92D050"/>
            <w:noWrap/>
            <w:vAlign w:val="center"/>
          </w:tcPr>
          <w:p w14:paraId="3F5D0C50"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1</w:t>
            </w:r>
          </w:p>
        </w:tc>
        <w:tc>
          <w:tcPr>
            <w:tcW w:w="1180" w:type="dxa"/>
            <w:tcBorders>
              <w:top w:val="nil"/>
              <w:left w:val="nil"/>
              <w:bottom w:val="single" w:sz="4" w:space="0" w:color="auto"/>
              <w:right w:val="single" w:sz="4" w:space="0" w:color="auto"/>
            </w:tcBorders>
            <w:shd w:val="clear" w:color="000000" w:fill="92D050"/>
            <w:vAlign w:val="center"/>
          </w:tcPr>
          <w:p w14:paraId="6FAE2BDB"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节电</w:t>
            </w:r>
          </w:p>
        </w:tc>
        <w:tc>
          <w:tcPr>
            <w:tcW w:w="3119" w:type="dxa"/>
            <w:tcBorders>
              <w:top w:val="nil"/>
              <w:left w:val="nil"/>
              <w:bottom w:val="single" w:sz="4" w:space="0" w:color="auto"/>
              <w:right w:val="single" w:sz="4" w:space="0" w:color="auto"/>
            </w:tcBorders>
            <w:shd w:val="clear" w:color="000000" w:fill="92D050"/>
            <w:vAlign w:val="center"/>
          </w:tcPr>
          <w:p w14:paraId="07D565C0"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通过选择经济购电套餐、错峰用电、降低计费容量等方式，2024年外购电价同比去年下降0.0784元/kWh（含年度交易电价下降0.0330元/kWh），减少外购电费13263万元，全年减少外购电费15560万元。</w:t>
            </w:r>
          </w:p>
        </w:tc>
        <w:tc>
          <w:tcPr>
            <w:tcW w:w="1559" w:type="dxa"/>
            <w:tcBorders>
              <w:top w:val="nil"/>
              <w:left w:val="nil"/>
              <w:bottom w:val="single" w:sz="4" w:space="0" w:color="auto"/>
              <w:right w:val="single" w:sz="4" w:space="0" w:color="auto"/>
            </w:tcBorders>
            <w:shd w:val="clear" w:color="000000" w:fill="92D050"/>
            <w:noWrap/>
            <w:vAlign w:val="center"/>
          </w:tcPr>
          <w:p w14:paraId="20AD2D86"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能源环保部</w:t>
            </w:r>
          </w:p>
        </w:tc>
        <w:tc>
          <w:tcPr>
            <w:tcW w:w="1134" w:type="dxa"/>
            <w:tcBorders>
              <w:top w:val="nil"/>
              <w:left w:val="nil"/>
              <w:bottom w:val="single" w:sz="4" w:space="0" w:color="auto"/>
              <w:right w:val="single" w:sz="4" w:space="0" w:color="auto"/>
            </w:tcBorders>
            <w:shd w:val="clear" w:color="000000" w:fill="92D050"/>
            <w:vAlign w:val="center"/>
          </w:tcPr>
          <w:p w14:paraId="2EB83F0E"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已完成</w:t>
            </w:r>
          </w:p>
        </w:tc>
        <w:tc>
          <w:tcPr>
            <w:tcW w:w="1412" w:type="dxa"/>
            <w:tcBorders>
              <w:top w:val="nil"/>
              <w:left w:val="nil"/>
              <w:bottom w:val="single" w:sz="4" w:space="0" w:color="auto"/>
              <w:right w:val="single" w:sz="4" w:space="0" w:color="auto"/>
            </w:tcBorders>
            <w:shd w:val="clear" w:color="000000" w:fill="92D050"/>
            <w:vAlign w:val="center"/>
          </w:tcPr>
          <w:p w14:paraId="6D57B99A"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预计全年减少外购电3800万kWh</w:t>
            </w:r>
          </w:p>
        </w:tc>
      </w:tr>
      <w:tr w:rsidR="0076773F" w14:paraId="7543A5A2" w14:textId="77777777">
        <w:trPr>
          <w:trHeight w:val="810"/>
        </w:trPr>
        <w:tc>
          <w:tcPr>
            <w:tcW w:w="0" w:type="auto"/>
            <w:tcBorders>
              <w:top w:val="nil"/>
              <w:left w:val="single" w:sz="4" w:space="0" w:color="auto"/>
              <w:bottom w:val="single" w:sz="4" w:space="0" w:color="auto"/>
              <w:right w:val="single" w:sz="4" w:space="0" w:color="auto"/>
            </w:tcBorders>
            <w:shd w:val="clear" w:color="000000" w:fill="92D050"/>
            <w:noWrap/>
            <w:vAlign w:val="center"/>
          </w:tcPr>
          <w:p w14:paraId="71962248"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2</w:t>
            </w:r>
          </w:p>
        </w:tc>
        <w:tc>
          <w:tcPr>
            <w:tcW w:w="1180" w:type="dxa"/>
            <w:tcBorders>
              <w:top w:val="nil"/>
              <w:left w:val="nil"/>
              <w:bottom w:val="single" w:sz="4" w:space="0" w:color="auto"/>
              <w:right w:val="single" w:sz="4" w:space="0" w:color="auto"/>
            </w:tcBorders>
            <w:shd w:val="clear" w:color="000000" w:fill="92D050"/>
            <w:vAlign w:val="center"/>
          </w:tcPr>
          <w:p w14:paraId="27AE2496"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减少天然气外购</w:t>
            </w:r>
          </w:p>
        </w:tc>
        <w:tc>
          <w:tcPr>
            <w:tcW w:w="3119" w:type="dxa"/>
            <w:tcBorders>
              <w:top w:val="nil"/>
              <w:left w:val="nil"/>
              <w:bottom w:val="single" w:sz="4" w:space="0" w:color="auto"/>
              <w:right w:val="single" w:sz="4" w:space="0" w:color="auto"/>
            </w:tcBorders>
            <w:shd w:val="clear" w:color="000000" w:fill="92D050"/>
            <w:vAlign w:val="center"/>
          </w:tcPr>
          <w:p w14:paraId="5EBE4EDB"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推进焦气替代天然气项目，减少天然气外购，降低燃气成本。</w:t>
            </w:r>
          </w:p>
        </w:tc>
        <w:tc>
          <w:tcPr>
            <w:tcW w:w="1559" w:type="dxa"/>
            <w:tcBorders>
              <w:top w:val="nil"/>
              <w:left w:val="nil"/>
              <w:bottom w:val="single" w:sz="4" w:space="0" w:color="auto"/>
              <w:right w:val="single" w:sz="4" w:space="0" w:color="auto"/>
            </w:tcBorders>
            <w:shd w:val="clear" w:color="000000" w:fill="92D050"/>
            <w:noWrap/>
            <w:vAlign w:val="center"/>
          </w:tcPr>
          <w:p w14:paraId="45E40286"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能源环保部</w:t>
            </w:r>
          </w:p>
        </w:tc>
        <w:tc>
          <w:tcPr>
            <w:tcW w:w="1134" w:type="dxa"/>
            <w:tcBorders>
              <w:top w:val="nil"/>
              <w:left w:val="nil"/>
              <w:bottom w:val="single" w:sz="4" w:space="0" w:color="auto"/>
              <w:right w:val="single" w:sz="4" w:space="0" w:color="auto"/>
            </w:tcBorders>
            <w:shd w:val="clear" w:color="000000" w:fill="92D050"/>
            <w:vAlign w:val="center"/>
          </w:tcPr>
          <w:p w14:paraId="574195C9"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已完成</w:t>
            </w:r>
          </w:p>
        </w:tc>
        <w:tc>
          <w:tcPr>
            <w:tcW w:w="1412" w:type="dxa"/>
            <w:tcBorders>
              <w:top w:val="nil"/>
              <w:left w:val="nil"/>
              <w:bottom w:val="single" w:sz="4" w:space="0" w:color="auto"/>
              <w:right w:val="single" w:sz="4" w:space="0" w:color="auto"/>
            </w:tcBorders>
            <w:shd w:val="clear" w:color="000000" w:fill="92D050"/>
            <w:vAlign w:val="center"/>
          </w:tcPr>
          <w:p w14:paraId="0A1C2853"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预计全年减少采购费用2000万元</w:t>
            </w:r>
          </w:p>
        </w:tc>
      </w:tr>
      <w:tr w:rsidR="0076773F" w14:paraId="7E20D677" w14:textId="77777777">
        <w:trPr>
          <w:trHeight w:val="540"/>
        </w:trPr>
        <w:tc>
          <w:tcPr>
            <w:tcW w:w="0" w:type="auto"/>
            <w:tcBorders>
              <w:top w:val="nil"/>
              <w:left w:val="single" w:sz="4" w:space="0" w:color="auto"/>
              <w:bottom w:val="single" w:sz="4" w:space="0" w:color="auto"/>
              <w:right w:val="single" w:sz="4" w:space="0" w:color="auto"/>
            </w:tcBorders>
            <w:shd w:val="clear" w:color="000000" w:fill="92D050"/>
            <w:noWrap/>
            <w:vAlign w:val="center"/>
          </w:tcPr>
          <w:p w14:paraId="3F361B82"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3</w:t>
            </w:r>
          </w:p>
        </w:tc>
        <w:tc>
          <w:tcPr>
            <w:tcW w:w="1180" w:type="dxa"/>
            <w:tcBorders>
              <w:top w:val="nil"/>
              <w:left w:val="nil"/>
              <w:bottom w:val="single" w:sz="4" w:space="0" w:color="auto"/>
              <w:right w:val="single" w:sz="4" w:space="0" w:color="auto"/>
            </w:tcBorders>
            <w:shd w:val="clear" w:color="000000" w:fill="92D050"/>
            <w:vAlign w:val="center"/>
          </w:tcPr>
          <w:p w14:paraId="19CA142F"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提升回收转炉煤气量</w:t>
            </w:r>
          </w:p>
        </w:tc>
        <w:tc>
          <w:tcPr>
            <w:tcW w:w="3119" w:type="dxa"/>
            <w:tcBorders>
              <w:top w:val="nil"/>
              <w:left w:val="nil"/>
              <w:bottom w:val="single" w:sz="4" w:space="0" w:color="auto"/>
              <w:right w:val="single" w:sz="4" w:space="0" w:color="auto"/>
            </w:tcBorders>
            <w:shd w:val="clear" w:color="000000" w:fill="92D050"/>
            <w:noWrap/>
            <w:vAlign w:val="center"/>
          </w:tcPr>
          <w:p w14:paraId="78750D43"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通过改善回收条件、风机提频、管道清灰等措施提升转炉煤气回收量。</w:t>
            </w:r>
          </w:p>
        </w:tc>
        <w:tc>
          <w:tcPr>
            <w:tcW w:w="1559" w:type="dxa"/>
            <w:tcBorders>
              <w:top w:val="nil"/>
              <w:left w:val="nil"/>
              <w:bottom w:val="single" w:sz="4" w:space="0" w:color="auto"/>
              <w:right w:val="single" w:sz="4" w:space="0" w:color="auto"/>
            </w:tcBorders>
            <w:shd w:val="clear" w:color="000000" w:fill="92D050"/>
            <w:noWrap/>
            <w:vAlign w:val="center"/>
          </w:tcPr>
          <w:p w14:paraId="3D8ABA67"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能源环保部</w:t>
            </w:r>
          </w:p>
        </w:tc>
        <w:tc>
          <w:tcPr>
            <w:tcW w:w="1134" w:type="dxa"/>
            <w:tcBorders>
              <w:top w:val="nil"/>
              <w:left w:val="nil"/>
              <w:bottom w:val="single" w:sz="4" w:space="0" w:color="auto"/>
              <w:right w:val="single" w:sz="4" w:space="0" w:color="auto"/>
            </w:tcBorders>
            <w:shd w:val="clear" w:color="000000" w:fill="92D050"/>
            <w:vAlign w:val="center"/>
          </w:tcPr>
          <w:p w14:paraId="0E1DCD06"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已完成</w:t>
            </w:r>
          </w:p>
        </w:tc>
        <w:tc>
          <w:tcPr>
            <w:tcW w:w="1412" w:type="dxa"/>
            <w:tcBorders>
              <w:top w:val="nil"/>
              <w:left w:val="nil"/>
              <w:bottom w:val="single" w:sz="4" w:space="0" w:color="auto"/>
              <w:right w:val="single" w:sz="4" w:space="0" w:color="auto"/>
            </w:tcBorders>
            <w:shd w:val="clear" w:color="000000" w:fill="92D050"/>
            <w:vAlign w:val="center"/>
          </w:tcPr>
          <w:p w14:paraId="284F1D39"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预计全年创效1020万元</w:t>
            </w:r>
          </w:p>
        </w:tc>
      </w:tr>
      <w:tr w:rsidR="0076773F" w14:paraId="567AF7CB" w14:textId="77777777">
        <w:trPr>
          <w:trHeight w:val="1620"/>
        </w:trPr>
        <w:tc>
          <w:tcPr>
            <w:tcW w:w="0" w:type="auto"/>
            <w:tcBorders>
              <w:top w:val="nil"/>
              <w:left w:val="single" w:sz="4" w:space="0" w:color="auto"/>
              <w:bottom w:val="single" w:sz="4" w:space="0" w:color="auto"/>
              <w:right w:val="single" w:sz="4" w:space="0" w:color="auto"/>
            </w:tcBorders>
            <w:shd w:val="clear" w:color="000000" w:fill="92D050"/>
            <w:noWrap/>
            <w:vAlign w:val="center"/>
          </w:tcPr>
          <w:p w14:paraId="4CD08D5D"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4</w:t>
            </w:r>
          </w:p>
        </w:tc>
        <w:tc>
          <w:tcPr>
            <w:tcW w:w="1180" w:type="dxa"/>
            <w:tcBorders>
              <w:top w:val="nil"/>
              <w:left w:val="nil"/>
              <w:bottom w:val="single" w:sz="4" w:space="0" w:color="auto"/>
              <w:right w:val="single" w:sz="4" w:space="0" w:color="auto"/>
            </w:tcBorders>
            <w:shd w:val="clear" w:color="000000" w:fill="92D050"/>
            <w:vAlign w:val="center"/>
          </w:tcPr>
          <w:p w14:paraId="77CC059E"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管理类节能</w:t>
            </w:r>
          </w:p>
        </w:tc>
        <w:tc>
          <w:tcPr>
            <w:tcW w:w="3119" w:type="dxa"/>
            <w:tcBorders>
              <w:top w:val="nil"/>
              <w:left w:val="nil"/>
              <w:bottom w:val="single" w:sz="4" w:space="0" w:color="auto"/>
              <w:right w:val="single" w:sz="4" w:space="0" w:color="auto"/>
            </w:tcBorders>
            <w:shd w:val="clear" w:color="000000" w:fill="92D050"/>
            <w:noWrap/>
            <w:vAlign w:val="center"/>
          </w:tcPr>
          <w:p w14:paraId="6900809F"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氩气提产降耗、提升转炉煤气回收等。</w:t>
            </w:r>
          </w:p>
        </w:tc>
        <w:tc>
          <w:tcPr>
            <w:tcW w:w="1559" w:type="dxa"/>
            <w:tcBorders>
              <w:top w:val="nil"/>
              <w:left w:val="nil"/>
              <w:bottom w:val="single" w:sz="4" w:space="0" w:color="auto"/>
              <w:right w:val="single" w:sz="4" w:space="0" w:color="auto"/>
            </w:tcBorders>
            <w:shd w:val="clear" w:color="000000" w:fill="92D050"/>
            <w:noWrap/>
            <w:vAlign w:val="center"/>
          </w:tcPr>
          <w:p w14:paraId="53534846"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能源环保部</w:t>
            </w:r>
          </w:p>
        </w:tc>
        <w:tc>
          <w:tcPr>
            <w:tcW w:w="1134" w:type="dxa"/>
            <w:tcBorders>
              <w:top w:val="nil"/>
              <w:left w:val="nil"/>
              <w:bottom w:val="single" w:sz="4" w:space="0" w:color="auto"/>
              <w:right w:val="single" w:sz="4" w:space="0" w:color="auto"/>
            </w:tcBorders>
            <w:shd w:val="clear" w:color="000000" w:fill="92D050"/>
            <w:vAlign w:val="center"/>
          </w:tcPr>
          <w:p w14:paraId="3D089094"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已完成</w:t>
            </w:r>
          </w:p>
        </w:tc>
        <w:tc>
          <w:tcPr>
            <w:tcW w:w="1412" w:type="dxa"/>
            <w:tcBorders>
              <w:top w:val="nil"/>
              <w:left w:val="nil"/>
              <w:bottom w:val="single" w:sz="4" w:space="0" w:color="auto"/>
              <w:right w:val="single" w:sz="4" w:space="0" w:color="auto"/>
            </w:tcBorders>
            <w:shd w:val="clear" w:color="000000" w:fill="92D050"/>
            <w:vAlign w:val="center"/>
          </w:tcPr>
          <w:p w14:paraId="0C9F4DDE" w14:textId="77777777" w:rsidR="0076773F" w:rsidRDefault="00000000">
            <w:pPr>
              <w:spacing w:before="0"/>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吨钢氩气消耗量较去年下降1.3m³/t，转炉煤气回收较去年月均提高16.52m³/t</w:t>
            </w:r>
          </w:p>
        </w:tc>
      </w:tr>
    </w:tbl>
    <w:p w14:paraId="0C203318" w14:textId="77777777" w:rsidR="0076773F" w:rsidRDefault="0076773F">
      <w:pPr>
        <w:pStyle w:val="p0"/>
        <w:ind w:firstLine="480"/>
        <w:rPr>
          <w:ins w:id="1892" w:author="Jezin" w:date="2025-07-21T09:39:00Z"/>
          <w:rFonts w:ascii="Arial" w:eastAsia="宋体" w:hAnsi="Arial" w:cs="Arial"/>
          <w:iCs/>
          <w:sz w:val="24"/>
          <w:szCs w:val="24"/>
        </w:rPr>
        <w:pPrChange w:id="1893" w:author="Jezin" w:date="2025-07-21T09:39:00Z">
          <w:pPr>
            <w:pStyle w:val="p0"/>
            <w:ind w:firstLineChars="0" w:firstLine="0"/>
          </w:pPr>
        </w:pPrChange>
      </w:pPr>
    </w:p>
    <w:p w14:paraId="22507884" w14:textId="77777777" w:rsidR="0076773F" w:rsidRDefault="00000000">
      <w:pPr>
        <w:pStyle w:val="p0"/>
        <w:ind w:firstLine="480"/>
        <w:rPr>
          <w:rFonts w:ascii="Arial" w:eastAsia="宋体" w:hAnsi="Arial" w:cs="Arial"/>
          <w:iCs/>
          <w:sz w:val="24"/>
          <w:szCs w:val="24"/>
        </w:rPr>
        <w:pPrChange w:id="1894" w:author="Jezin" w:date="2025-07-21T09:39:00Z">
          <w:pPr>
            <w:pStyle w:val="p0"/>
            <w:ind w:firstLineChars="0" w:firstLine="0"/>
          </w:pPr>
        </w:pPrChange>
      </w:pPr>
      <w:ins w:id="1895" w:author="Jezin" w:date="2025-07-21T09:39:00Z">
        <w:r>
          <w:rPr>
            <w:rFonts w:ascii="Arial" w:eastAsia="宋体" w:hAnsi="Arial" w:cs="Arial" w:hint="eastAsia"/>
            <w:iCs/>
            <w:sz w:val="24"/>
            <w:szCs w:val="24"/>
          </w:rPr>
          <w:t>2025</w:t>
        </w:r>
        <w:r>
          <w:rPr>
            <w:rFonts w:ascii="Arial" w:eastAsia="宋体" w:hAnsi="Arial" w:cs="Arial" w:hint="eastAsia"/>
            <w:iCs/>
            <w:sz w:val="24"/>
            <w:szCs w:val="24"/>
          </w:rPr>
          <w:t>年计划实施的减排行动如下：</w:t>
        </w:r>
      </w:ins>
    </w:p>
    <w:p w14:paraId="202664A0" w14:textId="77777777" w:rsidR="0076773F" w:rsidRDefault="00000000">
      <w:pPr>
        <w:pStyle w:val="a3"/>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fldChar w:fldCharType="end"/>
      </w:r>
      <w:r>
        <w:rPr>
          <w:rFonts w:hint="eastAsia"/>
          <w:lang w:eastAsia="zh-CN"/>
        </w:rPr>
        <w:t xml:space="preserve"> 2025</w:t>
      </w:r>
      <w:r>
        <w:rPr>
          <w:rFonts w:hint="eastAsia"/>
          <w:lang w:eastAsia="zh-CN"/>
        </w:rPr>
        <w:t>年度大冶特殊钢减排行动目标</w:t>
      </w:r>
    </w:p>
    <w:tbl>
      <w:tblPr>
        <w:tblW w:w="5000" w:type="pct"/>
        <w:tblLook w:val="04A0" w:firstRow="1" w:lastRow="0" w:firstColumn="1" w:lastColumn="0" w:noHBand="0" w:noVBand="1"/>
      </w:tblPr>
      <w:tblGrid>
        <w:gridCol w:w="658"/>
        <w:gridCol w:w="1179"/>
        <w:gridCol w:w="3119"/>
        <w:gridCol w:w="1559"/>
        <w:gridCol w:w="1135"/>
        <w:gridCol w:w="1412"/>
      </w:tblGrid>
      <w:tr w:rsidR="0076773F" w14:paraId="7D067683" w14:textId="77777777">
        <w:trPr>
          <w:trHeight w:val="540"/>
        </w:trPr>
        <w:tc>
          <w:tcPr>
            <w:tcW w:w="363"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C3376AB" w14:textId="77777777" w:rsidR="0076773F" w:rsidRDefault="00000000">
            <w:pPr>
              <w:spacing w:before="0"/>
              <w:jc w:val="center"/>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序号</w:t>
            </w:r>
          </w:p>
        </w:tc>
        <w:tc>
          <w:tcPr>
            <w:tcW w:w="651" w:type="pct"/>
            <w:tcBorders>
              <w:top w:val="single" w:sz="4" w:space="0" w:color="auto"/>
              <w:left w:val="nil"/>
              <w:bottom w:val="single" w:sz="4" w:space="0" w:color="auto"/>
              <w:right w:val="single" w:sz="4" w:space="0" w:color="auto"/>
            </w:tcBorders>
            <w:shd w:val="clear" w:color="auto" w:fill="auto"/>
            <w:vAlign w:val="center"/>
          </w:tcPr>
          <w:p w14:paraId="7D5C4D18" w14:textId="77777777" w:rsidR="0076773F" w:rsidRDefault="00000000">
            <w:pPr>
              <w:spacing w:before="0"/>
              <w:jc w:val="center"/>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节能实施方案名称</w:t>
            </w:r>
          </w:p>
        </w:tc>
        <w:tc>
          <w:tcPr>
            <w:tcW w:w="1721" w:type="pct"/>
            <w:tcBorders>
              <w:top w:val="single" w:sz="4" w:space="0" w:color="auto"/>
              <w:left w:val="nil"/>
              <w:bottom w:val="single" w:sz="4" w:space="0" w:color="auto"/>
              <w:right w:val="single" w:sz="4" w:space="0" w:color="auto"/>
            </w:tcBorders>
            <w:shd w:val="clear" w:color="auto" w:fill="auto"/>
            <w:vAlign w:val="center"/>
          </w:tcPr>
          <w:p w14:paraId="59067CCA" w14:textId="77777777" w:rsidR="0076773F" w:rsidRDefault="00000000">
            <w:pPr>
              <w:spacing w:before="0"/>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方案具体描述</w:t>
            </w:r>
          </w:p>
        </w:tc>
        <w:tc>
          <w:tcPr>
            <w:tcW w:w="860" w:type="pct"/>
            <w:tcBorders>
              <w:top w:val="single" w:sz="4" w:space="0" w:color="auto"/>
              <w:left w:val="nil"/>
              <w:bottom w:val="single" w:sz="4" w:space="0" w:color="auto"/>
              <w:right w:val="single" w:sz="4" w:space="0" w:color="auto"/>
            </w:tcBorders>
            <w:shd w:val="clear" w:color="auto" w:fill="auto"/>
            <w:vAlign w:val="center"/>
          </w:tcPr>
          <w:p w14:paraId="68EE40F3" w14:textId="77777777" w:rsidR="0076773F" w:rsidRDefault="00000000">
            <w:pPr>
              <w:spacing w:before="0"/>
              <w:jc w:val="center"/>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责任部门</w:t>
            </w:r>
          </w:p>
        </w:tc>
        <w:tc>
          <w:tcPr>
            <w:tcW w:w="626" w:type="pct"/>
            <w:tcBorders>
              <w:top w:val="single" w:sz="4" w:space="0" w:color="auto"/>
              <w:left w:val="nil"/>
              <w:bottom w:val="single" w:sz="4" w:space="0" w:color="auto"/>
              <w:right w:val="single" w:sz="4" w:space="0" w:color="auto"/>
            </w:tcBorders>
            <w:shd w:val="clear" w:color="auto" w:fill="auto"/>
            <w:vAlign w:val="center"/>
          </w:tcPr>
          <w:p w14:paraId="173E95E1" w14:textId="77777777" w:rsidR="0076773F" w:rsidRDefault="00000000">
            <w:pPr>
              <w:spacing w:before="0"/>
              <w:jc w:val="center"/>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项目实施进度概况</w:t>
            </w:r>
          </w:p>
        </w:tc>
        <w:tc>
          <w:tcPr>
            <w:tcW w:w="779" w:type="pct"/>
            <w:tcBorders>
              <w:top w:val="single" w:sz="4" w:space="0" w:color="auto"/>
              <w:left w:val="nil"/>
              <w:bottom w:val="single" w:sz="4" w:space="0" w:color="auto"/>
              <w:right w:val="single" w:sz="4" w:space="0" w:color="auto"/>
            </w:tcBorders>
            <w:shd w:val="clear" w:color="auto" w:fill="auto"/>
            <w:vAlign w:val="center"/>
          </w:tcPr>
          <w:p w14:paraId="570885EB" w14:textId="77777777" w:rsidR="0076773F" w:rsidRDefault="00000000">
            <w:pPr>
              <w:spacing w:before="0"/>
              <w:rPr>
                <w:rFonts w:ascii="方正书宋简体" w:eastAsia="方正书宋简体" w:hAnsi="PMingLiU" w:cs="宋体" w:hint="eastAsia"/>
                <w:b/>
                <w:bCs/>
                <w:sz w:val="22"/>
                <w:szCs w:val="22"/>
                <w:lang w:val="en-US" w:eastAsia="zh-CN"/>
              </w:rPr>
            </w:pPr>
            <w:r>
              <w:rPr>
                <w:rFonts w:ascii="方正书宋简体" w:eastAsia="方正书宋简体" w:hAnsi="PMingLiU" w:cs="宋体" w:hint="eastAsia"/>
                <w:b/>
                <w:bCs/>
                <w:sz w:val="22"/>
                <w:szCs w:val="22"/>
                <w:lang w:val="en-US" w:eastAsia="zh-CN"/>
              </w:rPr>
              <w:t>节能量预估</w:t>
            </w:r>
          </w:p>
        </w:tc>
      </w:tr>
      <w:tr w:rsidR="0076773F" w14:paraId="19640E46" w14:textId="77777777">
        <w:trPr>
          <w:trHeight w:val="1200"/>
        </w:trPr>
        <w:tc>
          <w:tcPr>
            <w:tcW w:w="363" w:type="pct"/>
            <w:tcBorders>
              <w:top w:val="nil"/>
              <w:left w:val="single" w:sz="4" w:space="0" w:color="auto"/>
              <w:bottom w:val="single" w:sz="4" w:space="0" w:color="auto"/>
              <w:right w:val="single" w:sz="4" w:space="0" w:color="auto"/>
            </w:tcBorders>
            <w:shd w:val="clear" w:color="000000" w:fill="92D050"/>
            <w:noWrap/>
            <w:vAlign w:val="center"/>
          </w:tcPr>
          <w:p w14:paraId="7BFD803D"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1</w:t>
            </w:r>
          </w:p>
        </w:tc>
        <w:tc>
          <w:tcPr>
            <w:tcW w:w="651" w:type="pct"/>
            <w:tcBorders>
              <w:top w:val="nil"/>
              <w:left w:val="nil"/>
              <w:bottom w:val="single" w:sz="4" w:space="0" w:color="auto"/>
              <w:right w:val="single" w:sz="4" w:space="0" w:color="auto"/>
            </w:tcBorders>
            <w:shd w:val="clear" w:color="000000" w:fill="92D050"/>
            <w:vAlign w:val="center"/>
          </w:tcPr>
          <w:p w14:paraId="472D9FB8"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提升绿电消耗量</w:t>
            </w:r>
          </w:p>
        </w:tc>
        <w:tc>
          <w:tcPr>
            <w:tcW w:w="1721" w:type="pct"/>
            <w:tcBorders>
              <w:top w:val="nil"/>
              <w:left w:val="nil"/>
              <w:bottom w:val="single" w:sz="4" w:space="0" w:color="auto"/>
              <w:right w:val="single" w:sz="4" w:space="0" w:color="auto"/>
            </w:tcBorders>
            <w:shd w:val="clear" w:color="000000" w:fill="92D050"/>
            <w:vAlign w:val="center"/>
          </w:tcPr>
          <w:p w14:paraId="3C551D8D" w14:textId="77777777" w:rsidR="0076773F" w:rsidRDefault="00000000">
            <w:pPr>
              <w:spacing w:before="0"/>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增加自建光伏发电面积，加大外购绿电消耗量</w:t>
            </w:r>
          </w:p>
        </w:tc>
        <w:tc>
          <w:tcPr>
            <w:tcW w:w="860" w:type="pct"/>
            <w:tcBorders>
              <w:top w:val="nil"/>
              <w:left w:val="nil"/>
              <w:bottom w:val="single" w:sz="4" w:space="0" w:color="auto"/>
              <w:right w:val="single" w:sz="4" w:space="0" w:color="auto"/>
            </w:tcBorders>
            <w:shd w:val="clear" w:color="000000" w:fill="92D050"/>
            <w:vAlign w:val="center"/>
          </w:tcPr>
          <w:p w14:paraId="285B7D8B"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能源环保部</w:t>
            </w:r>
          </w:p>
        </w:tc>
        <w:tc>
          <w:tcPr>
            <w:tcW w:w="626" w:type="pct"/>
            <w:tcBorders>
              <w:top w:val="nil"/>
              <w:left w:val="nil"/>
              <w:bottom w:val="single" w:sz="4" w:space="0" w:color="auto"/>
              <w:right w:val="single" w:sz="4" w:space="0" w:color="auto"/>
            </w:tcBorders>
            <w:shd w:val="clear" w:color="000000" w:fill="92D050"/>
            <w:vAlign w:val="center"/>
          </w:tcPr>
          <w:p w14:paraId="58EC16BC"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实施中</w:t>
            </w:r>
          </w:p>
        </w:tc>
        <w:tc>
          <w:tcPr>
            <w:tcW w:w="779" w:type="pct"/>
            <w:tcBorders>
              <w:top w:val="nil"/>
              <w:left w:val="nil"/>
              <w:bottom w:val="single" w:sz="4" w:space="0" w:color="auto"/>
              <w:right w:val="single" w:sz="4" w:space="0" w:color="auto"/>
            </w:tcBorders>
            <w:shd w:val="clear" w:color="000000" w:fill="92D050"/>
            <w:vAlign w:val="center"/>
          </w:tcPr>
          <w:p w14:paraId="743110F2" w14:textId="77777777" w:rsidR="0076773F" w:rsidRDefault="00000000">
            <w:pPr>
              <w:spacing w:before="0"/>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实现建筑物可利用面积光伏利用率≥90%，力争外购绿电消耗占比达10%</w:t>
            </w:r>
          </w:p>
        </w:tc>
      </w:tr>
      <w:tr w:rsidR="0076773F" w14:paraId="27360830" w14:textId="77777777">
        <w:trPr>
          <w:trHeight w:val="960"/>
        </w:trPr>
        <w:tc>
          <w:tcPr>
            <w:tcW w:w="363" w:type="pct"/>
            <w:tcBorders>
              <w:top w:val="nil"/>
              <w:left w:val="single" w:sz="4" w:space="0" w:color="auto"/>
              <w:bottom w:val="single" w:sz="4" w:space="0" w:color="auto"/>
              <w:right w:val="single" w:sz="4" w:space="0" w:color="auto"/>
            </w:tcBorders>
            <w:shd w:val="clear" w:color="000000" w:fill="92D050"/>
            <w:noWrap/>
            <w:vAlign w:val="center"/>
          </w:tcPr>
          <w:p w14:paraId="2E845EBC" w14:textId="77777777" w:rsidR="0076773F" w:rsidRDefault="00000000">
            <w:pPr>
              <w:spacing w:before="0"/>
              <w:jc w:val="center"/>
              <w:rPr>
                <w:rFonts w:ascii="方正书宋简体" w:eastAsia="方正书宋简体" w:hAnsi="PMingLiU" w:cs="宋体" w:hint="eastAsia"/>
                <w:sz w:val="22"/>
                <w:szCs w:val="22"/>
                <w:lang w:val="en-US" w:eastAsia="zh-CN"/>
              </w:rPr>
            </w:pPr>
            <w:r>
              <w:rPr>
                <w:rFonts w:ascii="方正书宋简体" w:eastAsia="方正书宋简体" w:hAnsi="PMingLiU" w:cs="宋体" w:hint="eastAsia"/>
                <w:sz w:val="22"/>
                <w:szCs w:val="22"/>
                <w:lang w:val="en-US" w:eastAsia="zh-CN"/>
              </w:rPr>
              <w:t>2</w:t>
            </w:r>
          </w:p>
        </w:tc>
        <w:tc>
          <w:tcPr>
            <w:tcW w:w="651" w:type="pct"/>
            <w:tcBorders>
              <w:top w:val="nil"/>
              <w:left w:val="nil"/>
              <w:bottom w:val="single" w:sz="4" w:space="0" w:color="auto"/>
              <w:right w:val="single" w:sz="4" w:space="0" w:color="auto"/>
            </w:tcBorders>
            <w:shd w:val="clear" w:color="000000" w:fill="92D050"/>
            <w:vAlign w:val="center"/>
          </w:tcPr>
          <w:p w14:paraId="27331AD4"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提升焦炉煤气外送量</w:t>
            </w:r>
          </w:p>
        </w:tc>
        <w:tc>
          <w:tcPr>
            <w:tcW w:w="1721" w:type="pct"/>
            <w:tcBorders>
              <w:top w:val="nil"/>
              <w:left w:val="nil"/>
              <w:bottom w:val="single" w:sz="4" w:space="0" w:color="auto"/>
              <w:right w:val="single" w:sz="4" w:space="0" w:color="auto"/>
            </w:tcBorders>
            <w:shd w:val="clear" w:color="000000" w:fill="92D050"/>
            <w:vAlign w:val="center"/>
          </w:tcPr>
          <w:p w14:paraId="6E990A42" w14:textId="77777777" w:rsidR="0076773F" w:rsidRDefault="00000000">
            <w:pPr>
              <w:spacing w:before="0"/>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按预定计划完成外供逸洋制管能源介质项目</w:t>
            </w:r>
          </w:p>
        </w:tc>
        <w:tc>
          <w:tcPr>
            <w:tcW w:w="860" w:type="pct"/>
            <w:tcBorders>
              <w:top w:val="nil"/>
              <w:left w:val="nil"/>
              <w:bottom w:val="single" w:sz="4" w:space="0" w:color="auto"/>
              <w:right w:val="single" w:sz="4" w:space="0" w:color="auto"/>
            </w:tcBorders>
            <w:shd w:val="clear" w:color="000000" w:fill="92D050"/>
            <w:vAlign w:val="center"/>
          </w:tcPr>
          <w:p w14:paraId="002B7E9E"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能源环保部</w:t>
            </w:r>
          </w:p>
        </w:tc>
        <w:tc>
          <w:tcPr>
            <w:tcW w:w="626" w:type="pct"/>
            <w:tcBorders>
              <w:top w:val="nil"/>
              <w:left w:val="nil"/>
              <w:bottom w:val="single" w:sz="4" w:space="0" w:color="auto"/>
              <w:right w:val="single" w:sz="4" w:space="0" w:color="auto"/>
            </w:tcBorders>
            <w:shd w:val="clear" w:color="000000" w:fill="92D050"/>
            <w:vAlign w:val="center"/>
          </w:tcPr>
          <w:p w14:paraId="1FA51199" w14:textId="77777777" w:rsidR="0076773F" w:rsidRDefault="00000000">
            <w:pPr>
              <w:spacing w:before="0"/>
              <w:jc w:val="center"/>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实施中</w:t>
            </w:r>
          </w:p>
        </w:tc>
        <w:tc>
          <w:tcPr>
            <w:tcW w:w="779" w:type="pct"/>
            <w:tcBorders>
              <w:top w:val="nil"/>
              <w:left w:val="nil"/>
              <w:bottom w:val="single" w:sz="4" w:space="0" w:color="auto"/>
              <w:right w:val="single" w:sz="4" w:space="0" w:color="auto"/>
            </w:tcBorders>
            <w:shd w:val="clear" w:color="000000" w:fill="92D050"/>
            <w:vAlign w:val="center"/>
          </w:tcPr>
          <w:p w14:paraId="1AA0D5C8" w14:textId="77777777" w:rsidR="0076773F" w:rsidRDefault="00000000">
            <w:pPr>
              <w:spacing w:before="0"/>
              <w:rPr>
                <w:rFonts w:ascii="方正书宋简体" w:eastAsia="方正书宋简体" w:hAnsi="PMingLiU" w:cs="宋体" w:hint="eastAsia"/>
                <w:szCs w:val="20"/>
                <w:lang w:val="en-US" w:eastAsia="zh-CN"/>
              </w:rPr>
            </w:pPr>
            <w:r>
              <w:rPr>
                <w:rFonts w:ascii="方正书宋简体" w:eastAsia="方正书宋简体" w:hAnsi="PMingLiU" w:cs="宋体" w:hint="eastAsia"/>
                <w:szCs w:val="20"/>
                <w:lang w:val="en-US" w:eastAsia="zh-CN"/>
              </w:rPr>
              <w:t>计划全年外供煤气1800万m³，减少碳排放1.37万吨</w:t>
            </w:r>
          </w:p>
        </w:tc>
      </w:tr>
    </w:tbl>
    <w:p w14:paraId="042C172E" w14:textId="77777777" w:rsidR="0076773F" w:rsidRDefault="0076773F">
      <w:pPr>
        <w:pStyle w:val="p0"/>
        <w:ind w:firstLine="480"/>
        <w:rPr>
          <w:rFonts w:ascii="Arial" w:eastAsia="宋体" w:hAnsi="Arial" w:cs="Arial"/>
          <w:iCs/>
          <w:sz w:val="24"/>
          <w:szCs w:val="24"/>
        </w:rPr>
      </w:pPr>
    </w:p>
    <w:p w14:paraId="2A81EE2B" w14:textId="77777777" w:rsidR="0076773F" w:rsidRDefault="00000000">
      <w:pPr>
        <w:spacing w:before="0"/>
        <w:jc w:val="center"/>
        <w:rPr>
          <w:rFonts w:eastAsia="宋体" w:cs="Arial"/>
          <w:sz w:val="24"/>
          <w:lang w:eastAsia="zh-CN"/>
        </w:rPr>
      </w:pPr>
      <w:r>
        <w:rPr>
          <w:rFonts w:eastAsia="宋体" w:cs="Arial"/>
          <w:sz w:val="24"/>
          <w:lang w:eastAsia="zh-CN"/>
        </w:rPr>
        <w:t>-</w:t>
      </w:r>
      <w:r>
        <w:rPr>
          <w:rFonts w:eastAsia="宋体" w:cs="Arial"/>
          <w:sz w:val="24"/>
          <w:lang w:eastAsia="zh-CN"/>
        </w:rPr>
        <w:t>报告结束</w:t>
      </w:r>
      <w:r>
        <w:rPr>
          <w:rFonts w:eastAsia="宋体" w:cs="Arial"/>
          <w:sz w:val="24"/>
          <w:lang w:eastAsia="zh-CN"/>
        </w:rPr>
        <w:t>-</w:t>
      </w:r>
    </w:p>
    <w:sectPr w:rsidR="0076773F">
      <w:footerReference w:type="default" r:id="rId14"/>
      <w:pgSz w:w="11906" w:h="16838"/>
      <w:pgMar w:top="1417" w:right="1417" w:bottom="1417" w:left="1417"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4" w:author="Bingyao Deng" w:date="2025-07-15T15:58:00Z" w:initials="BD">
    <w:p w14:paraId="7B96AB08" w14:textId="77777777" w:rsidR="0076773F" w:rsidRDefault="00000000">
      <w:pPr>
        <w:pStyle w:val="a4"/>
        <w:rPr>
          <w:lang w:eastAsia="zh-CN"/>
        </w:rPr>
      </w:pPr>
      <w:r>
        <w:rPr>
          <w:rFonts w:hint="eastAsia"/>
          <w:lang w:eastAsia="zh-CN"/>
        </w:rPr>
        <w:t>和</w:t>
      </w:r>
      <w:r>
        <w:rPr>
          <w:rFonts w:hint="eastAsia"/>
          <w:lang w:eastAsia="zh-CN"/>
        </w:rPr>
        <w:t xml:space="preserve"> </w:t>
      </w:r>
      <w:r>
        <w:rPr>
          <w:rFonts w:hint="eastAsia"/>
          <w:lang w:eastAsia="zh-CN"/>
        </w:rPr>
        <w:t>核查报告一致，写全</w:t>
      </w:r>
    </w:p>
  </w:comment>
  <w:comment w:id="35" w:author="扬 邱" w:date="2025-07-17T18:32:00Z" w:initials="扬邱">
    <w:p w14:paraId="510CD15D" w14:textId="77777777" w:rsidR="0076773F" w:rsidRDefault="00000000">
      <w:pPr>
        <w:pStyle w:val="a4"/>
        <w:rPr>
          <w:lang w:eastAsia="zh-CN"/>
        </w:rPr>
      </w:pPr>
      <w:r>
        <w:rPr>
          <w:rFonts w:hint="eastAsia"/>
          <w:lang w:eastAsia="zh-CN"/>
        </w:rPr>
        <w:t>已补全</w:t>
      </w:r>
    </w:p>
  </w:comment>
  <w:comment w:id="46" w:author="Bingyao Deng" w:date="2025-07-15T15:58:00Z" w:initials="BD">
    <w:p w14:paraId="0FB67048" w14:textId="77777777" w:rsidR="0076773F" w:rsidRDefault="00000000">
      <w:pPr>
        <w:pStyle w:val="a4"/>
        <w:rPr>
          <w:lang w:eastAsia="zh-CN"/>
        </w:rPr>
      </w:pPr>
      <w:r>
        <w:rPr>
          <w:rFonts w:hint="eastAsia"/>
          <w:lang w:eastAsia="zh-CN"/>
        </w:rPr>
        <w:t>清册确认后对应修改</w:t>
      </w:r>
    </w:p>
  </w:comment>
  <w:comment w:id="47" w:author="扬 邱" w:date="2025-07-17T18:34:00Z" w:initials="扬邱">
    <w:p w14:paraId="19645C98" w14:textId="77777777" w:rsidR="0076773F" w:rsidRDefault="00000000">
      <w:pPr>
        <w:pStyle w:val="a4"/>
        <w:rPr>
          <w:lang w:eastAsia="zh-CN"/>
        </w:rPr>
      </w:pPr>
      <w:r>
        <w:rPr>
          <w:rFonts w:hint="eastAsia"/>
          <w:lang w:eastAsia="zh-CN"/>
        </w:rPr>
        <w:t>已更新</w:t>
      </w:r>
    </w:p>
  </w:comment>
  <w:comment w:id="50" w:author="Bingyao Deng" w:date="2025-07-15T15:58:00Z" w:initials="BD">
    <w:p w14:paraId="2114A4B2" w14:textId="77777777" w:rsidR="0076773F" w:rsidRDefault="00000000">
      <w:pPr>
        <w:pStyle w:val="a4"/>
        <w:rPr>
          <w:lang w:eastAsia="zh-CN"/>
        </w:rPr>
      </w:pPr>
      <w:r>
        <w:rPr>
          <w:rFonts w:hint="eastAsia"/>
          <w:lang w:eastAsia="zh-CN"/>
        </w:rPr>
        <w:t>修改描述</w:t>
      </w:r>
      <w:r>
        <w:rPr>
          <w:rFonts w:hint="eastAsia"/>
          <w:lang w:eastAsia="zh-CN"/>
        </w:rPr>
        <w:t xml:space="preserve"> </w:t>
      </w:r>
      <w:r>
        <w:rPr>
          <w:rFonts w:hint="eastAsia"/>
          <w:lang w:eastAsia="zh-CN"/>
        </w:rPr>
        <w:t>类别</w:t>
      </w:r>
      <w:r>
        <w:rPr>
          <w:rFonts w:hint="eastAsia"/>
          <w:lang w:eastAsia="zh-CN"/>
        </w:rPr>
        <w:t>1-6</w:t>
      </w:r>
    </w:p>
  </w:comment>
  <w:comment w:id="51" w:author="扬 邱" w:date="2025-07-17T18:36:00Z" w:initials="扬邱">
    <w:p w14:paraId="3F61930B" w14:textId="77777777" w:rsidR="0076773F" w:rsidRDefault="00000000">
      <w:pPr>
        <w:pStyle w:val="a4"/>
        <w:rPr>
          <w:lang w:eastAsia="zh-CN"/>
        </w:rPr>
      </w:pPr>
      <w:r>
        <w:rPr>
          <w:rFonts w:hint="eastAsia"/>
          <w:lang w:eastAsia="zh-CN"/>
        </w:rPr>
        <w:t>已补充</w:t>
      </w:r>
      <w:r>
        <w:rPr>
          <w:rFonts w:hint="eastAsia"/>
          <w:lang w:eastAsia="zh-CN"/>
        </w:rPr>
        <w:t xml:space="preserve">GHG </w:t>
      </w:r>
      <w:r>
        <w:rPr>
          <w:rFonts w:hint="eastAsia"/>
          <w:lang w:eastAsia="zh-CN"/>
        </w:rPr>
        <w:t>描述</w:t>
      </w:r>
    </w:p>
  </w:comment>
  <w:comment w:id="66" w:author="Bingyao Deng" w:date="2025-07-15T15:59:00Z" w:initials="BD">
    <w:p w14:paraId="07394783" w14:textId="77777777" w:rsidR="0076773F" w:rsidRDefault="00000000">
      <w:pPr>
        <w:pStyle w:val="a4"/>
        <w:rPr>
          <w:lang w:eastAsia="zh-CN"/>
        </w:rPr>
      </w:pPr>
      <w:r>
        <w:rPr>
          <w:rFonts w:hint="eastAsia"/>
          <w:lang w:eastAsia="zh-CN"/>
        </w:rPr>
        <w:t>数据更新，重新归类</w:t>
      </w:r>
    </w:p>
  </w:comment>
  <w:comment w:id="67" w:author="扬 邱" w:date="2025-07-17T19:04:00Z" w:initials="扬邱">
    <w:p w14:paraId="7E2364C4" w14:textId="77777777" w:rsidR="0076773F" w:rsidRDefault="00000000">
      <w:pPr>
        <w:pStyle w:val="a4"/>
      </w:pPr>
      <w:r>
        <w:rPr>
          <w:rFonts w:hint="eastAsia"/>
          <w:lang w:eastAsia="zh-CN"/>
        </w:rPr>
        <w:t>已更新</w:t>
      </w:r>
    </w:p>
  </w:comment>
  <w:comment w:id="139" w:author="Bingyao Deng" w:date="2025-07-15T15:59:00Z" w:initials="BD">
    <w:p w14:paraId="2484C6C5" w14:textId="77777777" w:rsidR="0076773F" w:rsidRDefault="00000000">
      <w:pPr>
        <w:pStyle w:val="a4"/>
        <w:rPr>
          <w:lang w:eastAsia="zh-CN"/>
        </w:rPr>
      </w:pPr>
      <w:r>
        <w:rPr>
          <w:rFonts w:hint="eastAsia"/>
          <w:lang w:eastAsia="zh-CN"/>
        </w:rPr>
        <w:t>CH4 N2O</w:t>
      </w:r>
    </w:p>
  </w:comment>
  <w:comment w:id="140" w:author="Bingyao Deng" w:date="2025-07-15T16:00:00Z" w:initials="BD">
    <w:p w14:paraId="3DEFCBE6" w14:textId="77777777" w:rsidR="0076773F" w:rsidRDefault="00000000">
      <w:pPr>
        <w:pStyle w:val="a4"/>
      </w:pPr>
      <w:r>
        <w:rPr>
          <w:rFonts w:hint="eastAsia"/>
          <w:lang w:eastAsia="zh-CN"/>
        </w:rPr>
        <w:t>下同</w:t>
      </w:r>
    </w:p>
  </w:comment>
  <w:comment w:id="141" w:author="扬 邱" w:date="2025-07-17T19:10:00Z" w:initials="扬邱">
    <w:p w14:paraId="15F6B9E3" w14:textId="77777777" w:rsidR="0076773F" w:rsidRDefault="00000000">
      <w:pPr>
        <w:pStyle w:val="a4"/>
      </w:pPr>
      <w:r>
        <w:rPr>
          <w:rFonts w:hint="eastAsia"/>
          <w:lang w:eastAsia="zh-CN"/>
        </w:rPr>
        <w:t>已修正</w:t>
      </w:r>
    </w:p>
  </w:comment>
  <w:comment w:id="145" w:author="Bingyao Deng" w:date="2025-07-15T16:00:00Z" w:initials="BD">
    <w:p w14:paraId="2CEB7EED" w14:textId="77777777" w:rsidR="0076773F" w:rsidRDefault="00000000">
      <w:pPr>
        <w:pStyle w:val="a4"/>
        <w:rPr>
          <w:lang w:eastAsia="zh-CN"/>
        </w:rPr>
      </w:pPr>
      <w:r>
        <w:rPr>
          <w:rFonts w:hint="eastAsia"/>
          <w:lang w:eastAsia="zh-CN"/>
        </w:rPr>
        <w:t>计算方式有误，采用最新标准</w:t>
      </w:r>
    </w:p>
  </w:comment>
  <w:comment w:id="146" w:author="扬 邱" w:date="2025-07-17T19:12:00Z" w:initials="扬邱">
    <w:p w14:paraId="05BFCACD" w14:textId="77777777" w:rsidR="0076773F" w:rsidRDefault="00000000">
      <w:pPr>
        <w:pStyle w:val="a4"/>
        <w:rPr>
          <w:lang w:eastAsia="zh-CN"/>
        </w:rPr>
      </w:pPr>
      <w:r>
        <w:rPr>
          <w:rFonts w:hint="eastAsia"/>
          <w:lang w:eastAsia="zh-CN"/>
        </w:rPr>
        <w:t>大冶特殊钢有限公司除焦化工序用洗精煤有收到基数据外，其他相关化石燃料均只能依靠干重数据结合含水率倒算收到基数据。</w:t>
      </w:r>
    </w:p>
  </w:comment>
  <w:comment w:id="150" w:author="Bingyao Deng" w:date="2025-07-15T16:00:00Z" w:initials="BD">
    <w:p w14:paraId="5A636255" w14:textId="77777777" w:rsidR="0076773F" w:rsidRDefault="00000000">
      <w:pPr>
        <w:pStyle w:val="a4"/>
        <w:rPr>
          <w:lang w:eastAsia="zh-CN"/>
        </w:rPr>
      </w:pPr>
      <w:r>
        <w:rPr>
          <w:rFonts w:hint="eastAsia"/>
          <w:lang w:eastAsia="zh-CN"/>
        </w:rPr>
        <w:t>对于扣除的，</w:t>
      </w:r>
      <w:r>
        <w:rPr>
          <w:rFonts w:hint="eastAsia"/>
          <w:lang w:eastAsia="zh-CN"/>
        </w:rPr>
        <w:t xml:space="preserve"> </w:t>
      </w:r>
      <w:r>
        <w:rPr>
          <w:rFonts w:hint="eastAsia"/>
          <w:lang w:eastAsia="zh-CN"/>
        </w:rPr>
        <w:t>需要说明扣除，目前计算未扣除</w:t>
      </w:r>
    </w:p>
  </w:comment>
  <w:comment w:id="151" w:author="扬 邱" w:date="2025-07-17T19:39:00Z" w:initials="扬邱">
    <w:p w14:paraId="50CB15BB" w14:textId="77777777" w:rsidR="0076773F" w:rsidRDefault="00000000">
      <w:pPr>
        <w:pStyle w:val="a4"/>
        <w:rPr>
          <w:lang w:eastAsia="zh-CN"/>
        </w:rPr>
      </w:pPr>
      <w:r>
        <w:rPr>
          <w:rFonts w:hint="eastAsia"/>
          <w:lang w:eastAsia="zh-CN"/>
        </w:rPr>
        <w:t>已补充说明</w:t>
      </w:r>
    </w:p>
  </w:comment>
  <w:comment w:id="170" w:author="Bingyao Deng" w:date="2025-07-15T16:00:00Z" w:initials="BD">
    <w:p w14:paraId="72B455CE" w14:textId="77777777" w:rsidR="0076773F" w:rsidRDefault="00000000">
      <w:pPr>
        <w:pStyle w:val="a4"/>
        <w:rPr>
          <w:lang w:eastAsia="zh-CN"/>
        </w:rPr>
      </w:pPr>
      <w:r>
        <w:rPr>
          <w:rFonts w:hint="eastAsia"/>
          <w:lang w:eastAsia="zh-CN"/>
        </w:rPr>
        <w:t>计算的是这个吗</w:t>
      </w:r>
    </w:p>
    <w:p w14:paraId="00560A47" w14:textId="77777777" w:rsidR="0076773F" w:rsidRDefault="0076773F">
      <w:pPr>
        <w:pStyle w:val="a4"/>
        <w:rPr>
          <w:lang w:eastAsia="zh-CN"/>
        </w:rPr>
      </w:pPr>
    </w:p>
  </w:comment>
  <w:comment w:id="171" w:author="扬 邱" w:date="2025-07-17T19:48:00Z" w:initials="扬邱">
    <w:p w14:paraId="3838A0AD" w14:textId="77777777" w:rsidR="0076773F" w:rsidRDefault="00000000">
      <w:pPr>
        <w:pStyle w:val="a4"/>
      </w:pPr>
      <w:r>
        <w:rPr>
          <w:rFonts w:hint="eastAsia"/>
          <w:lang w:eastAsia="zh-CN"/>
        </w:rPr>
        <w:t>已修改为全国排放因子</w:t>
      </w:r>
    </w:p>
  </w:comment>
  <w:comment w:id="173" w:author="Bingyao Deng" w:date="2025-07-15T16:01:00Z" w:initials="BD">
    <w:p w14:paraId="00982D5E" w14:textId="77777777" w:rsidR="0076773F" w:rsidRDefault="00000000">
      <w:pPr>
        <w:pStyle w:val="a4"/>
        <w:rPr>
          <w:lang w:eastAsia="zh-CN"/>
        </w:rPr>
      </w:pPr>
      <w:r>
        <w:rPr>
          <w:rFonts w:hint="eastAsia"/>
          <w:lang w:eastAsia="zh-CN"/>
        </w:rPr>
        <w:t>不要混用数据库</w:t>
      </w:r>
    </w:p>
  </w:comment>
  <w:comment w:id="174" w:author="扬 邱" w:date="2025-07-17T19:49:00Z" w:initials="扬邱">
    <w:p w14:paraId="4AB1B5A4" w14:textId="77777777" w:rsidR="0076773F" w:rsidRDefault="00000000">
      <w:pPr>
        <w:pStyle w:val="a4"/>
        <w:rPr>
          <w:lang w:eastAsia="zh-CN"/>
        </w:rPr>
      </w:pPr>
      <w:r>
        <w:rPr>
          <w:rFonts w:hint="eastAsia"/>
          <w:lang w:eastAsia="zh-CN"/>
        </w:rPr>
        <w:t>经与核查老师确认，增碳剂排放因子仅存在于</w:t>
      </w:r>
      <w:r>
        <w:rPr>
          <w:rFonts w:eastAsia="宋体" w:cs="Arial"/>
          <w:iCs/>
          <w:sz w:val="24"/>
          <w:lang w:eastAsia="zh-CN"/>
        </w:rPr>
        <w:t>《</w:t>
      </w:r>
      <w:r>
        <w:rPr>
          <w:rFonts w:eastAsia="宋体" w:cs="Arial" w:hint="eastAsia"/>
          <w:iCs/>
          <w:sz w:val="24"/>
          <w:lang w:eastAsia="zh-CN"/>
        </w:rPr>
        <w:t>ecoinvent 3.11-cut off</w:t>
      </w:r>
      <w:r>
        <w:rPr>
          <w:rFonts w:eastAsia="宋体" w:cs="Arial"/>
          <w:iCs/>
          <w:sz w:val="24"/>
          <w:lang w:eastAsia="zh-CN"/>
        </w:rPr>
        <w:t>》</w:t>
      </w:r>
      <w:r>
        <w:rPr>
          <w:rFonts w:eastAsia="宋体" w:cs="Arial" w:hint="eastAsia"/>
          <w:iCs/>
          <w:sz w:val="24"/>
          <w:lang w:eastAsia="zh-CN"/>
        </w:rPr>
        <w:t>中，不得不混用因子库。</w:t>
      </w:r>
    </w:p>
  </w:comment>
  <w:comment w:id="180" w:author="Bingyao Deng" w:date="2025-07-15T16:01:00Z" w:initials="BD">
    <w:p w14:paraId="50F3E0FC" w14:textId="77777777" w:rsidR="0076773F" w:rsidRDefault="00000000">
      <w:pPr>
        <w:pStyle w:val="a4"/>
        <w:rPr>
          <w:lang w:eastAsia="zh-CN"/>
        </w:rPr>
      </w:pPr>
      <w:r>
        <w:rPr>
          <w:rFonts w:hint="eastAsia"/>
          <w:lang w:eastAsia="zh-CN"/>
        </w:rPr>
        <w:t>类别</w:t>
      </w:r>
      <w:r>
        <w:rPr>
          <w:rFonts w:hint="eastAsia"/>
          <w:lang w:eastAsia="zh-CN"/>
        </w:rPr>
        <w:t>3*-6</w:t>
      </w:r>
      <w:r>
        <w:rPr>
          <w:rFonts w:hint="eastAsia"/>
          <w:lang w:eastAsia="zh-CN"/>
        </w:rPr>
        <w:t>，</w:t>
      </w:r>
      <w:r>
        <w:rPr>
          <w:rFonts w:hint="eastAsia"/>
          <w:lang w:eastAsia="zh-CN"/>
        </w:rPr>
        <w:t xml:space="preserve"> </w:t>
      </w:r>
      <w:r>
        <w:rPr>
          <w:rFonts w:hint="eastAsia"/>
          <w:lang w:eastAsia="zh-CN"/>
        </w:rPr>
        <w:t>用到假设的部分，或者自行推估计算的都要说明</w:t>
      </w:r>
    </w:p>
  </w:comment>
  <w:comment w:id="181" w:author="扬 邱" w:date="2025-07-17T20:00:00Z" w:initials="扬邱">
    <w:p w14:paraId="3DBE3777" w14:textId="77777777" w:rsidR="0076773F" w:rsidRDefault="00000000">
      <w:pPr>
        <w:pStyle w:val="a4"/>
      </w:pPr>
      <w:r>
        <w:rPr>
          <w:rFonts w:hint="eastAsia"/>
          <w:lang w:eastAsia="zh-CN"/>
        </w:rPr>
        <w:t>已补充说明</w:t>
      </w:r>
    </w:p>
  </w:comment>
  <w:comment w:id="192" w:author="Bingyao Deng" w:date="2025-07-15T16:02:00Z" w:initials="BD">
    <w:p w14:paraId="5031C2BE" w14:textId="77777777" w:rsidR="0076773F" w:rsidRDefault="00000000">
      <w:pPr>
        <w:pStyle w:val="a4"/>
        <w:rPr>
          <w:lang w:eastAsia="zh-CN"/>
        </w:rPr>
      </w:pPr>
      <w:r>
        <w:rPr>
          <w:rFonts w:hint="eastAsia"/>
          <w:lang w:eastAsia="zh-CN"/>
        </w:rPr>
        <w:t>涉及到的</w:t>
      </w:r>
      <w:r>
        <w:rPr>
          <w:rFonts w:hint="eastAsia"/>
          <w:lang w:eastAsia="zh-CN"/>
        </w:rPr>
        <w:t>R32</w:t>
      </w:r>
      <w:r>
        <w:rPr>
          <w:rFonts w:hint="eastAsia"/>
          <w:lang w:eastAsia="zh-CN"/>
        </w:rPr>
        <w:t>等都要写全</w:t>
      </w:r>
    </w:p>
  </w:comment>
  <w:comment w:id="193" w:author="Bingyao Deng" w:date="2025-07-15T16:03:00Z" w:initials="BD">
    <w:p w14:paraId="2547EFB7" w14:textId="77777777" w:rsidR="0076773F" w:rsidRDefault="00000000">
      <w:pPr>
        <w:pStyle w:val="a4"/>
        <w:rPr>
          <w:lang w:eastAsia="zh-CN"/>
        </w:rPr>
      </w:pPr>
      <w:r>
        <w:rPr>
          <w:rFonts w:hint="eastAsia"/>
          <w:lang w:eastAsia="zh-CN"/>
        </w:rPr>
        <w:t>补充活动数据汇总、排放因子汇总表格</w:t>
      </w:r>
    </w:p>
  </w:comment>
  <w:comment w:id="194" w:author="扬 邱" w:date="2025-07-17T21:53:00Z" w:initials="扬邱">
    <w:p w14:paraId="26BA4E2A" w14:textId="77777777" w:rsidR="0076773F" w:rsidRDefault="00000000">
      <w:pPr>
        <w:pStyle w:val="a4"/>
        <w:rPr>
          <w:lang w:eastAsia="zh-CN"/>
        </w:rPr>
      </w:pPr>
      <w:r>
        <w:rPr>
          <w:rFonts w:hint="eastAsia"/>
          <w:lang w:eastAsia="zh-CN"/>
        </w:rPr>
        <w:t>涉及到的温室气体只有上述五种，排放因子表已补充，活动数据汇总见基准年温室气体清单</w:t>
      </w:r>
    </w:p>
  </w:comment>
  <w:comment w:id="252" w:author="Bingyao Deng" w:date="2025-07-15T16:02:00Z" w:initials="BD">
    <w:p w14:paraId="5E99852D" w14:textId="77777777" w:rsidR="0076773F" w:rsidRDefault="00000000">
      <w:pPr>
        <w:pStyle w:val="a4"/>
      </w:pPr>
      <w:r>
        <w:annotationRef/>
      </w:r>
    </w:p>
  </w:comment>
  <w:comment w:id="253" w:author="扬 邱" w:date="2025-07-17T21:22:00Z" w:initials="扬邱">
    <w:p w14:paraId="5616513D" w14:textId="77777777" w:rsidR="0076773F" w:rsidRDefault="00000000">
      <w:pPr>
        <w:pStyle w:val="a4"/>
      </w:pPr>
      <w:r>
        <w:rPr>
          <w:rFonts w:hint="eastAsia"/>
          <w:lang w:eastAsia="zh-CN"/>
        </w:rPr>
        <w:t>已重新评分</w:t>
      </w:r>
    </w:p>
  </w:comment>
  <w:comment w:id="256" w:author="Bingyao Deng" w:date="2025-07-15T16:03:00Z" w:initials="BD">
    <w:p w14:paraId="2FD3AEFF" w14:textId="77777777" w:rsidR="0076773F" w:rsidRDefault="00000000">
      <w:pPr>
        <w:pStyle w:val="a4"/>
        <w:rPr>
          <w:lang w:eastAsia="zh-CN"/>
        </w:rPr>
      </w:pPr>
      <w:r>
        <w:rPr>
          <w:rFonts w:hint="eastAsia"/>
          <w:lang w:eastAsia="zh-CN"/>
        </w:rPr>
        <w:t>什么更新？</w:t>
      </w:r>
      <w:r>
        <w:rPr>
          <w:rFonts w:hint="eastAsia"/>
          <w:lang w:eastAsia="zh-CN"/>
        </w:rPr>
        <w:t xml:space="preserve"> </w:t>
      </w:r>
      <w:r>
        <w:rPr>
          <w:rFonts w:hint="eastAsia"/>
          <w:lang w:eastAsia="zh-CN"/>
        </w:rPr>
        <w:t>写清楚</w:t>
      </w:r>
    </w:p>
  </w:comment>
  <w:comment w:id="257" w:author="扬 邱" w:date="2025-07-17T21:21:00Z" w:initials="扬邱">
    <w:p w14:paraId="77AE7396" w14:textId="77777777" w:rsidR="0076773F" w:rsidRDefault="00000000">
      <w:pPr>
        <w:pStyle w:val="a4"/>
        <w:rPr>
          <w:lang w:eastAsia="zh-CN"/>
        </w:rPr>
      </w:pPr>
      <w:r>
        <w:rPr>
          <w:rFonts w:hint="eastAsia"/>
          <w:lang w:eastAsia="zh-CN"/>
        </w:rPr>
        <w:t>已补充</w:t>
      </w:r>
    </w:p>
  </w:comment>
  <w:comment w:id="260" w:author="Bingyao Deng" w:date="2025-07-15T16:02:00Z" w:initials="BD">
    <w:p w14:paraId="6C0AC619" w14:textId="77777777" w:rsidR="0076773F" w:rsidRDefault="00000000">
      <w:pPr>
        <w:pStyle w:val="a4"/>
        <w:rPr>
          <w:lang w:eastAsia="zh-CN"/>
        </w:rPr>
      </w:pPr>
      <w:r>
        <w:rPr>
          <w:rFonts w:hint="eastAsia"/>
          <w:lang w:eastAsia="zh-CN"/>
        </w:rPr>
        <w:t>修改</w:t>
      </w:r>
    </w:p>
  </w:comment>
  <w:comment w:id="261" w:author="扬 邱" w:date="2025-07-17T21:23:00Z" w:initials="扬邱">
    <w:p w14:paraId="3F2509F4" w14:textId="77777777" w:rsidR="0076773F" w:rsidRDefault="00000000">
      <w:pPr>
        <w:pStyle w:val="a4"/>
      </w:pPr>
      <w:r>
        <w:rPr>
          <w:rFonts w:hint="eastAsia"/>
          <w:lang w:eastAsia="zh-CN"/>
        </w:rPr>
        <w:t>已更新</w:t>
      </w:r>
    </w:p>
  </w:comment>
  <w:comment w:id="264" w:author="Bingyao Deng" w:date="2025-07-15T16:03:00Z" w:initials="BD">
    <w:p w14:paraId="2A7140C7" w14:textId="77777777" w:rsidR="0076773F" w:rsidRDefault="00000000">
      <w:pPr>
        <w:pStyle w:val="a4"/>
        <w:rPr>
          <w:lang w:eastAsia="zh-CN"/>
        </w:rPr>
      </w:pPr>
      <w:r>
        <w:rPr>
          <w:rFonts w:hint="eastAsia"/>
          <w:lang w:eastAsia="zh-CN"/>
        </w:rPr>
        <w:t>更新</w:t>
      </w:r>
    </w:p>
  </w:comment>
  <w:comment w:id="265" w:author="扬 邱" w:date="2025-07-17T21:26:00Z" w:initials="扬邱">
    <w:p w14:paraId="2906B8DE" w14:textId="77777777" w:rsidR="0076773F" w:rsidRDefault="00000000">
      <w:pPr>
        <w:pStyle w:val="a4"/>
      </w:pPr>
      <w:r>
        <w:rPr>
          <w:rFonts w:hint="eastAsia"/>
          <w:lang w:eastAsia="zh-CN"/>
        </w:rPr>
        <w:t>已更新</w:t>
      </w:r>
    </w:p>
  </w:comment>
  <w:comment w:id="1890" w:author="Bingyao Deng" w:date="2025-07-15T16:04:00Z" w:initials="BD">
    <w:p w14:paraId="41E4698D" w14:textId="77777777" w:rsidR="0076773F" w:rsidRDefault="00000000">
      <w:pPr>
        <w:pStyle w:val="a4"/>
        <w:rPr>
          <w:lang w:eastAsia="zh-CN"/>
        </w:rPr>
      </w:pPr>
      <w:r>
        <w:rPr>
          <w:rFonts w:hint="eastAsia"/>
          <w:lang w:eastAsia="zh-CN"/>
        </w:rPr>
        <w:t>目标呢？</w:t>
      </w:r>
      <w:r>
        <w:rPr>
          <w:rFonts w:hint="eastAsia"/>
          <w:lang w:eastAsia="zh-CN"/>
        </w:rPr>
        <w:t xml:space="preserve"> </w:t>
      </w:r>
    </w:p>
    <w:p w14:paraId="307F1279" w14:textId="77777777" w:rsidR="0076773F" w:rsidRDefault="00000000">
      <w:pPr>
        <w:pStyle w:val="a4"/>
        <w:rPr>
          <w:lang w:eastAsia="zh-CN"/>
        </w:rPr>
      </w:pPr>
      <w:r>
        <w:rPr>
          <w:rFonts w:hint="eastAsia"/>
          <w:lang w:eastAsia="zh-CN"/>
        </w:rPr>
        <w:t>24</w:t>
      </w:r>
      <w:r>
        <w:rPr>
          <w:rFonts w:hint="eastAsia"/>
          <w:lang w:eastAsia="zh-CN"/>
        </w:rPr>
        <w:t>年已实施</w:t>
      </w:r>
    </w:p>
    <w:p w14:paraId="4F01FB75" w14:textId="77777777" w:rsidR="0076773F" w:rsidRDefault="00000000">
      <w:pPr>
        <w:pStyle w:val="a4"/>
        <w:rPr>
          <w:lang w:eastAsia="zh-CN"/>
        </w:rPr>
      </w:pPr>
      <w:r>
        <w:rPr>
          <w:rFonts w:hint="eastAsia"/>
          <w:lang w:eastAsia="zh-CN"/>
        </w:rPr>
        <w:t>25</w:t>
      </w:r>
      <w:r>
        <w:rPr>
          <w:rFonts w:hint="eastAsia"/>
          <w:lang w:eastAsia="zh-CN"/>
        </w:rPr>
        <w:t>年预计实施的都要写清楚</w:t>
      </w:r>
    </w:p>
    <w:p w14:paraId="1A4CFFF4" w14:textId="77777777" w:rsidR="0076773F" w:rsidRDefault="0076773F">
      <w:pPr>
        <w:pStyle w:val="a4"/>
        <w:rPr>
          <w:lang w:eastAsia="zh-CN"/>
        </w:rPr>
      </w:pPr>
    </w:p>
  </w:comment>
  <w:comment w:id="1891" w:author="扬 邱" w:date="2025-07-17T21:27:00Z" w:initials="扬邱">
    <w:p w14:paraId="5BB9635E" w14:textId="77777777" w:rsidR="0076773F" w:rsidRDefault="00000000">
      <w:pPr>
        <w:pStyle w:val="a4"/>
        <w:rPr>
          <w:lang w:eastAsia="zh-CN"/>
        </w:rPr>
      </w:pPr>
      <w:r>
        <w:rPr>
          <w:rFonts w:hint="eastAsia"/>
          <w:lang w:eastAsia="zh-CN"/>
        </w:rPr>
        <w:t>已统一为数据表中相关内容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96AB08" w15:done="0"/>
  <w15:commentEx w15:paraId="510CD15D" w15:paraIdParent="7B96AB08" w15:done="0"/>
  <w15:commentEx w15:paraId="0FB67048" w15:done="0"/>
  <w15:commentEx w15:paraId="19645C98" w15:paraIdParent="0FB67048" w15:done="0"/>
  <w15:commentEx w15:paraId="2114A4B2" w15:done="0"/>
  <w15:commentEx w15:paraId="3F61930B" w15:paraIdParent="2114A4B2" w15:done="0"/>
  <w15:commentEx w15:paraId="07394783" w15:done="0"/>
  <w15:commentEx w15:paraId="7E2364C4" w15:paraIdParent="07394783" w15:done="0"/>
  <w15:commentEx w15:paraId="2484C6C5" w15:done="0"/>
  <w15:commentEx w15:paraId="3DEFCBE6" w15:paraIdParent="2484C6C5" w15:done="0"/>
  <w15:commentEx w15:paraId="15F6B9E3" w15:paraIdParent="2484C6C5" w15:done="0"/>
  <w15:commentEx w15:paraId="2CEB7EED" w15:done="0"/>
  <w15:commentEx w15:paraId="05BFCACD" w15:paraIdParent="2CEB7EED" w15:done="0"/>
  <w15:commentEx w15:paraId="5A636255" w15:done="0"/>
  <w15:commentEx w15:paraId="50CB15BB" w15:paraIdParent="5A636255" w15:done="0"/>
  <w15:commentEx w15:paraId="00560A47" w15:done="0"/>
  <w15:commentEx w15:paraId="3838A0AD" w15:paraIdParent="00560A47" w15:done="0"/>
  <w15:commentEx w15:paraId="00982D5E" w15:done="0"/>
  <w15:commentEx w15:paraId="4AB1B5A4" w15:paraIdParent="00982D5E" w15:done="0"/>
  <w15:commentEx w15:paraId="50F3E0FC" w15:done="0"/>
  <w15:commentEx w15:paraId="3DBE3777" w15:paraIdParent="50F3E0FC" w15:done="0"/>
  <w15:commentEx w15:paraId="5031C2BE" w15:done="0"/>
  <w15:commentEx w15:paraId="2547EFB7" w15:paraIdParent="5031C2BE" w15:done="0"/>
  <w15:commentEx w15:paraId="26BA4E2A" w15:paraIdParent="5031C2BE" w15:done="0"/>
  <w15:commentEx w15:paraId="5E99852D" w15:done="0"/>
  <w15:commentEx w15:paraId="5616513D" w15:paraIdParent="5E99852D" w15:done="0"/>
  <w15:commentEx w15:paraId="2FD3AEFF" w15:done="0"/>
  <w15:commentEx w15:paraId="77AE7396" w15:paraIdParent="2FD3AEFF" w15:done="0"/>
  <w15:commentEx w15:paraId="6C0AC619" w15:done="0"/>
  <w15:commentEx w15:paraId="3F2509F4" w15:paraIdParent="6C0AC619" w15:done="0"/>
  <w15:commentEx w15:paraId="2A7140C7" w15:done="0"/>
  <w15:commentEx w15:paraId="2906B8DE" w15:paraIdParent="2A7140C7" w15:done="0"/>
  <w15:commentEx w15:paraId="1A4CFFF4" w15:done="0"/>
  <w15:commentEx w15:paraId="5BB9635E" w15:paraIdParent="1A4CFFF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96AB08" w16cid:durableId="7B96AB08"/>
  <w16cid:commentId w16cid:paraId="510CD15D" w16cid:durableId="510CD15D"/>
  <w16cid:commentId w16cid:paraId="0FB67048" w16cid:durableId="0FB67048"/>
  <w16cid:commentId w16cid:paraId="19645C98" w16cid:durableId="19645C98"/>
  <w16cid:commentId w16cid:paraId="2114A4B2" w16cid:durableId="2114A4B2"/>
  <w16cid:commentId w16cid:paraId="3F61930B" w16cid:durableId="3F61930B"/>
  <w16cid:commentId w16cid:paraId="07394783" w16cid:durableId="07394783"/>
  <w16cid:commentId w16cid:paraId="7E2364C4" w16cid:durableId="7E2364C4"/>
  <w16cid:commentId w16cid:paraId="2484C6C5" w16cid:durableId="2484C6C5"/>
  <w16cid:commentId w16cid:paraId="3DEFCBE6" w16cid:durableId="3DEFCBE6"/>
  <w16cid:commentId w16cid:paraId="15F6B9E3" w16cid:durableId="15F6B9E3"/>
  <w16cid:commentId w16cid:paraId="2CEB7EED" w16cid:durableId="2CEB7EED"/>
  <w16cid:commentId w16cid:paraId="05BFCACD" w16cid:durableId="05BFCACD"/>
  <w16cid:commentId w16cid:paraId="5A636255" w16cid:durableId="5A636255"/>
  <w16cid:commentId w16cid:paraId="50CB15BB" w16cid:durableId="50CB15BB"/>
  <w16cid:commentId w16cid:paraId="00560A47" w16cid:durableId="00560A47"/>
  <w16cid:commentId w16cid:paraId="3838A0AD" w16cid:durableId="3838A0AD"/>
  <w16cid:commentId w16cid:paraId="00982D5E" w16cid:durableId="00982D5E"/>
  <w16cid:commentId w16cid:paraId="4AB1B5A4" w16cid:durableId="4AB1B5A4"/>
  <w16cid:commentId w16cid:paraId="50F3E0FC" w16cid:durableId="50F3E0FC"/>
  <w16cid:commentId w16cid:paraId="3DBE3777" w16cid:durableId="3DBE3777"/>
  <w16cid:commentId w16cid:paraId="5031C2BE" w16cid:durableId="5031C2BE"/>
  <w16cid:commentId w16cid:paraId="2547EFB7" w16cid:durableId="2547EFB7"/>
  <w16cid:commentId w16cid:paraId="26BA4E2A" w16cid:durableId="26BA4E2A"/>
  <w16cid:commentId w16cid:paraId="5E99852D" w16cid:durableId="5E99852D"/>
  <w16cid:commentId w16cid:paraId="5616513D" w16cid:durableId="5616513D"/>
  <w16cid:commentId w16cid:paraId="2FD3AEFF" w16cid:durableId="2FD3AEFF"/>
  <w16cid:commentId w16cid:paraId="77AE7396" w16cid:durableId="77AE7396"/>
  <w16cid:commentId w16cid:paraId="6C0AC619" w16cid:durableId="6C0AC619"/>
  <w16cid:commentId w16cid:paraId="3F2509F4" w16cid:durableId="3F2509F4"/>
  <w16cid:commentId w16cid:paraId="2A7140C7" w16cid:durableId="2A7140C7"/>
  <w16cid:commentId w16cid:paraId="2906B8DE" w16cid:durableId="2906B8DE"/>
  <w16cid:commentId w16cid:paraId="1A4CFFF4" w16cid:durableId="1A4CFFF4"/>
  <w16cid:commentId w16cid:paraId="5BB9635E" w16cid:durableId="5BB963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DEE8" w14:textId="77777777" w:rsidR="000D2507" w:rsidRDefault="000D2507">
      <w:pPr>
        <w:spacing w:before="0"/>
      </w:pPr>
      <w:r>
        <w:separator/>
      </w:r>
    </w:p>
  </w:endnote>
  <w:endnote w:type="continuationSeparator" w:id="0">
    <w:p w14:paraId="78488A3A" w14:textId="77777777" w:rsidR="000D2507" w:rsidRDefault="000D250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embedRegular r:id="rId1" w:subsetted="1" w:fontKey="{ACDCCA1E-C25C-4769-94EE-E461444E3373}"/>
    <w:embedBold r:id="rId2" w:subsetted="1" w:fontKey="{549A383B-8CB3-4F98-84F3-3C3BC9AF07BA}"/>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embedRegular r:id="rId3" w:subsetted="1" w:fontKey="{F974BE08-3AE3-4A76-AC8A-67548CA9135A}"/>
    <w:embedBold r:id="rId4" w:subsetted="1" w:fontKey="{EE4ED5D2-3864-43A8-8366-3709239A8EBE}"/>
  </w:font>
  <w:font w:name="方正书宋简体">
    <w:charset w:val="86"/>
    <w:family w:val="roman"/>
    <w:pitch w:val="default"/>
    <w:sig w:usb0="A00002BF" w:usb1="184F6CFA" w:usb2="00000012" w:usb3="00000000" w:csb0="00040001" w:csb1="00000000"/>
    <w:embedRegular r:id="rId5" w:subsetted="1" w:fontKey="{B381AC2D-4CCA-4181-B249-ECFD786B3237}"/>
    <w:embedBold r:id="rId6" w:subsetted="1" w:fontKey="{276E2C00-8D97-4093-9FAD-B0CA2A3521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D2EA" w14:textId="77777777" w:rsidR="0076773F" w:rsidRDefault="0076773F">
    <w:pPr>
      <w:pStyle w:val="a8"/>
      <w:jc w:val="center"/>
    </w:pPr>
  </w:p>
  <w:p w14:paraId="6CAE191F" w14:textId="77777777" w:rsidR="0076773F" w:rsidRDefault="0076773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9547"/>
    </w:sdtPr>
    <w:sdtContent>
      <w:p w14:paraId="10C234B6" w14:textId="77777777" w:rsidR="0076773F" w:rsidRDefault="00000000">
        <w:pPr>
          <w:pStyle w:val="a8"/>
          <w:jc w:val="center"/>
        </w:pPr>
        <w:r>
          <w:fldChar w:fldCharType="begin"/>
        </w:r>
        <w:r>
          <w:instrText>PAGE   \* MERGEFORMAT</w:instrText>
        </w:r>
        <w:r>
          <w:fldChar w:fldCharType="separate"/>
        </w:r>
        <w:r>
          <w:rPr>
            <w:lang w:val="zh-CN" w:eastAsia="zh-CN"/>
          </w:rPr>
          <w:t>2</w:t>
        </w:r>
        <w:r>
          <w:fldChar w:fldCharType="end"/>
        </w:r>
      </w:p>
    </w:sdtContent>
  </w:sdt>
  <w:p w14:paraId="056CE0E5" w14:textId="77777777" w:rsidR="0076773F" w:rsidRDefault="0076773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3FEF2" w14:textId="77777777" w:rsidR="000D2507" w:rsidRDefault="000D2507">
      <w:pPr>
        <w:spacing w:before="0"/>
      </w:pPr>
      <w:r>
        <w:separator/>
      </w:r>
    </w:p>
  </w:footnote>
  <w:footnote w:type="continuationSeparator" w:id="0">
    <w:p w14:paraId="43A38523" w14:textId="77777777" w:rsidR="000D2507" w:rsidRDefault="000D250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A7388"/>
    <w:multiLevelType w:val="multilevel"/>
    <w:tmpl w:val="0B7A7388"/>
    <w:lvl w:ilvl="0">
      <w:start w:val="1"/>
      <w:numFmt w:val="chineseCountingThousand"/>
      <w:pStyle w:val="Style2"/>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0CD0E09"/>
    <w:multiLevelType w:val="multilevel"/>
    <w:tmpl w:val="20CD0E09"/>
    <w:lvl w:ilvl="0">
      <w:start w:val="1"/>
      <w:numFmt w:val="decimal"/>
      <w:pStyle w:val="Numbered1"/>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14B6843"/>
    <w:multiLevelType w:val="multilevel"/>
    <w:tmpl w:val="214B6843"/>
    <w:lvl w:ilvl="0">
      <w:start w:val="1"/>
      <w:numFmt w:val="decimal"/>
      <w:lvlText w:val="%1"/>
      <w:lvlJc w:val="left"/>
      <w:pPr>
        <w:ind w:left="578" w:hanging="578"/>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3" w15:restartNumberingAfterBreak="0">
    <w:nsid w:val="345147FE"/>
    <w:multiLevelType w:val="multilevel"/>
    <w:tmpl w:val="345147FE"/>
    <w:lvl w:ilvl="0">
      <w:start w:val="1"/>
      <w:numFmt w:val="none"/>
      <w:pStyle w:val="1"/>
      <w:lvlText w:val="%1第一章"/>
      <w:lvlJc w:val="left"/>
      <w:pPr>
        <w:ind w:left="425" w:hanging="425"/>
      </w:pPr>
      <w:rPr>
        <w:rFonts w:hint="eastAsia"/>
        <w:b/>
        <w:i w:val="0"/>
        <w:color w:val="000000" w:themeColor="text1"/>
        <w:sz w:val="28"/>
        <w:u w:color="000000" w:themeColor="text1"/>
      </w:rPr>
    </w:lvl>
    <w:lvl w:ilvl="1">
      <w:start w:val="1"/>
      <w:numFmt w:val="decimal"/>
      <w:pStyle w:val="2"/>
      <w:lvlText w:val="%2%1.1"/>
      <w:lvlJc w:val="left"/>
      <w:pPr>
        <w:ind w:left="992" w:hanging="567"/>
      </w:pPr>
      <w:rPr>
        <w:rFonts w:hint="eastAsia"/>
        <w:b w:val="0"/>
        <w:i w:val="0"/>
        <w:sz w:val="24"/>
      </w:rPr>
    </w:lvl>
    <w:lvl w:ilvl="2">
      <w:start w:val="1"/>
      <w:numFmt w:val="decimal"/>
      <w:lvlText w:val="%11.%2.%3"/>
      <w:lvlJc w:val="left"/>
      <w:pPr>
        <w:ind w:left="1418" w:hanging="567"/>
      </w:pPr>
      <w:rPr>
        <w:rFonts w:hint="eastAsia"/>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F9A2779"/>
    <w:multiLevelType w:val="multilevel"/>
    <w:tmpl w:val="3F9A2779"/>
    <w:lvl w:ilvl="0">
      <w:start w:val="1"/>
      <w:numFmt w:val="decimal"/>
      <w:lvlText w:val="%1."/>
      <w:lvlJc w:val="left"/>
      <w:pPr>
        <w:ind w:left="425" w:hanging="425"/>
      </w:pPr>
      <w:rPr>
        <w:rFonts w:hint="eastAsia"/>
      </w:rPr>
    </w:lvl>
    <w:lvl w:ilvl="1">
      <w:start w:val="1"/>
      <w:numFmt w:val="decimal"/>
      <w:pStyle w:val="Style3"/>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4E8511C5"/>
    <w:multiLevelType w:val="multilevel"/>
    <w:tmpl w:val="4E8511C5"/>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chineseCountingThousand"/>
      <w:suff w:val="space"/>
      <w:lvlText w:val="%2、"/>
      <w:lvlJc w:val="left"/>
      <w:pPr>
        <w:ind w:left="0" w:firstLine="0"/>
      </w:pPr>
      <w:rPr>
        <w:rFonts w:ascii="Arial" w:eastAsia="宋体" w:hAnsi="Arial" w:hint="default"/>
        <w:b w:val="0"/>
        <w:i w:val="0"/>
        <w:color w:val="000000" w:themeColor="text1"/>
        <w:sz w:val="24"/>
      </w:rPr>
    </w:lvl>
    <w:lvl w:ilvl="2">
      <w:start w:val="1"/>
      <w:numFmt w:val="decimal"/>
      <w:suff w:val="space"/>
      <w:lvlText w:val="%3（%2）"/>
      <w:lvlJc w:val="left"/>
      <w:pPr>
        <w:ind w:left="0" w:firstLine="0"/>
      </w:pPr>
      <w:rPr>
        <w:rFonts w:ascii="Arial" w:eastAsia="宋体" w:hAnsi="Arial" w:hint="default"/>
        <w:b w:val="0"/>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4FF23FF9"/>
    <w:multiLevelType w:val="multilevel"/>
    <w:tmpl w:val="4FF23FF9"/>
    <w:lvl w:ilvl="0">
      <w:start w:val="1"/>
      <w:numFmt w:val="bullet"/>
      <w:lvlText w:val=""/>
      <w:lvlJc w:val="left"/>
      <w:pPr>
        <w:ind w:left="1007" w:hanging="440"/>
      </w:pPr>
      <w:rPr>
        <w:rFonts w:ascii="Wingdings" w:hAnsi="Wingdings" w:hint="default"/>
        <w:sz w:val="16"/>
      </w:rPr>
    </w:lvl>
    <w:lvl w:ilvl="1">
      <w:start w:val="1"/>
      <w:numFmt w:val="bullet"/>
      <w:lvlText w:val=""/>
      <w:lvlJc w:val="left"/>
      <w:pPr>
        <w:ind w:left="1447" w:hanging="440"/>
      </w:pPr>
      <w:rPr>
        <w:rFonts w:ascii="Wingdings" w:hAnsi="Wingdings" w:hint="default"/>
      </w:rPr>
    </w:lvl>
    <w:lvl w:ilvl="2">
      <w:start w:val="1"/>
      <w:numFmt w:val="bullet"/>
      <w:lvlText w:val=""/>
      <w:lvlJc w:val="left"/>
      <w:pPr>
        <w:ind w:left="1887" w:hanging="440"/>
      </w:pPr>
      <w:rPr>
        <w:rFonts w:ascii="Wingdings" w:hAnsi="Wingdings" w:hint="default"/>
      </w:rPr>
    </w:lvl>
    <w:lvl w:ilvl="3">
      <w:start w:val="1"/>
      <w:numFmt w:val="bullet"/>
      <w:lvlText w:val=""/>
      <w:lvlJc w:val="left"/>
      <w:pPr>
        <w:ind w:left="2327" w:hanging="440"/>
      </w:pPr>
      <w:rPr>
        <w:rFonts w:ascii="Wingdings" w:hAnsi="Wingdings" w:hint="default"/>
      </w:rPr>
    </w:lvl>
    <w:lvl w:ilvl="4">
      <w:start w:val="1"/>
      <w:numFmt w:val="bullet"/>
      <w:lvlText w:val=""/>
      <w:lvlJc w:val="left"/>
      <w:pPr>
        <w:ind w:left="2767" w:hanging="440"/>
      </w:pPr>
      <w:rPr>
        <w:rFonts w:ascii="Wingdings" w:hAnsi="Wingdings" w:hint="default"/>
      </w:rPr>
    </w:lvl>
    <w:lvl w:ilvl="5">
      <w:start w:val="1"/>
      <w:numFmt w:val="bullet"/>
      <w:lvlText w:val=""/>
      <w:lvlJc w:val="left"/>
      <w:pPr>
        <w:ind w:left="3207" w:hanging="440"/>
      </w:pPr>
      <w:rPr>
        <w:rFonts w:ascii="Wingdings" w:hAnsi="Wingdings" w:hint="default"/>
      </w:rPr>
    </w:lvl>
    <w:lvl w:ilvl="6">
      <w:start w:val="1"/>
      <w:numFmt w:val="bullet"/>
      <w:lvlText w:val=""/>
      <w:lvlJc w:val="left"/>
      <w:pPr>
        <w:ind w:left="3647" w:hanging="440"/>
      </w:pPr>
      <w:rPr>
        <w:rFonts w:ascii="Wingdings" w:hAnsi="Wingdings" w:hint="default"/>
      </w:rPr>
    </w:lvl>
    <w:lvl w:ilvl="7">
      <w:start w:val="1"/>
      <w:numFmt w:val="bullet"/>
      <w:lvlText w:val=""/>
      <w:lvlJc w:val="left"/>
      <w:pPr>
        <w:ind w:left="4087" w:hanging="440"/>
      </w:pPr>
      <w:rPr>
        <w:rFonts w:ascii="Wingdings" w:hAnsi="Wingdings" w:hint="default"/>
      </w:rPr>
    </w:lvl>
    <w:lvl w:ilvl="8">
      <w:start w:val="1"/>
      <w:numFmt w:val="bullet"/>
      <w:lvlText w:val=""/>
      <w:lvlJc w:val="left"/>
      <w:pPr>
        <w:ind w:left="4527" w:hanging="440"/>
      </w:pPr>
      <w:rPr>
        <w:rFonts w:ascii="Wingdings" w:hAnsi="Wingdings" w:hint="default"/>
      </w:rPr>
    </w:lvl>
  </w:abstractNum>
  <w:abstractNum w:abstractNumId="7" w15:restartNumberingAfterBreak="0">
    <w:nsid w:val="5ACC00FC"/>
    <w:multiLevelType w:val="multilevel"/>
    <w:tmpl w:val="5ACC00FC"/>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decimal"/>
      <w:lvlText w:val="%2."/>
      <w:lvlJc w:val="left"/>
      <w:pPr>
        <w:ind w:left="0" w:firstLine="0"/>
      </w:pPr>
      <w:rPr>
        <w:rFonts w:ascii="Arial" w:eastAsia="宋体" w:hAnsi="Arial" w:hint="default"/>
        <w:b/>
        <w:i w:val="0"/>
        <w:color w:val="000000" w:themeColor="text1"/>
        <w:sz w:val="24"/>
      </w:rPr>
    </w:lvl>
    <w:lvl w:ilvl="2">
      <w:start w:val="1"/>
      <w:numFmt w:val="decimal"/>
      <w:lvlText w:val="%2.%3"/>
      <w:lvlJc w:val="left"/>
      <w:pPr>
        <w:ind w:left="0" w:firstLine="0"/>
      </w:pPr>
      <w:rPr>
        <w:rFonts w:ascii="Arial" w:eastAsia="宋体" w:hAnsi="Arial" w:hint="default"/>
        <w:b/>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8" w15:restartNumberingAfterBreak="0">
    <w:nsid w:val="63F20EED"/>
    <w:multiLevelType w:val="multilevel"/>
    <w:tmpl w:val="63F20EE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0D15105"/>
    <w:multiLevelType w:val="multilevel"/>
    <w:tmpl w:val="70D15105"/>
    <w:lvl w:ilvl="0">
      <w:start w:val="1"/>
      <w:numFmt w:val="bullet"/>
      <w:pStyle w:val="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0E30F8E"/>
    <w:multiLevelType w:val="multilevel"/>
    <w:tmpl w:val="70E30F8E"/>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 w:ilvl="1">
      <w:start w:val="1"/>
      <w:numFmt w:val="chineseCountingThousand"/>
      <w:suff w:val="space"/>
      <w:lvlText w:val="%2、"/>
      <w:lvlJc w:val="left"/>
      <w:pPr>
        <w:ind w:left="0" w:firstLine="0"/>
      </w:pPr>
      <w:rPr>
        <w:rFonts w:ascii="Arial" w:eastAsia="宋体" w:hAnsi="Arial" w:hint="default"/>
        <w:b w:val="0"/>
        <w:i w:val="0"/>
        <w:color w:val="000000" w:themeColor="text1"/>
        <w:sz w:val="24"/>
      </w:rPr>
    </w:lvl>
    <w:lvl w:ilvl="2">
      <w:start w:val="1"/>
      <w:numFmt w:val="chineseCountingThousand"/>
      <w:suff w:val="space"/>
      <w:lvlText w:val="（%3）"/>
      <w:lvlJc w:val="left"/>
      <w:pPr>
        <w:ind w:left="0" w:firstLine="0"/>
      </w:pPr>
      <w:rPr>
        <w:rFonts w:ascii="Arial" w:eastAsia="宋体" w:hAnsi="Arial" w:hint="default"/>
        <w:b w:val="0"/>
        <w:i w:val="0"/>
        <w:sz w:val="24"/>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16cid:durableId="1961376910">
    <w:abstractNumId w:val="3"/>
  </w:num>
  <w:num w:numId="2" w16cid:durableId="1223128860">
    <w:abstractNumId w:val="2"/>
  </w:num>
  <w:num w:numId="3" w16cid:durableId="239099273">
    <w:abstractNumId w:val="9"/>
  </w:num>
  <w:num w:numId="4" w16cid:durableId="1625648571">
    <w:abstractNumId w:val="1"/>
  </w:num>
  <w:num w:numId="5" w16cid:durableId="1361973505">
    <w:abstractNumId w:val="0"/>
  </w:num>
  <w:num w:numId="6" w16cid:durableId="294869703">
    <w:abstractNumId w:val="4"/>
  </w:num>
  <w:num w:numId="7" w16cid:durableId="1329208072">
    <w:abstractNumId w:val="7"/>
  </w:num>
  <w:num w:numId="8" w16cid:durableId="1379206803">
    <w:abstractNumId w:val="5"/>
  </w:num>
  <w:num w:numId="9" w16cid:durableId="687409259">
    <w:abstractNumId w:val="6"/>
  </w:num>
  <w:num w:numId="10" w16cid:durableId="62410508">
    <w:abstractNumId w:val="5"/>
    <w:lvlOverride w:ilvl="0">
      <w:lvl w:ilvl="0" w:tentative="1">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16cid:durableId="1292595130">
    <w:abstractNumId w:val="5"/>
    <w:lvlOverride w:ilvl="0">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decimal"/>
        <w:lvlText w:val="%2."/>
        <w:lvlJc w:val="left"/>
        <w:pPr>
          <w:ind w:left="0" w:firstLine="0"/>
        </w:pPr>
        <w:rPr>
          <w:rFonts w:ascii="Arial" w:eastAsia="宋体" w:hAnsi="Arial" w:hint="default"/>
          <w:b/>
          <w:i w:val="0"/>
          <w:color w:val="000000" w:themeColor="text1"/>
          <w:sz w:val="24"/>
        </w:rPr>
      </w:lvl>
    </w:lvlOverride>
    <w:lvlOverride w:ilvl="2">
      <w:lvl w:ilvl="2" w:tentative="1">
        <w:start w:val="1"/>
        <w:numFmt w:val="decimal"/>
        <w:lvlText w:val="%2.%3"/>
        <w:lvlJc w:val="left"/>
        <w:pPr>
          <w:ind w:left="0" w:firstLine="0"/>
        </w:pPr>
        <w:rPr>
          <w:rFonts w:ascii="Arial" w:eastAsia="宋体" w:hAnsi="Arial" w:hint="default"/>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16cid:durableId="1584144691">
    <w:abstractNumId w:val="5"/>
    <w:lvlOverride w:ilvl="0">
      <w:lvl w:ilvl="0" w:tentative="1">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16cid:durableId="430857845">
    <w:abstractNumId w:val="10"/>
  </w:num>
  <w:num w:numId="14" w16cid:durableId="676149915">
    <w:abstractNumId w:val="8"/>
  </w:num>
  <w:num w:numId="15" w16cid:durableId="1756784234">
    <w:abstractNumId w:val="5"/>
    <w:lvlOverride w:ilvl="0">
      <w:lvl w:ilvl="0">
        <w:start w:val="1"/>
        <w:numFmt w:val="chineseCountingThousand"/>
        <w:suff w:val="space"/>
        <w:lvlText w:val="第%1章"/>
        <w:lvlJc w:val="left"/>
        <w:pPr>
          <w:ind w:left="0" w:firstLine="0"/>
        </w:pPr>
        <w:rPr>
          <w:rFonts w:ascii="Arial" w:eastAsia="宋体" w:hAnsi="Arial" w:hint="default"/>
          <w:b/>
          <w:i w:val="0"/>
          <w:color w:val="000000" w:themeColor="text1"/>
          <w:sz w:val="28"/>
          <w:u w:color="000000" w:themeColor="text1"/>
        </w:rPr>
      </w:lvl>
    </w:lvlOverride>
    <w:lvlOverride w:ilvl="1">
      <w:lvl w:ilvl="1" w:tentative="1">
        <w:start w:val="1"/>
        <w:numFmt w:val="chineseCountingThousand"/>
        <w:suff w:val="space"/>
        <w:lvlText w:val="%2、"/>
        <w:lvlJc w:val="left"/>
        <w:pPr>
          <w:ind w:left="0" w:firstLine="0"/>
        </w:pPr>
        <w:rPr>
          <w:rFonts w:ascii="Arial" w:eastAsia="宋体" w:hAnsi="Arial" w:hint="default"/>
          <w:b w:val="0"/>
          <w:i w:val="0"/>
          <w:color w:val="000000" w:themeColor="text1"/>
          <w:sz w:val="24"/>
        </w:rPr>
      </w:lvl>
    </w:lvlOverride>
    <w:lvlOverride w:ilvl="2">
      <w:lvl w:ilvl="2">
        <w:start w:val="1"/>
        <w:numFmt w:val="chineseCountingThousand"/>
        <w:suff w:val="space"/>
        <w:lvlText w:val="(%3)"/>
        <w:lvlJc w:val="left"/>
        <w:pPr>
          <w:ind w:left="0" w:firstLine="0"/>
        </w:pPr>
        <w:rPr>
          <w:rFonts w:ascii="Arial" w:eastAsia="宋体" w:hAnsi="Arial" w:hint="default"/>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gyao Deng">
    <w15:presenceInfo w15:providerId="Windows Live" w15:userId="074c4d63a5d3d507"/>
  </w15:person>
  <w15:person w15:author="扬 邱">
    <w15:presenceInfo w15:providerId="Windows Live" w15:userId="3072fa1cd76e0d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1B"/>
    <w:rsid w:val="00002A3C"/>
    <w:rsid w:val="00014F30"/>
    <w:rsid w:val="0001524D"/>
    <w:rsid w:val="00017E9F"/>
    <w:rsid w:val="00020611"/>
    <w:rsid w:val="00021EF0"/>
    <w:rsid w:val="00022010"/>
    <w:rsid w:val="000246B6"/>
    <w:rsid w:val="00026E12"/>
    <w:rsid w:val="00030263"/>
    <w:rsid w:val="00033458"/>
    <w:rsid w:val="00033FE5"/>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1486"/>
    <w:rsid w:val="000723E1"/>
    <w:rsid w:val="000732FD"/>
    <w:rsid w:val="00074831"/>
    <w:rsid w:val="00075774"/>
    <w:rsid w:val="000834EF"/>
    <w:rsid w:val="00084B09"/>
    <w:rsid w:val="0008604C"/>
    <w:rsid w:val="00092624"/>
    <w:rsid w:val="000932D2"/>
    <w:rsid w:val="00095670"/>
    <w:rsid w:val="000A0E3A"/>
    <w:rsid w:val="000A52D2"/>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2507"/>
    <w:rsid w:val="000D3448"/>
    <w:rsid w:val="000D5294"/>
    <w:rsid w:val="000E2DFD"/>
    <w:rsid w:val="000E48C8"/>
    <w:rsid w:val="000E5A7A"/>
    <w:rsid w:val="000F1478"/>
    <w:rsid w:val="000F378D"/>
    <w:rsid w:val="000F77F9"/>
    <w:rsid w:val="001000FA"/>
    <w:rsid w:val="001002FF"/>
    <w:rsid w:val="00102988"/>
    <w:rsid w:val="001029A7"/>
    <w:rsid w:val="00103041"/>
    <w:rsid w:val="00104606"/>
    <w:rsid w:val="001063A6"/>
    <w:rsid w:val="0010774E"/>
    <w:rsid w:val="001077DF"/>
    <w:rsid w:val="00111ACD"/>
    <w:rsid w:val="00112D5E"/>
    <w:rsid w:val="0011330A"/>
    <w:rsid w:val="00114877"/>
    <w:rsid w:val="00115703"/>
    <w:rsid w:val="00116050"/>
    <w:rsid w:val="001162B9"/>
    <w:rsid w:val="001231A2"/>
    <w:rsid w:val="00124470"/>
    <w:rsid w:val="001247E7"/>
    <w:rsid w:val="00124F98"/>
    <w:rsid w:val="0012773E"/>
    <w:rsid w:val="001317FD"/>
    <w:rsid w:val="00132A20"/>
    <w:rsid w:val="00134B25"/>
    <w:rsid w:val="00135AFA"/>
    <w:rsid w:val="0013799E"/>
    <w:rsid w:val="001406CE"/>
    <w:rsid w:val="00151CB8"/>
    <w:rsid w:val="00154F21"/>
    <w:rsid w:val="00155265"/>
    <w:rsid w:val="00160FD7"/>
    <w:rsid w:val="001612D1"/>
    <w:rsid w:val="00164FDA"/>
    <w:rsid w:val="0017011F"/>
    <w:rsid w:val="0017517B"/>
    <w:rsid w:val="00175800"/>
    <w:rsid w:val="00180209"/>
    <w:rsid w:val="001818D1"/>
    <w:rsid w:val="00182728"/>
    <w:rsid w:val="001860A7"/>
    <w:rsid w:val="00191E17"/>
    <w:rsid w:val="00193C69"/>
    <w:rsid w:val="00194877"/>
    <w:rsid w:val="00195F83"/>
    <w:rsid w:val="00197ADA"/>
    <w:rsid w:val="001A1870"/>
    <w:rsid w:val="001A427D"/>
    <w:rsid w:val="001A5197"/>
    <w:rsid w:val="001B03D9"/>
    <w:rsid w:val="001B0B87"/>
    <w:rsid w:val="001B11C7"/>
    <w:rsid w:val="001B1257"/>
    <w:rsid w:val="001B189F"/>
    <w:rsid w:val="001B232B"/>
    <w:rsid w:val="001B2B2B"/>
    <w:rsid w:val="001B36F6"/>
    <w:rsid w:val="001B6183"/>
    <w:rsid w:val="001B6633"/>
    <w:rsid w:val="001B702B"/>
    <w:rsid w:val="001C1F24"/>
    <w:rsid w:val="001C36AF"/>
    <w:rsid w:val="001C685E"/>
    <w:rsid w:val="001D0B06"/>
    <w:rsid w:val="001D2212"/>
    <w:rsid w:val="001D2BDB"/>
    <w:rsid w:val="001D3220"/>
    <w:rsid w:val="001D49ED"/>
    <w:rsid w:val="001D52AD"/>
    <w:rsid w:val="001D5B7C"/>
    <w:rsid w:val="001E1BCC"/>
    <w:rsid w:val="001E2EEC"/>
    <w:rsid w:val="001E3D3B"/>
    <w:rsid w:val="001E4385"/>
    <w:rsid w:val="001E6094"/>
    <w:rsid w:val="001E609A"/>
    <w:rsid w:val="001E6487"/>
    <w:rsid w:val="001E6D50"/>
    <w:rsid w:val="001F04CB"/>
    <w:rsid w:val="001F73F0"/>
    <w:rsid w:val="00202FA7"/>
    <w:rsid w:val="0020381A"/>
    <w:rsid w:val="00205687"/>
    <w:rsid w:val="00206087"/>
    <w:rsid w:val="002063A4"/>
    <w:rsid w:val="00210359"/>
    <w:rsid w:val="002114DC"/>
    <w:rsid w:val="002120C2"/>
    <w:rsid w:val="00213C26"/>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4BDE"/>
    <w:rsid w:val="00256A14"/>
    <w:rsid w:val="00257D6D"/>
    <w:rsid w:val="00262399"/>
    <w:rsid w:val="002657DC"/>
    <w:rsid w:val="002717BB"/>
    <w:rsid w:val="00274058"/>
    <w:rsid w:val="00274502"/>
    <w:rsid w:val="00280CBF"/>
    <w:rsid w:val="002810E7"/>
    <w:rsid w:val="002814C4"/>
    <w:rsid w:val="002874F5"/>
    <w:rsid w:val="00291BE2"/>
    <w:rsid w:val="0029359D"/>
    <w:rsid w:val="00296755"/>
    <w:rsid w:val="00297188"/>
    <w:rsid w:val="002A1626"/>
    <w:rsid w:val="002A29E1"/>
    <w:rsid w:val="002A34FA"/>
    <w:rsid w:val="002A38BE"/>
    <w:rsid w:val="002A40FA"/>
    <w:rsid w:val="002A5236"/>
    <w:rsid w:val="002A595A"/>
    <w:rsid w:val="002A6E66"/>
    <w:rsid w:val="002A700B"/>
    <w:rsid w:val="002A7987"/>
    <w:rsid w:val="002B0FEA"/>
    <w:rsid w:val="002B1804"/>
    <w:rsid w:val="002B2793"/>
    <w:rsid w:val="002B4455"/>
    <w:rsid w:val="002B4A0E"/>
    <w:rsid w:val="002B54BD"/>
    <w:rsid w:val="002B6C60"/>
    <w:rsid w:val="002B7EB3"/>
    <w:rsid w:val="002C2F8E"/>
    <w:rsid w:val="002C3E33"/>
    <w:rsid w:val="002C63AA"/>
    <w:rsid w:val="002C6884"/>
    <w:rsid w:val="002D05C9"/>
    <w:rsid w:val="002D2250"/>
    <w:rsid w:val="002D27F4"/>
    <w:rsid w:val="002D32DB"/>
    <w:rsid w:val="002D6D5B"/>
    <w:rsid w:val="002E0A86"/>
    <w:rsid w:val="002E10F6"/>
    <w:rsid w:val="002E4D3D"/>
    <w:rsid w:val="002E6E57"/>
    <w:rsid w:val="002F2F11"/>
    <w:rsid w:val="002F5064"/>
    <w:rsid w:val="003002E2"/>
    <w:rsid w:val="003019B0"/>
    <w:rsid w:val="00302AA1"/>
    <w:rsid w:val="003036FD"/>
    <w:rsid w:val="003044B0"/>
    <w:rsid w:val="00305794"/>
    <w:rsid w:val="00305D8E"/>
    <w:rsid w:val="00307AF3"/>
    <w:rsid w:val="003108BB"/>
    <w:rsid w:val="00311908"/>
    <w:rsid w:val="003152AA"/>
    <w:rsid w:val="003159DF"/>
    <w:rsid w:val="003165BA"/>
    <w:rsid w:val="00317259"/>
    <w:rsid w:val="003205EC"/>
    <w:rsid w:val="003219E1"/>
    <w:rsid w:val="00325BCD"/>
    <w:rsid w:val="0032700C"/>
    <w:rsid w:val="003321F8"/>
    <w:rsid w:val="0033343B"/>
    <w:rsid w:val="00336659"/>
    <w:rsid w:val="0033744B"/>
    <w:rsid w:val="00342A3C"/>
    <w:rsid w:val="003432BF"/>
    <w:rsid w:val="00344B7A"/>
    <w:rsid w:val="00346BC0"/>
    <w:rsid w:val="00347880"/>
    <w:rsid w:val="00350C79"/>
    <w:rsid w:val="00352975"/>
    <w:rsid w:val="0035440A"/>
    <w:rsid w:val="00355384"/>
    <w:rsid w:val="00356A35"/>
    <w:rsid w:val="00357F80"/>
    <w:rsid w:val="003663A8"/>
    <w:rsid w:val="003673E5"/>
    <w:rsid w:val="00373B8F"/>
    <w:rsid w:val="00373F45"/>
    <w:rsid w:val="00374884"/>
    <w:rsid w:val="00374D40"/>
    <w:rsid w:val="003753B4"/>
    <w:rsid w:val="0037567C"/>
    <w:rsid w:val="003775AF"/>
    <w:rsid w:val="0038021C"/>
    <w:rsid w:val="00382188"/>
    <w:rsid w:val="00384120"/>
    <w:rsid w:val="00384577"/>
    <w:rsid w:val="00385D2D"/>
    <w:rsid w:val="00385DA3"/>
    <w:rsid w:val="00386314"/>
    <w:rsid w:val="003870CE"/>
    <w:rsid w:val="003873FD"/>
    <w:rsid w:val="0039130D"/>
    <w:rsid w:val="00393D94"/>
    <w:rsid w:val="00396417"/>
    <w:rsid w:val="003A2B5C"/>
    <w:rsid w:val="003A7747"/>
    <w:rsid w:val="003B1559"/>
    <w:rsid w:val="003B226C"/>
    <w:rsid w:val="003C12A5"/>
    <w:rsid w:val="003C25EC"/>
    <w:rsid w:val="003C7836"/>
    <w:rsid w:val="003D34A5"/>
    <w:rsid w:val="003D383C"/>
    <w:rsid w:val="003D649A"/>
    <w:rsid w:val="003D74E7"/>
    <w:rsid w:val="003E04FB"/>
    <w:rsid w:val="003E08B3"/>
    <w:rsid w:val="003E236B"/>
    <w:rsid w:val="003E2543"/>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369A"/>
    <w:rsid w:val="0042495D"/>
    <w:rsid w:val="004263BB"/>
    <w:rsid w:val="004264CA"/>
    <w:rsid w:val="00426941"/>
    <w:rsid w:val="004271B6"/>
    <w:rsid w:val="00431223"/>
    <w:rsid w:val="004338D9"/>
    <w:rsid w:val="0043410D"/>
    <w:rsid w:val="004342B2"/>
    <w:rsid w:val="00437072"/>
    <w:rsid w:val="00437399"/>
    <w:rsid w:val="00443D14"/>
    <w:rsid w:val="004449B6"/>
    <w:rsid w:val="00445734"/>
    <w:rsid w:val="00446FD9"/>
    <w:rsid w:val="0044768C"/>
    <w:rsid w:val="004533E1"/>
    <w:rsid w:val="004534E3"/>
    <w:rsid w:val="00453AE7"/>
    <w:rsid w:val="00454A74"/>
    <w:rsid w:val="00454DB5"/>
    <w:rsid w:val="00455D98"/>
    <w:rsid w:val="004565D2"/>
    <w:rsid w:val="004614E0"/>
    <w:rsid w:val="00462160"/>
    <w:rsid w:val="004637AE"/>
    <w:rsid w:val="00463CD6"/>
    <w:rsid w:val="00465730"/>
    <w:rsid w:val="00470A46"/>
    <w:rsid w:val="004728C6"/>
    <w:rsid w:val="004758CA"/>
    <w:rsid w:val="00475FA8"/>
    <w:rsid w:val="00480812"/>
    <w:rsid w:val="00480FED"/>
    <w:rsid w:val="00485878"/>
    <w:rsid w:val="00485DEB"/>
    <w:rsid w:val="00486307"/>
    <w:rsid w:val="00487218"/>
    <w:rsid w:val="0048792F"/>
    <w:rsid w:val="00491008"/>
    <w:rsid w:val="00491372"/>
    <w:rsid w:val="0049327A"/>
    <w:rsid w:val="00497932"/>
    <w:rsid w:val="00497AFF"/>
    <w:rsid w:val="004A04B8"/>
    <w:rsid w:val="004A1BBF"/>
    <w:rsid w:val="004A1F8C"/>
    <w:rsid w:val="004A264B"/>
    <w:rsid w:val="004A36A7"/>
    <w:rsid w:val="004A7626"/>
    <w:rsid w:val="004B2382"/>
    <w:rsid w:val="004B339A"/>
    <w:rsid w:val="004B35A7"/>
    <w:rsid w:val="004B4C41"/>
    <w:rsid w:val="004C01E2"/>
    <w:rsid w:val="004C1038"/>
    <w:rsid w:val="004C1FAA"/>
    <w:rsid w:val="004C3310"/>
    <w:rsid w:val="004C40AF"/>
    <w:rsid w:val="004C5104"/>
    <w:rsid w:val="004C616D"/>
    <w:rsid w:val="004D2195"/>
    <w:rsid w:val="004D356D"/>
    <w:rsid w:val="004D4292"/>
    <w:rsid w:val="004E3BCF"/>
    <w:rsid w:val="004E53B3"/>
    <w:rsid w:val="004F14A2"/>
    <w:rsid w:val="004F27D4"/>
    <w:rsid w:val="004F2C1C"/>
    <w:rsid w:val="004F534D"/>
    <w:rsid w:val="00500259"/>
    <w:rsid w:val="005028B7"/>
    <w:rsid w:val="005029F0"/>
    <w:rsid w:val="00502F93"/>
    <w:rsid w:val="00503C2F"/>
    <w:rsid w:val="00513060"/>
    <w:rsid w:val="0051750C"/>
    <w:rsid w:val="00520378"/>
    <w:rsid w:val="00521C8F"/>
    <w:rsid w:val="00521F5D"/>
    <w:rsid w:val="00522B5B"/>
    <w:rsid w:val="00523446"/>
    <w:rsid w:val="00533038"/>
    <w:rsid w:val="00533C8D"/>
    <w:rsid w:val="00534192"/>
    <w:rsid w:val="00535EAA"/>
    <w:rsid w:val="00540EB4"/>
    <w:rsid w:val="00545CAF"/>
    <w:rsid w:val="00546D0B"/>
    <w:rsid w:val="00547152"/>
    <w:rsid w:val="00552457"/>
    <w:rsid w:val="00564ECD"/>
    <w:rsid w:val="00565849"/>
    <w:rsid w:val="005666AB"/>
    <w:rsid w:val="0056729C"/>
    <w:rsid w:val="00567FE1"/>
    <w:rsid w:val="00580ECD"/>
    <w:rsid w:val="00581E13"/>
    <w:rsid w:val="005830AA"/>
    <w:rsid w:val="005851FC"/>
    <w:rsid w:val="005857DE"/>
    <w:rsid w:val="00585F51"/>
    <w:rsid w:val="005901CC"/>
    <w:rsid w:val="0059162E"/>
    <w:rsid w:val="0059328D"/>
    <w:rsid w:val="005958A2"/>
    <w:rsid w:val="005963D8"/>
    <w:rsid w:val="00597021"/>
    <w:rsid w:val="005978D2"/>
    <w:rsid w:val="005A07A2"/>
    <w:rsid w:val="005A1B23"/>
    <w:rsid w:val="005A2549"/>
    <w:rsid w:val="005A5F9D"/>
    <w:rsid w:val="005A60A7"/>
    <w:rsid w:val="005A614A"/>
    <w:rsid w:val="005B0BB7"/>
    <w:rsid w:val="005B222B"/>
    <w:rsid w:val="005B34D8"/>
    <w:rsid w:val="005B4EB0"/>
    <w:rsid w:val="005B6765"/>
    <w:rsid w:val="005B6A85"/>
    <w:rsid w:val="005C105C"/>
    <w:rsid w:val="005C1674"/>
    <w:rsid w:val="005C2B43"/>
    <w:rsid w:val="005C45A2"/>
    <w:rsid w:val="005C5B5D"/>
    <w:rsid w:val="005C74B7"/>
    <w:rsid w:val="005D144D"/>
    <w:rsid w:val="005D24DA"/>
    <w:rsid w:val="005D46BD"/>
    <w:rsid w:val="005D4CB7"/>
    <w:rsid w:val="005D50D1"/>
    <w:rsid w:val="005D5A24"/>
    <w:rsid w:val="005D5D9F"/>
    <w:rsid w:val="005D6255"/>
    <w:rsid w:val="005D719E"/>
    <w:rsid w:val="005E1262"/>
    <w:rsid w:val="005E29C6"/>
    <w:rsid w:val="005E5A94"/>
    <w:rsid w:val="005E625D"/>
    <w:rsid w:val="005E7E15"/>
    <w:rsid w:val="005F0704"/>
    <w:rsid w:val="005F108F"/>
    <w:rsid w:val="005F2247"/>
    <w:rsid w:val="005F64C3"/>
    <w:rsid w:val="00600217"/>
    <w:rsid w:val="006015AD"/>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42D"/>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95707"/>
    <w:rsid w:val="006A036A"/>
    <w:rsid w:val="006A68C2"/>
    <w:rsid w:val="006A71B8"/>
    <w:rsid w:val="006A7D7C"/>
    <w:rsid w:val="006B04E6"/>
    <w:rsid w:val="006B1432"/>
    <w:rsid w:val="006B382B"/>
    <w:rsid w:val="006B5D43"/>
    <w:rsid w:val="006B7AD1"/>
    <w:rsid w:val="006C6C86"/>
    <w:rsid w:val="006D1B4A"/>
    <w:rsid w:val="006D3588"/>
    <w:rsid w:val="006D450B"/>
    <w:rsid w:val="006E1107"/>
    <w:rsid w:val="006E1B1D"/>
    <w:rsid w:val="006E20EC"/>
    <w:rsid w:val="006E7F5A"/>
    <w:rsid w:val="006F025E"/>
    <w:rsid w:val="006F0E5A"/>
    <w:rsid w:val="006F0FA2"/>
    <w:rsid w:val="006F47D3"/>
    <w:rsid w:val="006F67E1"/>
    <w:rsid w:val="00700C3D"/>
    <w:rsid w:val="00700C71"/>
    <w:rsid w:val="00706B7E"/>
    <w:rsid w:val="00706CF6"/>
    <w:rsid w:val="00711A8F"/>
    <w:rsid w:val="007150A1"/>
    <w:rsid w:val="00720178"/>
    <w:rsid w:val="0072077A"/>
    <w:rsid w:val="00720FCB"/>
    <w:rsid w:val="007222B2"/>
    <w:rsid w:val="00722DC1"/>
    <w:rsid w:val="00724543"/>
    <w:rsid w:val="00727447"/>
    <w:rsid w:val="00727CD3"/>
    <w:rsid w:val="00730F35"/>
    <w:rsid w:val="00732536"/>
    <w:rsid w:val="007325E2"/>
    <w:rsid w:val="007360A7"/>
    <w:rsid w:val="00741728"/>
    <w:rsid w:val="00742BA6"/>
    <w:rsid w:val="00742F76"/>
    <w:rsid w:val="00746291"/>
    <w:rsid w:val="00750126"/>
    <w:rsid w:val="00751A45"/>
    <w:rsid w:val="00753115"/>
    <w:rsid w:val="00753525"/>
    <w:rsid w:val="00755D1A"/>
    <w:rsid w:val="007608F3"/>
    <w:rsid w:val="00761864"/>
    <w:rsid w:val="00761D12"/>
    <w:rsid w:val="00762743"/>
    <w:rsid w:val="007667E4"/>
    <w:rsid w:val="007671AF"/>
    <w:rsid w:val="0076773F"/>
    <w:rsid w:val="00772296"/>
    <w:rsid w:val="00776112"/>
    <w:rsid w:val="00777D55"/>
    <w:rsid w:val="00781998"/>
    <w:rsid w:val="00781BFD"/>
    <w:rsid w:val="0078234E"/>
    <w:rsid w:val="00784215"/>
    <w:rsid w:val="0078467B"/>
    <w:rsid w:val="00784B94"/>
    <w:rsid w:val="007869B6"/>
    <w:rsid w:val="00791C79"/>
    <w:rsid w:val="00795109"/>
    <w:rsid w:val="00796062"/>
    <w:rsid w:val="00796B72"/>
    <w:rsid w:val="00796E1B"/>
    <w:rsid w:val="00797BA1"/>
    <w:rsid w:val="007A375C"/>
    <w:rsid w:val="007A413A"/>
    <w:rsid w:val="007A5782"/>
    <w:rsid w:val="007B4D30"/>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E575B"/>
    <w:rsid w:val="007F06D3"/>
    <w:rsid w:val="007F45A6"/>
    <w:rsid w:val="00800C69"/>
    <w:rsid w:val="00800D9D"/>
    <w:rsid w:val="0080564B"/>
    <w:rsid w:val="00805A86"/>
    <w:rsid w:val="008065B8"/>
    <w:rsid w:val="008108A3"/>
    <w:rsid w:val="0081228E"/>
    <w:rsid w:val="0081368A"/>
    <w:rsid w:val="008150C9"/>
    <w:rsid w:val="0081543D"/>
    <w:rsid w:val="008207F7"/>
    <w:rsid w:val="00820857"/>
    <w:rsid w:val="00820B4B"/>
    <w:rsid w:val="00820DE8"/>
    <w:rsid w:val="008235C7"/>
    <w:rsid w:val="0082528E"/>
    <w:rsid w:val="00831EF8"/>
    <w:rsid w:val="00835B5A"/>
    <w:rsid w:val="00835EF0"/>
    <w:rsid w:val="00837C5D"/>
    <w:rsid w:val="00837F04"/>
    <w:rsid w:val="00842B22"/>
    <w:rsid w:val="00842B92"/>
    <w:rsid w:val="0084307B"/>
    <w:rsid w:val="008449AA"/>
    <w:rsid w:val="00847F0F"/>
    <w:rsid w:val="00847F67"/>
    <w:rsid w:val="00851F2D"/>
    <w:rsid w:val="0085391E"/>
    <w:rsid w:val="0085424C"/>
    <w:rsid w:val="0085636B"/>
    <w:rsid w:val="00860652"/>
    <w:rsid w:val="00861B7F"/>
    <w:rsid w:val="00866E9A"/>
    <w:rsid w:val="0086740A"/>
    <w:rsid w:val="00871161"/>
    <w:rsid w:val="008722C9"/>
    <w:rsid w:val="00872A3E"/>
    <w:rsid w:val="0087783F"/>
    <w:rsid w:val="0088101E"/>
    <w:rsid w:val="008818AD"/>
    <w:rsid w:val="008822D1"/>
    <w:rsid w:val="00883640"/>
    <w:rsid w:val="008836C2"/>
    <w:rsid w:val="00883ADA"/>
    <w:rsid w:val="008843F0"/>
    <w:rsid w:val="00886CCF"/>
    <w:rsid w:val="00886CED"/>
    <w:rsid w:val="00892A23"/>
    <w:rsid w:val="008953F3"/>
    <w:rsid w:val="0089577F"/>
    <w:rsid w:val="00896A4B"/>
    <w:rsid w:val="008A0A49"/>
    <w:rsid w:val="008A0F58"/>
    <w:rsid w:val="008A4C9E"/>
    <w:rsid w:val="008B200B"/>
    <w:rsid w:val="008B3AEE"/>
    <w:rsid w:val="008B5380"/>
    <w:rsid w:val="008B6A24"/>
    <w:rsid w:val="008C00D2"/>
    <w:rsid w:val="008C3049"/>
    <w:rsid w:val="008C453B"/>
    <w:rsid w:val="008C6A25"/>
    <w:rsid w:val="008D0EB8"/>
    <w:rsid w:val="008D1150"/>
    <w:rsid w:val="008D1FB7"/>
    <w:rsid w:val="008D26A9"/>
    <w:rsid w:val="008D2AE6"/>
    <w:rsid w:val="008D5039"/>
    <w:rsid w:val="008E2850"/>
    <w:rsid w:val="008E429D"/>
    <w:rsid w:val="008E5FBD"/>
    <w:rsid w:val="008E76A7"/>
    <w:rsid w:val="00904E26"/>
    <w:rsid w:val="009054FC"/>
    <w:rsid w:val="00906082"/>
    <w:rsid w:val="00906991"/>
    <w:rsid w:val="00906F26"/>
    <w:rsid w:val="009157DF"/>
    <w:rsid w:val="009163D0"/>
    <w:rsid w:val="00917681"/>
    <w:rsid w:val="00920E49"/>
    <w:rsid w:val="00924AA9"/>
    <w:rsid w:val="009267F6"/>
    <w:rsid w:val="00931728"/>
    <w:rsid w:val="00932484"/>
    <w:rsid w:val="00934D61"/>
    <w:rsid w:val="00937293"/>
    <w:rsid w:val="0093743B"/>
    <w:rsid w:val="0094100C"/>
    <w:rsid w:val="00946F3F"/>
    <w:rsid w:val="00947615"/>
    <w:rsid w:val="00951B4F"/>
    <w:rsid w:val="00953EC0"/>
    <w:rsid w:val="00954576"/>
    <w:rsid w:val="0096153F"/>
    <w:rsid w:val="00962F0C"/>
    <w:rsid w:val="0096305A"/>
    <w:rsid w:val="009638AF"/>
    <w:rsid w:val="0096462A"/>
    <w:rsid w:val="00964E92"/>
    <w:rsid w:val="0096714C"/>
    <w:rsid w:val="009726C1"/>
    <w:rsid w:val="00974B06"/>
    <w:rsid w:val="00975471"/>
    <w:rsid w:val="009757B3"/>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A7FD4"/>
    <w:rsid w:val="009B23ED"/>
    <w:rsid w:val="009B2ACF"/>
    <w:rsid w:val="009B2AD4"/>
    <w:rsid w:val="009B32DA"/>
    <w:rsid w:val="009B3C8E"/>
    <w:rsid w:val="009B4E71"/>
    <w:rsid w:val="009C49B5"/>
    <w:rsid w:val="009C6EDF"/>
    <w:rsid w:val="009D2393"/>
    <w:rsid w:val="009D3951"/>
    <w:rsid w:val="009D3ED1"/>
    <w:rsid w:val="009D4291"/>
    <w:rsid w:val="009D5953"/>
    <w:rsid w:val="009D7E97"/>
    <w:rsid w:val="009E077F"/>
    <w:rsid w:val="009E1EEB"/>
    <w:rsid w:val="009E32D1"/>
    <w:rsid w:val="009E51DD"/>
    <w:rsid w:val="009E5DC0"/>
    <w:rsid w:val="009E6DE7"/>
    <w:rsid w:val="009F386F"/>
    <w:rsid w:val="009F436D"/>
    <w:rsid w:val="009F4E66"/>
    <w:rsid w:val="00A00C19"/>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0C1E"/>
    <w:rsid w:val="00A51DB9"/>
    <w:rsid w:val="00A53973"/>
    <w:rsid w:val="00A56416"/>
    <w:rsid w:val="00A6076B"/>
    <w:rsid w:val="00A60A18"/>
    <w:rsid w:val="00A624F5"/>
    <w:rsid w:val="00A64DF6"/>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49C7"/>
    <w:rsid w:val="00A95ED5"/>
    <w:rsid w:val="00A9626B"/>
    <w:rsid w:val="00AA1DEA"/>
    <w:rsid w:val="00AA21FE"/>
    <w:rsid w:val="00AA2692"/>
    <w:rsid w:val="00AA3977"/>
    <w:rsid w:val="00AA4653"/>
    <w:rsid w:val="00AA46E8"/>
    <w:rsid w:val="00AA4AE9"/>
    <w:rsid w:val="00AA73C4"/>
    <w:rsid w:val="00AB352E"/>
    <w:rsid w:val="00AB684D"/>
    <w:rsid w:val="00AB68B2"/>
    <w:rsid w:val="00AC5520"/>
    <w:rsid w:val="00AC659F"/>
    <w:rsid w:val="00AC6A51"/>
    <w:rsid w:val="00AD0EAC"/>
    <w:rsid w:val="00AD11A9"/>
    <w:rsid w:val="00AD3C88"/>
    <w:rsid w:val="00AD470F"/>
    <w:rsid w:val="00AD51B5"/>
    <w:rsid w:val="00AD797B"/>
    <w:rsid w:val="00AD7ACC"/>
    <w:rsid w:val="00AE4149"/>
    <w:rsid w:val="00AE5B9A"/>
    <w:rsid w:val="00AE71BA"/>
    <w:rsid w:val="00AE7471"/>
    <w:rsid w:val="00AF35CF"/>
    <w:rsid w:val="00AF3DCA"/>
    <w:rsid w:val="00AF4889"/>
    <w:rsid w:val="00AF56B2"/>
    <w:rsid w:val="00AF57EB"/>
    <w:rsid w:val="00AF7CC0"/>
    <w:rsid w:val="00B00F6A"/>
    <w:rsid w:val="00B011E9"/>
    <w:rsid w:val="00B02031"/>
    <w:rsid w:val="00B03578"/>
    <w:rsid w:val="00B05D00"/>
    <w:rsid w:val="00B05D81"/>
    <w:rsid w:val="00B1027C"/>
    <w:rsid w:val="00B10CE7"/>
    <w:rsid w:val="00B12F8B"/>
    <w:rsid w:val="00B163F4"/>
    <w:rsid w:val="00B201E3"/>
    <w:rsid w:val="00B208C7"/>
    <w:rsid w:val="00B27CFC"/>
    <w:rsid w:val="00B32CCB"/>
    <w:rsid w:val="00B32F85"/>
    <w:rsid w:val="00B34529"/>
    <w:rsid w:val="00B36452"/>
    <w:rsid w:val="00B403C5"/>
    <w:rsid w:val="00B40C4D"/>
    <w:rsid w:val="00B42A50"/>
    <w:rsid w:val="00B42D79"/>
    <w:rsid w:val="00B43068"/>
    <w:rsid w:val="00B4440C"/>
    <w:rsid w:val="00B468B7"/>
    <w:rsid w:val="00B4696C"/>
    <w:rsid w:val="00B475AD"/>
    <w:rsid w:val="00B50D3D"/>
    <w:rsid w:val="00B5299B"/>
    <w:rsid w:val="00B53B60"/>
    <w:rsid w:val="00B545BE"/>
    <w:rsid w:val="00B55934"/>
    <w:rsid w:val="00B57EB5"/>
    <w:rsid w:val="00B60A2C"/>
    <w:rsid w:val="00B65A36"/>
    <w:rsid w:val="00B67B91"/>
    <w:rsid w:val="00B7221A"/>
    <w:rsid w:val="00B81FD7"/>
    <w:rsid w:val="00B843D1"/>
    <w:rsid w:val="00B865E8"/>
    <w:rsid w:val="00B9033F"/>
    <w:rsid w:val="00B903C3"/>
    <w:rsid w:val="00B908E4"/>
    <w:rsid w:val="00B921DD"/>
    <w:rsid w:val="00B93F3C"/>
    <w:rsid w:val="00B9435F"/>
    <w:rsid w:val="00B94606"/>
    <w:rsid w:val="00B95386"/>
    <w:rsid w:val="00B957B3"/>
    <w:rsid w:val="00B967F2"/>
    <w:rsid w:val="00B96833"/>
    <w:rsid w:val="00B97D6E"/>
    <w:rsid w:val="00BA4A6B"/>
    <w:rsid w:val="00BA5430"/>
    <w:rsid w:val="00BA5463"/>
    <w:rsid w:val="00BA646D"/>
    <w:rsid w:val="00BA6738"/>
    <w:rsid w:val="00BA7098"/>
    <w:rsid w:val="00BB1E04"/>
    <w:rsid w:val="00BB421C"/>
    <w:rsid w:val="00BB51E3"/>
    <w:rsid w:val="00BB5FC9"/>
    <w:rsid w:val="00BB64A6"/>
    <w:rsid w:val="00BB67C5"/>
    <w:rsid w:val="00BB70D5"/>
    <w:rsid w:val="00BC0680"/>
    <w:rsid w:val="00BC254B"/>
    <w:rsid w:val="00BC5225"/>
    <w:rsid w:val="00BD095C"/>
    <w:rsid w:val="00BD197B"/>
    <w:rsid w:val="00BD2EC6"/>
    <w:rsid w:val="00BD4159"/>
    <w:rsid w:val="00BD5BF4"/>
    <w:rsid w:val="00BE1938"/>
    <w:rsid w:val="00BE21A1"/>
    <w:rsid w:val="00BE21B4"/>
    <w:rsid w:val="00BE37E4"/>
    <w:rsid w:val="00BE4707"/>
    <w:rsid w:val="00BE6859"/>
    <w:rsid w:val="00BE70A3"/>
    <w:rsid w:val="00BE72CE"/>
    <w:rsid w:val="00BF3AD4"/>
    <w:rsid w:val="00BF7B7F"/>
    <w:rsid w:val="00BF7B9D"/>
    <w:rsid w:val="00C02A5E"/>
    <w:rsid w:val="00C02C34"/>
    <w:rsid w:val="00C02E53"/>
    <w:rsid w:val="00C03531"/>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5BDA"/>
    <w:rsid w:val="00C4672B"/>
    <w:rsid w:val="00C51D08"/>
    <w:rsid w:val="00C5451B"/>
    <w:rsid w:val="00C57D61"/>
    <w:rsid w:val="00C60048"/>
    <w:rsid w:val="00C620F7"/>
    <w:rsid w:val="00C62F06"/>
    <w:rsid w:val="00C65699"/>
    <w:rsid w:val="00C67052"/>
    <w:rsid w:val="00C70539"/>
    <w:rsid w:val="00C72CF6"/>
    <w:rsid w:val="00C7308E"/>
    <w:rsid w:val="00C75E31"/>
    <w:rsid w:val="00C774F1"/>
    <w:rsid w:val="00C8150C"/>
    <w:rsid w:val="00C81F8E"/>
    <w:rsid w:val="00C85300"/>
    <w:rsid w:val="00C871B5"/>
    <w:rsid w:val="00C91D6E"/>
    <w:rsid w:val="00C92057"/>
    <w:rsid w:val="00C960EB"/>
    <w:rsid w:val="00CA0B9F"/>
    <w:rsid w:val="00CB1D15"/>
    <w:rsid w:val="00CB2519"/>
    <w:rsid w:val="00CB60E2"/>
    <w:rsid w:val="00CB67F2"/>
    <w:rsid w:val="00CC00BC"/>
    <w:rsid w:val="00CC10B9"/>
    <w:rsid w:val="00CC28B5"/>
    <w:rsid w:val="00CC2D27"/>
    <w:rsid w:val="00CC49B0"/>
    <w:rsid w:val="00CC6E1B"/>
    <w:rsid w:val="00CD066E"/>
    <w:rsid w:val="00CD1ED8"/>
    <w:rsid w:val="00CD294E"/>
    <w:rsid w:val="00CD48CC"/>
    <w:rsid w:val="00CD7B6C"/>
    <w:rsid w:val="00CE0760"/>
    <w:rsid w:val="00CE32D3"/>
    <w:rsid w:val="00CE3750"/>
    <w:rsid w:val="00CE5C0A"/>
    <w:rsid w:val="00CE72B0"/>
    <w:rsid w:val="00CF0145"/>
    <w:rsid w:val="00CF0B09"/>
    <w:rsid w:val="00CF0D56"/>
    <w:rsid w:val="00CF100E"/>
    <w:rsid w:val="00CF1640"/>
    <w:rsid w:val="00CF16C5"/>
    <w:rsid w:val="00CF2232"/>
    <w:rsid w:val="00CF5AB3"/>
    <w:rsid w:val="00CF74D0"/>
    <w:rsid w:val="00D0391F"/>
    <w:rsid w:val="00D060BC"/>
    <w:rsid w:val="00D131E8"/>
    <w:rsid w:val="00D14A10"/>
    <w:rsid w:val="00D16655"/>
    <w:rsid w:val="00D20E71"/>
    <w:rsid w:val="00D22540"/>
    <w:rsid w:val="00D23EC3"/>
    <w:rsid w:val="00D2744C"/>
    <w:rsid w:val="00D31CA7"/>
    <w:rsid w:val="00D32EB0"/>
    <w:rsid w:val="00D34CE5"/>
    <w:rsid w:val="00D36821"/>
    <w:rsid w:val="00D422F6"/>
    <w:rsid w:val="00D452E1"/>
    <w:rsid w:val="00D45530"/>
    <w:rsid w:val="00D46E54"/>
    <w:rsid w:val="00D52E2A"/>
    <w:rsid w:val="00D541B5"/>
    <w:rsid w:val="00D55BC3"/>
    <w:rsid w:val="00D64BD5"/>
    <w:rsid w:val="00D65F94"/>
    <w:rsid w:val="00D6758A"/>
    <w:rsid w:val="00D6776C"/>
    <w:rsid w:val="00D71BD4"/>
    <w:rsid w:val="00D74112"/>
    <w:rsid w:val="00D77AD8"/>
    <w:rsid w:val="00D804EC"/>
    <w:rsid w:val="00D819E8"/>
    <w:rsid w:val="00D81DCA"/>
    <w:rsid w:val="00D82401"/>
    <w:rsid w:val="00D84E87"/>
    <w:rsid w:val="00D873D3"/>
    <w:rsid w:val="00D90FF7"/>
    <w:rsid w:val="00D91035"/>
    <w:rsid w:val="00D91252"/>
    <w:rsid w:val="00D9192C"/>
    <w:rsid w:val="00D9249F"/>
    <w:rsid w:val="00D92A17"/>
    <w:rsid w:val="00D92FCA"/>
    <w:rsid w:val="00D931EA"/>
    <w:rsid w:val="00D93A91"/>
    <w:rsid w:val="00D95B84"/>
    <w:rsid w:val="00DA1990"/>
    <w:rsid w:val="00DA27F4"/>
    <w:rsid w:val="00DB11E6"/>
    <w:rsid w:val="00DB13FF"/>
    <w:rsid w:val="00DB2C84"/>
    <w:rsid w:val="00DB343A"/>
    <w:rsid w:val="00DC553D"/>
    <w:rsid w:val="00DC7930"/>
    <w:rsid w:val="00DC7E2D"/>
    <w:rsid w:val="00DD4754"/>
    <w:rsid w:val="00DD4F81"/>
    <w:rsid w:val="00DD5F96"/>
    <w:rsid w:val="00DE0E73"/>
    <w:rsid w:val="00DE1121"/>
    <w:rsid w:val="00DE1E71"/>
    <w:rsid w:val="00DE6794"/>
    <w:rsid w:val="00DE75D6"/>
    <w:rsid w:val="00DF0578"/>
    <w:rsid w:val="00DF2EB9"/>
    <w:rsid w:val="00DF4081"/>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0AF8"/>
    <w:rsid w:val="00E540BA"/>
    <w:rsid w:val="00E54B89"/>
    <w:rsid w:val="00E608B6"/>
    <w:rsid w:val="00E616C2"/>
    <w:rsid w:val="00E6288D"/>
    <w:rsid w:val="00E65166"/>
    <w:rsid w:val="00E66A54"/>
    <w:rsid w:val="00E67674"/>
    <w:rsid w:val="00E711C1"/>
    <w:rsid w:val="00E71487"/>
    <w:rsid w:val="00E73C04"/>
    <w:rsid w:val="00E74688"/>
    <w:rsid w:val="00E7570F"/>
    <w:rsid w:val="00E77D4B"/>
    <w:rsid w:val="00E81DE6"/>
    <w:rsid w:val="00E82E31"/>
    <w:rsid w:val="00E835D4"/>
    <w:rsid w:val="00E87026"/>
    <w:rsid w:val="00E8763F"/>
    <w:rsid w:val="00E9069A"/>
    <w:rsid w:val="00E91025"/>
    <w:rsid w:val="00E91FCE"/>
    <w:rsid w:val="00E9287D"/>
    <w:rsid w:val="00E92EC3"/>
    <w:rsid w:val="00E9480B"/>
    <w:rsid w:val="00EA0A3D"/>
    <w:rsid w:val="00EA0CFA"/>
    <w:rsid w:val="00EA186C"/>
    <w:rsid w:val="00EA2651"/>
    <w:rsid w:val="00EA2F10"/>
    <w:rsid w:val="00EA5799"/>
    <w:rsid w:val="00EA5B9F"/>
    <w:rsid w:val="00EB69FD"/>
    <w:rsid w:val="00EB7065"/>
    <w:rsid w:val="00EC1815"/>
    <w:rsid w:val="00EC7EED"/>
    <w:rsid w:val="00ED0730"/>
    <w:rsid w:val="00ED3B66"/>
    <w:rsid w:val="00ED5D85"/>
    <w:rsid w:val="00ED6AAB"/>
    <w:rsid w:val="00ED7181"/>
    <w:rsid w:val="00ED7A38"/>
    <w:rsid w:val="00ED7DEE"/>
    <w:rsid w:val="00EE323D"/>
    <w:rsid w:val="00EE79A5"/>
    <w:rsid w:val="00EF073B"/>
    <w:rsid w:val="00EF20B3"/>
    <w:rsid w:val="00EF26D7"/>
    <w:rsid w:val="00EF2A08"/>
    <w:rsid w:val="00EF564C"/>
    <w:rsid w:val="00EF5E5C"/>
    <w:rsid w:val="00EF68ED"/>
    <w:rsid w:val="00F00A98"/>
    <w:rsid w:val="00F02730"/>
    <w:rsid w:val="00F04B2F"/>
    <w:rsid w:val="00F05DEF"/>
    <w:rsid w:val="00F05E74"/>
    <w:rsid w:val="00F15C94"/>
    <w:rsid w:val="00F222F2"/>
    <w:rsid w:val="00F24300"/>
    <w:rsid w:val="00F255AA"/>
    <w:rsid w:val="00F25B75"/>
    <w:rsid w:val="00F2790E"/>
    <w:rsid w:val="00F30A01"/>
    <w:rsid w:val="00F315C4"/>
    <w:rsid w:val="00F35D39"/>
    <w:rsid w:val="00F41D35"/>
    <w:rsid w:val="00F430C7"/>
    <w:rsid w:val="00F43801"/>
    <w:rsid w:val="00F50CAA"/>
    <w:rsid w:val="00F52E07"/>
    <w:rsid w:val="00F57112"/>
    <w:rsid w:val="00F6190F"/>
    <w:rsid w:val="00F627B7"/>
    <w:rsid w:val="00F62AC1"/>
    <w:rsid w:val="00F62D30"/>
    <w:rsid w:val="00F63C33"/>
    <w:rsid w:val="00F657BF"/>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E4EEC"/>
    <w:rsid w:val="00FF04E0"/>
    <w:rsid w:val="00FF1686"/>
    <w:rsid w:val="00FF2C39"/>
    <w:rsid w:val="00FF4625"/>
    <w:rsid w:val="00FF5B3A"/>
    <w:rsid w:val="035E0FE2"/>
    <w:rsid w:val="15CE0712"/>
    <w:rsid w:val="19131EE3"/>
    <w:rsid w:val="301B7A09"/>
    <w:rsid w:val="37FC2AD1"/>
    <w:rsid w:val="3DDD46EF"/>
    <w:rsid w:val="406B3BF6"/>
    <w:rsid w:val="427E6773"/>
    <w:rsid w:val="4F403B1F"/>
    <w:rsid w:val="5A3B7C1E"/>
    <w:rsid w:val="629253D6"/>
    <w:rsid w:val="62F91066"/>
    <w:rsid w:val="691C0AB8"/>
    <w:rsid w:val="6E5E6C94"/>
    <w:rsid w:val="7E131855"/>
    <w:rsid w:val="7E773F33"/>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422E6"/>
  <w15:docId w15:val="{9F6C0458-1D06-4819-855A-55C102C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uiPriority="99"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pPr>
    <w:rPr>
      <w:rFonts w:ascii="Arial" w:eastAsiaTheme="minorEastAsia" w:hAnsi="Arial"/>
      <w:szCs w:val="24"/>
      <w:lang w:val="en-GB" w:eastAsia="fr-FR"/>
    </w:rPr>
  </w:style>
  <w:style w:type="paragraph" w:styleId="1">
    <w:name w:val="heading 1"/>
    <w:basedOn w:val="a"/>
    <w:next w:val="a"/>
    <w:link w:val="10"/>
    <w:uiPriority w:val="9"/>
    <w:qFormat/>
    <w:pPr>
      <w:keepNext/>
      <w:numPr>
        <w:numId w:val="1"/>
      </w:numPr>
      <w:spacing w:before="360" w:after="120"/>
      <w:outlineLvl w:val="0"/>
    </w:pPr>
    <w:rPr>
      <w:rFonts w:eastAsiaTheme="minorHAnsi" w:cs="Arial"/>
      <w:b/>
      <w:caps/>
      <w:color w:val="FF6600"/>
      <w:spacing w:val="20"/>
    </w:rPr>
  </w:style>
  <w:style w:type="paragraph" w:styleId="2">
    <w:name w:val="heading 2"/>
    <w:basedOn w:val="a"/>
    <w:next w:val="a"/>
    <w:link w:val="20"/>
    <w:uiPriority w:val="9"/>
    <w:qFormat/>
    <w:pPr>
      <w:numPr>
        <w:ilvl w:val="1"/>
        <w:numId w:val="1"/>
      </w:numPr>
      <w:spacing w:before="0"/>
      <w:contextualSpacing/>
      <w:outlineLvl w:val="1"/>
    </w:pPr>
    <w:rPr>
      <w:rFonts w:ascii="微软雅黑" w:eastAsia="宋体" w:hAnsi="微软雅黑" w:cs="微软雅黑"/>
      <w:b/>
      <w:iCs/>
      <w:color w:val="363636"/>
      <w:spacing w:val="15"/>
      <w:kern w:val="32"/>
    </w:rPr>
  </w:style>
  <w:style w:type="paragraph" w:styleId="3">
    <w:name w:val="heading 3"/>
    <w:basedOn w:val="a"/>
    <w:next w:val="a"/>
    <w:link w:val="30"/>
    <w:uiPriority w:val="9"/>
    <w:qFormat/>
    <w:pPr>
      <w:keepNext/>
      <w:numPr>
        <w:ilvl w:val="2"/>
        <w:numId w:val="2"/>
      </w:numPr>
      <w:spacing w:before="240" w:after="60"/>
      <w:outlineLvl w:val="2"/>
    </w:pPr>
    <w:rPr>
      <w:rFonts w:cs="Arial"/>
      <w:b/>
      <w:bCs/>
      <w:smallCaps/>
      <w:color w:val="FF6600"/>
    </w:rPr>
  </w:style>
  <w:style w:type="paragraph" w:styleId="4">
    <w:name w:val="heading 4"/>
    <w:basedOn w:val="a"/>
    <w:next w:val="a"/>
    <w:link w:val="40"/>
    <w:uiPriority w:val="9"/>
    <w:qFormat/>
    <w:pPr>
      <w:keepNext/>
      <w:numPr>
        <w:ilvl w:val="3"/>
        <w:numId w:val="2"/>
      </w:numPr>
      <w:outlineLvl w:val="3"/>
    </w:pPr>
    <w:rPr>
      <w:rFonts w:eastAsiaTheme="majorEastAsia" w:cstheme="majorBidi"/>
      <w:bCs/>
      <w:sz w:val="18"/>
      <w:szCs w:val="28"/>
      <w:lang w:eastAsia="en-US" w:bidi="en-US"/>
    </w:rPr>
  </w:style>
  <w:style w:type="paragraph" w:styleId="5">
    <w:name w:val="heading 5"/>
    <w:basedOn w:val="a"/>
    <w:next w:val="a"/>
    <w:link w:val="50"/>
    <w:uiPriority w:val="9"/>
    <w:qFormat/>
    <w:pPr>
      <w:keepNext/>
      <w:keepLines/>
      <w:numPr>
        <w:ilvl w:val="4"/>
        <w:numId w:val="2"/>
      </w:numPr>
      <w:outlineLvl w:val="4"/>
    </w:pPr>
    <w:rPr>
      <w:sz w:val="18"/>
      <w:szCs w:val="22"/>
    </w:rPr>
  </w:style>
  <w:style w:type="paragraph" w:styleId="6">
    <w:name w:val="heading 6"/>
    <w:basedOn w:val="a"/>
    <w:next w:val="a"/>
    <w:link w:val="60"/>
    <w:uiPriority w:val="9"/>
    <w:qFormat/>
    <w:pPr>
      <w:numPr>
        <w:ilvl w:val="5"/>
        <w:numId w:val="2"/>
      </w:numPr>
      <w:spacing w:before="240" w:after="60"/>
      <w:outlineLvl w:val="5"/>
    </w:pPr>
    <w:rPr>
      <w:bCs/>
      <w:sz w:val="18"/>
    </w:rPr>
  </w:style>
  <w:style w:type="paragraph" w:styleId="7">
    <w:name w:val="heading 7"/>
    <w:basedOn w:val="a"/>
    <w:next w:val="a"/>
    <w:link w:val="70"/>
    <w:uiPriority w:val="9"/>
    <w:qFormat/>
    <w:pPr>
      <w:numPr>
        <w:ilvl w:val="6"/>
        <w:numId w:val="2"/>
      </w:numPr>
      <w:spacing w:before="240" w:after="60"/>
      <w:outlineLvl w:val="6"/>
    </w:pPr>
    <w:rPr>
      <w:sz w:val="18"/>
    </w:rPr>
  </w:style>
  <w:style w:type="paragraph" w:styleId="8">
    <w:name w:val="heading 8"/>
    <w:basedOn w:val="a"/>
    <w:next w:val="a"/>
    <w:link w:val="80"/>
    <w:uiPriority w:val="9"/>
    <w:qFormat/>
    <w:pPr>
      <w:numPr>
        <w:ilvl w:val="7"/>
        <w:numId w:val="2"/>
      </w:numPr>
      <w:spacing w:before="240" w:after="60"/>
      <w:outlineLvl w:val="7"/>
    </w:pPr>
    <w:rPr>
      <w:iCs/>
      <w:sz w:val="18"/>
    </w:rPr>
  </w:style>
  <w:style w:type="paragraph" w:styleId="9">
    <w:name w:val="heading 9"/>
    <w:basedOn w:val="a"/>
    <w:next w:val="a"/>
    <w:link w:val="90"/>
    <w:uiPriority w:val="9"/>
    <w:qFormat/>
    <w:pPr>
      <w:numPr>
        <w:ilvl w:val="8"/>
        <w:numId w:val="2"/>
      </w:numPr>
      <w:spacing w:before="240" w:after="60"/>
      <w:outlineLvl w:val="8"/>
    </w:pPr>
    <w:rPr>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Cs w:val="20"/>
    </w:rPr>
  </w:style>
  <w:style w:type="paragraph" w:styleId="a4">
    <w:name w:val="annotation text"/>
    <w:basedOn w:val="a"/>
    <w:link w:val="a5"/>
    <w:semiHidden/>
    <w:unhideWhenUsed/>
    <w:qFormat/>
  </w:style>
  <w:style w:type="paragraph" w:styleId="TOC3">
    <w:name w:val="toc 3"/>
    <w:basedOn w:val="a"/>
    <w:next w:val="a"/>
    <w:autoRedefine/>
    <w:uiPriority w:val="39"/>
    <w:qFormat/>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a6">
    <w:name w:val="Balloon Text"/>
    <w:basedOn w:val="a"/>
    <w:link w:val="a7"/>
    <w:semiHidden/>
    <w:qFormat/>
    <w:pPr>
      <w:spacing w:before="0"/>
    </w:pPr>
    <w:rPr>
      <w:rFonts w:cs="Tahoma"/>
      <w:sz w:val="16"/>
      <w:szCs w:val="16"/>
    </w:rPr>
  </w:style>
  <w:style w:type="paragraph" w:styleId="a8">
    <w:name w:val="footer"/>
    <w:basedOn w:val="a"/>
    <w:link w:val="a9"/>
    <w:uiPriority w:val="99"/>
    <w:qFormat/>
    <w:pPr>
      <w:tabs>
        <w:tab w:val="center" w:pos="4513"/>
        <w:tab w:val="right" w:pos="9026"/>
      </w:tabs>
    </w:pPr>
    <w:rPr>
      <w:rFonts w:eastAsiaTheme="majorEastAsia" w:cstheme="majorBidi"/>
      <w:sz w:val="16"/>
      <w:szCs w:val="20"/>
      <w:lang w:eastAsia="en-US" w:bidi="en-US"/>
    </w:rPr>
  </w:style>
  <w:style w:type="paragraph" w:styleId="aa">
    <w:name w:val="header"/>
    <w:basedOn w:val="a"/>
    <w:link w:val="ab"/>
    <w:autoRedefine/>
    <w:uiPriority w:val="99"/>
    <w:qFormat/>
    <w:pPr>
      <w:tabs>
        <w:tab w:val="center" w:pos="4536"/>
        <w:tab w:val="right" w:pos="9072"/>
      </w:tabs>
    </w:pPr>
  </w:style>
  <w:style w:type="paragraph" w:styleId="TOC1">
    <w:name w:val="toc 1"/>
    <w:basedOn w:val="a"/>
    <w:next w:val="a"/>
    <w:autoRedefine/>
    <w:uiPriority w:val="39"/>
    <w:qFormat/>
    <w:pPr>
      <w:keepNext/>
      <w:keepLines/>
      <w:shd w:val="clear" w:color="auto" w:fill="FFFFFF" w:themeFill="background1"/>
      <w:tabs>
        <w:tab w:val="left" w:pos="426"/>
        <w:tab w:val="right" w:leader="dot" w:pos="9072"/>
      </w:tabs>
      <w:spacing w:line="440" w:lineRule="exact"/>
    </w:pPr>
    <w:rPr>
      <w:rFonts w:eastAsiaTheme="majorEastAsia" w:cstheme="majorBidi"/>
      <w:caps/>
      <w:color w:val="000000" w:themeColor="text1"/>
      <w:sz w:val="24"/>
      <w:szCs w:val="20"/>
      <w:lang w:eastAsia="en-US" w:bidi="en-US"/>
    </w:rPr>
  </w:style>
  <w:style w:type="paragraph" w:styleId="ac">
    <w:name w:val="Subtitle"/>
    <w:basedOn w:val="a"/>
    <w:next w:val="a"/>
    <w:link w:val="ad"/>
    <w:uiPriority w:val="11"/>
    <w:qFormat/>
    <w:pPr>
      <w:spacing w:after="60"/>
      <w:jc w:val="center"/>
      <w:outlineLvl w:val="1"/>
    </w:pPr>
    <w:rPr>
      <w:rFonts w:eastAsiaTheme="majorEastAsia" w:cstheme="majorBidi"/>
      <w:szCs w:val="20"/>
      <w:lang w:eastAsia="en-US" w:bidi="en-US"/>
    </w:rPr>
  </w:style>
  <w:style w:type="paragraph" w:styleId="TOC2">
    <w:name w:val="toc 2"/>
    <w:basedOn w:val="a"/>
    <w:next w:val="a"/>
    <w:autoRedefine/>
    <w:uiPriority w:val="39"/>
    <w:qFormat/>
    <w:pPr>
      <w:keepNext/>
      <w:keepLines/>
      <w:tabs>
        <w:tab w:val="left" w:pos="880"/>
        <w:tab w:val="right" w:leader="dot" w:pos="9072"/>
      </w:tabs>
    </w:pPr>
    <w:rPr>
      <w:rFonts w:eastAsiaTheme="majorEastAsia" w:cstheme="majorBidi"/>
      <w:smallCaps/>
      <w:sz w:val="18"/>
      <w:szCs w:val="18"/>
      <w:lang w:eastAsia="en-US" w:bidi="en-US"/>
    </w:rPr>
  </w:style>
  <w:style w:type="paragraph" w:styleId="ae">
    <w:name w:val="Normal (Web)"/>
    <w:basedOn w:val="a"/>
    <w:uiPriority w:val="99"/>
    <w:semiHidden/>
    <w:unhideWhenUsed/>
    <w:qFormat/>
    <w:pPr>
      <w:spacing w:before="100" w:beforeAutospacing="1" w:after="100" w:afterAutospacing="1"/>
    </w:pPr>
    <w:rPr>
      <w:rFonts w:ascii="宋体" w:eastAsia="宋体" w:hAnsi="宋体" w:cs="宋体"/>
      <w:sz w:val="24"/>
      <w:lang w:val="en-US" w:eastAsia="zh-CN"/>
    </w:rPr>
  </w:style>
  <w:style w:type="paragraph" w:styleId="af">
    <w:name w:val="Title"/>
    <w:basedOn w:val="a"/>
    <w:next w:val="a"/>
    <w:link w:val="af0"/>
    <w:uiPriority w:val="10"/>
    <w:qFormat/>
    <w:pPr>
      <w:spacing w:before="240" w:after="60"/>
      <w:jc w:val="center"/>
      <w:outlineLvl w:val="0"/>
    </w:pPr>
    <w:rPr>
      <w:rFonts w:eastAsiaTheme="majorEastAsia" w:cstheme="majorBidi"/>
      <w:b/>
      <w:bCs/>
      <w:kern w:val="28"/>
      <w:szCs w:val="32"/>
      <w:u w:val="single"/>
      <w:lang w:eastAsia="en-US" w:bidi="en-US"/>
    </w:rPr>
  </w:style>
  <w:style w:type="paragraph" w:styleId="af1">
    <w:name w:val="annotation subject"/>
    <w:basedOn w:val="a4"/>
    <w:next w:val="a4"/>
    <w:link w:val="af2"/>
    <w:semiHidden/>
    <w:unhideWhenUsed/>
    <w:qFormat/>
    <w:rPr>
      <w:b/>
      <w:bCs/>
    </w:rPr>
  </w:style>
  <w:style w:type="table" w:styleId="af3">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color w:val="FF6600"/>
      </w:rPr>
      <w:tblPr/>
      <w:tcPr>
        <w:tcBorders>
          <w:bottom w:val="single" w:sz="12" w:space="0" w:color="363636"/>
        </w:tcBorders>
      </w:tcPr>
    </w:tblStylePr>
  </w:style>
  <w:style w:type="table" w:styleId="11">
    <w:name w:val="Table Colorful 1"/>
    <w:basedOn w:val="a1"/>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styleId="21">
    <w:name w:val="Table Classic 2"/>
    <w:basedOn w:val="a1"/>
    <w:qFormat/>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31">
    <w:name w:val="Table Classic 3"/>
    <w:basedOn w:val="a1"/>
    <w:qFormat/>
    <w:rPr>
      <w:color w:val="000080"/>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1">
    <w:name w:val="Table List 8"/>
    <w:basedOn w:val="a1"/>
    <w:qFormat/>
    <w:tblPr>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sz="6" w:space="0" w:color="auto"/>
          <w:tr2bl w:val="nil"/>
        </w:tcBorders>
      </w:tcPr>
    </w:tblStylePr>
  </w:style>
  <w:style w:type="character" w:styleId="af4">
    <w:name w:val="Strong"/>
    <w:basedOn w:val="a0"/>
    <w:uiPriority w:val="22"/>
    <w:qFormat/>
    <w:rPr>
      <w:b/>
      <w:bCs/>
    </w:rPr>
  </w:style>
  <w:style w:type="character" w:styleId="af5">
    <w:name w:val="FollowedHyperlink"/>
    <w:basedOn w:val="a0"/>
    <w:uiPriority w:val="99"/>
    <w:qFormat/>
    <w:rPr>
      <w:rFonts w:ascii="Arial" w:hAnsi="Arial"/>
      <w:i/>
      <w:color w:val="363636"/>
      <w:sz w:val="20"/>
      <w:u w:val="single"/>
    </w:rPr>
  </w:style>
  <w:style w:type="character" w:styleId="af6">
    <w:name w:val="Emphasis"/>
    <w:basedOn w:val="a0"/>
    <w:uiPriority w:val="20"/>
    <w:qFormat/>
    <w:rPr>
      <w:rFonts w:asciiTheme="minorHAnsi" w:hAnsiTheme="minorHAnsi"/>
      <w:b/>
      <w:i/>
      <w:iCs/>
    </w:rPr>
  </w:style>
  <w:style w:type="character" w:styleId="af7">
    <w:name w:val="Hyperlink"/>
    <w:basedOn w:val="a0"/>
    <w:uiPriority w:val="99"/>
    <w:qFormat/>
    <w:rPr>
      <w:rFonts w:ascii="Arial" w:hAnsi="Arial"/>
      <w:color w:val="FF6600"/>
      <w:sz w:val="20"/>
      <w:u w:val="single"/>
    </w:rPr>
  </w:style>
  <w:style w:type="character" w:styleId="af8">
    <w:name w:val="annotation reference"/>
    <w:basedOn w:val="a0"/>
    <w:semiHidden/>
    <w:unhideWhenUsed/>
    <w:qFormat/>
    <w:rPr>
      <w:sz w:val="21"/>
      <w:szCs w:val="21"/>
    </w:rPr>
  </w:style>
  <w:style w:type="character" w:customStyle="1" w:styleId="10">
    <w:name w:val="标题 1 字符"/>
    <w:basedOn w:val="a0"/>
    <w:link w:val="1"/>
    <w:uiPriority w:val="9"/>
    <w:qFormat/>
    <w:rPr>
      <w:rFonts w:eastAsiaTheme="minorHAnsi" w:cs="Arial"/>
      <w:b/>
      <w:caps/>
      <w:color w:val="FF6600"/>
      <w:spacing w:val="20"/>
      <w:szCs w:val="24"/>
      <w:lang w:eastAsia="fr-FR"/>
    </w:rPr>
  </w:style>
  <w:style w:type="character" w:customStyle="1" w:styleId="20">
    <w:name w:val="标题 2 字符"/>
    <w:basedOn w:val="a0"/>
    <w:link w:val="2"/>
    <w:uiPriority w:val="9"/>
    <w:qFormat/>
    <w:rPr>
      <w:rFonts w:ascii="微软雅黑" w:eastAsia="宋体" w:hAnsi="微软雅黑" w:cs="微软雅黑"/>
      <w:b/>
      <w:iCs/>
      <w:color w:val="363636"/>
      <w:spacing w:val="15"/>
      <w:kern w:val="32"/>
      <w:szCs w:val="24"/>
      <w:lang w:eastAsia="fr-FR"/>
    </w:rPr>
  </w:style>
  <w:style w:type="character" w:customStyle="1" w:styleId="30">
    <w:name w:val="标题 3 字符"/>
    <w:basedOn w:val="a0"/>
    <w:link w:val="3"/>
    <w:uiPriority w:val="9"/>
    <w:qFormat/>
    <w:rPr>
      <w:rFonts w:cs="Arial"/>
      <w:b/>
      <w:bCs/>
      <w:smallCaps/>
      <w:color w:val="FF6600"/>
      <w:szCs w:val="24"/>
      <w:lang w:eastAsia="fr-FR"/>
    </w:rPr>
  </w:style>
  <w:style w:type="character" w:customStyle="1" w:styleId="40">
    <w:name w:val="标题 4 字符"/>
    <w:basedOn w:val="a0"/>
    <w:link w:val="4"/>
    <w:uiPriority w:val="9"/>
    <w:qFormat/>
    <w:rPr>
      <w:rFonts w:eastAsiaTheme="majorEastAsia"/>
      <w:bCs/>
      <w:sz w:val="18"/>
      <w:szCs w:val="28"/>
      <w:lang w:bidi="en-US"/>
    </w:rPr>
  </w:style>
  <w:style w:type="character" w:customStyle="1" w:styleId="50">
    <w:name w:val="标题 5 字符"/>
    <w:basedOn w:val="a0"/>
    <w:link w:val="5"/>
    <w:uiPriority w:val="9"/>
    <w:qFormat/>
    <w:rPr>
      <w:rFonts w:cs="Times New Roman"/>
      <w:sz w:val="18"/>
      <w:szCs w:val="22"/>
      <w:lang w:eastAsia="fr-FR"/>
    </w:rPr>
  </w:style>
  <w:style w:type="character" w:customStyle="1" w:styleId="60">
    <w:name w:val="标题 6 字符"/>
    <w:basedOn w:val="a0"/>
    <w:link w:val="6"/>
    <w:uiPriority w:val="9"/>
    <w:qFormat/>
    <w:rPr>
      <w:rFonts w:cs="Times New Roman"/>
      <w:bCs/>
      <w:sz w:val="18"/>
      <w:szCs w:val="24"/>
      <w:lang w:eastAsia="fr-FR"/>
    </w:rPr>
  </w:style>
  <w:style w:type="character" w:customStyle="1" w:styleId="70">
    <w:name w:val="标题 7 字符"/>
    <w:basedOn w:val="a0"/>
    <w:link w:val="7"/>
    <w:uiPriority w:val="9"/>
    <w:qFormat/>
    <w:rPr>
      <w:rFonts w:cs="Times New Roman"/>
      <w:sz w:val="18"/>
      <w:szCs w:val="24"/>
      <w:lang w:eastAsia="fr-FR"/>
    </w:rPr>
  </w:style>
  <w:style w:type="character" w:customStyle="1" w:styleId="80">
    <w:name w:val="标题 8 字符"/>
    <w:basedOn w:val="a0"/>
    <w:link w:val="8"/>
    <w:uiPriority w:val="9"/>
    <w:qFormat/>
    <w:rPr>
      <w:rFonts w:cs="Times New Roman"/>
      <w:iCs/>
      <w:sz w:val="18"/>
      <w:szCs w:val="24"/>
      <w:lang w:eastAsia="fr-FR"/>
    </w:rPr>
  </w:style>
  <w:style w:type="character" w:customStyle="1" w:styleId="90">
    <w:name w:val="标题 9 字符"/>
    <w:basedOn w:val="a0"/>
    <w:link w:val="9"/>
    <w:uiPriority w:val="9"/>
    <w:qFormat/>
    <w:rPr>
      <w:rFonts w:cs="Times New Roman"/>
      <w:sz w:val="18"/>
      <w:szCs w:val="24"/>
      <w:lang w:eastAsia="fr-FR"/>
    </w:rPr>
  </w:style>
  <w:style w:type="character" w:customStyle="1" w:styleId="a9">
    <w:name w:val="页脚 字符"/>
    <w:basedOn w:val="a0"/>
    <w:link w:val="a8"/>
    <w:uiPriority w:val="99"/>
    <w:qFormat/>
    <w:rPr>
      <w:rFonts w:eastAsiaTheme="majorEastAsia"/>
      <w:sz w:val="16"/>
      <w:lang w:bidi="en-US"/>
    </w:rPr>
  </w:style>
  <w:style w:type="character" w:customStyle="1" w:styleId="af0">
    <w:name w:val="标题 字符"/>
    <w:basedOn w:val="a0"/>
    <w:link w:val="af"/>
    <w:uiPriority w:val="10"/>
    <w:qFormat/>
    <w:rPr>
      <w:rFonts w:eastAsiaTheme="majorEastAsia"/>
      <w:b/>
      <w:bCs/>
      <w:kern w:val="28"/>
      <w:szCs w:val="32"/>
      <w:u w:val="single"/>
      <w:lang w:bidi="en-US"/>
    </w:rPr>
  </w:style>
  <w:style w:type="character" w:customStyle="1" w:styleId="ad">
    <w:name w:val="副标题 字符"/>
    <w:basedOn w:val="a0"/>
    <w:link w:val="ac"/>
    <w:uiPriority w:val="11"/>
    <w:qFormat/>
    <w:rPr>
      <w:rFonts w:eastAsiaTheme="majorEastAsia"/>
      <w:lang w:bidi="en-US"/>
    </w:rPr>
  </w:style>
  <w:style w:type="paragraph" w:styleId="af9">
    <w:name w:val="No Spacing"/>
    <w:basedOn w:val="a"/>
    <w:link w:val="afa"/>
    <w:uiPriority w:val="1"/>
    <w:qFormat/>
    <w:rPr>
      <w:rFonts w:eastAsiaTheme="majorEastAsia" w:cstheme="majorBidi"/>
      <w:szCs w:val="32"/>
      <w:lang w:eastAsia="en-US" w:bidi="en-US"/>
    </w:rPr>
  </w:style>
  <w:style w:type="character" w:customStyle="1" w:styleId="afa">
    <w:name w:val="无间隔 字符"/>
    <w:basedOn w:val="a0"/>
    <w:link w:val="af9"/>
    <w:uiPriority w:val="1"/>
    <w:qFormat/>
    <w:rPr>
      <w:rFonts w:eastAsiaTheme="majorEastAsia"/>
      <w:szCs w:val="32"/>
      <w:lang w:bidi="en-US"/>
    </w:rPr>
  </w:style>
  <w:style w:type="paragraph" w:styleId="afb">
    <w:name w:val="List Paragraph"/>
    <w:basedOn w:val="a"/>
    <w:link w:val="afc"/>
    <w:uiPriority w:val="34"/>
    <w:qFormat/>
    <w:pPr>
      <w:ind w:left="720"/>
      <w:contextualSpacing/>
    </w:pPr>
  </w:style>
  <w:style w:type="paragraph" w:styleId="afd">
    <w:name w:val="Quote"/>
    <w:basedOn w:val="a"/>
    <w:next w:val="a"/>
    <w:link w:val="afe"/>
    <w:uiPriority w:val="29"/>
    <w:qFormat/>
    <w:rPr>
      <w:rFonts w:eastAsiaTheme="majorEastAsia" w:cstheme="majorBidi"/>
      <w:i/>
      <w:szCs w:val="20"/>
      <w:lang w:eastAsia="en-US" w:bidi="en-US"/>
    </w:rPr>
  </w:style>
  <w:style w:type="character" w:customStyle="1" w:styleId="afe">
    <w:name w:val="引用 字符"/>
    <w:basedOn w:val="a0"/>
    <w:link w:val="afd"/>
    <w:uiPriority w:val="29"/>
    <w:qFormat/>
    <w:rPr>
      <w:rFonts w:eastAsiaTheme="majorEastAsia"/>
      <w:i/>
      <w:lang w:bidi="en-US"/>
    </w:rPr>
  </w:style>
  <w:style w:type="paragraph" w:styleId="aff">
    <w:name w:val="Intense Quote"/>
    <w:basedOn w:val="a"/>
    <w:next w:val="a"/>
    <w:link w:val="aff0"/>
    <w:uiPriority w:val="30"/>
    <w:qFormat/>
    <w:pPr>
      <w:ind w:left="720" w:right="720"/>
    </w:pPr>
    <w:rPr>
      <w:rFonts w:eastAsiaTheme="majorEastAsia" w:cstheme="majorBidi"/>
      <w:b/>
      <w:i/>
      <w:szCs w:val="20"/>
      <w:lang w:eastAsia="en-US" w:bidi="en-US"/>
    </w:rPr>
  </w:style>
  <w:style w:type="character" w:customStyle="1" w:styleId="aff0">
    <w:name w:val="明显引用 字符"/>
    <w:basedOn w:val="a0"/>
    <w:link w:val="aff"/>
    <w:uiPriority w:val="30"/>
    <w:qFormat/>
    <w:rPr>
      <w:rFonts w:eastAsiaTheme="majorEastAsia"/>
      <w:b/>
      <w:i/>
      <w:lang w:bidi="en-US"/>
    </w:rPr>
  </w:style>
  <w:style w:type="character" w:customStyle="1" w:styleId="12">
    <w:name w:val="不明显强调1"/>
    <w:uiPriority w:val="19"/>
    <w:qFormat/>
    <w:rPr>
      <w:i/>
      <w:color w:val="595959" w:themeColor="text1" w:themeTint="A6"/>
    </w:rPr>
  </w:style>
  <w:style w:type="character" w:customStyle="1" w:styleId="13">
    <w:name w:val="明显强调1"/>
    <w:basedOn w:val="a0"/>
    <w:uiPriority w:val="21"/>
    <w:qFormat/>
    <w:rPr>
      <w:b/>
      <w:i/>
      <w:sz w:val="24"/>
      <w:szCs w:val="24"/>
      <w:u w:val="single"/>
    </w:rPr>
  </w:style>
  <w:style w:type="character" w:customStyle="1" w:styleId="14">
    <w:name w:val="不明显参考1"/>
    <w:basedOn w:val="a0"/>
    <w:uiPriority w:val="31"/>
    <w:qFormat/>
    <w:rPr>
      <w:sz w:val="24"/>
      <w:szCs w:val="24"/>
      <w:u w:val="single"/>
    </w:rPr>
  </w:style>
  <w:style w:type="character" w:customStyle="1" w:styleId="15">
    <w:name w:val="明显参考1"/>
    <w:basedOn w:val="a0"/>
    <w:uiPriority w:val="32"/>
    <w:qFormat/>
    <w:rPr>
      <w:b/>
      <w:sz w:val="24"/>
      <w:u w:val="single"/>
    </w:rPr>
  </w:style>
  <w:style w:type="character" w:customStyle="1" w:styleId="16">
    <w:name w:val="书籍标题1"/>
    <w:basedOn w:val="a0"/>
    <w:uiPriority w:val="33"/>
    <w:qFormat/>
    <w:rPr>
      <w:rFonts w:asciiTheme="majorHAnsi" w:eastAsiaTheme="majorEastAsia" w:hAnsiTheme="majorHAnsi"/>
      <w:b/>
      <w:i/>
      <w:sz w:val="24"/>
      <w:szCs w:val="24"/>
    </w:rPr>
  </w:style>
  <w:style w:type="paragraph" w:customStyle="1" w:styleId="TOC10">
    <w:name w:val="TOC 标题1"/>
    <w:basedOn w:val="1"/>
    <w:next w:val="a"/>
    <w:uiPriority w:val="39"/>
    <w:qFormat/>
    <w:pPr>
      <w:numPr>
        <w:numId w:val="0"/>
      </w:numPr>
      <w:outlineLvl w:val="9"/>
    </w:pPr>
  </w:style>
  <w:style w:type="paragraph" w:customStyle="1" w:styleId="List1">
    <w:name w:val="List 1"/>
    <w:basedOn w:val="a"/>
    <w:link w:val="List1Char"/>
    <w:uiPriority w:val="99"/>
    <w:qFormat/>
    <w:pPr>
      <w:numPr>
        <w:numId w:val="3"/>
      </w:numPr>
      <w:spacing w:before="60"/>
    </w:pPr>
    <w:rPr>
      <w:rFonts w:eastAsiaTheme="majorEastAsia" w:cstheme="majorBidi"/>
      <w:szCs w:val="20"/>
      <w:lang w:eastAsia="en-US" w:bidi="en-US"/>
    </w:rPr>
  </w:style>
  <w:style w:type="character" w:customStyle="1" w:styleId="List1Char">
    <w:name w:val="List 1 Char"/>
    <w:basedOn w:val="a0"/>
    <w:link w:val="List1"/>
    <w:uiPriority w:val="99"/>
    <w:qFormat/>
    <w:rPr>
      <w:rFonts w:eastAsiaTheme="majorEastAsia"/>
      <w:lang w:bidi="en-US"/>
    </w:rPr>
  </w:style>
  <w:style w:type="paragraph" w:customStyle="1" w:styleId="Highlight">
    <w:name w:val="Highlight"/>
    <w:basedOn w:val="a"/>
    <w:uiPriority w:val="99"/>
    <w:qFormat/>
    <w:rPr>
      <w:color w:val="BF0000" w:themeColor="accent6" w:themeShade="BF"/>
    </w:rPr>
  </w:style>
  <w:style w:type="paragraph" w:customStyle="1" w:styleId="Numbered1">
    <w:name w:val="Numbered 1"/>
    <w:basedOn w:val="a"/>
    <w:qFormat/>
    <w:pPr>
      <w:numPr>
        <w:numId w:val="4"/>
      </w:numPr>
      <w:spacing w:before="60"/>
    </w:pPr>
  </w:style>
  <w:style w:type="paragraph" w:customStyle="1" w:styleId="List2">
    <w:name w:val="List2"/>
    <w:basedOn w:val="List1"/>
    <w:uiPriority w:val="99"/>
    <w:qFormat/>
    <w:pPr>
      <w:numPr>
        <w:numId w:val="0"/>
      </w:numPr>
      <w:spacing w:before="0"/>
    </w:pPr>
    <w:rPr>
      <w:szCs w:val="24"/>
      <w:lang w:val="fr-FR" w:eastAsia="fr-FR" w:bidi="ar-SA"/>
    </w:rPr>
  </w:style>
  <w:style w:type="paragraph" w:customStyle="1" w:styleId="StyleHeading5Firstline0cm">
    <w:name w:val="Style Heading 5 + First line:  0 cm"/>
    <w:basedOn w:val="5"/>
    <w:qFormat/>
    <w:pPr>
      <w:numPr>
        <w:ilvl w:val="0"/>
        <w:numId w:val="0"/>
      </w:numPr>
    </w:pPr>
    <w:rPr>
      <w:color w:val="363636"/>
      <w:szCs w:val="24"/>
      <w:u w:val="single"/>
    </w:rPr>
  </w:style>
  <w:style w:type="paragraph" w:customStyle="1" w:styleId="Glossary">
    <w:name w:val="Glossary"/>
    <w:basedOn w:val="a"/>
    <w:link w:val="GlossaryChar"/>
    <w:uiPriority w:val="99"/>
    <w:qFormat/>
    <w:pPr>
      <w:spacing w:before="40"/>
    </w:pPr>
    <w:rPr>
      <w:rFonts w:cstheme="majorBidi"/>
      <w:sz w:val="16"/>
      <w:szCs w:val="16"/>
      <w:lang w:eastAsia="en-GB"/>
    </w:rPr>
  </w:style>
  <w:style w:type="character" w:customStyle="1" w:styleId="GlossaryChar">
    <w:name w:val="Glossary Char"/>
    <w:basedOn w:val="a0"/>
    <w:link w:val="Glossary"/>
    <w:uiPriority w:val="99"/>
    <w:qFormat/>
    <w:rPr>
      <w:sz w:val="16"/>
      <w:szCs w:val="16"/>
      <w:lang w:eastAsia="en-GB"/>
    </w:rPr>
  </w:style>
  <w:style w:type="character" w:customStyle="1" w:styleId="ab">
    <w:name w:val="页眉 字符"/>
    <w:basedOn w:val="a0"/>
    <w:link w:val="aa"/>
    <w:uiPriority w:val="99"/>
    <w:qFormat/>
    <w:rPr>
      <w:rFonts w:cs="Times New Roman"/>
      <w:szCs w:val="24"/>
      <w:lang w:eastAsia="fr-FR"/>
    </w:rPr>
  </w:style>
  <w:style w:type="table" w:customStyle="1" w:styleId="SGSTableBasic2">
    <w:name w:val="SGS Table Basic 2"/>
    <w:basedOn w:val="a1"/>
    <w:uiPriority w:val="99"/>
    <w:qFormat/>
    <w:tblPr/>
    <w:tcPr>
      <w:shd w:val="clear" w:color="auto" w:fill="BCBCBC"/>
    </w:tcPr>
    <w:tblStylePr w:type="firstRow">
      <w:pPr>
        <w:jc w:val="left"/>
      </w:pPr>
      <w:tblPr/>
      <w:tcPr>
        <w:shd w:val="clear" w:color="auto" w:fill="363636"/>
        <w:vAlign w:val="center"/>
      </w:tcPr>
    </w:tblStylePr>
  </w:style>
  <w:style w:type="character" w:customStyle="1" w:styleId="a7">
    <w:name w:val="批注框文本 字符"/>
    <w:basedOn w:val="a0"/>
    <w:link w:val="a6"/>
    <w:semiHidden/>
    <w:qFormat/>
    <w:rPr>
      <w:rFonts w:cs="Tahoma"/>
      <w:sz w:val="16"/>
      <w:szCs w:val="16"/>
      <w:lang w:val="fr-FR" w:eastAsia="fr-FR"/>
    </w:rPr>
  </w:style>
  <w:style w:type="paragraph" w:customStyle="1" w:styleId="Style2">
    <w:name w:val="Style2"/>
    <w:basedOn w:val="1"/>
    <w:link w:val="Style2Char"/>
    <w:qFormat/>
    <w:pPr>
      <w:numPr>
        <w:numId w:val="5"/>
      </w:numPr>
      <w:spacing w:before="0"/>
    </w:pPr>
    <w:rPr>
      <w:rFonts w:eastAsia="宋体"/>
      <w:b w:val="0"/>
      <w:color w:val="auto"/>
      <w:sz w:val="24"/>
      <w:lang w:eastAsia="zh-CN"/>
    </w:rPr>
  </w:style>
  <w:style w:type="paragraph" w:customStyle="1" w:styleId="Style3">
    <w:name w:val="Style3"/>
    <w:basedOn w:val="afb"/>
    <w:link w:val="Style3Char"/>
    <w:qFormat/>
    <w:pPr>
      <w:numPr>
        <w:ilvl w:val="1"/>
        <w:numId w:val="6"/>
      </w:numPr>
      <w:spacing w:before="0"/>
    </w:pPr>
    <w:rPr>
      <w:rFonts w:eastAsia="宋体" w:cs="Arial"/>
      <w:szCs w:val="20"/>
    </w:rPr>
  </w:style>
  <w:style w:type="character" w:customStyle="1" w:styleId="afc">
    <w:name w:val="列表段落 字符"/>
    <w:basedOn w:val="a0"/>
    <w:link w:val="afb"/>
    <w:uiPriority w:val="34"/>
    <w:qFormat/>
    <w:rPr>
      <w:rFonts w:cs="Times New Roman"/>
      <w:szCs w:val="24"/>
      <w:lang w:eastAsia="fr-FR"/>
    </w:rPr>
  </w:style>
  <w:style w:type="character" w:customStyle="1" w:styleId="Style2Char">
    <w:name w:val="Style2 Char"/>
    <w:basedOn w:val="afc"/>
    <w:link w:val="Style2"/>
    <w:qFormat/>
    <w:rPr>
      <w:rFonts w:eastAsia="宋体" w:cs="Arial"/>
      <w:caps/>
      <w:spacing w:val="20"/>
      <w:sz w:val="24"/>
      <w:szCs w:val="24"/>
      <w:lang w:eastAsia="zh-CN"/>
    </w:rPr>
  </w:style>
  <w:style w:type="character" w:customStyle="1" w:styleId="Style3Char">
    <w:name w:val="Style3 Char"/>
    <w:basedOn w:val="afc"/>
    <w:link w:val="Style3"/>
    <w:qFormat/>
    <w:rPr>
      <w:rFonts w:eastAsia="宋体" w:cs="Arial"/>
      <w:szCs w:val="24"/>
      <w:lang w:eastAsia="fr-FR"/>
    </w:rPr>
  </w:style>
  <w:style w:type="character" w:customStyle="1" w:styleId="a5">
    <w:name w:val="批注文字 字符"/>
    <w:basedOn w:val="a0"/>
    <w:link w:val="a4"/>
    <w:semiHidden/>
    <w:qFormat/>
    <w:rPr>
      <w:rFonts w:cs="Times New Roman"/>
      <w:szCs w:val="24"/>
      <w:lang w:eastAsia="fr-FR"/>
    </w:rPr>
  </w:style>
  <w:style w:type="character" w:customStyle="1" w:styleId="af2">
    <w:name w:val="批注主题 字符"/>
    <w:basedOn w:val="a5"/>
    <w:link w:val="af1"/>
    <w:semiHidden/>
    <w:qFormat/>
    <w:rPr>
      <w:rFonts w:cs="Times New Roman"/>
      <w:b/>
      <w:bCs/>
      <w:szCs w:val="24"/>
      <w:lang w:eastAsia="fr-FR"/>
    </w:rPr>
  </w:style>
  <w:style w:type="paragraph" w:customStyle="1" w:styleId="p0">
    <w:name w:val="p0"/>
    <w:basedOn w:val="a"/>
    <w:qFormat/>
    <w:pPr>
      <w:spacing w:before="0" w:line="360" w:lineRule="auto"/>
      <w:ind w:firstLineChars="200" w:firstLine="560"/>
      <w:jc w:val="both"/>
    </w:pPr>
    <w:rPr>
      <w:rFonts w:ascii="Times New Roman" w:eastAsia="仿宋" w:hAnsi="Times New Roman"/>
      <w:sz w:val="28"/>
      <w:szCs w:val="28"/>
      <w:lang w:val="en-US" w:eastAsia="zh-CN"/>
    </w:rPr>
  </w:style>
  <w:style w:type="paragraph" w:customStyle="1" w:styleId="17">
    <w:name w:val="修订1"/>
    <w:hidden/>
    <w:uiPriority w:val="99"/>
    <w:semiHidden/>
    <w:qFormat/>
    <w:rPr>
      <w:rFonts w:ascii="Arial" w:eastAsiaTheme="minorEastAsia" w:hAnsi="Arial"/>
      <w:szCs w:val="24"/>
      <w:lang w:val="en-GB" w:eastAsia="fr-FR"/>
    </w:rPr>
  </w:style>
  <w:style w:type="paragraph" w:customStyle="1" w:styleId="aff1">
    <w:name w:val="二级标题"/>
    <w:basedOn w:val="2"/>
    <w:link w:val="aff2"/>
    <w:qFormat/>
    <w:pPr>
      <w:numPr>
        <w:ilvl w:val="0"/>
        <w:numId w:val="0"/>
      </w:numPr>
      <w:spacing w:line="360" w:lineRule="auto"/>
    </w:pPr>
    <w:rPr>
      <w:rFonts w:ascii="Arial" w:hAnsi="Arial" w:cs="Arial"/>
      <w:sz w:val="24"/>
      <w:lang w:eastAsia="zh-CN"/>
    </w:rPr>
  </w:style>
  <w:style w:type="character" w:customStyle="1" w:styleId="aff2">
    <w:name w:val="二级标题 字符"/>
    <w:basedOn w:val="20"/>
    <w:link w:val="aff1"/>
    <w:qFormat/>
    <w:rPr>
      <w:rFonts w:ascii="微软雅黑" w:eastAsia="宋体" w:hAnsi="微软雅黑" w:cs="Arial"/>
      <w:b/>
      <w:iCs/>
      <w:color w:val="363636"/>
      <w:spacing w:val="15"/>
      <w:kern w:val="32"/>
      <w:sz w:val="24"/>
      <w:szCs w:val="24"/>
      <w:lang w:eastAsia="zh-CN"/>
    </w:rPr>
  </w:style>
  <w:style w:type="paragraph" w:customStyle="1" w:styleId="22">
    <w:name w:val="修订2"/>
    <w:hidden/>
    <w:uiPriority w:val="99"/>
    <w:unhideWhenUsed/>
    <w:qFormat/>
    <w:rPr>
      <w:rFonts w:ascii="Arial" w:eastAsiaTheme="minorEastAsia" w:hAnsi="Arial"/>
      <w:szCs w:val="24"/>
      <w:lang w:val="en-GB" w:eastAsia="fr-FR"/>
    </w:rPr>
  </w:style>
  <w:style w:type="character" w:customStyle="1" w:styleId="font151">
    <w:name w:val="font151"/>
    <w:basedOn w:val="a0"/>
    <w:qFormat/>
    <w:rPr>
      <w:rFonts w:ascii="Arial" w:hAnsi="Arial" w:cs="Arial" w:hint="default"/>
      <w:b/>
      <w:bCs/>
      <w:color w:val="FFFFFF"/>
      <w:sz w:val="13"/>
      <w:szCs w:val="13"/>
      <w:u w:val="none"/>
      <w:vertAlign w:val="subscript"/>
    </w:rPr>
  </w:style>
  <w:style w:type="character" w:customStyle="1" w:styleId="font181">
    <w:name w:val="font181"/>
    <w:basedOn w:val="a0"/>
    <w:qFormat/>
    <w:rPr>
      <w:rFonts w:ascii="Arial" w:hAnsi="Arial" w:cs="Arial" w:hint="default"/>
      <w:b/>
      <w:bCs/>
      <w:color w:val="FFFFFF"/>
      <w:sz w:val="13"/>
      <w:szCs w:val="13"/>
      <w:u w:val="none"/>
    </w:rPr>
  </w:style>
  <w:style w:type="character" w:customStyle="1" w:styleId="font161">
    <w:name w:val="font161"/>
    <w:basedOn w:val="a0"/>
    <w:qFormat/>
    <w:rPr>
      <w:rFonts w:ascii="Arial" w:hAnsi="Arial" w:cs="Arial" w:hint="default"/>
      <w:b/>
      <w:bCs/>
      <w:color w:val="000000"/>
      <w:sz w:val="13"/>
      <w:szCs w:val="13"/>
      <w:u w:val="none"/>
    </w:rPr>
  </w:style>
  <w:style w:type="character" w:customStyle="1" w:styleId="font171">
    <w:name w:val="font171"/>
    <w:basedOn w:val="a0"/>
    <w:qFormat/>
    <w:rPr>
      <w:rFonts w:ascii="宋体" w:eastAsia="宋体" w:hAnsi="宋体" w:hint="eastAsia"/>
      <w:b/>
      <w:bCs/>
      <w:color w:val="000000"/>
      <w:sz w:val="13"/>
      <w:szCs w:val="13"/>
      <w:u w:val="none"/>
    </w:rPr>
  </w:style>
  <w:style w:type="character" w:customStyle="1" w:styleId="font191">
    <w:name w:val="font191"/>
    <w:basedOn w:val="a0"/>
    <w:qFormat/>
    <w:rPr>
      <w:rFonts w:ascii="Arial" w:hAnsi="Arial" w:cs="Arial" w:hint="default"/>
      <w:b/>
      <w:bCs/>
      <w:color w:val="FFFFFF"/>
      <w:sz w:val="13"/>
      <w:szCs w:val="13"/>
      <w:u w:val="none"/>
    </w:rPr>
  </w:style>
  <w:style w:type="paragraph" w:customStyle="1" w:styleId="msonormal0">
    <w:name w:val="msonormal"/>
    <w:basedOn w:val="a"/>
    <w:qFormat/>
    <w:pPr>
      <w:spacing w:before="100" w:beforeAutospacing="1" w:after="100" w:afterAutospacing="1"/>
    </w:pPr>
    <w:rPr>
      <w:rFonts w:ascii="宋体" w:eastAsia="宋体" w:hAnsi="宋体" w:cs="宋体"/>
      <w:sz w:val="24"/>
      <w:lang w:val="en-US" w:eastAsia="zh-CN"/>
    </w:rPr>
  </w:style>
  <w:style w:type="paragraph" w:customStyle="1" w:styleId="font5">
    <w:name w:val="font5"/>
    <w:basedOn w:val="a"/>
    <w:qFormat/>
    <w:pPr>
      <w:spacing w:before="100" w:beforeAutospacing="1" w:after="100" w:afterAutospacing="1"/>
    </w:pPr>
    <w:rPr>
      <w:rFonts w:eastAsia="宋体" w:cs="Arial"/>
      <w:color w:val="000000"/>
      <w:sz w:val="16"/>
      <w:szCs w:val="16"/>
      <w:lang w:val="en-US" w:eastAsia="zh-CN"/>
    </w:rPr>
  </w:style>
  <w:style w:type="paragraph" w:customStyle="1" w:styleId="font6">
    <w:name w:val="font6"/>
    <w:basedOn w:val="a"/>
    <w:qFormat/>
    <w:pPr>
      <w:spacing w:before="100" w:beforeAutospacing="1" w:after="100" w:afterAutospacing="1"/>
    </w:pPr>
    <w:rPr>
      <w:rFonts w:eastAsia="宋体" w:cs="Arial"/>
      <w:sz w:val="16"/>
      <w:szCs w:val="16"/>
      <w:lang w:val="en-US" w:eastAsia="zh-CN"/>
    </w:rPr>
  </w:style>
  <w:style w:type="paragraph" w:customStyle="1" w:styleId="font7">
    <w:name w:val="font7"/>
    <w:basedOn w:val="a"/>
    <w:qFormat/>
    <w:pPr>
      <w:spacing w:before="100" w:beforeAutospacing="1" w:after="100" w:afterAutospacing="1"/>
    </w:pPr>
    <w:rPr>
      <w:rFonts w:ascii="宋体" w:eastAsia="宋体" w:hAnsi="宋体" w:cs="宋体"/>
      <w:b/>
      <w:bCs/>
      <w:sz w:val="24"/>
      <w:lang w:val="en-US" w:eastAsia="zh-CN"/>
    </w:rPr>
  </w:style>
  <w:style w:type="paragraph" w:customStyle="1" w:styleId="font8">
    <w:name w:val="font8"/>
    <w:basedOn w:val="a"/>
    <w:qFormat/>
    <w:pPr>
      <w:spacing w:before="100" w:beforeAutospacing="1" w:after="100" w:afterAutospacing="1"/>
    </w:pPr>
    <w:rPr>
      <w:rFonts w:ascii="宋体" w:eastAsia="宋体" w:hAnsi="宋体" w:cs="宋体"/>
      <w:sz w:val="24"/>
      <w:lang w:val="en-US" w:eastAsia="zh-CN"/>
    </w:rPr>
  </w:style>
  <w:style w:type="paragraph" w:customStyle="1" w:styleId="font9">
    <w:name w:val="font9"/>
    <w:basedOn w:val="a"/>
    <w:qFormat/>
    <w:pPr>
      <w:spacing w:before="100" w:beforeAutospacing="1" w:after="100" w:afterAutospacing="1"/>
    </w:pPr>
    <w:rPr>
      <w:rFonts w:ascii="Tahoma" w:eastAsia="宋体" w:hAnsi="Tahoma" w:cs="Tahoma"/>
      <w:b/>
      <w:bCs/>
      <w:color w:val="000000"/>
      <w:sz w:val="16"/>
      <w:szCs w:val="16"/>
      <w:lang w:val="en-US" w:eastAsia="zh-CN"/>
    </w:rPr>
  </w:style>
  <w:style w:type="paragraph" w:customStyle="1" w:styleId="font10">
    <w:name w:val="font10"/>
    <w:basedOn w:val="a"/>
    <w:qFormat/>
    <w:pPr>
      <w:spacing w:before="100" w:beforeAutospacing="1" w:after="100" w:afterAutospacing="1"/>
    </w:pPr>
    <w:rPr>
      <w:rFonts w:ascii="Tahoma" w:eastAsia="宋体" w:hAnsi="Tahoma" w:cs="Tahoma"/>
      <w:color w:val="000000"/>
      <w:sz w:val="16"/>
      <w:szCs w:val="16"/>
      <w:lang w:val="en-US" w:eastAsia="zh-CN"/>
    </w:rPr>
  </w:style>
  <w:style w:type="paragraph" w:customStyle="1" w:styleId="font11">
    <w:name w:val="font11"/>
    <w:basedOn w:val="a"/>
    <w:qFormat/>
    <w:pPr>
      <w:spacing w:before="100" w:beforeAutospacing="1" w:after="100" w:afterAutospacing="1"/>
    </w:pPr>
    <w:rPr>
      <w:rFonts w:ascii="宋体" w:eastAsia="宋体" w:hAnsi="宋体" w:cs="宋体"/>
      <w:b/>
      <w:bCs/>
      <w:sz w:val="18"/>
      <w:szCs w:val="18"/>
      <w:lang w:val="en-US" w:eastAsia="zh-CN"/>
    </w:rPr>
  </w:style>
  <w:style w:type="paragraph" w:customStyle="1" w:styleId="font12">
    <w:name w:val="font12"/>
    <w:basedOn w:val="a"/>
    <w:qFormat/>
    <w:pPr>
      <w:spacing w:before="100" w:beforeAutospacing="1" w:after="100" w:afterAutospacing="1"/>
    </w:pPr>
    <w:rPr>
      <w:rFonts w:ascii="宋体" w:eastAsia="宋体" w:hAnsi="宋体" w:cs="宋体"/>
      <w:sz w:val="18"/>
      <w:szCs w:val="18"/>
      <w:lang w:val="en-US" w:eastAsia="zh-CN"/>
    </w:rPr>
  </w:style>
  <w:style w:type="paragraph" w:customStyle="1" w:styleId="font13">
    <w:name w:val="font13"/>
    <w:basedOn w:val="a"/>
    <w:qFormat/>
    <w:pPr>
      <w:spacing w:before="100" w:beforeAutospacing="1" w:after="100" w:afterAutospacing="1"/>
    </w:pPr>
    <w:rPr>
      <w:rFonts w:eastAsia="宋体" w:cs="Arial"/>
      <w:b/>
      <w:bCs/>
      <w:sz w:val="16"/>
      <w:szCs w:val="16"/>
      <w:lang w:val="en-US" w:eastAsia="zh-CN"/>
    </w:rPr>
  </w:style>
  <w:style w:type="paragraph" w:customStyle="1" w:styleId="font14">
    <w:name w:val="font14"/>
    <w:basedOn w:val="a"/>
    <w:qFormat/>
    <w:pPr>
      <w:spacing w:before="100" w:beforeAutospacing="1" w:after="100" w:afterAutospacing="1"/>
    </w:pPr>
    <w:rPr>
      <w:rFonts w:ascii="宋体" w:eastAsia="宋体" w:hAnsi="宋体" w:cs="宋体"/>
      <w:b/>
      <w:bCs/>
      <w:sz w:val="16"/>
      <w:szCs w:val="16"/>
      <w:lang w:val="en-US" w:eastAsia="zh-CN"/>
    </w:rPr>
  </w:style>
  <w:style w:type="paragraph" w:customStyle="1" w:styleId="font15">
    <w:name w:val="font15"/>
    <w:basedOn w:val="a"/>
    <w:qFormat/>
    <w:pPr>
      <w:spacing w:before="100" w:beforeAutospacing="1" w:after="100" w:afterAutospacing="1"/>
    </w:pPr>
    <w:rPr>
      <w:rFonts w:ascii="宋体" w:eastAsia="宋体" w:hAnsi="宋体" w:cs="宋体"/>
      <w:sz w:val="16"/>
      <w:szCs w:val="16"/>
      <w:lang w:val="en-US" w:eastAsia="zh-CN"/>
    </w:rPr>
  </w:style>
  <w:style w:type="paragraph" w:customStyle="1" w:styleId="font16">
    <w:name w:val="font16"/>
    <w:basedOn w:val="a"/>
    <w:qFormat/>
    <w:pPr>
      <w:spacing w:before="100" w:beforeAutospacing="1" w:after="100" w:afterAutospacing="1"/>
    </w:pPr>
    <w:rPr>
      <w:rFonts w:ascii="宋体" w:eastAsia="宋体" w:hAnsi="宋体" w:cs="宋体"/>
      <w:color w:val="000000"/>
      <w:sz w:val="16"/>
      <w:szCs w:val="16"/>
      <w:lang w:val="en-US" w:eastAsia="zh-CN"/>
    </w:rPr>
  </w:style>
  <w:style w:type="paragraph" w:customStyle="1" w:styleId="xl83">
    <w:name w:val="xl83"/>
    <w:basedOn w:val="a"/>
    <w:qFormat/>
    <w:pPr>
      <w:shd w:val="clear" w:color="000000" w:fill="FFFFFF"/>
      <w:spacing w:before="100" w:beforeAutospacing="1" w:after="100" w:afterAutospacing="1"/>
      <w:jc w:val="center"/>
    </w:pPr>
    <w:rPr>
      <w:rFonts w:eastAsia="宋体" w:cs="Arial"/>
      <w:b/>
      <w:bCs/>
      <w:sz w:val="24"/>
      <w:lang w:val="en-US" w:eastAsia="zh-CN"/>
    </w:rPr>
  </w:style>
  <w:style w:type="paragraph" w:customStyle="1" w:styleId="xl84">
    <w:name w:val="xl84"/>
    <w:basedOn w:val="a"/>
    <w:qFormat/>
    <w:pPr>
      <w:shd w:val="clear" w:color="000000" w:fill="FFFFFF"/>
      <w:spacing w:before="100" w:beforeAutospacing="1" w:after="100" w:afterAutospacing="1"/>
    </w:pPr>
    <w:rPr>
      <w:rFonts w:eastAsia="宋体" w:cs="Arial"/>
      <w:color w:val="000000"/>
      <w:sz w:val="22"/>
      <w:szCs w:val="22"/>
      <w:lang w:val="en-US" w:eastAsia="zh-CN"/>
    </w:rPr>
  </w:style>
  <w:style w:type="paragraph" w:customStyle="1" w:styleId="xl85">
    <w:name w:val="xl85"/>
    <w:basedOn w:val="a"/>
    <w:qFormat/>
    <w:pPr>
      <w:shd w:val="clear" w:color="000000" w:fill="FFFFFF"/>
      <w:spacing w:before="100" w:beforeAutospacing="1" w:after="100" w:afterAutospacing="1"/>
      <w:jc w:val="center"/>
    </w:pPr>
    <w:rPr>
      <w:rFonts w:ascii="宋体" w:eastAsia="宋体" w:hAnsi="宋体" w:cs="宋体"/>
      <w:b/>
      <w:bCs/>
      <w:sz w:val="24"/>
      <w:lang w:val="en-US" w:eastAsia="zh-CN"/>
    </w:rPr>
  </w:style>
  <w:style w:type="paragraph" w:customStyle="1" w:styleId="xl86">
    <w:name w:val="xl86"/>
    <w:basedOn w:val="a"/>
    <w:qFormat/>
    <w:pPr>
      <w:shd w:val="clear" w:color="000000" w:fill="FFFFFF"/>
      <w:spacing w:before="100" w:beforeAutospacing="1" w:after="100" w:afterAutospacing="1"/>
      <w:jc w:val="center"/>
    </w:pPr>
    <w:rPr>
      <w:rFonts w:eastAsia="宋体" w:cs="Arial"/>
      <w:b/>
      <w:bCs/>
      <w:color w:val="FF0000"/>
      <w:sz w:val="24"/>
      <w:lang w:val="en-US" w:eastAsia="zh-CN"/>
    </w:rPr>
  </w:style>
  <w:style w:type="paragraph" w:customStyle="1" w:styleId="xl87">
    <w:name w:val="xl87"/>
    <w:basedOn w:val="a"/>
    <w:qFormat/>
    <w:pPr>
      <w:shd w:val="clear" w:color="000000" w:fill="FFFFFF"/>
      <w:spacing w:before="100" w:beforeAutospacing="1" w:after="100" w:afterAutospacing="1"/>
    </w:pPr>
    <w:rPr>
      <w:rFonts w:eastAsia="宋体" w:cs="Arial"/>
      <w:color w:val="FF0000"/>
      <w:sz w:val="22"/>
      <w:szCs w:val="22"/>
      <w:lang w:val="en-US" w:eastAsia="zh-CN"/>
    </w:rPr>
  </w:style>
  <w:style w:type="paragraph" w:customStyle="1" w:styleId="xl88">
    <w:name w:val="xl88"/>
    <w:basedOn w:val="a"/>
    <w:qFormat/>
    <w:pPr>
      <w:shd w:val="clear" w:color="000000" w:fill="FFFFFF"/>
      <w:spacing w:before="100" w:beforeAutospacing="1" w:after="100" w:afterAutospacing="1"/>
    </w:pPr>
    <w:rPr>
      <w:rFonts w:eastAsia="宋体" w:cs="Arial"/>
      <w:sz w:val="22"/>
      <w:szCs w:val="22"/>
      <w:lang w:val="en-US" w:eastAsia="zh-CN"/>
    </w:rPr>
  </w:style>
  <w:style w:type="paragraph" w:customStyle="1" w:styleId="xl89">
    <w:name w:val="xl89"/>
    <w:basedOn w:val="a"/>
    <w:qFormat/>
    <w:pPr>
      <w:shd w:val="clear" w:color="000000" w:fill="FFFFFF"/>
      <w:spacing w:before="100" w:beforeAutospacing="1" w:after="100" w:afterAutospacing="1"/>
    </w:pPr>
    <w:rPr>
      <w:rFonts w:eastAsia="宋体" w:cs="Arial"/>
      <w:sz w:val="24"/>
      <w:lang w:val="en-US" w:eastAsia="zh-CN"/>
    </w:rPr>
  </w:style>
  <w:style w:type="paragraph" w:customStyle="1" w:styleId="xl90">
    <w:name w:val="xl90"/>
    <w:basedOn w:val="a"/>
    <w:qFormat/>
    <w:pPr>
      <w:pBdr>
        <w:top w:val="single" w:sz="4" w:space="0" w:color="auto"/>
        <w:left w:val="single" w:sz="4" w:space="0" w:color="auto"/>
        <w:bottom w:val="single" w:sz="4" w:space="0" w:color="auto"/>
        <w:right w:val="single" w:sz="4" w:space="0" w:color="auto"/>
      </w:pBdr>
      <w:shd w:val="clear" w:color="000000" w:fill="FF6600"/>
      <w:spacing w:before="100" w:beforeAutospacing="1" w:after="100" w:afterAutospacing="1"/>
      <w:jc w:val="center"/>
    </w:pPr>
    <w:rPr>
      <w:rFonts w:eastAsia="宋体" w:cs="Arial"/>
      <w:b/>
      <w:bCs/>
      <w:sz w:val="16"/>
      <w:szCs w:val="16"/>
      <w:lang w:val="en-US" w:eastAsia="zh-CN"/>
    </w:rPr>
  </w:style>
  <w:style w:type="paragraph" w:customStyle="1" w:styleId="xl91">
    <w:name w:val="xl9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92">
    <w:name w:val="xl9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3">
    <w:name w:val="xl93"/>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94">
    <w:name w:val="xl94"/>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95">
    <w:name w:val="xl9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sz w:val="16"/>
      <w:szCs w:val="16"/>
      <w:lang w:val="en-US" w:eastAsia="zh-CN"/>
    </w:rPr>
  </w:style>
  <w:style w:type="paragraph" w:customStyle="1" w:styleId="xl96">
    <w:name w:val="xl9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7">
    <w:name w:val="xl9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98">
    <w:name w:val="xl98"/>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99">
    <w:name w:val="xl9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0">
    <w:name w:val="xl10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01">
    <w:name w:val="xl101"/>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02">
    <w:name w:val="xl10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03">
    <w:name w:val="xl10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4">
    <w:name w:val="xl104"/>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sz w:val="16"/>
      <w:szCs w:val="16"/>
      <w:lang w:val="en-US" w:eastAsia="zh-CN"/>
    </w:rPr>
  </w:style>
  <w:style w:type="paragraph" w:customStyle="1" w:styleId="xl105">
    <w:name w:val="xl105"/>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06">
    <w:name w:val="xl106"/>
    <w:basedOn w:val="a"/>
    <w:qFormat/>
    <w:pPr>
      <w:pBdr>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sz w:val="16"/>
      <w:szCs w:val="16"/>
      <w:lang w:val="en-US" w:eastAsia="zh-CN"/>
    </w:rPr>
  </w:style>
  <w:style w:type="paragraph" w:customStyle="1" w:styleId="xl107">
    <w:name w:val="xl10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08">
    <w:name w:val="xl10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09">
    <w:name w:val="xl10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000000"/>
      <w:sz w:val="16"/>
      <w:szCs w:val="16"/>
      <w:lang w:val="en-US" w:eastAsia="zh-CN"/>
    </w:rPr>
  </w:style>
  <w:style w:type="paragraph" w:customStyle="1" w:styleId="xl110">
    <w:name w:val="xl11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xl111">
    <w:name w:val="xl11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color w:val="000000"/>
      <w:sz w:val="16"/>
      <w:szCs w:val="16"/>
      <w:lang w:val="en-US" w:eastAsia="zh-CN"/>
    </w:rPr>
  </w:style>
  <w:style w:type="paragraph" w:customStyle="1" w:styleId="xl112">
    <w:name w:val="xl112"/>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color w:val="000000"/>
      <w:sz w:val="16"/>
      <w:szCs w:val="16"/>
      <w:lang w:val="en-US" w:eastAsia="zh-CN"/>
    </w:rPr>
  </w:style>
  <w:style w:type="paragraph" w:customStyle="1" w:styleId="xl113">
    <w:name w:val="xl11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color w:val="000000"/>
      <w:sz w:val="16"/>
      <w:szCs w:val="16"/>
      <w:lang w:val="en-US" w:eastAsia="zh-CN"/>
    </w:rPr>
  </w:style>
  <w:style w:type="paragraph" w:customStyle="1" w:styleId="xl114">
    <w:name w:val="xl114"/>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color w:val="000000"/>
      <w:sz w:val="16"/>
      <w:szCs w:val="16"/>
      <w:lang w:val="en-US" w:eastAsia="zh-CN"/>
    </w:rPr>
  </w:style>
  <w:style w:type="paragraph" w:customStyle="1" w:styleId="xl115">
    <w:name w:val="xl11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xl116">
    <w:name w:val="xl116"/>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color w:val="000000"/>
      <w:sz w:val="16"/>
      <w:szCs w:val="16"/>
      <w:lang w:val="en-US" w:eastAsia="zh-CN"/>
    </w:rPr>
  </w:style>
  <w:style w:type="paragraph" w:customStyle="1" w:styleId="xl117">
    <w:name w:val="xl117"/>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118">
    <w:name w:val="xl118"/>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19">
    <w:name w:val="xl119"/>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120">
    <w:name w:val="xl120"/>
    <w:basedOn w:val="a"/>
    <w:qFormat/>
    <w:pPr>
      <w:pBdr>
        <w:top w:val="single" w:sz="4" w:space="0" w:color="808080"/>
        <w:left w:val="single" w:sz="4" w:space="0" w:color="808080"/>
        <w:right w:val="single" w:sz="4" w:space="0" w:color="auto"/>
      </w:pBdr>
      <w:spacing w:before="100" w:beforeAutospacing="1" w:after="100" w:afterAutospacing="1"/>
    </w:pPr>
    <w:rPr>
      <w:rFonts w:ascii="宋体" w:eastAsia="宋体" w:hAnsi="宋体" w:cs="宋体"/>
      <w:sz w:val="16"/>
      <w:szCs w:val="16"/>
      <w:lang w:val="en-US" w:eastAsia="zh-CN"/>
    </w:rPr>
  </w:style>
  <w:style w:type="paragraph" w:customStyle="1" w:styleId="xl121">
    <w:name w:val="xl121"/>
    <w:basedOn w:val="a"/>
    <w:qFormat/>
    <w:pPr>
      <w:pBdr>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2">
    <w:name w:val="xl122"/>
    <w:basedOn w:val="a"/>
    <w:qFormat/>
    <w:pPr>
      <w:pBdr>
        <w:top w:val="single" w:sz="4" w:space="0" w:color="808080"/>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3">
    <w:name w:val="xl123"/>
    <w:basedOn w:val="a"/>
    <w:qFormat/>
    <w:pPr>
      <w:pBdr>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24">
    <w:name w:val="xl124"/>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25">
    <w:name w:val="xl125"/>
    <w:basedOn w:val="a"/>
    <w:qFormat/>
    <w:pPr>
      <w:pBdr>
        <w:top w:val="single" w:sz="4" w:space="0" w:color="808080"/>
        <w:left w:val="single" w:sz="4" w:space="0" w:color="808080"/>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26">
    <w:name w:val="xl126"/>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27">
    <w:name w:val="xl127"/>
    <w:basedOn w:val="a"/>
    <w:qFormat/>
    <w:pPr>
      <w:pBdr>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28">
    <w:name w:val="xl128"/>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29">
    <w:name w:val="xl129"/>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30">
    <w:name w:val="xl130"/>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pPr>
    <w:rPr>
      <w:rFonts w:eastAsia="宋体" w:cs="Arial"/>
      <w:sz w:val="16"/>
      <w:szCs w:val="16"/>
      <w:lang w:val="en-US" w:eastAsia="zh-CN"/>
    </w:rPr>
  </w:style>
  <w:style w:type="paragraph" w:customStyle="1" w:styleId="xl131">
    <w:name w:val="xl131"/>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32">
    <w:name w:val="xl132"/>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宋体" w:cs="Arial"/>
      <w:color w:val="FF0000"/>
      <w:sz w:val="16"/>
      <w:szCs w:val="16"/>
      <w:lang w:val="en-US" w:eastAsia="zh-CN"/>
    </w:rPr>
  </w:style>
  <w:style w:type="paragraph" w:customStyle="1" w:styleId="xl133">
    <w:name w:val="xl133"/>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34">
    <w:name w:val="xl13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35">
    <w:name w:val="xl13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xl136">
    <w:name w:val="xl136"/>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xl137">
    <w:name w:val="xl137"/>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sz w:val="16"/>
      <w:szCs w:val="16"/>
      <w:lang w:val="en-US" w:eastAsia="zh-CN"/>
    </w:rPr>
  </w:style>
  <w:style w:type="paragraph" w:customStyle="1" w:styleId="xl138">
    <w:name w:val="xl13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39">
    <w:name w:val="xl139"/>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0">
    <w:name w:val="xl140"/>
    <w:basedOn w:val="a"/>
    <w:qFormat/>
    <w:pPr>
      <w:pBdr>
        <w:top w:val="single" w:sz="4" w:space="0" w:color="808080"/>
        <w:left w:val="single" w:sz="4" w:space="0" w:color="808080"/>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1">
    <w:name w:val="xl141"/>
    <w:basedOn w:val="a"/>
    <w:qFormat/>
    <w:pPr>
      <w:pBdr>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2">
    <w:name w:val="xl142"/>
    <w:basedOn w:val="a"/>
    <w:qFormat/>
    <w:pPr>
      <w:pBdr>
        <w:top w:val="single" w:sz="4" w:space="0" w:color="808080"/>
        <w:bottom w:val="single" w:sz="4" w:space="0" w:color="auto"/>
        <w:right w:val="single" w:sz="4" w:space="0" w:color="auto"/>
      </w:pBdr>
      <w:spacing w:before="100" w:beforeAutospacing="1" w:after="100" w:afterAutospacing="1"/>
    </w:pPr>
    <w:rPr>
      <w:rFonts w:eastAsia="宋体" w:cs="Arial"/>
      <w:sz w:val="16"/>
      <w:szCs w:val="16"/>
      <w:lang w:val="en-US" w:eastAsia="zh-CN"/>
    </w:rPr>
  </w:style>
  <w:style w:type="paragraph" w:customStyle="1" w:styleId="xl143">
    <w:name w:val="xl143"/>
    <w:basedOn w:val="a"/>
    <w:qFormat/>
    <w:pPr>
      <w:pBdr>
        <w:top w:val="single" w:sz="4" w:space="0" w:color="808080"/>
        <w:left w:val="single" w:sz="4" w:space="0" w:color="808080"/>
        <w:bottom w:val="single" w:sz="4" w:space="0" w:color="auto"/>
        <w:right w:val="single" w:sz="4" w:space="0" w:color="auto"/>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xl144">
    <w:name w:val="xl144"/>
    <w:basedOn w:val="a"/>
    <w:qFormat/>
    <w:pPr>
      <w:pBdr>
        <w:top w:val="single" w:sz="4" w:space="0" w:color="808080"/>
        <w:left w:val="single" w:sz="4" w:space="0" w:color="808080"/>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45">
    <w:name w:val="xl14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6">
    <w:name w:val="xl14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47">
    <w:name w:val="xl147"/>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8">
    <w:name w:val="xl148"/>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sz w:val="16"/>
      <w:szCs w:val="16"/>
      <w:lang w:val="en-US" w:eastAsia="zh-CN"/>
    </w:rPr>
  </w:style>
  <w:style w:type="paragraph" w:customStyle="1" w:styleId="xl149">
    <w:name w:val="xl14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FF0000"/>
      <w:sz w:val="16"/>
      <w:szCs w:val="16"/>
      <w:lang w:val="en-US" w:eastAsia="zh-CN"/>
    </w:rPr>
  </w:style>
  <w:style w:type="paragraph" w:customStyle="1" w:styleId="xl150">
    <w:name w:val="xl150"/>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FF0000"/>
      <w:sz w:val="16"/>
      <w:szCs w:val="16"/>
      <w:lang w:val="en-US" w:eastAsia="zh-CN"/>
    </w:rPr>
  </w:style>
  <w:style w:type="paragraph" w:customStyle="1" w:styleId="xl151">
    <w:name w:val="xl151"/>
    <w:basedOn w:val="a"/>
    <w:qFormat/>
    <w:pPr>
      <w:pBdr>
        <w:top w:val="single" w:sz="4" w:space="0" w:color="auto"/>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FF0000"/>
      <w:sz w:val="16"/>
      <w:szCs w:val="16"/>
      <w:lang w:val="en-US" w:eastAsia="zh-CN"/>
    </w:rPr>
  </w:style>
  <w:style w:type="paragraph" w:customStyle="1" w:styleId="xl152">
    <w:name w:val="xl15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FF0000"/>
      <w:sz w:val="16"/>
      <w:szCs w:val="16"/>
      <w:lang w:val="en-US" w:eastAsia="zh-CN"/>
    </w:rPr>
  </w:style>
  <w:style w:type="paragraph" w:customStyle="1" w:styleId="xl153">
    <w:name w:val="xl15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54">
    <w:name w:val="xl154"/>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55">
    <w:name w:val="xl155"/>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jc w:val="center"/>
    </w:pPr>
    <w:rPr>
      <w:rFonts w:eastAsia="宋体" w:cs="Arial"/>
      <w:color w:val="FF0000"/>
      <w:sz w:val="16"/>
      <w:szCs w:val="16"/>
      <w:lang w:val="en-US" w:eastAsia="zh-CN"/>
    </w:rPr>
  </w:style>
  <w:style w:type="paragraph" w:customStyle="1" w:styleId="xl156">
    <w:name w:val="xl156"/>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eastAsia="宋体" w:cs="Arial"/>
      <w:color w:val="FF0000"/>
      <w:sz w:val="16"/>
      <w:szCs w:val="16"/>
      <w:lang w:val="en-US" w:eastAsia="zh-CN"/>
    </w:rPr>
  </w:style>
  <w:style w:type="paragraph" w:customStyle="1" w:styleId="xl157">
    <w:name w:val="xl15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xl158">
    <w:name w:val="xl158"/>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eastAsia="宋体" w:cs="Arial"/>
      <w:color w:val="FF0000"/>
      <w:sz w:val="16"/>
      <w:szCs w:val="16"/>
      <w:lang w:val="en-US" w:eastAsia="zh-CN"/>
    </w:rPr>
  </w:style>
  <w:style w:type="paragraph" w:customStyle="1" w:styleId="xl159">
    <w:name w:val="xl159"/>
    <w:basedOn w:val="a"/>
    <w:qFormat/>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xl160">
    <w:name w:val="xl160"/>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xl161">
    <w:name w:val="xl16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6"/>
      <w:szCs w:val="16"/>
      <w:lang w:val="en-US" w:eastAsia="zh-CN"/>
    </w:rPr>
  </w:style>
  <w:style w:type="paragraph" w:customStyle="1" w:styleId="xl162">
    <w:name w:val="xl16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sz w:val="16"/>
      <w:szCs w:val="16"/>
      <w:lang w:val="en-US" w:eastAsia="zh-CN"/>
    </w:rPr>
  </w:style>
  <w:style w:type="paragraph" w:customStyle="1" w:styleId="xl163">
    <w:name w:val="xl163"/>
    <w:basedOn w:val="a"/>
    <w:qFormat/>
    <w:pPr>
      <w:pBdr>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sz w:val="16"/>
      <w:szCs w:val="16"/>
      <w:lang w:val="en-US" w:eastAsia="zh-CN"/>
    </w:rPr>
  </w:style>
  <w:style w:type="paragraph" w:customStyle="1" w:styleId="xl164">
    <w:name w:val="xl164"/>
    <w:basedOn w:val="a"/>
    <w:qFormat/>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xl165">
    <w:name w:val="xl165"/>
    <w:basedOn w:val="a"/>
    <w:qFormat/>
    <w:pPr>
      <w:pBdr>
        <w:left w:val="single" w:sz="4" w:space="0" w:color="auto"/>
        <w:bottom w:val="single" w:sz="4" w:space="0" w:color="auto"/>
        <w:right w:val="single" w:sz="4" w:space="0" w:color="auto"/>
      </w:pBdr>
      <w:shd w:val="clear" w:color="000000" w:fill="FFFFFF"/>
      <w:spacing w:before="100" w:beforeAutospacing="1" w:after="100" w:afterAutospacing="1"/>
    </w:pPr>
    <w:rPr>
      <w:rFonts w:ascii="宋体" w:eastAsia="宋体" w:hAnsi="宋体" w:cs="宋体"/>
      <w:color w:val="000000"/>
      <w:sz w:val="16"/>
      <w:szCs w:val="16"/>
      <w:lang w:val="en-US" w:eastAsia="zh-CN"/>
    </w:rPr>
  </w:style>
  <w:style w:type="paragraph" w:customStyle="1" w:styleId="xl166">
    <w:name w:val="xl166"/>
    <w:basedOn w:val="a"/>
    <w:qFormat/>
    <w:pPr>
      <w:pBdr>
        <w:left w:val="single" w:sz="4" w:space="0" w:color="auto"/>
        <w:bottom w:val="single" w:sz="4" w:space="0" w:color="auto"/>
        <w:right w:val="single" w:sz="4" w:space="0" w:color="auto"/>
      </w:pBdr>
      <w:spacing w:before="100" w:beforeAutospacing="1" w:after="100" w:afterAutospacing="1"/>
    </w:pPr>
    <w:rPr>
      <w:rFonts w:ascii="宋体" w:eastAsia="宋体" w:hAnsi="宋体" w:cs="宋体"/>
      <w:color w:val="000000"/>
      <w:sz w:val="16"/>
      <w:szCs w:val="16"/>
      <w:lang w:val="en-US" w:eastAsia="zh-CN"/>
    </w:rPr>
  </w:style>
  <w:style w:type="paragraph" w:customStyle="1" w:styleId="xl167">
    <w:name w:val="xl167"/>
    <w:basedOn w:val="a"/>
    <w:qFormat/>
    <w:pPr>
      <w:pBdr>
        <w:top w:val="single" w:sz="4" w:space="0" w:color="auto"/>
        <w:left w:val="single" w:sz="4" w:space="0" w:color="auto"/>
        <w:right w:val="single" w:sz="4" w:space="0" w:color="auto"/>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xl168">
    <w:name w:val="xl168"/>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69">
    <w:name w:val="xl169"/>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0">
    <w:name w:val="xl170"/>
    <w:basedOn w:val="a"/>
    <w:qFormat/>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71">
    <w:name w:val="xl171"/>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2">
    <w:name w:val="xl172"/>
    <w:basedOn w:val="a"/>
    <w:qFormat/>
    <w:pPr>
      <w:shd w:val="clear" w:color="000000" w:fill="FFFFFF"/>
      <w:spacing w:before="100" w:beforeAutospacing="1" w:after="100" w:afterAutospacing="1"/>
    </w:pPr>
    <w:rPr>
      <w:rFonts w:eastAsia="宋体" w:cs="Arial"/>
      <w:sz w:val="16"/>
      <w:szCs w:val="16"/>
      <w:lang w:val="en-US" w:eastAsia="zh-CN"/>
    </w:rPr>
  </w:style>
  <w:style w:type="paragraph" w:customStyle="1" w:styleId="xl173">
    <w:name w:val="xl173"/>
    <w:basedOn w:val="a"/>
    <w:qFormat/>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xl174">
    <w:name w:val="xl174"/>
    <w:basedOn w:val="a"/>
    <w:qFormat/>
    <w:pPr>
      <w:pBdr>
        <w:top w:val="single" w:sz="8" w:space="0" w:color="auto"/>
        <w:left w:val="single" w:sz="8" w:space="0" w:color="auto"/>
        <w:bottom w:val="single" w:sz="8" w:space="0" w:color="auto"/>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xl175">
    <w:name w:val="xl175"/>
    <w:basedOn w:val="a"/>
    <w:qFormat/>
    <w:pPr>
      <w:pBdr>
        <w:top w:val="single" w:sz="8" w:space="0" w:color="auto"/>
        <w:left w:val="single" w:sz="8" w:space="0" w:color="auto"/>
        <w:bottom w:val="single" w:sz="8" w:space="0" w:color="auto"/>
        <w:right w:val="single" w:sz="8" w:space="0" w:color="auto"/>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font17">
    <w:name w:val="font17"/>
    <w:basedOn w:val="a"/>
    <w:qFormat/>
    <w:pPr>
      <w:spacing w:before="100" w:beforeAutospacing="1" w:after="100" w:afterAutospacing="1"/>
    </w:pPr>
    <w:rPr>
      <w:rFonts w:eastAsia="宋体" w:cs="Arial"/>
      <w:color w:val="000000"/>
      <w:sz w:val="13"/>
      <w:szCs w:val="13"/>
      <w:lang w:val="en-US" w:eastAsia="zh-CN"/>
    </w:rPr>
  </w:style>
  <w:style w:type="paragraph" w:customStyle="1" w:styleId="xl176">
    <w:name w:val="xl176"/>
    <w:basedOn w:val="a"/>
    <w:qFormat/>
    <w:pPr>
      <w:shd w:val="clear" w:color="000000" w:fill="FFFFFF"/>
      <w:spacing w:before="100" w:beforeAutospacing="1" w:after="100" w:afterAutospacing="1"/>
      <w:jc w:val="center"/>
    </w:pPr>
    <w:rPr>
      <w:rFonts w:eastAsia="宋体" w:cs="Arial"/>
      <w:sz w:val="13"/>
      <w:szCs w:val="13"/>
      <w:lang w:val="en-US" w:eastAsia="zh-CN"/>
    </w:rPr>
  </w:style>
  <w:style w:type="paragraph" w:customStyle="1" w:styleId="xl177">
    <w:name w:val="xl177"/>
    <w:basedOn w:val="a"/>
    <w:qFormat/>
    <w:pPr>
      <w:pBdr>
        <w:top w:val="single" w:sz="8" w:space="0" w:color="auto"/>
        <w:left w:val="single" w:sz="8" w:space="0" w:color="auto"/>
        <w:bottom w:val="single" w:sz="8" w:space="0" w:color="auto"/>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xl178">
    <w:name w:val="xl178"/>
    <w:basedOn w:val="a"/>
    <w:qFormat/>
    <w:pPr>
      <w:pBdr>
        <w:top w:val="single" w:sz="8" w:space="0" w:color="auto"/>
        <w:left w:val="single" w:sz="8" w:space="0" w:color="auto"/>
        <w:bottom w:val="single" w:sz="8" w:space="0" w:color="auto"/>
        <w:right w:val="single" w:sz="8" w:space="0" w:color="auto"/>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font18">
    <w:name w:val="font18"/>
    <w:basedOn w:val="a"/>
    <w:qFormat/>
    <w:pPr>
      <w:spacing w:before="100" w:beforeAutospacing="1" w:after="100" w:afterAutospacing="1"/>
    </w:pPr>
    <w:rPr>
      <w:rFonts w:ascii="宋体" w:eastAsia="宋体" w:hAnsi="宋体" w:cs="宋体"/>
      <w:color w:val="000000"/>
      <w:sz w:val="13"/>
      <w:szCs w:val="13"/>
      <w:lang w:val="en-US" w:eastAsia="zh-CN"/>
    </w:rPr>
  </w:style>
  <w:style w:type="paragraph" w:customStyle="1" w:styleId="font19">
    <w:name w:val="font19"/>
    <w:basedOn w:val="a"/>
    <w:qFormat/>
    <w:pPr>
      <w:spacing w:before="100" w:beforeAutospacing="1" w:after="100" w:afterAutospacing="1"/>
    </w:pPr>
    <w:rPr>
      <w:rFonts w:eastAsia="宋体" w:cs="Arial"/>
      <w:color w:val="000000"/>
      <w:sz w:val="13"/>
      <w:szCs w:val="13"/>
      <w:lang w:val="en-US" w:eastAsia="zh-CN"/>
    </w:rPr>
  </w:style>
  <w:style w:type="paragraph" w:customStyle="1" w:styleId="xl179">
    <w:name w:val="xl17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000000"/>
      <w:sz w:val="13"/>
      <w:szCs w:val="13"/>
      <w:lang w:val="en-US" w:eastAsia="zh-CN"/>
    </w:rPr>
  </w:style>
  <w:style w:type="paragraph" w:customStyle="1" w:styleId="xl180">
    <w:name w:val="xl18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color w:val="FF0000"/>
      <w:sz w:val="13"/>
      <w:szCs w:val="13"/>
      <w:lang w:val="en-US" w:eastAsia="zh-CN"/>
    </w:rPr>
  </w:style>
  <w:style w:type="paragraph" w:customStyle="1" w:styleId="xl181">
    <w:name w:val="xl181"/>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2">
    <w:name w:val="xl182"/>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3">
    <w:name w:val="xl183"/>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13"/>
      <w:szCs w:val="13"/>
      <w:lang w:val="en-US" w:eastAsia="zh-CN"/>
    </w:rPr>
  </w:style>
  <w:style w:type="paragraph" w:customStyle="1" w:styleId="xl184">
    <w:name w:val="xl184"/>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 w:val="13"/>
      <w:szCs w:val="13"/>
      <w:lang w:val="en-US" w:eastAsia="zh-CN"/>
    </w:rPr>
  </w:style>
  <w:style w:type="paragraph" w:customStyle="1" w:styleId="xl185">
    <w:name w:val="xl185"/>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22"/>
      <w:szCs w:val="22"/>
      <w:lang w:val="en-US" w:eastAsia="zh-CN"/>
    </w:rPr>
  </w:style>
  <w:style w:type="paragraph" w:customStyle="1" w:styleId="xl186">
    <w:name w:val="xl186"/>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7">
    <w:name w:val="xl187"/>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8">
    <w:name w:val="xl188"/>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Cs w:val="20"/>
      <w:lang w:val="en-US" w:eastAsia="zh-CN"/>
    </w:rPr>
  </w:style>
  <w:style w:type="paragraph" w:customStyle="1" w:styleId="xl189">
    <w:name w:val="xl189"/>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宋体" w:cs="Arial"/>
      <w:szCs w:val="20"/>
      <w:lang w:val="en-US" w:eastAsia="zh-CN"/>
    </w:rPr>
  </w:style>
  <w:style w:type="paragraph" w:customStyle="1" w:styleId="xl190">
    <w:name w:val="xl190"/>
    <w:basedOn w:val="a"/>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宋体" w:cs="Arial"/>
      <w:sz w:val="24"/>
      <w:lang w:val="en-US" w:eastAsia="zh-CN"/>
    </w:rPr>
  </w:style>
  <w:style w:type="paragraph" w:customStyle="1" w:styleId="32">
    <w:name w:val="修订3"/>
    <w:hidden/>
    <w:uiPriority w:val="99"/>
    <w:unhideWhenUsed/>
    <w:qFormat/>
    <w:rPr>
      <w:rFonts w:ascii="Arial" w:eastAsiaTheme="minorEastAsia" w:hAnsi="Arial"/>
      <w:szCs w:val="24"/>
      <w:lang w:val="en-GB" w:eastAsia="fr-FR"/>
    </w:rPr>
  </w:style>
  <w:style w:type="paragraph" w:customStyle="1" w:styleId="41">
    <w:name w:val="修订4"/>
    <w:hidden/>
    <w:uiPriority w:val="99"/>
    <w:unhideWhenUsed/>
    <w:qFormat/>
    <w:rPr>
      <w:rFonts w:ascii="Arial" w:eastAsiaTheme="minorEastAsia" w:hAnsi="Arial"/>
      <w:szCs w:val="24"/>
      <w:lang w:val="en-GB" w:eastAsia="fr-FR"/>
    </w:rPr>
  </w:style>
  <w:style w:type="character" w:customStyle="1" w:styleId="font41">
    <w:name w:val="font41"/>
    <w:basedOn w:val="a0"/>
    <w:rPr>
      <w:rFonts w:ascii="Arial" w:hAnsi="Arial" w:cs="Arial" w:hint="default"/>
      <w:color w:val="000000"/>
      <w:sz w:val="20"/>
      <w:szCs w:val="20"/>
      <w:u w:val="none"/>
    </w:rPr>
  </w:style>
  <w:style w:type="character" w:customStyle="1" w:styleId="font51">
    <w:name w:val="font51"/>
    <w:basedOn w:val="a0"/>
    <w:rPr>
      <w:rFonts w:ascii="宋体" w:eastAsia="宋体" w:hAnsi="宋体" w:cs="宋体" w:hint="eastAsia"/>
      <w:color w:val="000000"/>
      <w:sz w:val="20"/>
      <w:szCs w:val="20"/>
      <w:u w:val="none"/>
    </w:rPr>
  </w:style>
  <w:style w:type="character" w:customStyle="1" w:styleId="font61">
    <w:name w:val="font61"/>
    <w:basedOn w:val="a0"/>
    <w:rPr>
      <w:rFonts w:ascii="宋体" w:eastAsia="宋体" w:hAnsi="宋体" w:cs="宋体" w:hint="eastAsia"/>
      <w:color w:val="000000"/>
      <w:sz w:val="20"/>
      <w:szCs w:val="20"/>
      <w:u w:val="none"/>
    </w:rPr>
  </w:style>
  <w:style w:type="character" w:customStyle="1" w:styleId="font31">
    <w:name w:val="font31"/>
    <w:basedOn w:val="a0"/>
    <w:rPr>
      <w:rFonts w:ascii="宋体" w:eastAsia="宋体" w:hAnsi="宋体" w:cs="宋体" w:hint="eastAsia"/>
      <w:color w:val="000000"/>
      <w:sz w:val="20"/>
      <w:szCs w:val="20"/>
      <w:u w:val="none"/>
    </w:rPr>
  </w:style>
  <w:style w:type="paragraph" w:styleId="aff3">
    <w:name w:val="Revision"/>
    <w:hidden/>
    <w:uiPriority w:val="99"/>
    <w:unhideWhenUsed/>
    <w:rsid w:val="001E4385"/>
    <w:rPr>
      <w:rFonts w:ascii="Arial" w:eastAsiaTheme="minorEastAsia" w:hAnsi="Arial"/>
      <w:szCs w:val="24"/>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82665">
      <w:bodyDiv w:val="1"/>
      <w:marLeft w:val="0"/>
      <w:marRight w:val="0"/>
      <w:marTop w:val="0"/>
      <w:marBottom w:val="0"/>
      <w:divBdr>
        <w:top w:val="none" w:sz="0" w:space="0" w:color="auto"/>
        <w:left w:val="none" w:sz="0" w:space="0" w:color="auto"/>
        <w:bottom w:val="none" w:sz="0" w:space="0" w:color="auto"/>
        <w:right w:val="none" w:sz="0" w:space="0" w:color="auto"/>
      </w:divBdr>
    </w:div>
    <w:div w:id="713889631">
      <w:bodyDiv w:val="1"/>
      <w:marLeft w:val="0"/>
      <w:marRight w:val="0"/>
      <w:marTop w:val="0"/>
      <w:marBottom w:val="0"/>
      <w:divBdr>
        <w:top w:val="none" w:sz="0" w:space="0" w:color="auto"/>
        <w:left w:val="none" w:sz="0" w:space="0" w:color="auto"/>
        <w:bottom w:val="none" w:sz="0" w:space="0" w:color="auto"/>
        <w:right w:val="none" w:sz="0" w:space="0" w:color="auto"/>
      </w:divBdr>
    </w:div>
    <w:div w:id="964889480">
      <w:bodyDiv w:val="1"/>
      <w:marLeft w:val="0"/>
      <w:marRight w:val="0"/>
      <w:marTop w:val="0"/>
      <w:marBottom w:val="0"/>
      <w:divBdr>
        <w:top w:val="none" w:sz="0" w:space="0" w:color="auto"/>
        <w:left w:val="none" w:sz="0" w:space="0" w:color="auto"/>
        <w:bottom w:val="none" w:sz="0" w:space="0" w:color="auto"/>
        <w:right w:val="none" w:sz="0" w:space="0" w:color="auto"/>
      </w:divBdr>
    </w:div>
    <w:div w:id="1160928575">
      <w:bodyDiv w:val="1"/>
      <w:marLeft w:val="0"/>
      <w:marRight w:val="0"/>
      <w:marTop w:val="0"/>
      <w:marBottom w:val="0"/>
      <w:divBdr>
        <w:top w:val="none" w:sz="0" w:space="0" w:color="auto"/>
        <w:left w:val="none" w:sz="0" w:space="0" w:color="auto"/>
        <w:bottom w:val="none" w:sz="0" w:space="0" w:color="auto"/>
        <w:right w:val="none" w:sz="0" w:space="0" w:color="auto"/>
      </w:divBdr>
    </w:div>
    <w:div w:id="1222791178">
      <w:bodyDiv w:val="1"/>
      <w:marLeft w:val="0"/>
      <w:marRight w:val="0"/>
      <w:marTop w:val="0"/>
      <w:marBottom w:val="0"/>
      <w:divBdr>
        <w:top w:val="none" w:sz="0" w:space="0" w:color="auto"/>
        <w:left w:val="none" w:sz="0" w:space="0" w:color="auto"/>
        <w:bottom w:val="none" w:sz="0" w:space="0" w:color="auto"/>
        <w:right w:val="none" w:sz="0" w:space="0" w:color="auto"/>
      </w:divBdr>
    </w:div>
    <w:div w:id="1375616293">
      <w:bodyDiv w:val="1"/>
      <w:marLeft w:val="0"/>
      <w:marRight w:val="0"/>
      <w:marTop w:val="0"/>
      <w:marBottom w:val="0"/>
      <w:divBdr>
        <w:top w:val="none" w:sz="0" w:space="0" w:color="auto"/>
        <w:left w:val="none" w:sz="0" w:space="0" w:color="auto"/>
        <w:bottom w:val="none" w:sz="0" w:space="0" w:color="auto"/>
        <w:right w:val="none" w:sz="0" w:space="0" w:color="auto"/>
      </w:divBdr>
    </w:div>
    <w:div w:id="1438714156">
      <w:bodyDiv w:val="1"/>
      <w:marLeft w:val="0"/>
      <w:marRight w:val="0"/>
      <w:marTop w:val="0"/>
      <w:marBottom w:val="0"/>
      <w:divBdr>
        <w:top w:val="none" w:sz="0" w:space="0" w:color="auto"/>
        <w:left w:val="none" w:sz="0" w:space="0" w:color="auto"/>
        <w:bottom w:val="none" w:sz="0" w:space="0" w:color="auto"/>
        <w:right w:val="none" w:sz="0" w:space="0" w:color="auto"/>
      </w:divBdr>
    </w:div>
    <w:div w:id="1550069491">
      <w:bodyDiv w:val="1"/>
      <w:marLeft w:val="0"/>
      <w:marRight w:val="0"/>
      <w:marTop w:val="0"/>
      <w:marBottom w:val="0"/>
      <w:divBdr>
        <w:top w:val="none" w:sz="0" w:space="0" w:color="auto"/>
        <w:left w:val="none" w:sz="0" w:space="0" w:color="auto"/>
        <w:bottom w:val="none" w:sz="0" w:space="0" w:color="auto"/>
        <w:right w:val="none" w:sz="0" w:space="0" w:color="auto"/>
      </w:divBdr>
    </w:div>
    <w:div w:id="1914315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80</Pages>
  <Words>26523</Words>
  <Characters>48273</Characters>
  <Application>Microsoft Office Word</Application>
  <DocSecurity>0</DocSecurity>
  <Lines>16091</Lines>
  <Paragraphs>9349</Paragraphs>
  <ScaleCrop>false</ScaleCrop>
  <Company/>
  <LinksUpToDate>false</LinksUpToDate>
  <CharactersWithSpaces>65447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Lv, Harry (HangZhou)</dc:creator>
  <cp:lastModifiedBy>扬 邱</cp:lastModifiedBy>
  <cp:revision>50</cp:revision>
  <cp:lastPrinted>2022-10-25T01:08:00Z</cp:lastPrinted>
  <dcterms:created xsi:type="dcterms:W3CDTF">2025-07-18T01:11:00Z</dcterms:created>
  <dcterms:modified xsi:type="dcterms:W3CDTF">2025-07-22T10:03:00Z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eyJoZGlkIjoiZjYwNWFhN2I1NjhmZmNhMGJiNTYxNDNjYmY5NTc3MTgiLCJ1c2VySWQiOiIxMTU3MDUwNTE2In0=</vt:lpwstr>
  </property>
  <property fmtid="{D5CDD505-2E9C-101B-9397-08002B2CF9AE}" pid="3" name="KSOProductBuildVer">
    <vt:lpwstr>2052-12.1.0.21915</vt:lpwstr>
  </property>
  <property fmtid="{D5CDD505-2E9C-101B-9397-08002B2CF9AE}" pid="4" name="ICV">
    <vt:lpwstr>76B7EBF39564494DAF1ABD0409A489A0_12</vt:lpwstr>
  </property>
</Properties>
</file>